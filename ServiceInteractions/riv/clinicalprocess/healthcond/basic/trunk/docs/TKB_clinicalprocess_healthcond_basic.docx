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sidR="000B17A3">
              <w:rPr>
                <w:color w:val="008000"/>
              </w:rPr>
              <w:t xml:space="preserve">Hantera hälsorelaterade tillstånd, basuppgifter </w:t>
            </w:r>
            <w:proofErr w:type="spellStart"/>
            <w:proofErr w:type="gramStart"/>
            <w:r w:rsidR="000B17A3">
              <w:rPr>
                <w:color w:val="008000"/>
              </w:rPr>
              <w:t>clinicalprocess:healthcond</w:t>
            </w:r>
            <w:proofErr w:type="gramEnd"/>
            <w:r w:rsidR="000B17A3">
              <w:rPr>
                <w:color w:val="008000"/>
              </w:rPr>
              <w:t>:basic</w:t>
            </w:r>
            <w:proofErr w:type="spellEnd"/>
            <w:r>
              <w:rPr>
                <w:color w:val="008000"/>
              </w:rPr>
              <w:fldChar w:fldCharType="end"/>
            </w:r>
          </w:p>
          <w:p w14:paraId="72C6FD29" w14:textId="05246D2F" w:rsidR="008866A6" w:rsidRDefault="00D81E3D" w:rsidP="008866A6">
            <w:pPr>
              <w:pStyle w:val="FrsttsbladUnderrubrik"/>
            </w:pPr>
            <w:proofErr w:type="spellStart"/>
            <w:r>
              <w:t>Tjänstekontraktbeskrivning</w:t>
            </w:r>
            <w:proofErr w:type="spellEnd"/>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0B17A3">
              <w:rPr>
                <w:color w:val="008000"/>
                <w:sz w:val="32"/>
              </w:rPr>
              <w:t>1.0</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0B17A3">
              <w:rPr>
                <w:color w:val="008000"/>
                <w:sz w:val="32"/>
              </w:rPr>
              <w:t>ARK_0015</w:t>
            </w:r>
            <w:r w:rsidRPr="000D4E05">
              <w:rPr>
                <w:color w:val="008000"/>
                <w:sz w:val="32"/>
              </w:rPr>
              <w:fldChar w:fldCharType="end"/>
            </w:r>
          </w:p>
          <w:p w14:paraId="789A2323" w14:textId="4A4DA5AA"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0B17A3">
              <w:rPr>
                <w:color w:val="008000"/>
                <w:sz w:val="32"/>
              </w:rPr>
              <w:t>2014-12-17</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7C71648B" w14:textId="77777777" w:rsidR="000B17A3"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11633220" w:history="1">
            <w:r w:rsidR="000B17A3" w:rsidRPr="00DF7624">
              <w:rPr>
                <w:rStyle w:val="Hyperlnk"/>
                <w:noProof/>
              </w:rPr>
              <w:t>1</w:t>
            </w:r>
            <w:r w:rsidR="000B17A3">
              <w:rPr>
                <w:rFonts w:asciiTheme="minorHAnsi" w:eastAsiaTheme="minorEastAsia" w:hAnsiTheme="minorHAnsi" w:cstheme="minorBidi"/>
                <w:noProof/>
                <w:sz w:val="22"/>
                <w:lang w:eastAsia="sv-SE"/>
              </w:rPr>
              <w:tab/>
            </w:r>
            <w:r w:rsidR="000B17A3" w:rsidRPr="00DF7624">
              <w:rPr>
                <w:rStyle w:val="Hyperlnk"/>
                <w:noProof/>
              </w:rPr>
              <w:t>Inledning</w:t>
            </w:r>
            <w:r w:rsidR="000B17A3">
              <w:rPr>
                <w:noProof/>
                <w:webHidden/>
              </w:rPr>
              <w:tab/>
            </w:r>
            <w:r w:rsidR="000B17A3">
              <w:rPr>
                <w:noProof/>
                <w:webHidden/>
              </w:rPr>
              <w:fldChar w:fldCharType="begin"/>
            </w:r>
            <w:r w:rsidR="000B17A3">
              <w:rPr>
                <w:noProof/>
                <w:webHidden/>
              </w:rPr>
              <w:instrText xml:space="preserve"> PAGEREF _Toc411633220 \h </w:instrText>
            </w:r>
            <w:r w:rsidR="000B17A3">
              <w:rPr>
                <w:noProof/>
                <w:webHidden/>
              </w:rPr>
            </w:r>
            <w:r w:rsidR="000B17A3">
              <w:rPr>
                <w:noProof/>
                <w:webHidden/>
              </w:rPr>
              <w:fldChar w:fldCharType="separate"/>
            </w:r>
            <w:r w:rsidR="000B17A3">
              <w:rPr>
                <w:noProof/>
                <w:webHidden/>
              </w:rPr>
              <w:t>5</w:t>
            </w:r>
            <w:r w:rsidR="000B17A3">
              <w:rPr>
                <w:noProof/>
                <w:webHidden/>
              </w:rPr>
              <w:fldChar w:fldCharType="end"/>
            </w:r>
          </w:hyperlink>
        </w:p>
        <w:p w14:paraId="252B119F" w14:textId="77777777" w:rsidR="000B17A3" w:rsidRDefault="004E3B66">
          <w:pPr>
            <w:pStyle w:val="Innehll2"/>
            <w:tabs>
              <w:tab w:val="left" w:pos="660"/>
              <w:tab w:val="right" w:leader="dot" w:pos="10456"/>
            </w:tabs>
            <w:rPr>
              <w:rFonts w:asciiTheme="minorHAnsi" w:eastAsiaTheme="minorEastAsia" w:hAnsiTheme="minorHAnsi" w:cstheme="minorBidi"/>
              <w:noProof/>
              <w:sz w:val="22"/>
              <w:lang w:eastAsia="sv-SE"/>
            </w:rPr>
          </w:pPr>
          <w:hyperlink w:anchor="_Toc411633221" w:history="1">
            <w:r w:rsidR="000B17A3" w:rsidRPr="00DF7624">
              <w:rPr>
                <w:rStyle w:val="Hyperlnk"/>
                <w:noProof/>
              </w:rPr>
              <w:t>1.1</w:t>
            </w:r>
            <w:r w:rsidR="000B17A3">
              <w:rPr>
                <w:rFonts w:asciiTheme="minorHAnsi" w:eastAsiaTheme="minorEastAsia" w:hAnsiTheme="minorHAnsi" w:cstheme="minorBidi"/>
                <w:noProof/>
                <w:sz w:val="22"/>
                <w:lang w:eastAsia="sv-SE"/>
              </w:rPr>
              <w:tab/>
            </w:r>
            <w:r w:rsidR="000B17A3" w:rsidRPr="00DF7624">
              <w:rPr>
                <w:rStyle w:val="Hyperlnk"/>
                <w:noProof/>
              </w:rPr>
              <w:t>Svenskt namn</w:t>
            </w:r>
            <w:r w:rsidR="000B17A3">
              <w:rPr>
                <w:noProof/>
                <w:webHidden/>
              </w:rPr>
              <w:tab/>
            </w:r>
            <w:r w:rsidR="000B17A3">
              <w:rPr>
                <w:noProof/>
                <w:webHidden/>
              </w:rPr>
              <w:fldChar w:fldCharType="begin"/>
            </w:r>
            <w:r w:rsidR="000B17A3">
              <w:rPr>
                <w:noProof/>
                <w:webHidden/>
              </w:rPr>
              <w:instrText xml:space="preserve"> PAGEREF _Toc411633221 \h </w:instrText>
            </w:r>
            <w:r w:rsidR="000B17A3">
              <w:rPr>
                <w:noProof/>
                <w:webHidden/>
              </w:rPr>
            </w:r>
            <w:r w:rsidR="000B17A3">
              <w:rPr>
                <w:noProof/>
                <w:webHidden/>
              </w:rPr>
              <w:fldChar w:fldCharType="separate"/>
            </w:r>
            <w:r w:rsidR="000B17A3">
              <w:rPr>
                <w:noProof/>
                <w:webHidden/>
              </w:rPr>
              <w:t>5</w:t>
            </w:r>
            <w:r w:rsidR="000B17A3">
              <w:rPr>
                <w:noProof/>
                <w:webHidden/>
              </w:rPr>
              <w:fldChar w:fldCharType="end"/>
            </w:r>
          </w:hyperlink>
        </w:p>
        <w:p w14:paraId="004FD49C" w14:textId="77777777" w:rsidR="000B17A3" w:rsidRDefault="004E3B66">
          <w:pPr>
            <w:pStyle w:val="Innehll2"/>
            <w:tabs>
              <w:tab w:val="left" w:pos="880"/>
              <w:tab w:val="right" w:leader="dot" w:pos="10456"/>
            </w:tabs>
            <w:rPr>
              <w:rFonts w:asciiTheme="minorHAnsi" w:eastAsiaTheme="minorEastAsia" w:hAnsiTheme="minorHAnsi" w:cstheme="minorBidi"/>
              <w:noProof/>
              <w:sz w:val="22"/>
              <w:lang w:eastAsia="sv-SE"/>
            </w:rPr>
          </w:pPr>
          <w:hyperlink w:anchor="_Toc411633222" w:history="1">
            <w:r w:rsidR="000B17A3" w:rsidRPr="00DF7624">
              <w:rPr>
                <w:rStyle w:val="Hyperlnk"/>
                <w:noProof/>
              </w:rPr>
              <w:t>1.2</w:t>
            </w:r>
            <w:r w:rsidR="000B17A3">
              <w:rPr>
                <w:rFonts w:asciiTheme="minorHAnsi" w:eastAsiaTheme="minorEastAsia" w:hAnsiTheme="minorHAnsi" w:cstheme="minorBidi"/>
                <w:noProof/>
                <w:sz w:val="22"/>
                <w:lang w:eastAsia="sv-SE"/>
              </w:rPr>
              <w:tab/>
            </w:r>
            <w:r w:rsidR="000B17A3" w:rsidRPr="00DF7624">
              <w:rPr>
                <w:rStyle w:val="Hyperlnk"/>
                <w:noProof/>
              </w:rPr>
              <w:t>WEB beskrivning</w:t>
            </w:r>
            <w:r w:rsidR="000B17A3">
              <w:rPr>
                <w:noProof/>
                <w:webHidden/>
              </w:rPr>
              <w:tab/>
            </w:r>
            <w:r w:rsidR="000B17A3">
              <w:rPr>
                <w:noProof/>
                <w:webHidden/>
              </w:rPr>
              <w:fldChar w:fldCharType="begin"/>
            </w:r>
            <w:r w:rsidR="000B17A3">
              <w:rPr>
                <w:noProof/>
                <w:webHidden/>
              </w:rPr>
              <w:instrText xml:space="preserve"> PAGEREF _Toc411633222 \h </w:instrText>
            </w:r>
            <w:r w:rsidR="000B17A3">
              <w:rPr>
                <w:noProof/>
                <w:webHidden/>
              </w:rPr>
            </w:r>
            <w:r w:rsidR="000B17A3">
              <w:rPr>
                <w:noProof/>
                <w:webHidden/>
              </w:rPr>
              <w:fldChar w:fldCharType="separate"/>
            </w:r>
            <w:r w:rsidR="000B17A3">
              <w:rPr>
                <w:noProof/>
                <w:webHidden/>
              </w:rPr>
              <w:t>5</w:t>
            </w:r>
            <w:r w:rsidR="000B17A3">
              <w:rPr>
                <w:noProof/>
                <w:webHidden/>
              </w:rPr>
              <w:fldChar w:fldCharType="end"/>
            </w:r>
          </w:hyperlink>
        </w:p>
        <w:p w14:paraId="119C21F7" w14:textId="77777777" w:rsidR="000B17A3" w:rsidRDefault="004E3B66">
          <w:pPr>
            <w:pStyle w:val="Innehll1"/>
            <w:tabs>
              <w:tab w:val="left" w:pos="400"/>
              <w:tab w:val="right" w:leader="dot" w:pos="10456"/>
            </w:tabs>
            <w:rPr>
              <w:rFonts w:asciiTheme="minorHAnsi" w:eastAsiaTheme="minorEastAsia" w:hAnsiTheme="minorHAnsi" w:cstheme="minorBidi"/>
              <w:noProof/>
              <w:sz w:val="22"/>
              <w:lang w:eastAsia="sv-SE"/>
            </w:rPr>
          </w:pPr>
          <w:hyperlink w:anchor="_Toc411633223" w:history="1">
            <w:r w:rsidR="000B17A3" w:rsidRPr="00DF7624">
              <w:rPr>
                <w:rStyle w:val="Hyperlnk"/>
                <w:noProof/>
              </w:rPr>
              <w:t>2</w:t>
            </w:r>
            <w:r w:rsidR="000B17A3">
              <w:rPr>
                <w:rFonts w:asciiTheme="minorHAnsi" w:eastAsiaTheme="minorEastAsia" w:hAnsiTheme="minorHAnsi" w:cstheme="minorBidi"/>
                <w:noProof/>
                <w:sz w:val="22"/>
                <w:lang w:eastAsia="sv-SE"/>
              </w:rPr>
              <w:tab/>
            </w:r>
            <w:r w:rsidR="000B17A3" w:rsidRPr="00DF7624">
              <w:rPr>
                <w:rStyle w:val="Hyperlnk"/>
                <w:noProof/>
              </w:rPr>
              <w:t>Versionsinformation</w:t>
            </w:r>
            <w:r w:rsidR="000B17A3">
              <w:rPr>
                <w:noProof/>
                <w:webHidden/>
              </w:rPr>
              <w:tab/>
            </w:r>
            <w:r w:rsidR="000B17A3">
              <w:rPr>
                <w:noProof/>
                <w:webHidden/>
              </w:rPr>
              <w:fldChar w:fldCharType="begin"/>
            </w:r>
            <w:r w:rsidR="000B17A3">
              <w:rPr>
                <w:noProof/>
                <w:webHidden/>
              </w:rPr>
              <w:instrText xml:space="preserve"> PAGEREF _Toc411633223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2DCFCA8A" w14:textId="77777777" w:rsidR="000B17A3" w:rsidRDefault="004E3B66">
          <w:pPr>
            <w:pStyle w:val="Innehll2"/>
            <w:tabs>
              <w:tab w:val="left" w:pos="880"/>
              <w:tab w:val="right" w:leader="dot" w:pos="10456"/>
            </w:tabs>
            <w:rPr>
              <w:rFonts w:asciiTheme="minorHAnsi" w:eastAsiaTheme="minorEastAsia" w:hAnsiTheme="minorHAnsi" w:cstheme="minorBidi"/>
              <w:noProof/>
              <w:sz w:val="22"/>
              <w:lang w:eastAsia="sv-SE"/>
            </w:rPr>
          </w:pPr>
          <w:hyperlink w:anchor="_Toc411633224" w:history="1">
            <w:r w:rsidR="000B17A3" w:rsidRPr="00DF7624">
              <w:rPr>
                <w:rStyle w:val="Hyperlnk"/>
                <w:noProof/>
                <w:lang w:val="en-US"/>
              </w:rPr>
              <w:t>2.1</w:t>
            </w:r>
            <w:r w:rsidR="000B17A3">
              <w:rPr>
                <w:rFonts w:asciiTheme="minorHAnsi" w:eastAsiaTheme="minorEastAsia" w:hAnsiTheme="minorHAnsi" w:cstheme="minorBidi"/>
                <w:noProof/>
                <w:sz w:val="22"/>
                <w:lang w:eastAsia="sv-SE"/>
              </w:rPr>
              <w:tab/>
            </w:r>
            <w:r w:rsidR="000B17A3" w:rsidRPr="00DF7624">
              <w:rPr>
                <w:rStyle w:val="Hyperlnk"/>
                <w:noProof/>
                <w:lang w:val="en-US"/>
              </w:rPr>
              <w:t>Version 1.0</w:t>
            </w:r>
            <w:r w:rsidR="000B17A3">
              <w:rPr>
                <w:noProof/>
                <w:webHidden/>
              </w:rPr>
              <w:tab/>
            </w:r>
            <w:r w:rsidR="000B17A3">
              <w:rPr>
                <w:noProof/>
                <w:webHidden/>
              </w:rPr>
              <w:fldChar w:fldCharType="begin"/>
            </w:r>
            <w:r w:rsidR="000B17A3">
              <w:rPr>
                <w:noProof/>
                <w:webHidden/>
              </w:rPr>
              <w:instrText xml:space="preserve"> PAGEREF _Toc411633224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1799CEC2" w14:textId="77777777" w:rsidR="000B17A3" w:rsidRDefault="004E3B6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25" w:history="1">
            <w:r w:rsidR="000B17A3" w:rsidRPr="00DF7624">
              <w:rPr>
                <w:rStyle w:val="Hyperlnk"/>
                <w:noProof/>
              </w:rPr>
              <w:t>2.1.1</w:t>
            </w:r>
            <w:r w:rsidR="000B17A3">
              <w:rPr>
                <w:rFonts w:asciiTheme="minorHAnsi" w:eastAsiaTheme="minorEastAsia" w:hAnsiTheme="minorHAnsi" w:cstheme="minorBidi"/>
                <w:noProof/>
                <w:sz w:val="22"/>
                <w:lang w:eastAsia="sv-SE"/>
              </w:rPr>
              <w:tab/>
            </w:r>
            <w:r w:rsidR="000B17A3" w:rsidRPr="00DF7624">
              <w:rPr>
                <w:rStyle w:val="Hyperlnk"/>
                <w:noProof/>
              </w:rPr>
              <w:t>Oförändrade tjänstekontrakt</w:t>
            </w:r>
            <w:r w:rsidR="000B17A3">
              <w:rPr>
                <w:noProof/>
                <w:webHidden/>
              </w:rPr>
              <w:tab/>
            </w:r>
            <w:r w:rsidR="000B17A3">
              <w:rPr>
                <w:noProof/>
                <w:webHidden/>
              </w:rPr>
              <w:fldChar w:fldCharType="begin"/>
            </w:r>
            <w:r w:rsidR="000B17A3">
              <w:rPr>
                <w:noProof/>
                <w:webHidden/>
              </w:rPr>
              <w:instrText xml:space="preserve"> PAGEREF _Toc411633225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029D9E21" w14:textId="77777777" w:rsidR="000B17A3" w:rsidRDefault="004E3B6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26" w:history="1">
            <w:r w:rsidR="000B17A3" w:rsidRPr="00DF7624">
              <w:rPr>
                <w:rStyle w:val="Hyperlnk"/>
                <w:noProof/>
              </w:rPr>
              <w:t>2.1.2</w:t>
            </w:r>
            <w:r w:rsidR="000B17A3">
              <w:rPr>
                <w:rFonts w:asciiTheme="minorHAnsi" w:eastAsiaTheme="minorEastAsia" w:hAnsiTheme="minorHAnsi" w:cstheme="minorBidi"/>
                <w:noProof/>
                <w:sz w:val="22"/>
                <w:lang w:eastAsia="sv-SE"/>
              </w:rPr>
              <w:tab/>
            </w:r>
            <w:r w:rsidR="000B17A3" w:rsidRPr="00DF7624">
              <w:rPr>
                <w:rStyle w:val="Hyperlnk"/>
                <w:noProof/>
              </w:rPr>
              <w:t>Nya tjänstekontrakt</w:t>
            </w:r>
            <w:r w:rsidR="000B17A3">
              <w:rPr>
                <w:noProof/>
                <w:webHidden/>
              </w:rPr>
              <w:tab/>
            </w:r>
            <w:r w:rsidR="000B17A3">
              <w:rPr>
                <w:noProof/>
                <w:webHidden/>
              </w:rPr>
              <w:fldChar w:fldCharType="begin"/>
            </w:r>
            <w:r w:rsidR="000B17A3">
              <w:rPr>
                <w:noProof/>
                <w:webHidden/>
              </w:rPr>
              <w:instrText xml:space="preserve"> PAGEREF _Toc411633226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73C80D8F" w14:textId="77777777" w:rsidR="000B17A3" w:rsidRDefault="004E3B6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27" w:history="1">
            <w:r w:rsidR="000B17A3" w:rsidRPr="00DF7624">
              <w:rPr>
                <w:rStyle w:val="Hyperlnk"/>
                <w:noProof/>
              </w:rPr>
              <w:t>2.1.3</w:t>
            </w:r>
            <w:r w:rsidR="000B17A3">
              <w:rPr>
                <w:rFonts w:asciiTheme="minorHAnsi" w:eastAsiaTheme="minorEastAsia" w:hAnsiTheme="minorHAnsi" w:cstheme="minorBidi"/>
                <w:noProof/>
                <w:sz w:val="22"/>
                <w:lang w:eastAsia="sv-SE"/>
              </w:rPr>
              <w:tab/>
            </w:r>
            <w:r w:rsidR="000B17A3" w:rsidRPr="00DF7624">
              <w:rPr>
                <w:rStyle w:val="Hyperlnk"/>
                <w:noProof/>
              </w:rPr>
              <w:t>Förändrade tjänstekontrakt</w:t>
            </w:r>
            <w:r w:rsidR="000B17A3">
              <w:rPr>
                <w:noProof/>
                <w:webHidden/>
              </w:rPr>
              <w:tab/>
            </w:r>
            <w:r w:rsidR="000B17A3">
              <w:rPr>
                <w:noProof/>
                <w:webHidden/>
              </w:rPr>
              <w:fldChar w:fldCharType="begin"/>
            </w:r>
            <w:r w:rsidR="000B17A3">
              <w:rPr>
                <w:noProof/>
                <w:webHidden/>
              </w:rPr>
              <w:instrText xml:space="preserve"> PAGEREF _Toc411633227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5CBD2248" w14:textId="77777777" w:rsidR="000B17A3" w:rsidRDefault="004E3B6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28" w:history="1">
            <w:r w:rsidR="000B17A3" w:rsidRPr="00DF7624">
              <w:rPr>
                <w:rStyle w:val="Hyperlnk"/>
                <w:noProof/>
              </w:rPr>
              <w:t>2.1.4</w:t>
            </w:r>
            <w:r w:rsidR="000B17A3">
              <w:rPr>
                <w:rFonts w:asciiTheme="minorHAnsi" w:eastAsiaTheme="minorEastAsia" w:hAnsiTheme="minorHAnsi" w:cstheme="minorBidi"/>
                <w:noProof/>
                <w:sz w:val="22"/>
                <w:lang w:eastAsia="sv-SE"/>
              </w:rPr>
              <w:tab/>
            </w:r>
            <w:r w:rsidR="000B17A3" w:rsidRPr="00DF7624">
              <w:rPr>
                <w:rStyle w:val="Hyperlnk"/>
                <w:noProof/>
              </w:rPr>
              <w:t>Utgångna tjänstekontrakt</w:t>
            </w:r>
            <w:r w:rsidR="000B17A3">
              <w:rPr>
                <w:noProof/>
                <w:webHidden/>
              </w:rPr>
              <w:tab/>
            </w:r>
            <w:r w:rsidR="000B17A3">
              <w:rPr>
                <w:noProof/>
                <w:webHidden/>
              </w:rPr>
              <w:fldChar w:fldCharType="begin"/>
            </w:r>
            <w:r w:rsidR="000B17A3">
              <w:rPr>
                <w:noProof/>
                <w:webHidden/>
              </w:rPr>
              <w:instrText xml:space="preserve"> PAGEREF _Toc411633228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5ED91453" w14:textId="77777777" w:rsidR="000B17A3" w:rsidRDefault="004E3B66">
          <w:pPr>
            <w:pStyle w:val="Innehll2"/>
            <w:tabs>
              <w:tab w:val="left" w:pos="880"/>
              <w:tab w:val="right" w:leader="dot" w:pos="10456"/>
            </w:tabs>
            <w:rPr>
              <w:rFonts w:asciiTheme="minorHAnsi" w:eastAsiaTheme="minorEastAsia" w:hAnsiTheme="minorHAnsi" w:cstheme="minorBidi"/>
              <w:noProof/>
              <w:sz w:val="22"/>
              <w:lang w:eastAsia="sv-SE"/>
            </w:rPr>
          </w:pPr>
          <w:hyperlink w:anchor="_Toc411633229" w:history="1">
            <w:r w:rsidR="000B17A3" w:rsidRPr="00DF7624">
              <w:rPr>
                <w:rStyle w:val="Hyperlnk"/>
                <w:noProof/>
              </w:rPr>
              <w:t>2.2</w:t>
            </w:r>
            <w:r w:rsidR="000B17A3">
              <w:rPr>
                <w:rFonts w:asciiTheme="minorHAnsi" w:eastAsiaTheme="minorEastAsia" w:hAnsiTheme="minorHAnsi" w:cstheme="minorBidi"/>
                <w:noProof/>
                <w:sz w:val="22"/>
                <w:lang w:eastAsia="sv-SE"/>
              </w:rPr>
              <w:tab/>
            </w:r>
            <w:r w:rsidR="000B17A3" w:rsidRPr="00DF7624">
              <w:rPr>
                <w:rStyle w:val="Hyperlnk"/>
                <w:noProof/>
              </w:rPr>
              <w:t>Version tidigare</w:t>
            </w:r>
            <w:r w:rsidR="000B17A3">
              <w:rPr>
                <w:noProof/>
                <w:webHidden/>
              </w:rPr>
              <w:tab/>
            </w:r>
            <w:r w:rsidR="000B17A3">
              <w:rPr>
                <w:noProof/>
                <w:webHidden/>
              </w:rPr>
              <w:fldChar w:fldCharType="begin"/>
            </w:r>
            <w:r w:rsidR="000B17A3">
              <w:rPr>
                <w:noProof/>
                <w:webHidden/>
              </w:rPr>
              <w:instrText xml:space="preserve"> PAGEREF _Toc411633229 \h </w:instrText>
            </w:r>
            <w:r w:rsidR="000B17A3">
              <w:rPr>
                <w:noProof/>
                <w:webHidden/>
              </w:rPr>
            </w:r>
            <w:r w:rsidR="000B17A3">
              <w:rPr>
                <w:noProof/>
                <w:webHidden/>
              </w:rPr>
              <w:fldChar w:fldCharType="separate"/>
            </w:r>
            <w:r w:rsidR="000B17A3">
              <w:rPr>
                <w:noProof/>
                <w:webHidden/>
              </w:rPr>
              <w:t>6</w:t>
            </w:r>
            <w:r w:rsidR="000B17A3">
              <w:rPr>
                <w:noProof/>
                <w:webHidden/>
              </w:rPr>
              <w:fldChar w:fldCharType="end"/>
            </w:r>
          </w:hyperlink>
        </w:p>
        <w:p w14:paraId="48ED8AC5" w14:textId="77777777" w:rsidR="000B17A3" w:rsidRDefault="004E3B66">
          <w:pPr>
            <w:pStyle w:val="Innehll1"/>
            <w:tabs>
              <w:tab w:val="left" w:pos="400"/>
              <w:tab w:val="right" w:leader="dot" w:pos="10456"/>
            </w:tabs>
            <w:rPr>
              <w:rFonts w:asciiTheme="minorHAnsi" w:eastAsiaTheme="minorEastAsia" w:hAnsiTheme="minorHAnsi" w:cstheme="minorBidi"/>
              <w:noProof/>
              <w:sz w:val="22"/>
              <w:lang w:eastAsia="sv-SE"/>
            </w:rPr>
          </w:pPr>
          <w:hyperlink w:anchor="_Toc411633230" w:history="1">
            <w:r w:rsidR="000B17A3" w:rsidRPr="00DF7624">
              <w:rPr>
                <w:rStyle w:val="Hyperlnk"/>
                <w:noProof/>
              </w:rPr>
              <w:t>3</w:t>
            </w:r>
            <w:r w:rsidR="000B17A3">
              <w:rPr>
                <w:rFonts w:asciiTheme="minorHAnsi" w:eastAsiaTheme="minorEastAsia" w:hAnsiTheme="minorHAnsi" w:cstheme="minorBidi"/>
                <w:noProof/>
                <w:sz w:val="22"/>
                <w:lang w:eastAsia="sv-SE"/>
              </w:rPr>
              <w:tab/>
            </w:r>
            <w:r w:rsidR="000B17A3" w:rsidRPr="00DF7624">
              <w:rPr>
                <w:rStyle w:val="Hyperlnk"/>
                <w:noProof/>
              </w:rPr>
              <w:t>Tjänstedomänens arkitektur</w:t>
            </w:r>
            <w:r w:rsidR="000B17A3">
              <w:rPr>
                <w:noProof/>
                <w:webHidden/>
              </w:rPr>
              <w:tab/>
            </w:r>
            <w:r w:rsidR="000B17A3">
              <w:rPr>
                <w:noProof/>
                <w:webHidden/>
              </w:rPr>
              <w:fldChar w:fldCharType="begin"/>
            </w:r>
            <w:r w:rsidR="000B17A3">
              <w:rPr>
                <w:noProof/>
                <w:webHidden/>
              </w:rPr>
              <w:instrText xml:space="preserve"> PAGEREF _Toc411633230 \h </w:instrText>
            </w:r>
            <w:r w:rsidR="000B17A3">
              <w:rPr>
                <w:noProof/>
                <w:webHidden/>
              </w:rPr>
            </w:r>
            <w:r w:rsidR="000B17A3">
              <w:rPr>
                <w:noProof/>
                <w:webHidden/>
              </w:rPr>
              <w:fldChar w:fldCharType="separate"/>
            </w:r>
            <w:r w:rsidR="000B17A3">
              <w:rPr>
                <w:noProof/>
                <w:webHidden/>
              </w:rPr>
              <w:t>7</w:t>
            </w:r>
            <w:r w:rsidR="000B17A3">
              <w:rPr>
                <w:noProof/>
                <w:webHidden/>
              </w:rPr>
              <w:fldChar w:fldCharType="end"/>
            </w:r>
          </w:hyperlink>
        </w:p>
        <w:p w14:paraId="5BF18081" w14:textId="77777777" w:rsidR="000B17A3" w:rsidRDefault="004E3B66">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1" w:history="1">
            <w:r w:rsidR="000B17A3" w:rsidRPr="00DF7624">
              <w:rPr>
                <w:rStyle w:val="Hyperlnk"/>
                <w:noProof/>
              </w:rPr>
              <w:t>3.1</w:t>
            </w:r>
            <w:r w:rsidR="000B17A3">
              <w:rPr>
                <w:rFonts w:asciiTheme="minorHAnsi" w:eastAsiaTheme="minorEastAsia" w:hAnsiTheme="minorHAnsi" w:cstheme="minorBidi"/>
                <w:noProof/>
                <w:sz w:val="22"/>
                <w:lang w:eastAsia="sv-SE"/>
              </w:rPr>
              <w:tab/>
            </w:r>
            <w:r w:rsidR="000B17A3" w:rsidRPr="00DF7624">
              <w:rPr>
                <w:rStyle w:val="Hyperlnk"/>
                <w:noProof/>
              </w:rPr>
              <w:t>Flöden</w:t>
            </w:r>
            <w:r w:rsidR="000B17A3">
              <w:rPr>
                <w:noProof/>
                <w:webHidden/>
              </w:rPr>
              <w:tab/>
            </w:r>
            <w:r w:rsidR="000B17A3">
              <w:rPr>
                <w:noProof/>
                <w:webHidden/>
              </w:rPr>
              <w:fldChar w:fldCharType="begin"/>
            </w:r>
            <w:r w:rsidR="000B17A3">
              <w:rPr>
                <w:noProof/>
                <w:webHidden/>
              </w:rPr>
              <w:instrText xml:space="preserve"> PAGEREF _Toc411633231 \h </w:instrText>
            </w:r>
            <w:r w:rsidR="000B17A3">
              <w:rPr>
                <w:noProof/>
                <w:webHidden/>
              </w:rPr>
            </w:r>
            <w:r w:rsidR="000B17A3">
              <w:rPr>
                <w:noProof/>
                <w:webHidden/>
              </w:rPr>
              <w:fldChar w:fldCharType="separate"/>
            </w:r>
            <w:r w:rsidR="000B17A3">
              <w:rPr>
                <w:noProof/>
                <w:webHidden/>
              </w:rPr>
              <w:t>7</w:t>
            </w:r>
            <w:r w:rsidR="000B17A3">
              <w:rPr>
                <w:noProof/>
                <w:webHidden/>
              </w:rPr>
              <w:fldChar w:fldCharType="end"/>
            </w:r>
          </w:hyperlink>
        </w:p>
        <w:p w14:paraId="5ADBC601" w14:textId="77777777" w:rsidR="000B17A3" w:rsidRDefault="004E3B6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32" w:history="1">
            <w:r w:rsidR="000B17A3" w:rsidRPr="00DF7624">
              <w:rPr>
                <w:rStyle w:val="Hyperlnk"/>
                <w:noProof/>
              </w:rPr>
              <w:t>3.1.1</w:t>
            </w:r>
            <w:r w:rsidR="000B17A3">
              <w:rPr>
                <w:rFonts w:asciiTheme="minorHAnsi" w:eastAsiaTheme="minorEastAsia" w:hAnsiTheme="minorHAnsi" w:cstheme="minorBidi"/>
                <w:noProof/>
                <w:sz w:val="22"/>
                <w:lang w:eastAsia="sv-SE"/>
              </w:rPr>
              <w:tab/>
            </w:r>
            <w:r w:rsidR="000B17A3" w:rsidRPr="00DF7624">
              <w:rPr>
                <w:rStyle w:val="Hyperlnk"/>
                <w:noProof/>
              </w:rPr>
              <w:t>Hämta observationer</w:t>
            </w:r>
            <w:r w:rsidR="000B17A3">
              <w:rPr>
                <w:noProof/>
                <w:webHidden/>
              </w:rPr>
              <w:tab/>
            </w:r>
            <w:r w:rsidR="000B17A3">
              <w:rPr>
                <w:noProof/>
                <w:webHidden/>
              </w:rPr>
              <w:fldChar w:fldCharType="begin"/>
            </w:r>
            <w:r w:rsidR="000B17A3">
              <w:rPr>
                <w:noProof/>
                <w:webHidden/>
              </w:rPr>
              <w:instrText xml:space="preserve"> PAGEREF _Toc411633232 \h </w:instrText>
            </w:r>
            <w:r w:rsidR="000B17A3">
              <w:rPr>
                <w:noProof/>
                <w:webHidden/>
              </w:rPr>
            </w:r>
            <w:r w:rsidR="000B17A3">
              <w:rPr>
                <w:noProof/>
                <w:webHidden/>
              </w:rPr>
              <w:fldChar w:fldCharType="separate"/>
            </w:r>
            <w:r w:rsidR="000B17A3">
              <w:rPr>
                <w:noProof/>
                <w:webHidden/>
              </w:rPr>
              <w:t>7</w:t>
            </w:r>
            <w:r w:rsidR="000B17A3">
              <w:rPr>
                <w:noProof/>
                <w:webHidden/>
              </w:rPr>
              <w:fldChar w:fldCharType="end"/>
            </w:r>
          </w:hyperlink>
        </w:p>
        <w:p w14:paraId="3C47F8D8" w14:textId="77777777" w:rsidR="000B17A3" w:rsidRDefault="004E3B6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33" w:history="1">
            <w:r w:rsidR="000B17A3" w:rsidRPr="00DF7624">
              <w:rPr>
                <w:rStyle w:val="Hyperlnk"/>
                <w:noProof/>
              </w:rPr>
              <w:t>3.1.2</w:t>
            </w:r>
            <w:r w:rsidR="000B17A3">
              <w:rPr>
                <w:rFonts w:asciiTheme="minorHAnsi" w:eastAsiaTheme="minorEastAsia" w:hAnsiTheme="minorHAnsi" w:cstheme="minorBidi"/>
                <w:noProof/>
                <w:sz w:val="22"/>
                <w:lang w:eastAsia="sv-SE"/>
              </w:rPr>
              <w:tab/>
            </w:r>
            <w:r w:rsidR="000B17A3" w:rsidRPr="00DF7624">
              <w:rPr>
                <w:rStyle w:val="Hyperlnk"/>
                <w:noProof/>
              </w:rPr>
              <w:t>Beskrivning av relationskonceptet.</w:t>
            </w:r>
            <w:r w:rsidR="000B17A3">
              <w:rPr>
                <w:noProof/>
                <w:webHidden/>
              </w:rPr>
              <w:tab/>
            </w:r>
            <w:r w:rsidR="000B17A3">
              <w:rPr>
                <w:noProof/>
                <w:webHidden/>
              </w:rPr>
              <w:fldChar w:fldCharType="begin"/>
            </w:r>
            <w:r w:rsidR="000B17A3">
              <w:rPr>
                <w:noProof/>
                <w:webHidden/>
              </w:rPr>
              <w:instrText xml:space="preserve"> PAGEREF _Toc411633233 \h </w:instrText>
            </w:r>
            <w:r w:rsidR="000B17A3">
              <w:rPr>
                <w:noProof/>
                <w:webHidden/>
              </w:rPr>
            </w:r>
            <w:r w:rsidR="000B17A3">
              <w:rPr>
                <w:noProof/>
                <w:webHidden/>
              </w:rPr>
              <w:fldChar w:fldCharType="separate"/>
            </w:r>
            <w:r w:rsidR="000B17A3">
              <w:rPr>
                <w:noProof/>
                <w:webHidden/>
              </w:rPr>
              <w:t>10</w:t>
            </w:r>
            <w:r w:rsidR="000B17A3">
              <w:rPr>
                <w:noProof/>
                <w:webHidden/>
              </w:rPr>
              <w:fldChar w:fldCharType="end"/>
            </w:r>
          </w:hyperlink>
        </w:p>
        <w:p w14:paraId="30224033" w14:textId="77777777" w:rsidR="000B17A3" w:rsidRDefault="004E3B66">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4" w:history="1">
            <w:r w:rsidR="000B17A3" w:rsidRPr="00DF7624">
              <w:rPr>
                <w:rStyle w:val="Hyperlnk"/>
                <w:noProof/>
              </w:rPr>
              <w:t>3.2</w:t>
            </w:r>
            <w:r w:rsidR="000B17A3">
              <w:rPr>
                <w:rFonts w:asciiTheme="minorHAnsi" w:eastAsiaTheme="minorEastAsia" w:hAnsiTheme="minorHAnsi" w:cstheme="minorBidi"/>
                <w:noProof/>
                <w:sz w:val="22"/>
                <w:lang w:eastAsia="sv-SE"/>
              </w:rPr>
              <w:tab/>
            </w:r>
            <w:r w:rsidR="000B17A3" w:rsidRPr="00DF7624">
              <w:rPr>
                <w:rStyle w:val="Hyperlnk"/>
                <w:noProof/>
              </w:rPr>
              <w:t>Adressering</w:t>
            </w:r>
            <w:r w:rsidR="000B17A3">
              <w:rPr>
                <w:noProof/>
                <w:webHidden/>
              </w:rPr>
              <w:tab/>
            </w:r>
            <w:r w:rsidR="000B17A3">
              <w:rPr>
                <w:noProof/>
                <w:webHidden/>
              </w:rPr>
              <w:fldChar w:fldCharType="begin"/>
            </w:r>
            <w:r w:rsidR="000B17A3">
              <w:rPr>
                <w:noProof/>
                <w:webHidden/>
              </w:rPr>
              <w:instrText xml:space="preserve"> PAGEREF _Toc411633234 \h </w:instrText>
            </w:r>
            <w:r w:rsidR="000B17A3">
              <w:rPr>
                <w:noProof/>
                <w:webHidden/>
              </w:rPr>
            </w:r>
            <w:r w:rsidR="000B17A3">
              <w:rPr>
                <w:noProof/>
                <w:webHidden/>
              </w:rPr>
              <w:fldChar w:fldCharType="separate"/>
            </w:r>
            <w:r w:rsidR="000B17A3">
              <w:rPr>
                <w:noProof/>
                <w:webHidden/>
              </w:rPr>
              <w:t>13</w:t>
            </w:r>
            <w:r w:rsidR="000B17A3">
              <w:rPr>
                <w:noProof/>
                <w:webHidden/>
              </w:rPr>
              <w:fldChar w:fldCharType="end"/>
            </w:r>
          </w:hyperlink>
        </w:p>
        <w:p w14:paraId="2D05B42D" w14:textId="77777777" w:rsidR="000B17A3" w:rsidRDefault="004E3B6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35" w:history="1">
            <w:r w:rsidR="000B17A3" w:rsidRPr="00DF7624">
              <w:rPr>
                <w:rStyle w:val="Hyperlnk"/>
                <w:noProof/>
              </w:rPr>
              <w:t>3.2.1</w:t>
            </w:r>
            <w:r w:rsidR="000B17A3">
              <w:rPr>
                <w:rFonts w:asciiTheme="minorHAnsi" w:eastAsiaTheme="minorEastAsia" w:hAnsiTheme="minorHAnsi" w:cstheme="minorBidi"/>
                <w:noProof/>
                <w:sz w:val="22"/>
                <w:lang w:eastAsia="sv-SE"/>
              </w:rPr>
              <w:tab/>
            </w:r>
            <w:r w:rsidR="000B17A3" w:rsidRPr="00DF7624">
              <w:rPr>
                <w:rStyle w:val="Hyperlnk"/>
                <w:noProof/>
              </w:rPr>
              <w:t>Sammanfattning av adresseringsmodell</w:t>
            </w:r>
            <w:r w:rsidR="000B17A3">
              <w:rPr>
                <w:noProof/>
                <w:webHidden/>
              </w:rPr>
              <w:tab/>
            </w:r>
            <w:r w:rsidR="000B17A3">
              <w:rPr>
                <w:noProof/>
                <w:webHidden/>
              </w:rPr>
              <w:fldChar w:fldCharType="begin"/>
            </w:r>
            <w:r w:rsidR="000B17A3">
              <w:rPr>
                <w:noProof/>
                <w:webHidden/>
              </w:rPr>
              <w:instrText xml:space="preserve"> PAGEREF _Toc411633235 \h </w:instrText>
            </w:r>
            <w:r w:rsidR="000B17A3">
              <w:rPr>
                <w:noProof/>
                <w:webHidden/>
              </w:rPr>
            </w:r>
            <w:r w:rsidR="000B17A3">
              <w:rPr>
                <w:noProof/>
                <w:webHidden/>
              </w:rPr>
              <w:fldChar w:fldCharType="separate"/>
            </w:r>
            <w:r w:rsidR="000B17A3">
              <w:rPr>
                <w:noProof/>
                <w:webHidden/>
              </w:rPr>
              <w:t>13</w:t>
            </w:r>
            <w:r w:rsidR="000B17A3">
              <w:rPr>
                <w:noProof/>
                <w:webHidden/>
              </w:rPr>
              <w:fldChar w:fldCharType="end"/>
            </w:r>
          </w:hyperlink>
        </w:p>
        <w:p w14:paraId="4EDDFF68" w14:textId="77777777" w:rsidR="000B17A3" w:rsidRDefault="004E3B66">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6" w:history="1">
            <w:r w:rsidR="000B17A3" w:rsidRPr="00DF7624">
              <w:rPr>
                <w:rStyle w:val="Hyperlnk"/>
                <w:noProof/>
              </w:rPr>
              <w:t>3.3</w:t>
            </w:r>
            <w:r w:rsidR="000B17A3">
              <w:rPr>
                <w:rFonts w:asciiTheme="minorHAnsi" w:eastAsiaTheme="minorEastAsia" w:hAnsiTheme="minorHAnsi" w:cstheme="minorBidi"/>
                <w:noProof/>
                <w:sz w:val="22"/>
                <w:lang w:eastAsia="sv-SE"/>
              </w:rPr>
              <w:tab/>
            </w:r>
            <w:r w:rsidR="000B17A3" w:rsidRPr="00DF7624">
              <w:rPr>
                <w:rStyle w:val="Hyperlnk"/>
                <w:noProof/>
              </w:rPr>
              <w:t>Aggregering och engagemangsindex</w:t>
            </w:r>
            <w:r w:rsidR="000B17A3">
              <w:rPr>
                <w:noProof/>
                <w:webHidden/>
              </w:rPr>
              <w:tab/>
            </w:r>
            <w:r w:rsidR="000B17A3">
              <w:rPr>
                <w:noProof/>
                <w:webHidden/>
              </w:rPr>
              <w:fldChar w:fldCharType="begin"/>
            </w:r>
            <w:r w:rsidR="000B17A3">
              <w:rPr>
                <w:noProof/>
                <w:webHidden/>
              </w:rPr>
              <w:instrText xml:space="preserve"> PAGEREF _Toc411633236 \h </w:instrText>
            </w:r>
            <w:r w:rsidR="000B17A3">
              <w:rPr>
                <w:noProof/>
                <w:webHidden/>
              </w:rPr>
            </w:r>
            <w:r w:rsidR="000B17A3">
              <w:rPr>
                <w:noProof/>
                <w:webHidden/>
              </w:rPr>
              <w:fldChar w:fldCharType="separate"/>
            </w:r>
            <w:r w:rsidR="000B17A3">
              <w:rPr>
                <w:noProof/>
                <w:webHidden/>
              </w:rPr>
              <w:t>14</w:t>
            </w:r>
            <w:r w:rsidR="000B17A3">
              <w:rPr>
                <w:noProof/>
                <w:webHidden/>
              </w:rPr>
              <w:fldChar w:fldCharType="end"/>
            </w:r>
          </w:hyperlink>
        </w:p>
        <w:p w14:paraId="359C298D" w14:textId="77777777" w:rsidR="000B17A3" w:rsidRDefault="004E3B66">
          <w:pPr>
            <w:pStyle w:val="Innehll1"/>
            <w:tabs>
              <w:tab w:val="left" w:pos="400"/>
              <w:tab w:val="right" w:leader="dot" w:pos="10456"/>
            </w:tabs>
            <w:rPr>
              <w:rFonts w:asciiTheme="minorHAnsi" w:eastAsiaTheme="minorEastAsia" w:hAnsiTheme="minorHAnsi" w:cstheme="minorBidi"/>
              <w:noProof/>
              <w:sz w:val="22"/>
              <w:lang w:eastAsia="sv-SE"/>
            </w:rPr>
          </w:pPr>
          <w:hyperlink w:anchor="_Toc411633237" w:history="1">
            <w:r w:rsidR="000B17A3" w:rsidRPr="00DF7624">
              <w:rPr>
                <w:rStyle w:val="Hyperlnk"/>
                <w:noProof/>
              </w:rPr>
              <w:t>4</w:t>
            </w:r>
            <w:r w:rsidR="000B17A3">
              <w:rPr>
                <w:rFonts w:asciiTheme="minorHAnsi" w:eastAsiaTheme="minorEastAsia" w:hAnsiTheme="minorHAnsi" w:cstheme="minorBidi"/>
                <w:noProof/>
                <w:sz w:val="22"/>
                <w:lang w:eastAsia="sv-SE"/>
              </w:rPr>
              <w:tab/>
            </w:r>
            <w:r w:rsidR="000B17A3" w:rsidRPr="00DF7624">
              <w:rPr>
                <w:rStyle w:val="Hyperlnk"/>
                <w:noProof/>
              </w:rPr>
              <w:t>Tjänstedomänens krav och regler</w:t>
            </w:r>
            <w:r w:rsidR="000B17A3">
              <w:rPr>
                <w:noProof/>
                <w:webHidden/>
              </w:rPr>
              <w:tab/>
            </w:r>
            <w:r w:rsidR="000B17A3">
              <w:rPr>
                <w:noProof/>
                <w:webHidden/>
              </w:rPr>
              <w:fldChar w:fldCharType="begin"/>
            </w:r>
            <w:r w:rsidR="000B17A3">
              <w:rPr>
                <w:noProof/>
                <w:webHidden/>
              </w:rPr>
              <w:instrText xml:space="preserve"> PAGEREF _Toc411633237 \h </w:instrText>
            </w:r>
            <w:r w:rsidR="000B17A3">
              <w:rPr>
                <w:noProof/>
                <w:webHidden/>
              </w:rPr>
            </w:r>
            <w:r w:rsidR="000B17A3">
              <w:rPr>
                <w:noProof/>
                <w:webHidden/>
              </w:rPr>
              <w:fldChar w:fldCharType="separate"/>
            </w:r>
            <w:r w:rsidR="000B17A3">
              <w:rPr>
                <w:noProof/>
                <w:webHidden/>
              </w:rPr>
              <w:t>15</w:t>
            </w:r>
            <w:r w:rsidR="000B17A3">
              <w:rPr>
                <w:noProof/>
                <w:webHidden/>
              </w:rPr>
              <w:fldChar w:fldCharType="end"/>
            </w:r>
          </w:hyperlink>
        </w:p>
        <w:p w14:paraId="42F2C7DC" w14:textId="77777777" w:rsidR="000B17A3" w:rsidRDefault="004E3B66">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8" w:history="1">
            <w:r w:rsidR="000B17A3" w:rsidRPr="00DF7624">
              <w:rPr>
                <w:rStyle w:val="Hyperlnk"/>
                <w:noProof/>
              </w:rPr>
              <w:t>4.1</w:t>
            </w:r>
            <w:r w:rsidR="000B17A3">
              <w:rPr>
                <w:rFonts w:asciiTheme="minorHAnsi" w:eastAsiaTheme="minorEastAsia" w:hAnsiTheme="minorHAnsi" w:cstheme="minorBidi"/>
                <w:noProof/>
                <w:sz w:val="22"/>
                <w:lang w:eastAsia="sv-SE"/>
              </w:rPr>
              <w:tab/>
            </w:r>
            <w:r w:rsidR="000B17A3" w:rsidRPr="00DF7624">
              <w:rPr>
                <w:rStyle w:val="Hyperlnk"/>
                <w:noProof/>
              </w:rPr>
              <w:t>Uppdatering av engagemangsindex</w:t>
            </w:r>
            <w:r w:rsidR="000B17A3">
              <w:rPr>
                <w:noProof/>
                <w:webHidden/>
              </w:rPr>
              <w:tab/>
            </w:r>
            <w:r w:rsidR="000B17A3">
              <w:rPr>
                <w:noProof/>
                <w:webHidden/>
              </w:rPr>
              <w:fldChar w:fldCharType="begin"/>
            </w:r>
            <w:r w:rsidR="000B17A3">
              <w:rPr>
                <w:noProof/>
                <w:webHidden/>
              </w:rPr>
              <w:instrText xml:space="preserve"> PAGEREF _Toc411633238 \h </w:instrText>
            </w:r>
            <w:r w:rsidR="000B17A3">
              <w:rPr>
                <w:noProof/>
                <w:webHidden/>
              </w:rPr>
            </w:r>
            <w:r w:rsidR="000B17A3">
              <w:rPr>
                <w:noProof/>
                <w:webHidden/>
              </w:rPr>
              <w:fldChar w:fldCharType="separate"/>
            </w:r>
            <w:r w:rsidR="000B17A3">
              <w:rPr>
                <w:noProof/>
                <w:webHidden/>
              </w:rPr>
              <w:t>15</w:t>
            </w:r>
            <w:r w:rsidR="000B17A3">
              <w:rPr>
                <w:noProof/>
                <w:webHidden/>
              </w:rPr>
              <w:fldChar w:fldCharType="end"/>
            </w:r>
          </w:hyperlink>
        </w:p>
        <w:p w14:paraId="76EA2141" w14:textId="77777777" w:rsidR="000B17A3" w:rsidRDefault="004E3B66">
          <w:pPr>
            <w:pStyle w:val="Innehll2"/>
            <w:tabs>
              <w:tab w:val="left" w:pos="880"/>
              <w:tab w:val="right" w:leader="dot" w:pos="10456"/>
            </w:tabs>
            <w:rPr>
              <w:rFonts w:asciiTheme="minorHAnsi" w:eastAsiaTheme="minorEastAsia" w:hAnsiTheme="minorHAnsi" w:cstheme="minorBidi"/>
              <w:noProof/>
              <w:sz w:val="22"/>
              <w:lang w:eastAsia="sv-SE"/>
            </w:rPr>
          </w:pPr>
          <w:hyperlink w:anchor="_Toc411633239" w:history="1">
            <w:r w:rsidR="000B17A3" w:rsidRPr="00DF7624">
              <w:rPr>
                <w:rStyle w:val="Hyperlnk"/>
                <w:noProof/>
              </w:rPr>
              <w:t>4.2</w:t>
            </w:r>
            <w:r w:rsidR="000B17A3">
              <w:rPr>
                <w:rFonts w:asciiTheme="minorHAnsi" w:eastAsiaTheme="minorEastAsia" w:hAnsiTheme="minorHAnsi" w:cstheme="minorBidi"/>
                <w:noProof/>
                <w:sz w:val="22"/>
                <w:lang w:eastAsia="sv-SE"/>
              </w:rPr>
              <w:tab/>
            </w:r>
            <w:r w:rsidR="000B17A3" w:rsidRPr="00DF7624">
              <w:rPr>
                <w:rStyle w:val="Hyperlnk"/>
                <w:noProof/>
              </w:rPr>
              <w:t>Informationssäkerhet och juridik</w:t>
            </w:r>
            <w:r w:rsidR="000B17A3">
              <w:rPr>
                <w:noProof/>
                <w:webHidden/>
              </w:rPr>
              <w:tab/>
            </w:r>
            <w:r w:rsidR="000B17A3">
              <w:rPr>
                <w:noProof/>
                <w:webHidden/>
              </w:rPr>
              <w:fldChar w:fldCharType="begin"/>
            </w:r>
            <w:r w:rsidR="000B17A3">
              <w:rPr>
                <w:noProof/>
                <w:webHidden/>
              </w:rPr>
              <w:instrText xml:space="preserve"> PAGEREF _Toc411633239 \h </w:instrText>
            </w:r>
            <w:r w:rsidR="000B17A3">
              <w:rPr>
                <w:noProof/>
                <w:webHidden/>
              </w:rPr>
            </w:r>
            <w:r w:rsidR="000B17A3">
              <w:rPr>
                <w:noProof/>
                <w:webHidden/>
              </w:rPr>
              <w:fldChar w:fldCharType="separate"/>
            </w:r>
            <w:r w:rsidR="000B17A3">
              <w:rPr>
                <w:noProof/>
                <w:webHidden/>
              </w:rPr>
              <w:t>18</w:t>
            </w:r>
            <w:r w:rsidR="000B17A3">
              <w:rPr>
                <w:noProof/>
                <w:webHidden/>
              </w:rPr>
              <w:fldChar w:fldCharType="end"/>
            </w:r>
          </w:hyperlink>
        </w:p>
        <w:p w14:paraId="0F0AAEC1" w14:textId="77777777" w:rsidR="000B17A3" w:rsidRDefault="004E3B6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0" w:history="1">
            <w:r w:rsidR="000B17A3" w:rsidRPr="00DF7624">
              <w:rPr>
                <w:rStyle w:val="Hyperlnk"/>
                <w:noProof/>
              </w:rPr>
              <w:t>4.2.1</w:t>
            </w:r>
            <w:r w:rsidR="000B17A3">
              <w:rPr>
                <w:rFonts w:asciiTheme="minorHAnsi" w:eastAsiaTheme="minorEastAsia" w:hAnsiTheme="minorHAnsi" w:cstheme="minorBidi"/>
                <w:noProof/>
                <w:sz w:val="22"/>
                <w:lang w:eastAsia="sv-SE"/>
              </w:rPr>
              <w:tab/>
            </w:r>
            <w:r w:rsidR="000B17A3" w:rsidRPr="00DF7624">
              <w:rPr>
                <w:rStyle w:val="Hyperlnk"/>
                <w:noProof/>
              </w:rPr>
              <w:t>Medarbetarens direktåtkomst</w:t>
            </w:r>
            <w:r w:rsidR="000B17A3">
              <w:rPr>
                <w:noProof/>
                <w:webHidden/>
              </w:rPr>
              <w:tab/>
            </w:r>
            <w:r w:rsidR="000B17A3">
              <w:rPr>
                <w:noProof/>
                <w:webHidden/>
              </w:rPr>
              <w:fldChar w:fldCharType="begin"/>
            </w:r>
            <w:r w:rsidR="000B17A3">
              <w:rPr>
                <w:noProof/>
                <w:webHidden/>
              </w:rPr>
              <w:instrText xml:space="preserve"> PAGEREF _Toc411633240 \h </w:instrText>
            </w:r>
            <w:r w:rsidR="000B17A3">
              <w:rPr>
                <w:noProof/>
                <w:webHidden/>
              </w:rPr>
            </w:r>
            <w:r w:rsidR="000B17A3">
              <w:rPr>
                <w:noProof/>
                <w:webHidden/>
              </w:rPr>
              <w:fldChar w:fldCharType="separate"/>
            </w:r>
            <w:r w:rsidR="000B17A3">
              <w:rPr>
                <w:noProof/>
                <w:webHidden/>
              </w:rPr>
              <w:t>18</w:t>
            </w:r>
            <w:r w:rsidR="000B17A3">
              <w:rPr>
                <w:noProof/>
                <w:webHidden/>
              </w:rPr>
              <w:fldChar w:fldCharType="end"/>
            </w:r>
          </w:hyperlink>
        </w:p>
        <w:p w14:paraId="27DEEA92" w14:textId="77777777" w:rsidR="000B17A3" w:rsidRDefault="004E3B6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1" w:history="1">
            <w:r w:rsidR="000B17A3" w:rsidRPr="00DF7624">
              <w:rPr>
                <w:rStyle w:val="Hyperlnk"/>
                <w:noProof/>
              </w:rPr>
              <w:t>4.2.2</w:t>
            </w:r>
            <w:r w:rsidR="000B17A3">
              <w:rPr>
                <w:rFonts w:asciiTheme="minorHAnsi" w:eastAsiaTheme="minorEastAsia" w:hAnsiTheme="minorHAnsi" w:cstheme="minorBidi"/>
                <w:noProof/>
                <w:sz w:val="22"/>
                <w:lang w:eastAsia="sv-SE"/>
              </w:rPr>
              <w:tab/>
            </w:r>
            <w:r w:rsidR="000B17A3" w:rsidRPr="00DF7624">
              <w:rPr>
                <w:rStyle w:val="Hyperlnk"/>
                <w:noProof/>
              </w:rPr>
              <w:t>Patientens direktåtkomst</w:t>
            </w:r>
            <w:r w:rsidR="000B17A3">
              <w:rPr>
                <w:noProof/>
                <w:webHidden/>
              </w:rPr>
              <w:tab/>
            </w:r>
            <w:r w:rsidR="000B17A3">
              <w:rPr>
                <w:noProof/>
                <w:webHidden/>
              </w:rPr>
              <w:fldChar w:fldCharType="begin"/>
            </w:r>
            <w:r w:rsidR="000B17A3">
              <w:rPr>
                <w:noProof/>
                <w:webHidden/>
              </w:rPr>
              <w:instrText xml:space="preserve"> PAGEREF _Toc411633241 \h </w:instrText>
            </w:r>
            <w:r w:rsidR="000B17A3">
              <w:rPr>
                <w:noProof/>
                <w:webHidden/>
              </w:rPr>
            </w:r>
            <w:r w:rsidR="000B17A3">
              <w:rPr>
                <w:noProof/>
                <w:webHidden/>
              </w:rPr>
              <w:fldChar w:fldCharType="separate"/>
            </w:r>
            <w:r w:rsidR="000B17A3">
              <w:rPr>
                <w:noProof/>
                <w:webHidden/>
              </w:rPr>
              <w:t>18</w:t>
            </w:r>
            <w:r w:rsidR="000B17A3">
              <w:rPr>
                <w:noProof/>
                <w:webHidden/>
              </w:rPr>
              <w:fldChar w:fldCharType="end"/>
            </w:r>
          </w:hyperlink>
        </w:p>
        <w:p w14:paraId="2DD9AF51" w14:textId="77777777" w:rsidR="000B17A3" w:rsidRDefault="004E3B6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2" w:history="1">
            <w:r w:rsidR="000B17A3" w:rsidRPr="00DF7624">
              <w:rPr>
                <w:rStyle w:val="Hyperlnk"/>
                <w:noProof/>
              </w:rPr>
              <w:t>4.2.3</w:t>
            </w:r>
            <w:r w:rsidR="000B17A3">
              <w:rPr>
                <w:rFonts w:asciiTheme="minorHAnsi" w:eastAsiaTheme="minorEastAsia" w:hAnsiTheme="minorHAnsi" w:cstheme="minorBidi"/>
                <w:noProof/>
                <w:sz w:val="22"/>
                <w:lang w:eastAsia="sv-SE"/>
              </w:rPr>
              <w:tab/>
            </w:r>
            <w:r w:rsidR="000B17A3" w:rsidRPr="00DF7624">
              <w:rPr>
                <w:rStyle w:val="Hyperlnk"/>
                <w:noProof/>
              </w:rPr>
              <w:t>Generellt</w:t>
            </w:r>
            <w:r w:rsidR="000B17A3">
              <w:rPr>
                <w:noProof/>
                <w:webHidden/>
              </w:rPr>
              <w:tab/>
            </w:r>
            <w:r w:rsidR="000B17A3">
              <w:rPr>
                <w:noProof/>
                <w:webHidden/>
              </w:rPr>
              <w:fldChar w:fldCharType="begin"/>
            </w:r>
            <w:r w:rsidR="000B17A3">
              <w:rPr>
                <w:noProof/>
                <w:webHidden/>
              </w:rPr>
              <w:instrText xml:space="preserve"> PAGEREF _Toc411633242 \h </w:instrText>
            </w:r>
            <w:r w:rsidR="000B17A3">
              <w:rPr>
                <w:noProof/>
                <w:webHidden/>
              </w:rPr>
            </w:r>
            <w:r w:rsidR="000B17A3">
              <w:rPr>
                <w:noProof/>
                <w:webHidden/>
              </w:rPr>
              <w:fldChar w:fldCharType="separate"/>
            </w:r>
            <w:r w:rsidR="000B17A3">
              <w:rPr>
                <w:noProof/>
                <w:webHidden/>
              </w:rPr>
              <w:t>18</w:t>
            </w:r>
            <w:r w:rsidR="000B17A3">
              <w:rPr>
                <w:noProof/>
                <w:webHidden/>
              </w:rPr>
              <w:fldChar w:fldCharType="end"/>
            </w:r>
          </w:hyperlink>
        </w:p>
        <w:p w14:paraId="13278CD2" w14:textId="77777777" w:rsidR="000B17A3" w:rsidRDefault="004E3B66">
          <w:pPr>
            <w:pStyle w:val="Innehll2"/>
            <w:tabs>
              <w:tab w:val="left" w:pos="880"/>
              <w:tab w:val="right" w:leader="dot" w:pos="10456"/>
            </w:tabs>
            <w:rPr>
              <w:rFonts w:asciiTheme="minorHAnsi" w:eastAsiaTheme="minorEastAsia" w:hAnsiTheme="minorHAnsi" w:cstheme="minorBidi"/>
              <w:noProof/>
              <w:sz w:val="22"/>
              <w:lang w:eastAsia="sv-SE"/>
            </w:rPr>
          </w:pPr>
          <w:hyperlink w:anchor="_Toc411633243" w:history="1">
            <w:r w:rsidR="000B17A3" w:rsidRPr="00DF7624">
              <w:rPr>
                <w:rStyle w:val="Hyperlnk"/>
                <w:noProof/>
              </w:rPr>
              <w:t>4.3</w:t>
            </w:r>
            <w:r w:rsidR="000B17A3">
              <w:rPr>
                <w:rFonts w:asciiTheme="minorHAnsi" w:eastAsiaTheme="minorEastAsia" w:hAnsiTheme="minorHAnsi" w:cstheme="minorBidi"/>
                <w:noProof/>
                <w:sz w:val="22"/>
                <w:lang w:eastAsia="sv-SE"/>
              </w:rPr>
              <w:tab/>
            </w:r>
            <w:r w:rsidR="000B17A3" w:rsidRPr="00DF7624">
              <w:rPr>
                <w:rStyle w:val="Hyperlnk"/>
                <w:noProof/>
              </w:rPr>
              <w:t>Icke funktionella krav</w:t>
            </w:r>
            <w:r w:rsidR="000B17A3">
              <w:rPr>
                <w:noProof/>
                <w:webHidden/>
              </w:rPr>
              <w:tab/>
            </w:r>
            <w:r w:rsidR="000B17A3">
              <w:rPr>
                <w:noProof/>
                <w:webHidden/>
              </w:rPr>
              <w:fldChar w:fldCharType="begin"/>
            </w:r>
            <w:r w:rsidR="000B17A3">
              <w:rPr>
                <w:noProof/>
                <w:webHidden/>
              </w:rPr>
              <w:instrText xml:space="preserve"> PAGEREF _Toc411633243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6F521852" w14:textId="77777777" w:rsidR="000B17A3" w:rsidRDefault="004E3B6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4" w:history="1">
            <w:r w:rsidR="000B17A3" w:rsidRPr="00DF7624">
              <w:rPr>
                <w:rStyle w:val="Hyperlnk"/>
                <w:noProof/>
              </w:rPr>
              <w:t>4.3.1</w:t>
            </w:r>
            <w:r w:rsidR="000B17A3">
              <w:rPr>
                <w:rFonts w:asciiTheme="minorHAnsi" w:eastAsiaTheme="minorEastAsia" w:hAnsiTheme="minorHAnsi" w:cstheme="minorBidi"/>
                <w:noProof/>
                <w:sz w:val="22"/>
                <w:lang w:eastAsia="sv-SE"/>
              </w:rPr>
              <w:tab/>
            </w:r>
            <w:r w:rsidR="000B17A3" w:rsidRPr="00DF7624">
              <w:rPr>
                <w:rStyle w:val="Hyperlnk"/>
                <w:noProof/>
              </w:rPr>
              <w:t>SLA krav</w:t>
            </w:r>
            <w:r w:rsidR="000B17A3">
              <w:rPr>
                <w:noProof/>
                <w:webHidden/>
              </w:rPr>
              <w:tab/>
            </w:r>
            <w:r w:rsidR="000B17A3">
              <w:rPr>
                <w:noProof/>
                <w:webHidden/>
              </w:rPr>
              <w:fldChar w:fldCharType="begin"/>
            </w:r>
            <w:r w:rsidR="000B17A3">
              <w:rPr>
                <w:noProof/>
                <w:webHidden/>
              </w:rPr>
              <w:instrText xml:space="preserve"> PAGEREF _Toc411633244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3B7BFF4B" w14:textId="77777777" w:rsidR="000B17A3" w:rsidRDefault="004E3B6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5" w:history="1">
            <w:r w:rsidR="000B17A3" w:rsidRPr="00DF7624">
              <w:rPr>
                <w:rStyle w:val="Hyperlnk"/>
                <w:noProof/>
              </w:rPr>
              <w:t>4.3.2</w:t>
            </w:r>
            <w:r w:rsidR="000B17A3">
              <w:rPr>
                <w:rFonts w:asciiTheme="minorHAnsi" w:eastAsiaTheme="minorEastAsia" w:hAnsiTheme="minorHAnsi" w:cstheme="minorBidi"/>
                <w:noProof/>
                <w:sz w:val="22"/>
                <w:lang w:eastAsia="sv-SE"/>
              </w:rPr>
              <w:tab/>
            </w:r>
            <w:r w:rsidR="000B17A3" w:rsidRPr="00DF7624">
              <w:rPr>
                <w:rStyle w:val="Hyperlnk"/>
                <w:noProof/>
              </w:rPr>
              <w:t>Övriga krav</w:t>
            </w:r>
            <w:r w:rsidR="000B17A3">
              <w:rPr>
                <w:noProof/>
                <w:webHidden/>
              </w:rPr>
              <w:tab/>
            </w:r>
            <w:r w:rsidR="000B17A3">
              <w:rPr>
                <w:noProof/>
                <w:webHidden/>
              </w:rPr>
              <w:fldChar w:fldCharType="begin"/>
            </w:r>
            <w:r w:rsidR="000B17A3">
              <w:rPr>
                <w:noProof/>
                <w:webHidden/>
              </w:rPr>
              <w:instrText xml:space="preserve"> PAGEREF _Toc411633245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1EFDC3AE" w14:textId="77777777" w:rsidR="000B17A3" w:rsidRDefault="004E3B66">
          <w:pPr>
            <w:pStyle w:val="Innehll2"/>
            <w:tabs>
              <w:tab w:val="left" w:pos="880"/>
              <w:tab w:val="right" w:leader="dot" w:pos="10456"/>
            </w:tabs>
            <w:rPr>
              <w:rFonts w:asciiTheme="minorHAnsi" w:eastAsiaTheme="minorEastAsia" w:hAnsiTheme="minorHAnsi" w:cstheme="minorBidi"/>
              <w:noProof/>
              <w:sz w:val="22"/>
              <w:lang w:eastAsia="sv-SE"/>
            </w:rPr>
          </w:pPr>
          <w:hyperlink w:anchor="_Toc411633246" w:history="1">
            <w:r w:rsidR="000B17A3" w:rsidRPr="00DF7624">
              <w:rPr>
                <w:rStyle w:val="Hyperlnk"/>
                <w:noProof/>
              </w:rPr>
              <w:t>4.4</w:t>
            </w:r>
            <w:r w:rsidR="000B17A3">
              <w:rPr>
                <w:rFonts w:asciiTheme="minorHAnsi" w:eastAsiaTheme="minorEastAsia" w:hAnsiTheme="minorHAnsi" w:cstheme="minorBidi"/>
                <w:noProof/>
                <w:sz w:val="22"/>
                <w:lang w:eastAsia="sv-SE"/>
              </w:rPr>
              <w:tab/>
            </w:r>
            <w:r w:rsidR="000B17A3" w:rsidRPr="00DF7624">
              <w:rPr>
                <w:rStyle w:val="Hyperlnk"/>
                <w:noProof/>
              </w:rPr>
              <w:t>Felhantering</w:t>
            </w:r>
            <w:r w:rsidR="000B17A3">
              <w:rPr>
                <w:noProof/>
                <w:webHidden/>
              </w:rPr>
              <w:tab/>
            </w:r>
            <w:r w:rsidR="000B17A3">
              <w:rPr>
                <w:noProof/>
                <w:webHidden/>
              </w:rPr>
              <w:fldChar w:fldCharType="begin"/>
            </w:r>
            <w:r w:rsidR="000B17A3">
              <w:rPr>
                <w:noProof/>
                <w:webHidden/>
              </w:rPr>
              <w:instrText xml:space="preserve"> PAGEREF _Toc411633246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08489F1D" w14:textId="77777777" w:rsidR="000B17A3" w:rsidRDefault="004E3B6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7" w:history="1">
            <w:r w:rsidR="000B17A3" w:rsidRPr="00DF7624">
              <w:rPr>
                <w:rStyle w:val="Hyperlnk"/>
                <w:noProof/>
              </w:rPr>
              <w:t>4.4.1</w:t>
            </w:r>
            <w:r w:rsidR="000B17A3">
              <w:rPr>
                <w:rFonts w:asciiTheme="minorHAnsi" w:eastAsiaTheme="minorEastAsia" w:hAnsiTheme="minorHAnsi" w:cstheme="minorBidi"/>
                <w:noProof/>
                <w:sz w:val="22"/>
                <w:lang w:eastAsia="sv-SE"/>
              </w:rPr>
              <w:tab/>
            </w:r>
            <w:r w:rsidR="000B17A3" w:rsidRPr="00DF7624">
              <w:rPr>
                <w:rStyle w:val="Hyperlnk"/>
                <w:noProof/>
              </w:rPr>
              <w:t>Krav på en tjänsteproducent</w:t>
            </w:r>
            <w:r w:rsidR="000B17A3">
              <w:rPr>
                <w:noProof/>
                <w:webHidden/>
              </w:rPr>
              <w:tab/>
            </w:r>
            <w:r w:rsidR="000B17A3">
              <w:rPr>
                <w:noProof/>
                <w:webHidden/>
              </w:rPr>
              <w:fldChar w:fldCharType="begin"/>
            </w:r>
            <w:r w:rsidR="000B17A3">
              <w:rPr>
                <w:noProof/>
                <w:webHidden/>
              </w:rPr>
              <w:instrText xml:space="preserve"> PAGEREF _Toc411633247 \h </w:instrText>
            </w:r>
            <w:r w:rsidR="000B17A3">
              <w:rPr>
                <w:noProof/>
                <w:webHidden/>
              </w:rPr>
            </w:r>
            <w:r w:rsidR="000B17A3">
              <w:rPr>
                <w:noProof/>
                <w:webHidden/>
              </w:rPr>
              <w:fldChar w:fldCharType="separate"/>
            </w:r>
            <w:r w:rsidR="000B17A3">
              <w:rPr>
                <w:noProof/>
                <w:webHidden/>
              </w:rPr>
              <w:t>19</w:t>
            </w:r>
            <w:r w:rsidR="000B17A3">
              <w:rPr>
                <w:noProof/>
                <w:webHidden/>
              </w:rPr>
              <w:fldChar w:fldCharType="end"/>
            </w:r>
          </w:hyperlink>
        </w:p>
        <w:p w14:paraId="650CD826" w14:textId="77777777" w:rsidR="000B17A3" w:rsidRDefault="004E3B6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48" w:history="1">
            <w:r w:rsidR="000B17A3" w:rsidRPr="00DF7624">
              <w:rPr>
                <w:rStyle w:val="Hyperlnk"/>
                <w:noProof/>
              </w:rPr>
              <w:t>4.4.2</w:t>
            </w:r>
            <w:r w:rsidR="000B17A3">
              <w:rPr>
                <w:rFonts w:asciiTheme="minorHAnsi" w:eastAsiaTheme="minorEastAsia" w:hAnsiTheme="minorHAnsi" w:cstheme="minorBidi"/>
                <w:noProof/>
                <w:sz w:val="22"/>
                <w:lang w:eastAsia="sv-SE"/>
              </w:rPr>
              <w:tab/>
            </w:r>
            <w:r w:rsidR="000B17A3" w:rsidRPr="00DF7624">
              <w:rPr>
                <w:rStyle w:val="Hyperlnk"/>
                <w:noProof/>
              </w:rPr>
              <w:t>Krav på en tjänstekonsument</w:t>
            </w:r>
            <w:r w:rsidR="000B17A3">
              <w:rPr>
                <w:noProof/>
                <w:webHidden/>
              </w:rPr>
              <w:tab/>
            </w:r>
            <w:r w:rsidR="000B17A3">
              <w:rPr>
                <w:noProof/>
                <w:webHidden/>
              </w:rPr>
              <w:fldChar w:fldCharType="begin"/>
            </w:r>
            <w:r w:rsidR="000B17A3">
              <w:rPr>
                <w:noProof/>
                <w:webHidden/>
              </w:rPr>
              <w:instrText xml:space="preserve"> PAGEREF _Toc411633248 \h </w:instrText>
            </w:r>
            <w:r w:rsidR="000B17A3">
              <w:rPr>
                <w:noProof/>
                <w:webHidden/>
              </w:rPr>
            </w:r>
            <w:r w:rsidR="000B17A3">
              <w:rPr>
                <w:noProof/>
                <w:webHidden/>
              </w:rPr>
              <w:fldChar w:fldCharType="separate"/>
            </w:r>
            <w:r w:rsidR="000B17A3">
              <w:rPr>
                <w:noProof/>
                <w:webHidden/>
              </w:rPr>
              <w:t>20</w:t>
            </w:r>
            <w:r w:rsidR="000B17A3">
              <w:rPr>
                <w:noProof/>
                <w:webHidden/>
              </w:rPr>
              <w:fldChar w:fldCharType="end"/>
            </w:r>
          </w:hyperlink>
        </w:p>
        <w:p w14:paraId="38CD27FC" w14:textId="77777777" w:rsidR="000B17A3" w:rsidRDefault="004E3B66">
          <w:pPr>
            <w:pStyle w:val="Innehll1"/>
            <w:tabs>
              <w:tab w:val="left" w:pos="400"/>
              <w:tab w:val="right" w:leader="dot" w:pos="10456"/>
            </w:tabs>
            <w:rPr>
              <w:rFonts w:asciiTheme="minorHAnsi" w:eastAsiaTheme="minorEastAsia" w:hAnsiTheme="minorHAnsi" w:cstheme="minorBidi"/>
              <w:noProof/>
              <w:sz w:val="22"/>
              <w:lang w:eastAsia="sv-SE"/>
            </w:rPr>
          </w:pPr>
          <w:hyperlink w:anchor="_Toc411633249" w:history="1">
            <w:r w:rsidR="000B17A3" w:rsidRPr="00DF7624">
              <w:rPr>
                <w:rStyle w:val="Hyperlnk"/>
                <w:noProof/>
              </w:rPr>
              <w:t>5</w:t>
            </w:r>
            <w:r w:rsidR="000B17A3">
              <w:rPr>
                <w:rFonts w:asciiTheme="minorHAnsi" w:eastAsiaTheme="minorEastAsia" w:hAnsiTheme="minorHAnsi" w:cstheme="minorBidi"/>
                <w:noProof/>
                <w:sz w:val="22"/>
                <w:lang w:eastAsia="sv-SE"/>
              </w:rPr>
              <w:tab/>
            </w:r>
            <w:r w:rsidR="000B17A3" w:rsidRPr="00DF7624">
              <w:rPr>
                <w:rStyle w:val="Hyperlnk"/>
                <w:noProof/>
              </w:rPr>
              <w:t>Tjänstedomänens meddelandemodeller</w:t>
            </w:r>
            <w:r w:rsidR="000B17A3">
              <w:rPr>
                <w:noProof/>
                <w:webHidden/>
              </w:rPr>
              <w:tab/>
            </w:r>
            <w:r w:rsidR="000B17A3">
              <w:rPr>
                <w:noProof/>
                <w:webHidden/>
              </w:rPr>
              <w:fldChar w:fldCharType="begin"/>
            </w:r>
            <w:r w:rsidR="000B17A3">
              <w:rPr>
                <w:noProof/>
                <w:webHidden/>
              </w:rPr>
              <w:instrText xml:space="preserve"> PAGEREF _Toc411633249 \h </w:instrText>
            </w:r>
            <w:r w:rsidR="000B17A3">
              <w:rPr>
                <w:noProof/>
                <w:webHidden/>
              </w:rPr>
            </w:r>
            <w:r w:rsidR="000B17A3">
              <w:rPr>
                <w:noProof/>
                <w:webHidden/>
              </w:rPr>
              <w:fldChar w:fldCharType="separate"/>
            </w:r>
            <w:r w:rsidR="000B17A3">
              <w:rPr>
                <w:noProof/>
                <w:webHidden/>
              </w:rPr>
              <w:t>21</w:t>
            </w:r>
            <w:r w:rsidR="000B17A3">
              <w:rPr>
                <w:noProof/>
                <w:webHidden/>
              </w:rPr>
              <w:fldChar w:fldCharType="end"/>
            </w:r>
          </w:hyperlink>
        </w:p>
        <w:p w14:paraId="3183C3E4" w14:textId="77777777" w:rsidR="000B17A3" w:rsidRDefault="004E3B66">
          <w:pPr>
            <w:pStyle w:val="Innehll2"/>
            <w:tabs>
              <w:tab w:val="left" w:pos="880"/>
              <w:tab w:val="right" w:leader="dot" w:pos="10456"/>
            </w:tabs>
            <w:rPr>
              <w:rFonts w:asciiTheme="minorHAnsi" w:eastAsiaTheme="minorEastAsia" w:hAnsiTheme="minorHAnsi" w:cstheme="minorBidi"/>
              <w:noProof/>
              <w:sz w:val="22"/>
              <w:lang w:eastAsia="sv-SE"/>
            </w:rPr>
          </w:pPr>
          <w:hyperlink w:anchor="_Toc411633250" w:history="1">
            <w:r w:rsidR="000B17A3" w:rsidRPr="00DF7624">
              <w:rPr>
                <w:rStyle w:val="Hyperlnk"/>
                <w:noProof/>
              </w:rPr>
              <w:t>5.1</w:t>
            </w:r>
            <w:r w:rsidR="000B17A3">
              <w:rPr>
                <w:rFonts w:asciiTheme="minorHAnsi" w:eastAsiaTheme="minorEastAsia" w:hAnsiTheme="minorHAnsi" w:cstheme="minorBidi"/>
                <w:noProof/>
                <w:sz w:val="22"/>
                <w:lang w:eastAsia="sv-SE"/>
              </w:rPr>
              <w:tab/>
            </w:r>
            <w:r w:rsidR="000B17A3" w:rsidRPr="00DF7624">
              <w:rPr>
                <w:rStyle w:val="Hyperlnk"/>
                <w:noProof/>
              </w:rPr>
              <w:t>V-MIM - Observationer</w:t>
            </w:r>
            <w:r w:rsidR="000B17A3">
              <w:rPr>
                <w:noProof/>
                <w:webHidden/>
              </w:rPr>
              <w:tab/>
            </w:r>
            <w:r w:rsidR="000B17A3">
              <w:rPr>
                <w:noProof/>
                <w:webHidden/>
              </w:rPr>
              <w:fldChar w:fldCharType="begin"/>
            </w:r>
            <w:r w:rsidR="000B17A3">
              <w:rPr>
                <w:noProof/>
                <w:webHidden/>
              </w:rPr>
              <w:instrText xml:space="preserve"> PAGEREF _Toc411633250 \h </w:instrText>
            </w:r>
            <w:r w:rsidR="000B17A3">
              <w:rPr>
                <w:noProof/>
                <w:webHidden/>
              </w:rPr>
            </w:r>
            <w:r w:rsidR="000B17A3">
              <w:rPr>
                <w:noProof/>
                <w:webHidden/>
              </w:rPr>
              <w:fldChar w:fldCharType="separate"/>
            </w:r>
            <w:r w:rsidR="000B17A3">
              <w:rPr>
                <w:noProof/>
                <w:webHidden/>
              </w:rPr>
              <w:t>22</w:t>
            </w:r>
            <w:r w:rsidR="000B17A3">
              <w:rPr>
                <w:noProof/>
                <w:webHidden/>
              </w:rPr>
              <w:fldChar w:fldCharType="end"/>
            </w:r>
          </w:hyperlink>
        </w:p>
        <w:p w14:paraId="26FED766" w14:textId="77777777" w:rsidR="000B17A3" w:rsidRDefault="004E3B66">
          <w:pPr>
            <w:pStyle w:val="Innehll2"/>
            <w:tabs>
              <w:tab w:val="left" w:pos="880"/>
              <w:tab w:val="right" w:leader="dot" w:pos="10456"/>
            </w:tabs>
            <w:rPr>
              <w:rFonts w:asciiTheme="minorHAnsi" w:eastAsiaTheme="minorEastAsia" w:hAnsiTheme="minorHAnsi" w:cstheme="minorBidi"/>
              <w:noProof/>
              <w:sz w:val="22"/>
              <w:lang w:eastAsia="sv-SE"/>
            </w:rPr>
          </w:pPr>
          <w:hyperlink w:anchor="_Toc411633251" w:history="1">
            <w:r w:rsidR="000B17A3" w:rsidRPr="00DF7624">
              <w:rPr>
                <w:rStyle w:val="Hyperlnk"/>
                <w:noProof/>
              </w:rPr>
              <w:t>5.2</w:t>
            </w:r>
            <w:r w:rsidR="000B17A3">
              <w:rPr>
                <w:rFonts w:asciiTheme="minorHAnsi" w:eastAsiaTheme="minorEastAsia" w:hAnsiTheme="minorHAnsi" w:cstheme="minorBidi"/>
                <w:noProof/>
                <w:sz w:val="22"/>
                <w:lang w:eastAsia="sv-SE"/>
              </w:rPr>
              <w:tab/>
            </w:r>
            <w:r w:rsidR="000B17A3" w:rsidRPr="00DF7624">
              <w:rPr>
                <w:rStyle w:val="Hyperlnk"/>
                <w:noProof/>
              </w:rPr>
              <w:t>Formatregler</w:t>
            </w:r>
            <w:r w:rsidR="000B17A3">
              <w:rPr>
                <w:noProof/>
                <w:webHidden/>
              </w:rPr>
              <w:tab/>
            </w:r>
            <w:r w:rsidR="000B17A3">
              <w:rPr>
                <w:noProof/>
                <w:webHidden/>
              </w:rPr>
              <w:fldChar w:fldCharType="begin"/>
            </w:r>
            <w:r w:rsidR="000B17A3">
              <w:rPr>
                <w:noProof/>
                <w:webHidden/>
              </w:rPr>
              <w:instrText xml:space="preserve"> PAGEREF _Toc411633251 \h </w:instrText>
            </w:r>
            <w:r w:rsidR="000B17A3">
              <w:rPr>
                <w:noProof/>
                <w:webHidden/>
              </w:rPr>
            </w:r>
            <w:r w:rsidR="000B17A3">
              <w:rPr>
                <w:noProof/>
                <w:webHidden/>
              </w:rPr>
              <w:fldChar w:fldCharType="separate"/>
            </w:r>
            <w:r w:rsidR="000B17A3">
              <w:rPr>
                <w:noProof/>
                <w:webHidden/>
              </w:rPr>
              <w:t>26</w:t>
            </w:r>
            <w:r w:rsidR="000B17A3">
              <w:rPr>
                <w:noProof/>
                <w:webHidden/>
              </w:rPr>
              <w:fldChar w:fldCharType="end"/>
            </w:r>
          </w:hyperlink>
        </w:p>
        <w:p w14:paraId="199A282B" w14:textId="77777777" w:rsidR="000B17A3" w:rsidRDefault="004E3B6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2" w:history="1">
            <w:r w:rsidR="000B17A3" w:rsidRPr="00DF7624">
              <w:rPr>
                <w:rStyle w:val="Hyperlnk"/>
                <w:noProof/>
              </w:rPr>
              <w:t>5.2.1</w:t>
            </w:r>
            <w:r w:rsidR="000B17A3">
              <w:rPr>
                <w:rFonts w:asciiTheme="minorHAnsi" w:eastAsiaTheme="minorEastAsia" w:hAnsiTheme="minorHAnsi" w:cstheme="minorBidi"/>
                <w:noProof/>
                <w:sz w:val="22"/>
                <w:lang w:eastAsia="sv-SE"/>
              </w:rPr>
              <w:tab/>
            </w:r>
            <w:r w:rsidR="000B17A3" w:rsidRPr="00DF7624">
              <w:rPr>
                <w:rStyle w:val="Hyperlnk"/>
                <w:noProof/>
              </w:rPr>
              <w:t>Regel 1 – ReferredInformation.time</w:t>
            </w:r>
            <w:r w:rsidR="000B17A3">
              <w:rPr>
                <w:noProof/>
                <w:webHidden/>
              </w:rPr>
              <w:tab/>
            </w:r>
            <w:r w:rsidR="000B17A3">
              <w:rPr>
                <w:noProof/>
                <w:webHidden/>
              </w:rPr>
              <w:fldChar w:fldCharType="begin"/>
            </w:r>
            <w:r w:rsidR="000B17A3">
              <w:rPr>
                <w:noProof/>
                <w:webHidden/>
              </w:rPr>
              <w:instrText xml:space="preserve"> PAGEREF _Toc411633252 \h </w:instrText>
            </w:r>
            <w:r w:rsidR="000B17A3">
              <w:rPr>
                <w:noProof/>
                <w:webHidden/>
              </w:rPr>
            </w:r>
            <w:r w:rsidR="000B17A3">
              <w:rPr>
                <w:noProof/>
                <w:webHidden/>
              </w:rPr>
              <w:fldChar w:fldCharType="separate"/>
            </w:r>
            <w:r w:rsidR="000B17A3">
              <w:rPr>
                <w:noProof/>
                <w:webHidden/>
              </w:rPr>
              <w:t>26</w:t>
            </w:r>
            <w:r w:rsidR="000B17A3">
              <w:rPr>
                <w:noProof/>
                <w:webHidden/>
              </w:rPr>
              <w:fldChar w:fldCharType="end"/>
            </w:r>
          </w:hyperlink>
        </w:p>
        <w:p w14:paraId="4A03B15E" w14:textId="77777777" w:rsidR="000B17A3" w:rsidRDefault="004E3B66">
          <w:pPr>
            <w:pStyle w:val="Innehll1"/>
            <w:tabs>
              <w:tab w:val="left" w:pos="400"/>
              <w:tab w:val="right" w:leader="dot" w:pos="10456"/>
            </w:tabs>
            <w:rPr>
              <w:rFonts w:asciiTheme="minorHAnsi" w:eastAsiaTheme="minorEastAsia" w:hAnsiTheme="minorHAnsi" w:cstheme="minorBidi"/>
              <w:noProof/>
              <w:sz w:val="22"/>
              <w:lang w:eastAsia="sv-SE"/>
            </w:rPr>
          </w:pPr>
          <w:hyperlink w:anchor="_Toc411633253" w:history="1">
            <w:r w:rsidR="000B17A3" w:rsidRPr="00DF7624">
              <w:rPr>
                <w:rStyle w:val="Hyperlnk"/>
                <w:noProof/>
              </w:rPr>
              <w:t>6</w:t>
            </w:r>
            <w:r w:rsidR="000B17A3">
              <w:rPr>
                <w:rFonts w:asciiTheme="minorHAnsi" w:eastAsiaTheme="minorEastAsia" w:hAnsiTheme="minorHAnsi" w:cstheme="minorBidi"/>
                <w:noProof/>
                <w:sz w:val="22"/>
                <w:lang w:eastAsia="sv-SE"/>
              </w:rPr>
              <w:tab/>
            </w:r>
            <w:r w:rsidR="000B17A3" w:rsidRPr="00DF7624">
              <w:rPr>
                <w:rStyle w:val="Hyperlnk"/>
                <w:noProof/>
              </w:rPr>
              <w:t>Tjänstekontrakt</w:t>
            </w:r>
            <w:r w:rsidR="000B17A3">
              <w:rPr>
                <w:noProof/>
                <w:webHidden/>
              </w:rPr>
              <w:tab/>
            </w:r>
            <w:r w:rsidR="000B17A3">
              <w:rPr>
                <w:noProof/>
                <w:webHidden/>
              </w:rPr>
              <w:fldChar w:fldCharType="begin"/>
            </w:r>
            <w:r w:rsidR="000B17A3">
              <w:rPr>
                <w:noProof/>
                <w:webHidden/>
              </w:rPr>
              <w:instrText xml:space="preserve"> PAGEREF _Toc411633253 \h </w:instrText>
            </w:r>
            <w:r w:rsidR="000B17A3">
              <w:rPr>
                <w:noProof/>
                <w:webHidden/>
              </w:rPr>
            </w:r>
            <w:r w:rsidR="000B17A3">
              <w:rPr>
                <w:noProof/>
                <w:webHidden/>
              </w:rPr>
              <w:fldChar w:fldCharType="separate"/>
            </w:r>
            <w:r w:rsidR="000B17A3">
              <w:rPr>
                <w:noProof/>
                <w:webHidden/>
              </w:rPr>
              <w:t>27</w:t>
            </w:r>
            <w:r w:rsidR="000B17A3">
              <w:rPr>
                <w:noProof/>
                <w:webHidden/>
              </w:rPr>
              <w:fldChar w:fldCharType="end"/>
            </w:r>
          </w:hyperlink>
        </w:p>
        <w:p w14:paraId="0AB84263" w14:textId="77777777" w:rsidR="000B17A3" w:rsidRDefault="004E3B66">
          <w:pPr>
            <w:pStyle w:val="Innehll2"/>
            <w:tabs>
              <w:tab w:val="left" w:pos="880"/>
              <w:tab w:val="right" w:leader="dot" w:pos="10456"/>
            </w:tabs>
            <w:rPr>
              <w:rFonts w:asciiTheme="minorHAnsi" w:eastAsiaTheme="minorEastAsia" w:hAnsiTheme="minorHAnsi" w:cstheme="minorBidi"/>
              <w:noProof/>
              <w:sz w:val="22"/>
              <w:lang w:eastAsia="sv-SE"/>
            </w:rPr>
          </w:pPr>
          <w:hyperlink w:anchor="_Toc411633254" w:history="1">
            <w:r w:rsidR="000B17A3" w:rsidRPr="00DF7624">
              <w:rPr>
                <w:rStyle w:val="Hyperlnk"/>
                <w:noProof/>
              </w:rPr>
              <w:t>6.1</w:t>
            </w:r>
            <w:r w:rsidR="000B17A3">
              <w:rPr>
                <w:rFonts w:asciiTheme="minorHAnsi" w:eastAsiaTheme="minorEastAsia" w:hAnsiTheme="minorHAnsi" w:cstheme="minorBidi"/>
                <w:noProof/>
                <w:sz w:val="22"/>
                <w:lang w:eastAsia="sv-SE"/>
              </w:rPr>
              <w:tab/>
            </w:r>
            <w:r w:rsidR="000B17A3" w:rsidRPr="00DF7624">
              <w:rPr>
                <w:rStyle w:val="Hyperlnk"/>
                <w:noProof/>
              </w:rPr>
              <w:t>GetObservations</w:t>
            </w:r>
            <w:r w:rsidR="000B17A3">
              <w:rPr>
                <w:noProof/>
                <w:webHidden/>
              </w:rPr>
              <w:tab/>
            </w:r>
            <w:r w:rsidR="000B17A3">
              <w:rPr>
                <w:noProof/>
                <w:webHidden/>
              </w:rPr>
              <w:fldChar w:fldCharType="begin"/>
            </w:r>
            <w:r w:rsidR="000B17A3">
              <w:rPr>
                <w:noProof/>
                <w:webHidden/>
              </w:rPr>
              <w:instrText xml:space="preserve"> PAGEREF _Toc411633254 \h </w:instrText>
            </w:r>
            <w:r w:rsidR="000B17A3">
              <w:rPr>
                <w:noProof/>
                <w:webHidden/>
              </w:rPr>
            </w:r>
            <w:r w:rsidR="000B17A3">
              <w:rPr>
                <w:noProof/>
                <w:webHidden/>
              </w:rPr>
              <w:fldChar w:fldCharType="separate"/>
            </w:r>
            <w:r w:rsidR="000B17A3">
              <w:rPr>
                <w:noProof/>
                <w:webHidden/>
              </w:rPr>
              <w:t>27</w:t>
            </w:r>
            <w:r w:rsidR="000B17A3">
              <w:rPr>
                <w:noProof/>
                <w:webHidden/>
              </w:rPr>
              <w:fldChar w:fldCharType="end"/>
            </w:r>
          </w:hyperlink>
        </w:p>
        <w:p w14:paraId="59D77E45" w14:textId="77777777" w:rsidR="000B17A3" w:rsidRDefault="004E3B6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5" w:history="1">
            <w:r w:rsidR="000B17A3" w:rsidRPr="00DF7624">
              <w:rPr>
                <w:rStyle w:val="Hyperlnk"/>
                <w:noProof/>
              </w:rPr>
              <w:t>6.1.1</w:t>
            </w:r>
            <w:r w:rsidR="000B17A3">
              <w:rPr>
                <w:rFonts w:asciiTheme="minorHAnsi" w:eastAsiaTheme="minorEastAsia" w:hAnsiTheme="minorHAnsi" w:cstheme="minorBidi"/>
                <w:noProof/>
                <w:sz w:val="22"/>
                <w:lang w:eastAsia="sv-SE"/>
              </w:rPr>
              <w:tab/>
            </w:r>
            <w:r w:rsidR="000B17A3" w:rsidRPr="00DF7624">
              <w:rPr>
                <w:rStyle w:val="Hyperlnk"/>
                <w:noProof/>
              </w:rPr>
              <w:t>Version</w:t>
            </w:r>
            <w:r w:rsidR="000B17A3">
              <w:rPr>
                <w:noProof/>
                <w:webHidden/>
              </w:rPr>
              <w:tab/>
            </w:r>
            <w:r w:rsidR="000B17A3">
              <w:rPr>
                <w:noProof/>
                <w:webHidden/>
              </w:rPr>
              <w:fldChar w:fldCharType="begin"/>
            </w:r>
            <w:r w:rsidR="000B17A3">
              <w:rPr>
                <w:noProof/>
                <w:webHidden/>
              </w:rPr>
              <w:instrText xml:space="preserve"> PAGEREF _Toc411633255 \h </w:instrText>
            </w:r>
            <w:r w:rsidR="000B17A3">
              <w:rPr>
                <w:noProof/>
                <w:webHidden/>
              </w:rPr>
            </w:r>
            <w:r w:rsidR="000B17A3">
              <w:rPr>
                <w:noProof/>
                <w:webHidden/>
              </w:rPr>
              <w:fldChar w:fldCharType="separate"/>
            </w:r>
            <w:r w:rsidR="000B17A3">
              <w:rPr>
                <w:noProof/>
                <w:webHidden/>
              </w:rPr>
              <w:t>27</w:t>
            </w:r>
            <w:r w:rsidR="000B17A3">
              <w:rPr>
                <w:noProof/>
                <w:webHidden/>
              </w:rPr>
              <w:fldChar w:fldCharType="end"/>
            </w:r>
          </w:hyperlink>
        </w:p>
        <w:p w14:paraId="3B1400A6" w14:textId="77777777" w:rsidR="000B17A3" w:rsidRDefault="004E3B6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6" w:history="1">
            <w:r w:rsidR="000B17A3" w:rsidRPr="00DF7624">
              <w:rPr>
                <w:rStyle w:val="Hyperlnk"/>
                <w:noProof/>
              </w:rPr>
              <w:t>6.1.2</w:t>
            </w:r>
            <w:r w:rsidR="000B17A3">
              <w:rPr>
                <w:rFonts w:asciiTheme="minorHAnsi" w:eastAsiaTheme="minorEastAsia" w:hAnsiTheme="minorHAnsi" w:cstheme="minorBidi"/>
                <w:noProof/>
                <w:sz w:val="22"/>
                <w:lang w:eastAsia="sv-SE"/>
              </w:rPr>
              <w:tab/>
            </w:r>
            <w:r w:rsidR="000B17A3" w:rsidRPr="00DF7624">
              <w:rPr>
                <w:rStyle w:val="Hyperlnk"/>
                <w:noProof/>
              </w:rPr>
              <w:t>Fältregler</w:t>
            </w:r>
            <w:r w:rsidR="000B17A3">
              <w:rPr>
                <w:noProof/>
                <w:webHidden/>
              </w:rPr>
              <w:tab/>
            </w:r>
            <w:r w:rsidR="000B17A3">
              <w:rPr>
                <w:noProof/>
                <w:webHidden/>
              </w:rPr>
              <w:fldChar w:fldCharType="begin"/>
            </w:r>
            <w:r w:rsidR="000B17A3">
              <w:rPr>
                <w:noProof/>
                <w:webHidden/>
              </w:rPr>
              <w:instrText xml:space="preserve"> PAGEREF _Toc411633256 \h </w:instrText>
            </w:r>
            <w:r w:rsidR="000B17A3">
              <w:rPr>
                <w:noProof/>
                <w:webHidden/>
              </w:rPr>
            </w:r>
            <w:r w:rsidR="000B17A3">
              <w:rPr>
                <w:noProof/>
                <w:webHidden/>
              </w:rPr>
              <w:fldChar w:fldCharType="separate"/>
            </w:r>
            <w:r w:rsidR="000B17A3">
              <w:rPr>
                <w:noProof/>
                <w:webHidden/>
              </w:rPr>
              <w:t>27</w:t>
            </w:r>
            <w:r w:rsidR="000B17A3">
              <w:rPr>
                <w:noProof/>
                <w:webHidden/>
              </w:rPr>
              <w:fldChar w:fldCharType="end"/>
            </w:r>
          </w:hyperlink>
        </w:p>
        <w:p w14:paraId="0969A325" w14:textId="77777777" w:rsidR="000B17A3" w:rsidRDefault="004E3B6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7" w:history="1">
            <w:r w:rsidR="000B17A3" w:rsidRPr="00DF7624">
              <w:rPr>
                <w:rStyle w:val="Hyperlnk"/>
                <w:noProof/>
              </w:rPr>
              <w:t>6.1.3</w:t>
            </w:r>
            <w:r w:rsidR="000B17A3">
              <w:rPr>
                <w:rFonts w:asciiTheme="minorHAnsi" w:eastAsiaTheme="minorEastAsia" w:hAnsiTheme="minorHAnsi" w:cstheme="minorBidi"/>
                <w:noProof/>
                <w:sz w:val="22"/>
                <w:lang w:eastAsia="sv-SE"/>
              </w:rPr>
              <w:tab/>
            </w:r>
            <w:r w:rsidR="000B17A3" w:rsidRPr="00DF7624">
              <w:rPr>
                <w:rStyle w:val="Hyperlnk"/>
                <w:noProof/>
              </w:rPr>
              <w:t>Övriga regler</w:t>
            </w:r>
            <w:r w:rsidR="000B17A3">
              <w:rPr>
                <w:noProof/>
                <w:webHidden/>
              </w:rPr>
              <w:tab/>
            </w:r>
            <w:r w:rsidR="000B17A3">
              <w:rPr>
                <w:noProof/>
                <w:webHidden/>
              </w:rPr>
              <w:fldChar w:fldCharType="begin"/>
            </w:r>
            <w:r w:rsidR="000B17A3">
              <w:rPr>
                <w:noProof/>
                <w:webHidden/>
              </w:rPr>
              <w:instrText xml:space="preserve"> PAGEREF _Toc411633257 \h </w:instrText>
            </w:r>
            <w:r w:rsidR="000B17A3">
              <w:rPr>
                <w:noProof/>
                <w:webHidden/>
              </w:rPr>
            </w:r>
            <w:r w:rsidR="000B17A3">
              <w:rPr>
                <w:noProof/>
                <w:webHidden/>
              </w:rPr>
              <w:fldChar w:fldCharType="separate"/>
            </w:r>
            <w:r w:rsidR="000B17A3">
              <w:rPr>
                <w:noProof/>
                <w:webHidden/>
              </w:rPr>
              <w:t>49</w:t>
            </w:r>
            <w:r w:rsidR="000B17A3">
              <w:rPr>
                <w:noProof/>
                <w:webHidden/>
              </w:rPr>
              <w:fldChar w:fldCharType="end"/>
            </w:r>
          </w:hyperlink>
        </w:p>
        <w:p w14:paraId="34A476D1" w14:textId="77777777" w:rsidR="000B17A3" w:rsidRDefault="004E3B66">
          <w:pPr>
            <w:pStyle w:val="Innehll3"/>
            <w:tabs>
              <w:tab w:val="left" w:pos="1100"/>
              <w:tab w:val="right" w:leader="dot" w:pos="10456"/>
            </w:tabs>
            <w:rPr>
              <w:rFonts w:asciiTheme="minorHAnsi" w:eastAsiaTheme="minorEastAsia" w:hAnsiTheme="minorHAnsi" w:cstheme="minorBidi"/>
              <w:noProof/>
              <w:sz w:val="22"/>
              <w:lang w:eastAsia="sv-SE"/>
            </w:rPr>
          </w:pPr>
          <w:hyperlink w:anchor="_Toc411633258" w:history="1">
            <w:r w:rsidR="000B17A3" w:rsidRPr="00DF7624">
              <w:rPr>
                <w:rStyle w:val="Hyperlnk"/>
                <w:noProof/>
              </w:rPr>
              <w:t>6.1.4</w:t>
            </w:r>
            <w:r w:rsidR="000B17A3">
              <w:rPr>
                <w:rFonts w:asciiTheme="minorHAnsi" w:eastAsiaTheme="minorEastAsia" w:hAnsiTheme="minorHAnsi" w:cstheme="minorBidi"/>
                <w:noProof/>
                <w:sz w:val="22"/>
                <w:lang w:eastAsia="sv-SE"/>
              </w:rPr>
              <w:tab/>
            </w:r>
            <w:r w:rsidR="000B17A3" w:rsidRPr="00DF7624">
              <w:rPr>
                <w:rStyle w:val="Hyperlnk"/>
                <w:noProof/>
              </w:rPr>
              <w:t>Annan information om kontraktet</w:t>
            </w:r>
            <w:r w:rsidR="000B17A3">
              <w:rPr>
                <w:noProof/>
                <w:webHidden/>
              </w:rPr>
              <w:tab/>
            </w:r>
            <w:r w:rsidR="000B17A3">
              <w:rPr>
                <w:noProof/>
                <w:webHidden/>
              </w:rPr>
              <w:fldChar w:fldCharType="begin"/>
            </w:r>
            <w:r w:rsidR="000B17A3">
              <w:rPr>
                <w:noProof/>
                <w:webHidden/>
              </w:rPr>
              <w:instrText xml:space="preserve"> PAGEREF _Toc411633258 \h </w:instrText>
            </w:r>
            <w:r w:rsidR="000B17A3">
              <w:rPr>
                <w:noProof/>
                <w:webHidden/>
              </w:rPr>
            </w:r>
            <w:r w:rsidR="000B17A3">
              <w:rPr>
                <w:noProof/>
                <w:webHidden/>
              </w:rPr>
              <w:fldChar w:fldCharType="separate"/>
            </w:r>
            <w:r w:rsidR="000B17A3">
              <w:rPr>
                <w:noProof/>
                <w:webHidden/>
              </w:rPr>
              <w:t>51</w:t>
            </w:r>
            <w:r w:rsidR="000B17A3">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1" w:name="Radera3"/>
      <w:bookmarkEnd w:id="0"/>
      <w:bookmarkEnd w:id="1"/>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992906" w:rsidRPr="000C2908" w14:paraId="379AAC00" w14:textId="77777777" w:rsidTr="00C73247">
        <w:tc>
          <w:tcPr>
            <w:tcW w:w="1304" w:type="dxa"/>
          </w:tcPr>
          <w:p w14:paraId="57D59C90" w14:textId="4316CBDB" w:rsidR="00992906" w:rsidRPr="00635B8E" w:rsidRDefault="00992906" w:rsidP="007C1FB9">
            <w:pPr>
              <w:pStyle w:val="TableText"/>
              <w:rPr>
                <w:rFonts w:ascii="Georgia" w:hAnsi="Georgia"/>
              </w:rPr>
            </w:pPr>
            <w:r w:rsidRPr="00635B8E">
              <w:rPr>
                <w:rFonts w:ascii="Georgia" w:hAnsi="Georgia"/>
              </w:rPr>
              <w:t>1.0</w:t>
            </w:r>
            <w:r w:rsidR="00635B8E">
              <w:rPr>
                <w:rFonts w:ascii="Georgia" w:hAnsi="Georgia"/>
              </w:rPr>
              <w:t>_RC</w:t>
            </w:r>
            <w:r w:rsidR="00B368CE">
              <w:rPr>
                <w:rFonts w:ascii="Georgia" w:hAnsi="Georgia"/>
              </w:rPr>
              <w:t>4</w:t>
            </w:r>
          </w:p>
        </w:tc>
        <w:tc>
          <w:tcPr>
            <w:tcW w:w="992" w:type="dxa"/>
            <w:shd w:val="clear" w:color="auto" w:fill="auto"/>
          </w:tcPr>
          <w:p w14:paraId="38E41FD9" w14:textId="5177DD6E" w:rsidR="00992906" w:rsidRPr="00992906" w:rsidRDefault="00992906" w:rsidP="007C1FB9">
            <w:pPr>
              <w:pStyle w:val="TableText"/>
              <w:rPr>
                <w:rFonts w:ascii="Georgia" w:hAnsi="Georgia"/>
              </w:rPr>
            </w:pPr>
          </w:p>
        </w:tc>
        <w:tc>
          <w:tcPr>
            <w:tcW w:w="1560" w:type="dxa"/>
          </w:tcPr>
          <w:p w14:paraId="22A69203" w14:textId="77777777" w:rsidR="00992906" w:rsidRPr="002B7775" w:rsidRDefault="00992906" w:rsidP="008C223D">
            <w:pPr>
              <w:pStyle w:val="TableText"/>
            </w:pPr>
          </w:p>
        </w:tc>
        <w:tc>
          <w:tcPr>
            <w:tcW w:w="3260" w:type="dxa"/>
          </w:tcPr>
          <w:p w14:paraId="4F5A8435" w14:textId="77777777" w:rsidR="00992906" w:rsidRDefault="00992906" w:rsidP="00992906">
            <w:pPr>
              <w:pStyle w:val="TableText"/>
              <w:numPr>
                <w:ilvl w:val="0"/>
                <w:numId w:val="40"/>
              </w:numPr>
              <w:tabs>
                <w:tab w:val="right" w:pos="3176"/>
              </w:tabs>
              <w:ind w:left="113" w:hanging="113"/>
              <w:jc w:val="left"/>
            </w:pPr>
            <w:r>
              <w:t xml:space="preserve">Tagit bort process- och </w:t>
            </w:r>
            <w:proofErr w:type="spellStart"/>
            <w:r>
              <w:t>delete</w:t>
            </w:r>
            <w:proofErr w:type="spellEnd"/>
            <w:r>
              <w:t>-tjänster</w:t>
            </w:r>
          </w:p>
          <w:p w14:paraId="2630C558" w14:textId="77777777" w:rsidR="00992906" w:rsidRDefault="00992906" w:rsidP="00992906">
            <w:pPr>
              <w:pStyle w:val="TableText"/>
              <w:numPr>
                <w:ilvl w:val="0"/>
                <w:numId w:val="40"/>
              </w:numPr>
              <w:tabs>
                <w:tab w:val="right" w:pos="3176"/>
              </w:tabs>
              <w:ind w:left="113" w:hanging="113"/>
              <w:jc w:val="left"/>
            </w:pPr>
            <w:r>
              <w:t>Slagit ihop observations- och mätvärdeskontrakten</w:t>
            </w:r>
          </w:p>
          <w:p w14:paraId="380F77AB" w14:textId="77777777" w:rsidR="002E6E06" w:rsidRDefault="002E6E06" w:rsidP="00992906">
            <w:pPr>
              <w:pStyle w:val="TableText"/>
              <w:numPr>
                <w:ilvl w:val="0"/>
                <w:numId w:val="40"/>
              </w:numPr>
              <w:tabs>
                <w:tab w:val="right" w:pos="3176"/>
              </w:tabs>
              <w:ind w:left="113" w:hanging="113"/>
              <w:jc w:val="left"/>
            </w:pPr>
            <w:r>
              <w:t>Uppdaterat kapitel 3</w:t>
            </w:r>
          </w:p>
          <w:p w14:paraId="6B3C502F" w14:textId="63D0EDAE" w:rsidR="002E6E06" w:rsidRDefault="002E6E06" w:rsidP="00992906">
            <w:pPr>
              <w:pStyle w:val="TableText"/>
              <w:numPr>
                <w:ilvl w:val="0"/>
                <w:numId w:val="40"/>
              </w:numPr>
              <w:tabs>
                <w:tab w:val="right" w:pos="3176"/>
              </w:tabs>
              <w:ind w:left="113" w:hanging="113"/>
              <w:jc w:val="left"/>
            </w:pPr>
            <w:r>
              <w:t xml:space="preserve">Använder Socialstyrelsens NI-modeller som </w:t>
            </w:r>
            <w:proofErr w:type="spellStart"/>
            <w:r>
              <w:t>referensmodell</w:t>
            </w:r>
            <w:proofErr w:type="spellEnd"/>
          </w:p>
        </w:tc>
        <w:tc>
          <w:tcPr>
            <w:tcW w:w="1559" w:type="dxa"/>
          </w:tcPr>
          <w:p w14:paraId="04ED4FEC" w14:textId="77777777" w:rsidR="00992906" w:rsidRDefault="00992906" w:rsidP="00C73247">
            <w:pPr>
              <w:pStyle w:val="TableText"/>
            </w:pPr>
            <w:r>
              <w:t>Torbjörn Dahlin</w:t>
            </w:r>
          </w:p>
          <w:p w14:paraId="03DD05C7" w14:textId="6C41077B" w:rsidR="00992906" w:rsidRDefault="00992906" w:rsidP="00C73247">
            <w:pPr>
              <w:pStyle w:val="TableText"/>
            </w:pPr>
          </w:p>
        </w:tc>
        <w:tc>
          <w:tcPr>
            <w:tcW w:w="1418" w:type="dxa"/>
          </w:tcPr>
          <w:p w14:paraId="51334995" w14:textId="77777777" w:rsidR="00992906" w:rsidRPr="000C2908" w:rsidRDefault="00992906" w:rsidP="007C1FB9">
            <w:pPr>
              <w:pStyle w:val="TableText"/>
              <w:rPr>
                <w:rFonts w:ascii="Georgia" w:hAnsi="Georgia"/>
              </w:rPr>
            </w:pPr>
          </w:p>
        </w:tc>
      </w:tr>
      <w:tr w:rsidR="00534FBE" w:rsidRPr="000C2908" w14:paraId="60066238" w14:textId="77777777" w:rsidTr="00C73247">
        <w:tc>
          <w:tcPr>
            <w:tcW w:w="1304" w:type="dxa"/>
          </w:tcPr>
          <w:p w14:paraId="22F6C186" w14:textId="34F9BDD6" w:rsidR="00534FBE" w:rsidRPr="00635B8E" w:rsidRDefault="00534FBE" w:rsidP="007C1FB9">
            <w:pPr>
              <w:pStyle w:val="TableText"/>
              <w:rPr>
                <w:rFonts w:ascii="Georgia" w:hAnsi="Georgia"/>
              </w:rPr>
            </w:pPr>
            <w:r w:rsidRPr="00635B8E">
              <w:rPr>
                <w:rFonts w:ascii="Georgia" w:hAnsi="Georgia"/>
              </w:rPr>
              <w:t>1.0_RC</w:t>
            </w:r>
            <w:r w:rsidR="00B368CE">
              <w:rPr>
                <w:rFonts w:ascii="Georgia" w:hAnsi="Georgia"/>
              </w:rPr>
              <w:t>4</w:t>
            </w:r>
          </w:p>
        </w:tc>
        <w:tc>
          <w:tcPr>
            <w:tcW w:w="992" w:type="dxa"/>
            <w:shd w:val="clear" w:color="auto" w:fill="auto"/>
          </w:tcPr>
          <w:p w14:paraId="6F6AEAD9" w14:textId="77777777" w:rsidR="00534FBE" w:rsidRPr="00992906" w:rsidRDefault="00534FBE" w:rsidP="007C1FB9">
            <w:pPr>
              <w:pStyle w:val="TableText"/>
              <w:rPr>
                <w:rFonts w:ascii="Georgia" w:hAnsi="Georgia"/>
              </w:rPr>
            </w:pPr>
          </w:p>
        </w:tc>
        <w:tc>
          <w:tcPr>
            <w:tcW w:w="1560" w:type="dxa"/>
          </w:tcPr>
          <w:p w14:paraId="73C0775F" w14:textId="5D19052E" w:rsidR="00534FBE" w:rsidRPr="002B7775" w:rsidRDefault="00534FBE" w:rsidP="008C223D">
            <w:pPr>
              <w:pStyle w:val="TableText"/>
            </w:pPr>
            <w:r>
              <w:t>2014-12-17</w:t>
            </w:r>
          </w:p>
        </w:tc>
        <w:tc>
          <w:tcPr>
            <w:tcW w:w="3260" w:type="dxa"/>
          </w:tcPr>
          <w:p w14:paraId="23E8A2BC" w14:textId="77777777" w:rsidR="00534FBE" w:rsidRDefault="00534FBE" w:rsidP="000D3E6C">
            <w:pPr>
              <w:pStyle w:val="TableText"/>
              <w:numPr>
                <w:ilvl w:val="0"/>
                <w:numId w:val="40"/>
              </w:numPr>
              <w:tabs>
                <w:tab w:val="right" w:pos="3176"/>
              </w:tabs>
              <w:ind w:left="113" w:hanging="113"/>
              <w:jc w:val="left"/>
            </w:pPr>
            <w:r>
              <w:t xml:space="preserve">Ändrat </w:t>
            </w:r>
            <w:proofErr w:type="spellStart"/>
            <w:r>
              <w:t>categorization</w:t>
            </w:r>
            <w:proofErr w:type="spellEnd"/>
            <w:r>
              <w:t xml:space="preserve"> ifrån </w:t>
            </w:r>
            <w:proofErr w:type="spellStart"/>
            <w:r>
              <w:t>chb</w:t>
            </w:r>
            <w:proofErr w:type="spellEnd"/>
            <w:r>
              <w:t xml:space="preserve">-go till </w:t>
            </w:r>
            <w:proofErr w:type="spellStart"/>
            <w:r>
              <w:t>chb</w:t>
            </w:r>
            <w:proofErr w:type="spellEnd"/>
            <w:r>
              <w:t>-o</w:t>
            </w:r>
          </w:p>
          <w:p w14:paraId="2EB7C4CA" w14:textId="77777777" w:rsidR="00534FBE" w:rsidRDefault="00534FBE" w:rsidP="000D3E6C">
            <w:pPr>
              <w:pStyle w:val="TableText"/>
              <w:numPr>
                <w:ilvl w:val="0"/>
                <w:numId w:val="40"/>
              </w:numPr>
              <w:tabs>
                <w:tab w:val="right" w:pos="3176"/>
              </w:tabs>
              <w:ind w:left="113" w:hanging="113"/>
              <w:jc w:val="left"/>
            </w:pPr>
            <w:r>
              <w:lastRenderedPageBreak/>
              <w:t>Uppdaterat referenser</w:t>
            </w:r>
          </w:p>
          <w:p w14:paraId="39B0711F" w14:textId="5B053F97" w:rsidR="00534FBE" w:rsidRDefault="00534FBE" w:rsidP="00992906">
            <w:pPr>
              <w:pStyle w:val="TableText"/>
              <w:numPr>
                <w:ilvl w:val="0"/>
                <w:numId w:val="40"/>
              </w:numPr>
              <w:tabs>
                <w:tab w:val="right" w:pos="3176"/>
              </w:tabs>
              <w:ind w:left="113" w:hanging="113"/>
              <w:jc w:val="left"/>
            </w:pPr>
            <w:r>
              <w:t xml:space="preserve">Tagit bort avsnittet kring EI </w:t>
            </w:r>
            <w:proofErr w:type="spellStart"/>
            <w:r>
              <w:t>GetUpdates</w:t>
            </w:r>
            <w:proofErr w:type="spellEnd"/>
            <w:r>
              <w:t xml:space="preserve"> då det inte stöds av plattformen.</w:t>
            </w:r>
          </w:p>
        </w:tc>
        <w:tc>
          <w:tcPr>
            <w:tcW w:w="1559" w:type="dxa"/>
          </w:tcPr>
          <w:p w14:paraId="40F0849C" w14:textId="6DE7D4D4" w:rsidR="00534FBE" w:rsidRDefault="00635B8E" w:rsidP="00C73247">
            <w:pPr>
              <w:pStyle w:val="TableText"/>
            </w:pPr>
            <w:r>
              <w:lastRenderedPageBreak/>
              <w:t>Khaled Daham</w:t>
            </w:r>
          </w:p>
        </w:tc>
        <w:tc>
          <w:tcPr>
            <w:tcW w:w="1418" w:type="dxa"/>
          </w:tcPr>
          <w:p w14:paraId="661C200C" w14:textId="77777777" w:rsidR="00534FBE" w:rsidRPr="000C2908" w:rsidRDefault="00534FBE" w:rsidP="007C1FB9">
            <w:pPr>
              <w:pStyle w:val="TableText"/>
              <w:rPr>
                <w:rFonts w:ascii="Georgia" w:hAnsi="Georgia"/>
              </w:rPr>
            </w:pPr>
          </w:p>
        </w:tc>
      </w:tr>
      <w:tr w:rsidR="000D3E6C" w:rsidRPr="000C2908" w14:paraId="024C747D" w14:textId="77777777" w:rsidTr="00C73247">
        <w:tc>
          <w:tcPr>
            <w:tcW w:w="1304" w:type="dxa"/>
          </w:tcPr>
          <w:p w14:paraId="22F0E8D2" w14:textId="4A1DA385" w:rsidR="000D3E6C" w:rsidRPr="00635B8E" w:rsidRDefault="000D3E6C" w:rsidP="007C1FB9">
            <w:pPr>
              <w:pStyle w:val="TableText"/>
              <w:rPr>
                <w:rFonts w:ascii="Georgia" w:hAnsi="Georgia"/>
              </w:rPr>
            </w:pPr>
            <w:r>
              <w:rPr>
                <w:rFonts w:ascii="Georgia" w:hAnsi="Georgia"/>
              </w:rPr>
              <w:lastRenderedPageBreak/>
              <w:t>1.0_RC5</w:t>
            </w:r>
          </w:p>
        </w:tc>
        <w:tc>
          <w:tcPr>
            <w:tcW w:w="992" w:type="dxa"/>
            <w:shd w:val="clear" w:color="auto" w:fill="auto"/>
          </w:tcPr>
          <w:p w14:paraId="0F20914A" w14:textId="77777777" w:rsidR="000D3E6C" w:rsidRPr="00992906" w:rsidRDefault="000D3E6C" w:rsidP="007C1FB9">
            <w:pPr>
              <w:pStyle w:val="TableText"/>
              <w:rPr>
                <w:rFonts w:ascii="Georgia" w:hAnsi="Georgia"/>
              </w:rPr>
            </w:pPr>
          </w:p>
        </w:tc>
        <w:tc>
          <w:tcPr>
            <w:tcW w:w="1560" w:type="dxa"/>
          </w:tcPr>
          <w:p w14:paraId="6F7284EB" w14:textId="3484C875" w:rsidR="000D3E6C" w:rsidRDefault="00043077" w:rsidP="008C223D">
            <w:pPr>
              <w:pStyle w:val="TableText"/>
            </w:pPr>
            <w:r>
              <w:t>2015-02-23</w:t>
            </w:r>
          </w:p>
        </w:tc>
        <w:tc>
          <w:tcPr>
            <w:tcW w:w="3260" w:type="dxa"/>
          </w:tcPr>
          <w:p w14:paraId="03EB62D7" w14:textId="77777777" w:rsidR="000D3E6C" w:rsidRDefault="000D3E6C" w:rsidP="000D3E6C">
            <w:pPr>
              <w:pStyle w:val="TableText"/>
              <w:numPr>
                <w:ilvl w:val="0"/>
                <w:numId w:val="40"/>
              </w:numPr>
              <w:tabs>
                <w:tab w:val="right" w:pos="3176"/>
              </w:tabs>
              <w:ind w:left="113" w:hanging="113"/>
              <w:jc w:val="left"/>
            </w:pPr>
            <w:r>
              <w:t xml:space="preserve">Tagit bort filter på </w:t>
            </w:r>
            <w:proofErr w:type="spellStart"/>
            <w:r>
              <w:t>clinical</w:t>
            </w:r>
            <w:proofErr w:type="spellEnd"/>
            <w:r>
              <w:t xml:space="preserve"> </w:t>
            </w:r>
            <w:proofErr w:type="spellStart"/>
            <w:r>
              <w:t>model</w:t>
            </w:r>
            <w:proofErr w:type="spellEnd"/>
          </w:p>
          <w:p w14:paraId="1048DA28" w14:textId="4674B207" w:rsidR="00855D86" w:rsidRDefault="00EB26FE">
            <w:pPr>
              <w:pStyle w:val="TableText"/>
              <w:numPr>
                <w:ilvl w:val="0"/>
                <w:numId w:val="40"/>
              </w:numPr>
              <w:tabs>
                <w:tab w:val="right" w:pos="3176"/>
              </w:tabs>
              <w:ind w:left="113" w:hanging="113"/>
              <w:jc w:val="left"/>
            </w:pPr>
            <w:r>
              <w:t>Textjusteringar</w:t>
            </w:r>
            <w:r w:rsidR="00855D86">
              <w:t xml:space="preserve"> samt rättningar kardinaliteter, och några saknade fält</w:t>
            </w:r>
            <w:r>
              <w:t xml:space="preserve"> med mera</w:t>
            </w:r>
          </w:p>
          <w:p w14:paraId="6361E733" w14:textId="28618204" w:rsidR="00EB26FE" w:rsidRDefault="00EB26FE">
            <w:pPr>
              <w:pStyle w:val="TableText"/>
              <w:numPr>
                <w:ilvl w:val="0"/>
                <w:numId w:val="40"/>
              </w:numPr>
              <w:tabs>
                <w:tab w:val="right" w:pos="3176"/>
              </w:tabs>
              <w:ind w:left="113" w:hanging="113"/>
              <w:jc w:val="left"/>
            </w:pPr>
            <w:r>
              <w:t xml:space="preserve">Ändrat villkor för tidsbaserade utsökningar. Nu matchas denna parameter endast om </w:t>
            </w:r>
            <w:proofErr w:type="spellStart"/>
            <w:r>
              <w:t>observation.time</w:t>
            </w:r>
            <w:proofErr w:type="spellEnd"/>
          </w:p>
          <w:p w14:paraId="1A516D8E" w14:textId="0090F58A" w:rsidR="00EB26FE" w:rsidRDefault="00EB26FE">
            <w:pPr>
              <w:pStyle w:val="TableText"/>
              <w:numPr>
                <w:ilvl w:val="0"/>
                <w:numId w:val="40"/>
              </w:numPr>
              <w:tabs>
                <w:tab w:val="right" w:pos="3176"/>
              </w:tabs>
              <w:ind w:left="113" w:hanging="113"/>
              <w:jc w:val="left"/>
            </w:pPr>
            <w:r>
              <w:t>Korrigeringar av infomodell i form av kardinaliteter, använder NI 2015:1 istället för pre-release versionen.</w:t>
            </w:r>
          </w:p>
          <w:p w14:paraId="54285160" w14:textId="57529A29" w:rsidR="00CF3EE5" w:rsidRDefault="00CF3EE5">
            <w:pPr>
              <w:pStyle w:val="TableText"/>
              <w:numPr>
                <w:ilvl w:val="0"/>
                <w:numId w:val="40"/>
              </w:numPr>
              <w:tabs>
                <w:tab w:val="right" w:pos="3176"/>
              </w:tabs>
              <w:ind w:left="113" w:hanging="113"/>
              <w:jc w:val="left"/>
            </w:pPr>
            <w:r>
              <w:t xml:space="preserve">Lagt till </w:t>
            </w:r>
            <w:proofErr w:type="spellStart"/>
            <w:r>
              <w:t>optional</w:t>
            </w:r>
            <w:proofErr w:type="spellEnd"/>
            <w:r>
              <w:t xml:space="preserve"> attribut </w:t>
            </w:r>
            <w:proofErr w:type="spellStart"/>
            <w:r>
              <w:t>observation.status</w:t>
            </w:r>
            <w:proofErr w:type="spellEnd"/>
            <w:r w:rsidR="000F7C5D">
              <w:t xml:space="preserve"> (från NI 2015:1)</w:t>
            </w:r>
          </w:p>
          <w:p w14:paraId="29C6AA17" w14:textId="29102EC9" w:rsidR="00CF3EE5" w:rsidRDefault="00CF3EE5">
            <w:pPr>
              <w:pStyle w:val="TableText"/>
              <w:numPr>
                <w:ilvl w:val="0"/>
                <w:numId w:val="40"/>
              </w:numPr>
              <w:tabs>
                <w:tab w:val="right" w:pos="3176"/>
              </w:tabs>
              <w:ind w:left="113" w:hanging="113"/>
              <w:jc w:val="left"/>
            </w:pPr>
            <w:r>
              <w:t xml:space="preserve">Tagit bort </w:t>
            </w:r>
            <w:proofErr w:type="spellStart"/>
            <w:r>
              <w:t>device</w:t>
            </w:r>
            <w:proofErr w:type="spellEnd"/>
            <w:r>
              <w:t xml:space="preserve"> och </w:t>
            </w:r>
            <w:proofErr w:type="spellStart"/>
            <w:r>
              <w:t>location</w:t>
            </w:r>
            <w:proofErr w:type="spellEnd"/>
            <w:r>
              <w:t xml:space="preserve"> från observation </w:t>
            </w:r>
            <w:proofErr w:type="spellStart"/>
            <w:r>
              <w:t>group</w:t>
            </w:r>
            <w:proofErr w:type="spellEnd"/>
            <w:r>
              <w:t xml:space="preserve">. Dessa </w:t>
            </w:r>
            <w:r w:rsidR="00361574">
              <w:t>är nu typer av</w:t>
            </w:r>
            <w:r>
              <w:t xml:space="preserve"> </w:t>
            </w:r>
            <w:proofErr w:type="spellStart"/>
            <w:r>
              <w:t>additionalParticipant</w:t>
            </w:r>
            <w:proofErr w:type="spellEnd"/>
            <w:r w:rsidR="00361574">
              <w:t>.</w:t>
            </w:r>
          </w:p>
          <w:p w14:paraId="6CDFADE2" w14:textId="77777777" w:rsidR="00361574" w:rsidRDefault="00361574">
            <w:pPr>
              <w:pStyle w:val="TableText"/>
              <w:numPr>
                <w:ilvl w:val="0"/>
                <w:numId w:val="40"/>
              </w:numPr>
              <w:tabs>
                <w:tab w:val="right" w:pos="3176"/>
              </w:tabs>
              <w:ind w:left="113" w:hanging="113"/>
              <w:jc w:val="left"/>
            </w:pPr>
            <w:r>
              <w:t>Möjlighet att ange namn på patient.</w:t>
            </w:r>
          </w:p>
          <w:p w14:paraId="5C1EA146" w14:textId="60204E66" w:rsidR="00361574" w:rsidRDefault="00361574">
            <w:pPr>
              <w:pStyle w:val="TableText"/>
              <w:numPr>
                <w:ilvl w:val="0"/>
                <w:numId w:val="40"/>
              </w:numPr>
              <w:tabs>
                <w:tab w:val="right" w:pos="3176"/>
              </w:tabs>
              <w:ind w:left="113" w:hanging="113"/>
              <w:jc w:val="left"/>
            </w:pPr>
            <w:r>
              <w:t xml:space="preserve">Ny del i ANY-datatypen för </w:t>
            </w:r>
            <w:proofErr w:type="spellStart"/>
            <w:r>
              <w:t>observation.value</w:t>
            </w:r>
            <w:proofErr w:type="spellEnd"/>
            <w:r>
              <w:t>. Nu finns möjlighet att ange IVL&lt;TS&gt;.</w:t>
            </w:r>
          </w:p>
          <w:p w14:paraId="526C8196" w14:textId="254B5D9A" w:rsidR="00361574" w:rsidRDefault="00361574" w:rsidP="000F7C5D">
            <w:pPr>
              <w:pStyle w:val="TableText"/>
              <w:numPr>
                <w:ilvl w:val="0"/>
                <w:numId w:val="40"/>
              </w:numPr>
              <w:tabs>
                <w:tab w:val="right" w:pos="3176"/>
              </w:tabs>
              <w:ind w:left="113" w:hanging="113"/>
              <w:jc w:val="left"/>
            </w:pPr>
            <w:r>
              <w:t xml:space="preserve">Ändrat </w:t>
            </w:r>
            <w:proofErr w:type="spellStart"/>
            <w:r w:rsidR="000F7C5D">
              <w:t>datatyp</w:t>
            </w:r>
            <w:proofErr w:type="spellEnd"/>
            <w:r w:rsidR="000F7C5D">
              <w:t xml:space="preserve"> på </w:t>
            </w:r>
            <w:proofErr w:type="spellStart"/>
            <w:r w:rsidR="000F7C5D" w:rsidRPr="000F7C5D">
              <w:t>ReferredInformationType</w:t>
            </w:r>
            <w:proofErr w:type="spellEnd"/>
            <w:r w:rsidR="000F7C5D">
              <w:t xml:space="preserve"> till </w:t>
            </w:r>
            <w:proofErr w:type="spellStart"/>
            <w:proofErr w:type="gramStart"/>
            <w:r w:rsidR="000F7C5D">
              <w:t>xs:string</w:t>
            </w:r>
            <w:proofErr w:type="spellEnd"/>
            <w:proofErr w:type="gramEnd"/>
            <w:r w:rsidR="000F7C5D">
              <w:t>.</w:t>
            </w:r>
          </w:p>
          <w:p w14:paraId="2C10F1B3" w14:textId="424EF9E1" w:rsidR="00EB64A0" w:rsidRPr="00043077" w:rsidRDefault="00EB64A0" w:rsidP="000F7C5D">
            <w:pPr>
              <w:pStyle w:val="TableText"/>
              <w:numPr>
                <w:ilvl w:val="0"/>
                <w:numId w:val="40"/>
              </w:numPr>
              <w:tabs>
                <w:tab w:val="right" w:pos="3176"/>
              </w:tabs>
              <w:ind w:left="113" w:hanging="113"/>
              <w:jc w:val="left"/>
            </w:pPr>
            <w:proofErr w:type="spellStart"/>
            <w:r w:rsidRPr="00043077">
              <w:t>observationType.codeSystemVersion</w:t>
            </w:r>
            <w:proofErr w:type="spellEnd"/>
            <w:r w:rsidRPr="00043077">
              <w:t xml:space="preserve"> skall ignoreras som sökparameter.</w:t>
            </w:r>
          </w:p>
          <w:p w14:paraId="2E5313DB" w14:textId="212B5DB0" w:rsidR="00043077" w:rsidRPr="00043077" w:rsidRDefault="00043077" w:rsidP="00043077">
            <w:pPr>
              <w:pStyle w:val="TableText"/>
              <w:numPr>
                <w:ilvl w:val="0"/>
                <w:numId w:val="40"/>
              </w:numPr>
              <w:tabs>
                <w:tab w:val="right" w:pos="3176"/>
              </w:tabs>
              <w:ind w:left="113" w:hanging="113"/>
              <w:jc w:val="left"/>
            </w:pPr>
            <w:proofErr w:type="spellStart"/>
            <w:r w:rsidRPr="00043077">
              <w:t>referredInformationType</w:t>
            </w:r>
            <w:proofErr w:type="spellEnd"/>
            <w:r w:rsidRPr="00043077">
              <w:t xml:space="preserve"> i relationsfilterparametern i begäran är nu obligatorisk att ange.</w:t>
            </w:r>
          </w:p>
          <w:p w14:paraId="67925665" w14:textId="23A6A798" w:rsidR="00043077" w:rsidRPr="00043077" w:rsidRDefault="00043077" w:rsidP="00043077">
            <w:pPr>
              <w:pStyle w:val="TableText"/>
              <w:numPr>
                <w:ilvl w:val="0"/>
                <w:numId w:val="40"/>
              </w:numPr>
              <w:tabs>
                <w:tab w:val="right" w:pos="3176"/>
              </w:tabs>
              <w:ind w:left="113" w:hanging="113"/>
              <w:jc w:val="left"/>
            </w:pPr>
            <w:r w:rsidRPr="00043077">
              <w:t>Ändrat kardinalitet för utsökning av relationer från 0</w:t>
            </w:r>
            <w:proofErr w:type="gramStart"/>
            <w:r w:rsidRPr="00043077">
              <w:t>..</w:t>
            </w:r>
            <w:proofErr w:type="gramEnd"/>
            <w:r w:rsidRPr="00043077">
              <w:t>1 till 0..*.</w:t>
            </w:r>
          </w:p>
          <w:p w14:paraId="4B7838E0" w14:textId="2E847AD8" w:rsidR="00043077" w:rsidRDefault="00043077" w:rsidP="00043077">
            <w:pPr>
              <w:pStyle w:val="TableText"/>
              <w:numPr>
                <w:ilvl w:val="0"/>
                <w:numId w:val="40"/>
              </w:numPr>
              <w:tabs>
                <w:tab w:val="right" w:pos="3176"/>
              </w:tabs>
              <w:ind w:left="113" w:hanging="113"/>
              <w:jc w:val="left"/>
            </w:pPr>
            <w:r w:rsidRPr="00043077">
              <w:t>Ändrat regel för vilka relationer som returneras. Ny regel är att endast de relationer som explicit matchar sökvillkor skall returneras. Om sökvillkoret är tomt returneras inga relationer, bara observationer som matchar övriga sökvillkor.</w:t>
            </w:r>
          </w:p>
          <w:p w14:paraId="47B09738" w14:textId="5CA60E18" w:rsidR="00321D0E" w:rsidRDefault="00321D0E" w:rsidP="00043077">
            <w:pPr>
              <w:pStyle w:val="TableText"/>
              <w:numPr>
                <w:ilvl w:val="0"/>
                <w:numId w:val="40"/>
              </w:numPr>
              <w:tabs>
                <w:tab w:val="right" w:pos="3176"/>
              </w:tabs>
              <w:ind w:left="113" w:hanging="113"/>
              <w:jc w:val="left"/>
            </w:pPr>
            <w:proofErr w:type="spellStart"/>
            <w:r>
              <w:t>Location</w:t>
            </w:r>
            <w:proofErr w:type="spellEnd"/>
            <w:r>
              <w:t xml:space="preserve"> kan vara </w:t>
            </w:r>
            <w:proofErr w:type="spellStart"/>
            <w:r>
              <w:t>AdditionalParticipant</w:t>
            </w:r>
            <w:proofErr w:type="spellEnd"/>
          </w:p>
          <w:p w14:paraId="4043337F" w14:textId="5F694F50" w:rsidR="002D399A" w:rsidRPr="00043077" w:rsidRDefault="00BB0169" w:rsidP="00BB0169">
            <w:pPr>
              <w:pStyle w:val="TableText"/>
              <w:numPr>
                <w:ilvl w:val="0"/>
                <w:numId w:val="40"/>
              </w:numPr>
              <w:tabs>
                <w:tab w:val="right" w:pos="3176"/>
              </w:tabs>
              <w:ind w:left="113" w:hanging="113"/>
              <w:jc w:val="left"/>
              <w:pPrChange w:id="2" w:author="Torbjörn Dahlin" w:date="2015-02-24T15:54:00Z">
                <w:pPr>
                  <w:pStyle w:val="TableText"/>
                  <w:numPr>
                    <w:numId w:val="40"/>
                  </w:numPr>
                  <w:tabs>
                    <w:tab w:val="right" w:pos="3176"/>
                  </w:tabs>
                  <w:ind w:left="388" w:hanging="360"/>
                  <w:jc w:val="left"/>
                </w:pPr>
              </w:pPrChange>
            </w:pPr>
            <w:r>
              <w:t xml:space="preserve">Attributet </w:t>
            </w:r>
            <w:proofErr w:type="spellStart"/>
            <w:r>
              <w:t>telecom</w:t>
            </w:r>
            <w:proofErr w:type="spellEnd"/>
            <w:r>
              <w:t xml:space="preserve"> har byt</w:t>
            </w:r>
            <w:bookmarkStart w:id="3" w:name="_GoBack"/>
            <w:bookmarkEnd w:id="3"/>
            <w:r>
              <w:t xml:space="preserve">t namn </w:t>
            </w:r>
            <w:r>
              <w:lastRenderedPageBreak/>
              <w:t xml:space="preserve">till </w:t>
            </w:r>
            <w:proofErr w:type="spellStart"/>
            <w:r w:rsidRPr="00BB0169">
              <w:t>electronicAddress</w:t>
            </w:r>
            <w:proofErr w:type="spellEnd"/>
            <w:r>
              <w:t xml:space="preserve"> för att överensstämma med NI 2015:1</w:t>
            </w:r>
          </w:p>
          <w:p w14:paraId="17621EB0" w14:textId="688CAC8A" w:rsidR="00EB26FE" w:rsidRDefault="00EB26FE" w:rsidP="00CF3EE5">
            <w:pPr>
              <w:pStyle w:val="TableText"/>
              <w:tabs>
                <w:tab w:val="right" w:pos="3176"/>
              </w:tabs>
              <w:ind w:left="113"/>
              <w:jc w:val="left"/>
            </w:pPr>
          </w:p>
        </w:tc>
        <w:tc>
          <w:tcPr>
            <w:tcW w:w="1559" w:type="dxa"/>
          </w:tcPr>
          <w:p w14:paraId="55E5D7B8" w14:textId="77777777" w:rsidR="000D3E6C" w:rsidRDefault="00EB26FE" w:rsidP="00C73247">
            <w:pPr>
              <w:pStyle w:val="TableText"/>
            </w:pPr>
            <w:r>
              <w:lastRenderedPageBreak/>
              <w:t>Torbjörn Dahlin</w:t>
            </w:r>
          </w:p>
          <w:p w14:paraId="2A400E65" w14:textId="068EDE77" w:rsidR="00EB26FE" w:rsidRDefault="00EB26FE" w:rsidP="00C73247">
            <w:pPr>
              <w:pStyle w:val="TableText"/>
            </w:pPr>
            <w:r>
              <w:t>Erik Nissén</w:t>
            </w:r>
          </w:p>
        </w:tc>
        <w:tc>
          <w:tcPr>
            <w:tcW w:w="1418" w:type="dxa"/>
          </w:tcPr>
          <w:p w14:paraId="767504F7" w14:textId="77777777" w:rsidR="000D3E6C" w:rsidRPr="000C2908" w:rsidRDefault="000D3E6C" w:rsidP="007C1FB9">
            <w:pPr>
              <w:pStyle w:val="TableText"/>
              <w:rPr>
                <w:rFonts w:ascii="Georgia" w:hAnsi="Georgia"/>
              </w:rPr>
            </w:pPr>
          </w:p>
        </w:tc>
      </w:tr>
    </w:tbl>
    <w:p w14:paraId="073E0FED" w14:textId="5E2ACE3A"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534FBE" w:rsidRPr="000C2908" w14:paraId="594A7E3C" w14:textId="77777777" w:rsidTr="007C1FB9">
        <w:tc>
          <w:tcPr>
            <w:tcW w:w="964" w:type="dxa"/>
          </w:tcPr>
          <w:p w14:paraId="5DF48479" w14:textId="0079CA09" w:rsidR="00534FBE" w:rsidRPr="003910DE" w:rsidRDefault="00534FBE" w:rsidP="00202B3B">
            <w:pPr>
              <w:pStyle w:val="TableText"/>
              <w:jc w:val="left"/>
              <w:rPr>
                <w:rFonts w:ascii="Georgia" w:hAnsi="Georgia"/>
                <w:lang w:val="en-US"/>
              </w:rPr>
            </w:pPr>
            <w:r w:rsidRPr="003910DE">
              <w:rPr>
                <w:rFonts w:ascii="Georgia" w:hAnsi="Georgia"/>
                <w:lang w:val="en-US"/>
              </w:rPr>
              <w:t>R1</w:t>
            </w:r>
          </w:p>
        </w:tc>
        <w:tc>
          <w:tcPr>
            <w:tcW w:w="2183" w:type="dxa"/>
          </w:tcPr>
          <w:p w14:paraId="088AFC63" w14:textId="5B486E12" w:rsidR="00534FBE" w:rsidRPr="003910DE" w:rsidRDefault="00534FBE" w:rsidP="00202B3B">
            <w:pPr>
              <w:pStyle w:val="TableText"/>
              <w:jc w:val="left"/>
              <w:rPr>
                <w:rFonts w:ascii="Georgia" w:hAnsi="Georgia"/>
                <w:lang w:val="en-US"/>
              </w:rPr>
            </w:pPr>
            <w:r w:rsidRPr="00C6110A">
              <w:rPr>
                <w:rFonts w:ascii="Georgia" w:hAnsi="Georgia"/>
                <w:lang w:val="en-US"/>
              </w:rPr>
              <w:t>RIVTA flera dokument</w:t>
            </w:r>
          </w:p>
        </w:tc>
        <w:tc>
          <w:tcPr>
            <w:tcW w:w="3181" w:type="dxa"/>
          </w:tcPr>
          <w:p w14:paraId="5701210E" w14:textId="04B3883A" w:rsidR="00534FBE" w:rsidRPr="003910DE" w:rsidRDefault="00534FBE" w:rsidP="00202B3B">
            <w:pPr>
              <w:pStyle w:val="TableText"/>
              <w:jc w:val="left"/>
              <w:rPr>
                <w:rFonts w:ascii="Georgia" w:hAnsi="Georgia"/>
                <w:lang w:val="en-US"/>
              </w:rPr>
            </w:pPr>
            <w:r w:rsidRPr="003910DE">
              <w:rPr>
                <w:rFonts w:ascii="Georgia" w:hAnsi="Georgia"/>
                <w:lang w:val="en-US"/>
              </w:rPr>
              <w:t>Finns på webben</w:t>
            </w:r>
          </w:p>
        </w:tc>
        <w:tc>
          <w:tcPr>
            <w:tcW w:w="3765" w:type="dxa"/>
          </w:tcPr>
          <w:p w14:paraId="162F4979" w14:textId="2F225EB4" w:rsidR="00C6110A" w:rsidRPr="00C6110A" w:rsidRDefault="00000E6B" w:rsidP="00C6110A">
            <w:pPr>
              <w:pStyle w:val="TableText"/>
              <w:jc w:val="left"/>
              <w:rPr>
                <w:rFonts w:ascii="Georgia" w:hAnsi="Georgia"/>
                <w:lang w:val="en-US"/>
              </w:rPr>
            </w:pPr>
            <w:hyperlink r:id="rId9" w:history="1">
              <w:r w:rsidRPr="00C6110A">
                <w:rPr>
                  <w:rFonts w:ascii="Georgia" w:hAnsi="Georgia"/>
                  <w:lang w:val="en-US"/>
                </w:rPr>
                <w:t>http://rivta.se/documents/</w:t>
              </w:r>
            </w:hyperlink>
          </w:p>
          <w:p w14:paraId="6B73ECA6" w14:textId="77777777" w:rsidR="00534FBE" w:rsidRPr="003910DE" w:rsidRDefault="00534FBE" w:rsidP="00202B3B">
            <w:pPr>
              <w:pStyle w:val="TableText"/>
              <w:jc w:val="left"/>
              <w:rPr>
                <w:rFonts w:ascii="Georgia" w:hAnsi="Georgia"/>
                <w:lang w:val="en-US"/>
              </w:rPr>
            </w:pPr>
          </w:p>
        </w:tc>
      </w:tr>
      <w:tr w:rsidR="00534FBE" w:rsidRPr="000C2908" w14:paraId="79F99285" w14:textId="77777777" w:rsidTr="007C1FB9">
        <w:tc>
          <w:tcPr>
            <w:tcW w:w="964" w:type="dxa"/>
          </w:tcPr>
          <w:p w14:paraId="19D9AD39" w14:textId="549297B8" w:rsidR="00534FBE" w:rsidRPr="003910DE" w:rsidRDefault="00534FBE" w:rsidP="00202B3B">
            <w:pPr>
              <w:pStyle w:val="TableText"/>
              <w:jc w:val="left"/>
              <w:rPr>
                <w:rFonts w:ascii="Georgia" w:hAnsi="Georgia"/>
                <w:lang w:val="en-US"/>
              </w:rPr>
            </w:pPr>
            <w:r w:rsidRPr="003910DE">
              <w:rPr>
                <w:rFonts w:ascii="Georgia" w:hAnsi="Georgia"/>
                <w:lang w:val="en-US"/>
              </w:rPr>
              <w:t>R2</w:t>
            </w:r>
          </w:p>
        </w:tc>
        <w:tc>
          <w:tcPr>
            <w:tcW w:w="2183" w:type="dxa"/>
          </w:tcPr>
          <w:p w14:paraId="4ED72CFC" w14:textId="16D34896" w:rsidR="00534FBE" w:rsidRPr="000D3E6C" w:rsidRDefault="00534FBE" w:rsidP="00202B3B">
            <w:pPr>
              <w:pStyle w:val="TableText"/>
              <w:jc w:val="left"/>
              <w:rPr>
                <w:rFonts w:ascii="Georgia" w:hAnsi="Georgia"/>
                <w:lang w:val="en-US"/>
              </w:rPr>
            </w:pPr>
            <w:r w:rsidRPr="000D3E6C">
              <w:rPr>
                <w:rFonts w:ascii="Georgia" w:hAnsi="Georgia"/>
                <w:lang w:val="en-US"/>
              </w:rPr>
              <w:t>AB_clinicalprocess_healthcond_basic.docx</w:t>
            </w:r>
          </w:p>
        </w:tc>
        <w:tc>
          <w:tcPr>
            <w:tcW w:w="3181" w:type="dxa"/>
          </w:tcPr>
          <w:p w14:paraId="2FE5B21D" w14:textId="429454B2" w:rsidR="00534FBE" w:rsidRPr="003910DE" w:rsidRDefault="00534FBE" w:rsidP="00202B3B">
            <w:pPr>
              <w:pStyle w:val="TableText"/>
              <w:jc w:val="left"/>
              <w:rPr>
                <w:rFonts w:ascii="Georgia" w:hAnsi="Georgia"/>
                <w:lang w:val="en-US"/>
              </w:rPr>
            </w:pPr>
            <w:r w:rsidRPr="003910DE">
              <w:rPr>
                <w:rFonts w:ascii="Georgia" w:hAnsi="Georgia"/>
                <w:lang w:val="en-US"/>
              </w:rPr>
              <w:t>Obligatoriskt</w:t>
            </w:r>
          </w:p>
        </w:tc>
        <w:tc>
          <w:tcPr>
            <w:tcW w:w="3765" w:type="dxa"/>
          </w:tcPr>
          <w:p w14:paraId="19EED1F6" w14:textId="491F1C73" w:rsidR="00534FBE" w:rsidRPr="003910DE" w:rsidRDefault="00534FBE" w:rsidP="00202B3B">
            <w:pPr>
              <w:pStyle w:val="TableText"/>
              <w:ind w:left="0"/>
              <w:jc w:val="left"/>
              <w:rPr>
                <w:rFonts w:ascii="Georgia" w:hAnsi="Georgia"/>
                <w:lang w:val="en-US"/>
              </w:rPr>
            </w:pPr>
            <w:r w:rsidRPr="003910DE">
              <w:rPr>
                <w:rFonts w:ascii="Georgia" w:hAnsi="Georgia"/>
                <w:lang w:val="en-US"/>
              </w:rPr>
              <w:t xml:space="preserve">bilaga </w:t>
            </w:r>
          </w:p>
        </w:tc>
      </w:tr>
      <w:tr w:rsidR="00534FBE" w:rsidRPr="003910DE" w14:paraId="3B218027" w14:textId="77777777" w:rsidTr="007C1FB9">
        <w:tc>
          <w:tcPr>
            <w:tcW w:w="964" w:type="dxa"/>
          </w:tcPr>
          <w:p w14:paraId="32F94C16" w14:textId="499355FF" w:rsidR="00534FBE" w:rsidRPr="003910DE" w:rsidRDefault="00534FBE" w:rsidP="00202B3B">
            <w:pPr>
              <w:pStyle w:val="TableText"/>
              <w:jc w:val="left"/>
              <w:rPr>
                <w:rFonts w:ascii="Georgia" w:hAnsi="Georgia"/>
                <w:lang w:val="en-US"/>
              </w:rPr>
            </w:pPr>
            <w:r w:rsidRPr="003910DE">
              <w:rPr>
                <w:rFonts w:ascii="Georgia" w:hAnsi="Georgia"/>
                <w:lang w:val="en-US"/>
              </w:rPr>
              <w:t>R3</w:t>
            </w:r>
          </w:p>
        </w:tc>
        <w:tc>
          <w:tcPr>
            <w:tcW w:w="2183" w:type="dxa"/>
          </w:tcPr>
          <w:p w14:paraId="20E8B159" w14:textId="3456F8E5" w:rsidR="00534FBE" w:rsidRPr="003910DE" w:rsidRDefault="00534FBE" w:rsidP="00202B3B">
            <w:pPr>
              <w:pStyle w:val="TableText"/>
              <w:jc w:val="left"/>
              <w:rPr>
                <w:rFonts w:ascii="Georgia" w:hAnsi="Georgia"/>
                <w:lang w:val="en-US"/>
              </w:rPr>
            </w:pPr>
            <w:r w:rsidRPr="00C6110A">
              <w:rPr>
                <w:rFonts w:ascii="Georgia" w:hAnsi="Georgia"/>
                <w:lang w:val="en-US"/>
              </w:rPr>
              <w:t>RIV Tekniska Anvisningar Översikt</w:t>
            </w:r>
            <w:r w:rsidRPr="003910DE">
              <w:rPr>
                <w:rFonts w:ascii="Georgia" w:hAnsi="Georgia"/>
                <w:lang w:val="en-US"/>
              </w:rPr>
              <w:t xml:space="preserve"> 2.0.1</w:t>
            </w:r>
          </w:p>
        </w:tc>
        <w:tc>
          <w:tcPr>
            <w:tcW w:w="3181" w:type="dxa"/>
          </w:tcPr>
          <w:p w14:paraId="19E87681" w14:textId="07973A31" w:rsidR="00534FBE" w:rsidRPr="003910DE" w:rsidRDefault="00534FBE" w:rsidP="00202B3B">
            <w:pPr>
              <w:pStyle w:val="TableText"/>
              <w:jc w:val="left"/>
              <w:rPr>
                <w:rFonts w:ascii="Georgia" w:hAnsi="Georgia"/>
                <w:lang w:val="en-US"/>
              </w:rPr>
            </w:pPr>
            <w:r w:rsidRPr="003910DE">
              <w:rPr>
                <w:rFonts w:ascii="Georgia" w:hAnsi="Georgia"/>
                <w:lang w:val="en-US"/>
              </w:rPr>
              <w:t>Finns på Webben</w:t>
            </w:r>
          </w:p>
        </w:tc>
        <w:tc>
          <w:tcPr>
            <w:tcW w:w="3765" w:type="dxa"/>
          </w:tcPr>
          <w:p w14:paraId="0616FE2C" w14:textId="639F3DCE" w:rsidR="00534FBE" w:rsidRPr="003910DE" w:rsidRDefault="00C6110A" w:rsidP="00202B3B">
            <w:pPr>
              <w:pStyle w:val="TableText"/>
              <w:ind w:left="0"/>
              <w:jc w:val="left"/>
              <w:rPr>
                <w:rFonts w:ascii="Georgia" w:hAnsi="Georgia"/>
                <w:lang w:val="en-US"/>
              </w:rPr>
            </w:pPr>
            <w:r w:rsidRPr="00C6110A">
              <w:rPr>
                <w:rFonts w:ascii="Georgia" w:hAnsi="Georgia"/>
                <w:lang w:val="en-US"/>
              </w:rPr>
              <w:t>http://rivta.se/documents/ARK_0001/RIV_Tekniska_Anvisningar_Oversikt_2.0.1.pdf</w:t>
            </w:r>
          </w:p>
        </w:tc>
      </w:tr>
      <w:tr w:rsidR="00000E6B" w:rsidRPr="003910DE" w14:paraId="445FF3BA" w14:textId="77777777" w:rsidTr="007C1FB9">
        <w:tc>
          <w:tcPr>
            <w:tcW w:w="964" w:type="dxa"/>
          </w:tcPr>
          <w:p w14:paraId="046A4BB4" w14:textId="30160FFF" w:rsidR="00000E6B" w:rsidRPr="003910DE" w:rsidRDefault="00000E6B" w:rsidP="00202B3B">
            <w:pPr>
              <w:pStyle w:val="TableText"/>
              <w:jc w:val="left"/>
              <w:rPr>
                <w:rFonts w:ascii="Georgia" w:hAnsi="Georgia"/>
                <w:lang w:val="en-US"/>
              </w:rPr>
            </w:pPr>
            <w:r w:rsidRPr="003910DE">
              <w:rPr>
                <w:rFonts w:ascii="Georgia" w:hAnsi="Georgia"/>
                <w:lang w:val="en-US"/>
              </w:rPr>
              <w:t>R4</w:t>
            </w:r>
          </w:p>
        </w:tc>
        <w:tc>
          <w:tcPr>
            <w:tcW w:w="2183" w:type="dxa"/>
          </w:tcPr>
          <w:p w14:paraId="7CE6DEE6" w14:textId="0AB0FA03" w:rsidR="00000E6B" w:rsidRPr="00C6110A" w:rsidRDefault="00000E6B" w:rsidP="00202B3B">
            <w:pPr>
              <w:pStyle w:val="TableText"/>
              <w:jc w:val="left"/>
              <w:rPr>
                <w:rFonts w:ascii="Georgia" w:hAnsi="Georgia"/>
                <w:lang w:val="en-US"/>
              </w:rPr>
            </w:pPr>
            <w:r w:rsidRPr="00C6110A">
              <w:rPr>
                <w:rFonts w:ascii="Georgia" w:hAnsi="Georgia"/>
                <w:lang w:val="en-US"/>
              </w:rPr>
              <w:t>The Unified Code for Units of Measure</w:t>
            </w:r>
          </w:p>
        </w:tc>
        <w:tc>
          <w:tcPr>
            <w:tcW w:w="3181" w:type="dxa"/>
          </w:tcPr>
          <w:p w14:paraId="40022BB2" w14:textId="53FB69EF" w:rsidR="00000E6B" w:rsidRPr="003910DE" w:rsidRDefault="00C6110A" w:rsidP="00202B3B">
            <w:pPr>
              <w:pStyle w:val="TableText"/>
              <w:jc w:val="left"/>
              <w:rPr>
                <w:rFonts w:ascii="Georgia" w:hAnsi="Georgia"/>
                <w:lang w:val="en-US"/>
              </w:rPr>
            </w:pPr>
            <w:r w:rsidRPr="00C6110A">
              <w:rPr>
                <w:rFonts w:ascii="Georgia" w:hAnsi="Georgia"/>
                <w:lang w:val="en-US"/>
              </w:rPr>
              <w:t>Standardmåttenheter för att använda som enhet för mätvärden</w:t>
            </w:r>
          </w:p>
        </w:tc>
        <w:tc>
          <w:tcPr>
            <w:tcW w:w="3765" w:type="dxa"/>
          </w:tcPr>
          <w:p w14:paraId="2E53152C" w14:textId="04D25EE2" w:rsidR="00000E6B" w:rsidRPr="00C6110A" w:rsidRDefault="00C6110A" w:rsidP="00202B3B">
            <w:pPr>
              <w:pStyle w:val="TableText"/>
              <w:ind w:left="0"/>
              <w:jc w:val="left"/>
              <w:rPr>
                <w:rFonts w:ascii="Georgia" w:hAnsi="Georgia"/>
                <w:lang w:val="en-US"/>
              </w:rPr>
            </w:pPr>
            <w:r w:rsidRPr="00C6110A">
              <w:rPr>
                <w:rFonts w:ascii="Georgia" w:hAnsi="Georgia"/>
                <w:lang w:val="en-US"/>
              </w:rPr>
              <w:t>http://unitsofmeasure.org/</w:t>
            </w:r>
          </w:p>
        </w:tc>
      </w:tr>
    </w:tbl>
    <w:p w14:paraId="7676F572" w14:textId="77777777" w:rsidR="007C1FB9" w:rsidRPr="003910DE"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992906" w:rsidRPr="000C2908" w14:paraId="6494B89B" w14:textId="77777777" w:rsidTr="007C1FB9">
        <w:tc>
          <w:tcPr>
            <w:tcW w:w="1588" w:type="dxa"/>
          </w:tcPr>
          <w:p w14:paraId="7F371692" w14:textId="65FEDF56" w:rsidR="00992906" w:rsidRPr="000C2908" w:rsidRDefault="00992906" w:rsidP="00202B3B">
            <w:pPr>
              <w:pStyle w:val="TableText"/>
              <w:jc w:val="left"/>
              <w:rPr>
                <w:rFonts w:ascii="Georgia" w:hAnsi="Georgia"/>
              </w:rPr>
            </w:pPr>
            <w:r w:rsidRPr="00862D24">
              <w:rPr>
                <w:rFonts w:ascii="Georgia" w:hAnsi="Georgia"/>
              </w:rPr>
              <w:t>Tjänstekonsument (K)</w:t>
            </w:r>
          </w:p>
        </w:tc>
        <w:tc>
          <w:tcPr>
            <w:tcW w:w="3827" w:type="dxa"/>
          </w:tcPr>
          <w:p w14:paraId="7F69E48F" w14:textId="7DCACE50" w:rsidR="00992906" w:rsidRPr="000C2908" w:rsidRDefault="00992906" w:rsidP="00202B3B">
            <w:pPr>
              <w:pStyle w:val="TableText"/>
              <w:jc w:val="left"/>
              <w:rPr>
                <w:rFonts w:ascii="Georgia" w:hAnsi="Georgia"/>
              </w:rPr>
            </w:pPr>
            <w:r w:rsidRPr="00862D24">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1C72362A" w14:textId="7E6706F7" w:rsidR="00992906" w:rsidRPr="000C2908" w:rsidRDefault="00992906" w:rsidP="00202B3B">
            <w:pPr>
              <w:pStyle w:val="TableText"/>
              <w:jc w:val="left"/>
              <w:rPr>
                <w:rFonts w:ascii="Georgia" w:hAnsi="Georgia"/>
              </w:rPr>
            </w:pPr>
            <w:r>
              <w:rPr>
                <w:rFonts w:ascii="Georgia" w:hAnsi="Georgia"/>
              </w:rPr>
              <w:t>Se referens [R3]</w:t>
            </w:r>
          </w:p>
        </w:tc>
      </w:tr>
      <w:tr w:rsidR="00992906" w:rsidRPr="000C2908" w14:paraId="072B276D" w14:textId="77777777" w:rsidTr="007C1FB9">
        <w:tc>
          <w:tcPr>
            <w:tcW w:w="1588" w:type="dxa"/>
          </w:tcPr>
          <w:p w14:paraId="564ADCBE" w14:textId="1D9430A1" w:rsidR="00992906" w:rsidRPr="00862D24" w:rsidRDefault="00992906" w:rsidP="00202B3B">
            <w:pPr>
              <w:pStyle w:val="TableText"/>
              <w:jc w:val="left"/>
              <w:rPr>
                <w:rFonts w:ascii="Georgia" w:hAnsi="Georgia"/>
              </w:rPr>
            </w:pPr>
            <w:r w:rsidRPr="00862D24">
              <w:rPr>
                <w:rFonts w:ascii="Georgia" w:hAnsi="Georgia"/>
              </w:rPr>
              <w:t>Tjänsteproducent (P)</w:t>
            </w:r>
          </w:p>
        </w:tc>
        <w:tc>
          <w:tcPr>
            <w:tcW w:w="3827" w:type="dxa"/>
          </w:tcPr>
          <w:p w14:paraId="11035784" w14:textId="2B723E17" w:rsidR="00992906" w:rsidRPr="00862D24" w:rsidRDefault="008B3F63" w:rsidP="008B3F63">
            <w:pPr>
              <w:pStyle w:val="TableText"/>
              <w:jc w:val="left"/>
              <w:rPr>
                <w:rFonts w:ascii="Georgia" w:hAnsi="Georgia"/>
              </w:rPr>
            </w:pPr>
            <w:r>
              <w:rPr>
                <w:rFonts w:ascii="Georgia" w:hAnsi="Georgia"/>
              </w:rPr>
              <w:t xml:space="preserve">Den part som erbjuder sig att ta emot anrop och svara på dem. I det här sammanhanget oftast vårdens IT-system som också producerar information. </w:t>
            </w:r>
          </w:p>
        </w:tc>
        <w:tc>
          <w:tcPr>
            <w:tcW w:w="4678" w:type="dxa"/>
          </w:tcPr>
          <w:p w14:paraId="48412B69" w14:textId="2F1FC698" w:rsidR="00992906" w:rsidRDefault="00992906" w:rsidP="00202B3B">
            <w:pPr>
              <w:pStyle w:val="TableText"/>
              <w:jc w:val="left"/>
              <w:rPr>
                <w:rFonts w:ascii="Georgia" w:hAnsi="Georgia"/>
              </w:rPr>
            </w:pPr>
            <w:r>
              <w:rPr>
                <w:rFonts w:ascii="Georgia" w:hAnsi="Georgia"/>
              </w:rPr>
              <w:t>Se referens [R3]</w:t>
            </w:r>
          </w:p>
        </w:tc>
      </w:tr>
    </w:tbl>
    <w:p w14:paraId="0453C321" w14:textId="77777777" w:rsidR="0039481C" w:rsidRPr="00340B65" w:rsidRDefault="0039481C" w:rsidP="0039481C">
      <w:pPr>
        <w:rPr>
          <w:b/>
        </w:rPr>
      </w:pPr>
    </w:p>
    <w:p w14:paraId="594512BB" w14:textId="65863187" w:rsidR="00D72C00" w:rsidRDefault="00D72C00">
      <w:pPr>
        <w:spacing w:line="240" w:lineRule="auto"/>
        <w:rPr>
          <w:rFonts w:eastAsia="Times New Roman"/>
          <w:bCs/>
          <w:sz w:val="30"/>
          <w:szCs w:val="28"/>
        </w:rPr>
      </w:pPr>
      <w:bookmarkStart w:id="4" w:name="_Toc357754843"/>
      <w:bookmarkStart w:id="5" w:name="_Toc243452541"/>
    </w:p>
    <w:p w14:paraId="3B67BAEE" w14:textId="662FF7DF" w:rsidR="0039481C" w:rsidRDefault="0039481C" w:rsidP="0039481C">
      <w:pPr>
        <w:pStyle w:val="Rubrik1"/>
      </w:pPr>
      <w:bookmarkStart w:id="6" w:name="_Toc411633220"/>
      <w:r>
        <w:t>Inledning</w:t>
      </w:r>
      <w:bookmarkEnd w:id="4"/>
      <w:bookmarkEnd w:id="5"/>
      <w:bookmarkEnd w:id="6"/>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79741063"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proofErr w:type="spellStart"/>
      <w:r w:rsidR="000B17A3" w:rsidRPr="002D39D1">
        <w:rPr>
          <w:b/>
          <w:color w:val="76923C" w:themeColor="accent3" w:themeShade="BF"/>
        </w:rPr>
        <w:t>clinicalprocess</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proofErr w:type="spellStart"/>
      <w:r w:rsidR="000B17A3" w:rsidRPr="002D39D1">
        <w:rPr>
          <w:b/>
          <w:color w:val="76923C" w:themeColor="accent3" w:themeShade="BF"/>
        </w:rPr>
        <w:t>healthcond</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proofErr w:type="spellStart"/>
      <w:r w:rsidR="000B17A3" w:rsidRPr="002D39D1">
        <w:rPr>
          <w:b/>
          <w:color w:val="76923C" w:themeColor="accent3" w:themeShade="BF"/>
        </w:rPr>
        <w:t>basic</w:t>
      </w:r>
      <w:proofErr w:type="spellEnd"/>
      <w:r w:rsidRPr="00344F4D">
        <w:rPr>
          <w:color w:val="76923C" w:themeColor="accent3" w:themeShade="BF"/>
        </w:rPr>
        <w:fldChar w:fldCharType="end"/>
      </w:r>
    </w:p>
    <w:p w14:paraId="54201CDA" w14:textId="77777777" w:rsidR="007D7250" w:rsidRDefault="0039481C" w:rsidP="0039481C">
      <w:r w:rsidRPr="007E3F3B">
        <w:rPr>
          <w:i/>
        </w:rPr>
        <w:t xml:space="preserve">Tjänstekontrakten är baserade på RIVTA 2.1 [R2] och reglerade genom </w:t>
      </w:r>
      <w:proofErr w:type="spellStart"/>
      <w:r w:rsidRPr="007E3F3B">
        <w:rPr>
          <w:i/>
        </w:rPr>
        <w:t>arkitekturella</w:t>
      </w:r>
      <w:proofErr w:type="spellEnd"/>
      <w:r w:rsidRPr="007E3F3B">
        <w:rPr>
          <w:i/>
        </w:rPr>
        <w:t xml:space="preserve"> beslut [R1]</w:t>
      </w:r>
      <w:r w:rsidR="007D7250">
        <w:rPr>
          <w:i/>
        </w:rPr>
        <w:t>.</w:t>
      </w:r>
      <w:r>
        <w:t xml:space="preserve"> </w:t>
      </w:r>
    </w:p>
    <w:p w14:paraId="3CB6B644" w14:textId="77777777" w:rsidR="007075D4" w:rsidRDefault="007075D4" w:rsidP="0039481C"/>
    <w:p w14:paraId="41A2044F" w14:textId="77777777" w:rsidR="0039481C" w:rsidRPr="007E3F3B" w:rsidRDefault="0039481C" w:rsidP="0039481C">
      <w:pPr>
        <w:rPr>
          <w:i/>
        </w:rPr>
      </w:pPr>
      <w:r w:rsidRPr="007E3F3B">
        <w:rPr>
          <w:i/>
        </w:rPr>
        <w:lastRenderedPageBreak/>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7" w:name="_Toc411633221"/>
      <w:bookmarkStart w:id="8" w:name="_Toc269040962"/>
      <w:r>
        <w:t>Svenskt namn</w:t>
      </w:r>
      <w:bookmarkEnd w:id="7"/>
    </w:p>
    <w:p w14:paraId="11412EB0" w14:textId="5BFCBDEA" w:rsidR="003D6708" w:rsidRPr="00992906" w:rsidRDefault="003D6708" w:rsidP="003D6708">
      <w:pPr>
        <w:rPr>
          <w:color w:val="76923C" w:themeColor="accent3" w:themeShade="BF"/>
        </w:rPr>
      </w:pPr>
      <w:r w:rsidRPr="00992906">
        <w:rPr>
          <w:color w:val="76923C" w:themeColor="accent3" w:themeShade="BF"/>
        </w:rPr>
        <w:fldChar w:fldCharType="begin"/>
      </w:r>
      <w:r w:rsidR="00680827" w:rsidRPr="00992906">
        <w:rPr>
          <w:color w:val="76923C" w:themeColor="accent3" w:themeShade="BF"/>
        </w:rPr>
        <w:instrText xml:space="preserve"> DOCPROPERTY "svenamn</w:instrText>
      </w:r>
      <w:r w:rsidRPr="00992906">
        <w:rPr>
          <w:color w:val="76923C" w:themeColor="accent3" w:themeShade="BF"/>
        </w:rPr>
        <w:instrText xml:space="preserve">" \* MERGEFORMAT </w:instrText>
      </w:r>
      <w:r w:rsidRPr="00992906">
        <w:rPr>
          <w:color w:val="76923C" w:themeColor="accent3" w:themeShade="BF"/>
        </w:rPr>
        <w:fldChar w:fldCharType="separate"/>
      </w:r>
      <w:r w:rsidR="000B17A3">
        <w:rPr>
          <w:color w:val="76923C" w:themeColor="accent3" w:themeShade="BF"/>
        </w:rPr>
        <w:t xml:space="preserve">Vård- och omsorg </w:t>
      </w:r>
      <w:proofErr w:type="spellStart"/>
      <w:proofErr w:type="gramStart"/>
      <w:r w:rsidR="000B17A3">
        <w:rPr>
          <w:color w:val="76923C" w:themeColor="accent3" w:themeShade="BF"/>
        </w:rPr>
        <w:t>kärnprocess:hantera</w:t>
      </w:r>
      <w:proofErr w:type="spellEnd"/>
      <w:proofErr w:type="gramEnd"/>
      <w:r w:rsidR="000B17A3">
        <w:rPr>
          <w:color w:val="76923C" w:themeColor="accent3" w:themeShade="BF"/>
        </w:rPr>
        <w:t xml:space="preserve"> hälsorelaterade </w:t>
      </w:r>
      <w:proofErr w:type="spellStart"/>
      <w:r w:rsidR="000B17A3">
        <w:rPr>
          <w:color w:val="76923C" w:themeColor="accent3" w:themeShade="BF"/>
        </w:rPr>
        <w:t>tillstånd:basuppgifter</w:t>
      </w:r>
      <w:proofErr w:type="spellEnd"/>
      <w:r w:rsidRPr="00992906">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992906">
        <w:rPr>
          <w:color w:val="76923C" w:themeColor="accent3" w:themeShade="BF"/>
        </w:rPr>
        <w:fldChar w:fldCharType="begin"/>
      </w:r>
      <w:r w:rsidRPr="00992906">
        <w:rPr>
          <w:color w:val="76923C" w:themeColor="accent3" w:themeShade="BF"/>
        </w:rPr>
        <w:instrText xml:space="preserve"> DOCPROPERTY "svekortnamn" \* MERGEFORMAT </w:instrText>
      </w:r>
      <w:r w:rsidRPr="00992906">
        <w:rPr>
          <w:color w:val="76923C" w:themeColor="accent3" w:themeShade="BF"/>
        </w:rPr>
        <w:fldChar w:fldCharType="separate"/>
      </w:r>
      <w:r w:rsidR="000B17A3">
        <w:rPr>
          <w:color w:val="76923C" w:themeColor="accent3" w:themeShade="BF"/>
        </w:rPr>
        <w:t xml:space="preserve">basuppgifter tillstånd </w:t>
      </w:r>
      <w:r w:rsidRPr="00992906">
        <w:rPr>
          <w:color w:val="76923C" w:themeColor="accent3" w:themeShade="BF"/>
        </w:rPr>
        <w:fldChar w:fldCharType="end"/>
      </w:r>
      <w:r w:rsidR="00337395">
        <w:rPr>
          <w:b/>
          <w:color w:val="76923C" w:themeColor="accent3" w:themeShade="BF"/>
        </w:rPr>
        <w:t xml:space="preserve"> </w:t>
      </w:r>
    </w:p>
    <w:bookmarkEnd w:id="8"/>
    <w:p w14:paraId="379952D3" w14:textId="77777777" w:rsidR="005F3FF0" w:rsidRDefault="005F3FF0" w:rsidP="005F3FF0"/>
    <w:p w14:paraId="100B360E" w14:textId="77777777" w:rsidR="005F3FF0" w:rsidRDefault="005F3FF0" w:rsidP="005F3FF0">
      <w:pPr>
        <w:pStyle w:val="Rubrik2"/>
      </w:pPr>
      <w:bookmarkStart w:id="9" w:name="_Toc398042046"/>
      <w:bookmarkStart w:id="10" w:name="_Toc411633222"/>
      <w:r>
        <w:t>WEB beskrivning</w:t>
      </w:r>
      <w:bookmarkEnd w:id="9"/>
      <w:bookmarkEnd w:id="10"/>
    </w:p>
    <w:p w14:paraId="473709EA" w14:textId="74A5A33E" w:rsidR="001D3344" w:rsidRDefault="001D3344" w:rsidP="001D3344">
      <w:r>
        <w:t xml:space="preserve">Syftet med denna domän är att kommunicera information om </w:t>
      </w:r>
      <w:r w:rsidR="00DD1A6E">
        <w:t>observationer</w:t>
      </w:r>
      <w:r>
        <w:t xml:space="preserve"> och </w:t>
      </w:r>
      <w:r w:rsidR="00DD1A6E">
        <w:t xml:space="preserve">mätvärden </w:t>
      </w:r>
      <w:r w:rsidR="002E6E06">
        <w:t>från</w:t>
      </w:r>
      <w:r>
        <w:t xml:space="preserve"> </w:t>
      </w:r>
      <w:r w:rsidR="008B3F63">
        <w:t xml:space="preserve">vårdverksamheter </w:t>
      </w:r>
      <w:r>
        <w:t xml:space="preserve">på ett strukturerat sätt. Informationen i </w:t>
      </w:r>
      <w:r w:rsidR="00DD1A6E">
        <w:t>familjen av kontrakt</w:t>
      </w:r>
      <w:r>
        <w:t xml:space="preserve"> </w:t>
      </w:r>
      <w:r w:rsidR="00DD1A6E">
        <w:t xml:space="preserve">som detta kontrakt tillhör möjliggör ett sätt att representera komplexa kliniska sammanhang i atomära </w:t>
      </w:r>
      <w:r>
        <w:t>delar</w:t>
      </w:r>
      <w:r w:rsidR="00DD1A6E">
        <w:t>. De atomära delarna sammanfogas med hjälp av sambandsklasser som kan skapa relationer mellan respektive del</w:t>
      </w:r>
      <w:r>
        <w:t xml:space="preserve">. Ett exempel på detta kan vara </w:t>
      </w:r>
      <w:r w:rsidR="00DD1A6E">
        <w:t xml:space="preserve">att det finns ett explicit dokumenterat samband mellan en ställd </w:t>
      </w:r>
      <w:r w:rsidR="002E6E06">
        <w:t>diabetes</w:t>
      </w:r>
      <w:r w:rsidR="00DD1A6E">
        <w:t xml:space="preserve"> typ-1 diagnos och tidigare tagna blodglukosmätningar.</w:t>
      </w:r>
      <w:r>
        <w:t xml:space="preserve"> </w:t>
      </w:r>
    </w:p>
    <w:p w14:paraId="2584352B" w14:textId="77777777" w:rsidR="001D3344" w:rsidRDefault="001D3344" w:rsidP="001D3344"/>
    <w:p w14:paraId="404437E5" w14:textId="2ACF5ED3" w:rsidR="00992906" w:rsidRPr="00992906" w:rsidRDefault="00DD1A6E" w:rsidP="00992906">
      <w:r>
        <w:t>Tjänstedomänen</w:t>
      </w:r>
      <w:r w:rsidR="001D3344">
        <w:t xml:space="preserve"> ställer krav på att informationen är strukturerad och kodad. Denna domän tillgodoser behov hos exempelvis kvalitetsregister och uppföljningssystem som behöver kunna bearbeta och tolka information maskinellt.</w:t>
      </w:r>
      <w:bookmarkStart w:id="11" w:name="_Toc198086678"/>
      <w:bookmarkStart w:id="12" w:name="_Toc224960918"/>
      <w:bookmarkStart w:id="13" w:name="_Toc357754844"/>
      <w:bookmarkStart w:id="14" w:name="_Toc243452542"/>
      <w:bookmarkStart w:id="15" w:name="_Toc163300578"/>
      <w:bookmarkStart w:id="16" w:name="_Toc163300880"/>
      <w:bookmarkStart w:id="17" w:name="_Toc198366954"/>
      <w:r w:rsidR="00992906">
        <w:br w:type="page"/>
      </w:r>
    </w:p>
    <w:p w14:paraId="6A4B8311" w14:textId="50ED723C" w:rsidR="0039481C" w:rsidRDefault="0039481C" w:rsidP="0039481C">
      <w:pPr>
        <w:pStyle w:val="Rubrik1"/>
      </w:pPr>
      <w:bookmarkStart w:id="18" w:name="_Toc411633223"/>
      <w:r>
        <w:lastRenderedPageBreak/>
        <w:t>Versionsinformation</w:t>
      </w:r>
      <w:bookmarkEnd w:id="11"/>
      <w:bookmarkEnd w:id="12"/>
      <w:bookmarkEnd w:id="13"/>
      <w:bookmarkEnd w:id="14"/>
      <w:bookmarkEnd w:id="18"/>
    </w:p>
    <w:p w14:paraId="2F36E12C" w14:textId="000EBA68"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0B17A3" w:rsidRPr="00526B30">
        <w:rPr>
          <w:b/>
          <w:color w:val="76923C" w:themeColor="accent3" w:themeShade="BF"/>
        </w:rPr>
        <w:t>clinicalprocess</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0B17A3" w:rsidRPr="00526B30">
        <w:rPr>
          <w:b/>
          <w:color w:val="76923C" w:themeColor="accent3" w:themeShade="BF"/>
        </w:rPr>
        <w:t>healthcond</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proofErr w:type="spellStart"/>
      <w:r w:rsidR="000B17A3" w:rsidRPr="00526B30">
        <w:rPr>
          <w:b/>
          <w:color w:val="76923C" w:themeColor="accent3" w:themeShade="BF"/>
        </w:rPr>
        <w:t>basic</w:t>
      </w:r>
      <w:proofErr w:type="spellEnd"/>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5AE7A85F" w:rsidR="0039481C" w:rsidRPr="00526B30" w:rsidRDefault="0039481C" w:rsidP="0039481C">
      <w:pPr>
        <w:pStyle w:val="Rubrik2"/>
        <w:rPr>
          <w:lang w:val="en-US"/>
        </w:rPr>
      </w:pPr>
      <w:bookmarkStart w:id="19" w:name="_Toc357754845"/>
      <w:bookmarkStart w:id="20" w:name="_Toc243452543"/>
      <w:bookmarkStart w:id="21" w:name="_Toc411633224"/>
      <w:bookmarkStart w:id="22" w:name="_Toc163300882"/>
      <w:r w:rsidRPr="00526B30">
        <w:rPr>
          <w:lang w:val="en-US"/>
        </w:rPr>
        <w:t xml:space="preserve">Version </w:t>
      </w:r>
      <w:bookmarkEnd w:id="19"/>
      <w:bookmarkEnd w:id="20"/>
      <w:r w:rsidR="00E57C71">
        <w:rPr>
          <w:color w:val="008000"/>
        </w:rPr>
        <w:fldChar w:fldCharType="begin"/>
      </w:r>
      <w:r w:rsidR="00E57C71" w:rsidRPr="00526B30">
        <w:rPr>
          <w:color w:val="008000"/>
          <w:lang w:val="en-US"/>
        </w:rPr>
        <w:instrText xml:space="preserve"> DOCPROPERTY "version" \* MERGEFORMAT </w:instrText>
      </w:r>
      <w:r w:rsidR="00E57C71">
        <w:rPr>
          <w:color w:val="008000"/>
        </w:rPr>
        <w:fldChar w:fldCharType="separate"/>
      </w:r>
      <w:r w:rsidR="000B17A3">
        <w:rPr>
          <w:color w:val="008000"/>
          <w:lang w:val="en-US"/>
        </w:rPr>
        <w:t>1.0</w:t>
      </w:r>
      <w:bookmarkEnd w:id="21"/>
      <w:r w:rsidR="00E57C71">
        <w:rPr>
          <w:color w:val="008000"/>
        </w:rPr>
        <w:fldChar w:fldCharType="end"/>
      </w:r>
    </w:p>
    <w:p w14:paraId="2619F25A" w14:textId="77777777" w:rsidR="0039481C" w:rsidRDefault="0039481C" w:rsidP="0039481C">
      <w:pPr>
        <w:pStyle w:val="Rubrik3"/>
      </w:pPr>
      <w:bookmarkStart w:id="23" w:name="_Toc243452544"/>
      <w:bookmarkStart w:id="24" w:name="_Toc411633225"/>
      <w:r>
        <w:t>Oförändrade tjänstekontrakt</w:t>
      </w:r>
      <w:bookmarkEnd w:id="23"/>
      <w:bookmarkEnd w:id="24"/>
    </w:p>
    <w:p w14:paraId="51263932" w14:textId="77777777" w:rsidR="005F3FF0" w:rsidRPr="005F3FF0" w:rsidRDefault="005F3FF0" w:rsidP="005F3FF0"/>
    <w:p w14:paraId="00D1F070" w14:textId="77777777" w:rsidR="0039481C" w:rsidRDefault="0039481C" w:rsidP="0039481C">
      <w:pPr>
        <w:pStyle w:val="Rubrik3"/>
      </w:pPr>
      <w:bookmarkStart w:id="25" w:name="_Toc243452545"/>
      <w:bookmarkStart w:id="26" w:name="_Toc411633226"/>
      <w:r>
        <w:t>Nya tjänstekontrakt</w:t>
      </w:r>
      <w:bookmarkEnd w:id="25"/>
      <w:bookmarkEnd w:id="26"/>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proofErr w:type="spellStart"/>
      <w:r w:rsidRPr="0007501F">
        <w:t>GetObservation</w:t>
      </w:r>
      <w:proofErr w:type="spellEnd"/>
      <w:r w:rsidRPr="0007501F">
        <w: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7" w:name="_Toc243452546"/>
      <w:bookmarkStart w:id="28" w:name="_Toc411633227"/>
      <w:r>
        <w:t>Förändrade tjänstekontrakt</w:t>
      </w:r>
      <w:bookmarkEnd w:id="27"/>
      <w:bookmarkEnd w:id="28"/>
    </w:p>
    <w:p w14:paraId="6D97361C" w14:textId="76CCB711" w:rsidR="00992906" w:rsidRDefault="00992906" w:rsidP="00992906">
      <w:bookmarkStart w:id="29" w:name="_Toc243452547"/>
      <w:r w:rsidRPr="00FA142C">
        <w:t xml:space="preserve">Inga tjänstekontrakt har </w:t>
      </w:r>
      <w:r w:rsidR="005464FE">
        <w:t>ändrats</w:t>
      </w:r>
      <w:r w:rsidRPr="00FA142C">
        <w:t>.</w:t>
      </w:r>
    </w:p>
    <w:p w14:paraId="5D03C97B" w14:textId="77777777" w:rsidR="00992906" w:rsidRDefault="00992906" w:rsidP="00992906"/>
    <w:p w14:paraId="409D1692" w14:textId="77777777" w:rsidR="0039481C" w:rsidRDefault="0039481C" w:rsidP="0039481C">
      <w:pPr>
        <w:pStyle w:val="Rubrik3"/>
      </w:pPr>
      <w:bookmarkStart w:id="30" w:name="_Toc411633228"/>
      <w:r>
        <w:t>Utgångna tjänstekontrakt</w:t>
      </w:r>
      <w:bookmarkEnd w:id="29"/>
      <w:bookmarkEnd w:id="30"/>
    </w:p>
    <w:p w14:paraId="16944333" w14:textId="46A01789"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Default="0039481C" w:rsidP="0039481C">
      <w:pPr>
        <w:pStyle w:val="Rubrik2"/>
      </w:pPr>
      <w:bookmarkStart w:id="31" w:name="_Toc357754846"/>
      <w:bookmarkStart w:id="32" w:name="_Toc243452548"/>
      <w:bookmarkStart w:id="33" w:name="_Toc411633229"/>
      <w:r w:rsidRPr="0028759B">
        <w:t>Version tidigare</w:t>
      </w:r>
      <w:bookmarkEnd w:id="31"/>
      <w:bookmarkEnd w:id="32"/>
      <w:bookmarkEnd w:id="33"/>
    </w:p>
    <w:p w14:paraId="2FEA36CC" w14:textId="357D3BA2" w:rsidR="005464FE" w:rsidRDefault="005464FE" w:rsidP="005464FE">
      <w:bookmarkStart w:id="34" w:name="_Toc398042054"/>
      <w:r>
        <w:t>Ingen</w:t>
      </w:r>
      <w:r w:rsidRPr="00FA142C">
        <w:t xml:space="preserve"> </w:t>
      </w:r>
      <w:r>
        <w:t>tidigare version finns</w:t>
      </w:r>
      <w:r w:rsidRPr="00FA142C">
        <w:t>.</w:t>
      </w:r>
    </w:p>
    <w:p w14:paraId="745FFE4C" w14:textId="77777777" w:rsidR="005464FE" w:rsidRDefault="005464FE">
      <w:pPr>
        <w:spacing w:line="240" w:lineRule="auto"/>
        <w:rPr>
          <w:rFonts w:eastAsia="Times New Roman"/>
          <w:bCs/>
          <w:sz w:val="30"/>
          <w:szCs w:val="28"/>
        </w:rPr>
      </w:pPr>
      <w:r>
        <w:br w:type="page"/>
      </w:r>
    </w:p>
    <w:p w14:paraId="44062943" w14:textId="20659709" w:rsidR="003C3375" w:rsidRDefault="003C3375" w:rsidP="003C3375">
      <w:pPr>
        <w:pStyle w:val="Rubrik1"/>
      </w:pPr>
      <w:bookmarkStart w:id="35" w:name="_Toc411633230"/>
      <w:r>
        <w:lastRenderedPageBreak/>
        <w:t>Tjänstedomänens arkitektur</w:t>
      </w:r>
      <w:bookmarkEnd w:id="34"/>
      <w:bookmarkEnd w:id="35"/>
    </w:p>
    <w:p w14:paraId="327FFD09" w14:textId="77777777" w:rsidR="005464FE" w:rsidRDefault="005464FE" w:rsidP="005464FE">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31B11B1" w14:textId="77777777" w:rsidR="005464FE" w:rsidRDefault="005464FE" w:rsidP="005464FE"/>
    <w:p w14:paraId="7082A1D1" w14:textId="1FD94D71" w:rsidR="005464FE" w:rsidRDefault="005464FE" w:rsidP="005464FE">
      <w:r w:rsidRPr="002B336D">
        <w:t xml:space="preserve">Tjänsterna för beskrivning </w:t>
      </w:r>
      <w:r>
        <w:t xml:space="preserve">av </w:t>
      </w:r>
      <w:r w:rsidR="00D72C00">
        <w:t xml:space="preserve">observerade </w:t>
      </w:r>
      <w:r>
        <w:t xml:space="preserve">tillstånd </w:t>
      </w:r>
      <w:r w:rsidRPr="002B336D">
        <w:t>erbjuder sökning av information i vård- och omsorgsgivarnas system för patientadministration och vård</w:t>
      </w:r>
      <w:r>
        <w:t>- och omsorgs</w:t>
      </w:r>
      <w:r w:rsidRPr="002B336D">
        <w:t xml:space="preserve">dokumentation. Utgångspunkten </w:t>
      </w:r>
      <w:r>
        <w:t xml:space="preserve">för tjänsterna i denna tjänstedomän </w:t>
      </w:r>
      <w:r w:rsidRPr="002B336D">
        <w:t>är i första hand patientens</w:t>
      </w:r>
      <w:r>
        <w:t>/brukarens</w:t>
      </w:r>
      <w:r w:rsidRPr="002B336D">
        <w:t xml:space="preserve">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5E86CC21" w14:textId="77777777" w:rsidR="005464FE" w:rsidRDefault="005464FE" w:rsidP="005464FE"/>
    <w:p w14:paraId="7451FBE8" w14:textId="77777777" w:rsidR="005464FE" w:rsidRPr="0096471C" w:rsidRDefault="005464FE" w:rsidP="005464FE">
      <w:r w:rsidRPr="002B336D">
        <w:t xml:space="preserve">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rsidRPr="002B336D">
        <w:t>notifieringar</w:t>
      </w:r>
      <w:proofErr w:type="gramEnd"/>
      <w:r w:rsidRPr="002B336D">
        <w:t xml:space="preserve"> från engagemangsindex och på det sättet (via </w:t>
      </w:r>
      <w:proofErr w:type="spellStart"/>
      <w:r w:rsidRPr="002B336D">
        <w:t>ProcessNotification</w:t>
      </w:r>
      <w:proofErr w:type="spellEnd"/>
      <w:r w:rsidRPr="002B336D">
        <w:t>) får information om en händelse i ett specifikt system. Det är då ändamålsenligt att adressera det</w:t>
      </w:r>
      <w:r>
        <w:t xml:space="preserve"> specifika</w:t>
      </w:r>
      <w:r w:rsidRPr="002B336D">
        <w:t xml:space="preserve"> systemet, istället för den aggregerande tjänsten.</w:t>
      </w:r>
    </w:p>
    <w:p w14:paraId="0839DF08" w14:textId="77777777" w:rsidR="005464FE" w:rsidRPr="00143050" w:rsidRDefault="005464FE" w:rsidP="005464FE"/>
    <w:p w14:paraId="5C9A9CD8" w14:textId="108A18D4" w:rsidR="005464FE" w:rsidRPr="005464FE" w:rsidRDefault="005464FE" w:rsidP="005464FE">
      <w:r w:rsidRPr="00143050">
        <w:t>Följande flödesmodeller beskriver översiktligt hur tjänstekontrakten är tänkta att användas. Tjänstekonsument (K) och tjänsteproducente</w:t>
      </w:r>
      <w:r>
        <w:t>r (P) är markerade i figurerna.</w:t>
      </w:r>
    </w:p>
    <w:p w14:paraId="3B69DACA" w14:textId="77777777" w:rsidR="003C3375" w:rsidRDefault="003C3375" w:rsidP="003C3375">
      <w:pPr>
        <w:rPr>
          <w:color w:val="4F81BD" w:themeColor="accent1"/>
        </w:rPr>
      </w:pPr>
    </w:p>
    <w:p w14:paraId="66FB53FE" w14:textId="77777777" w:rsidR="003C3375" w:rsidRDefault="003C3375" w:rsidP="003C3375">
      <w:pPr>
        <w:pStyle w:val="Rubrik2"/>
      </w:pPr>
      <w:bookmarkStart w:id="36" w:name="_Toc398042055"/>
      <w:bookmarkStart w:id="37" w:name="_Toc411633231"/>
      <w:r>
        <w:t>Flöden</w:t>
      </w:r>
      <w:bookmarkEnd w:id="36"/>
      <w:bookmarkEnd w:id="37"/>
    </w:p>
    <w:p w14:paraId="5C4DC414" w14:textId="77777777" w:rsidR="005464FE" w:rsidRPr="00F81A41" w:rsidRDefault="005464FE" w:rsidP="005464FE">
      <w:r w:rsidRPr="006D487E">
        <w:t xml:space="preserve">Nedanstående diagram visar hur flödet </w:t>
      </w:r>
      <w:r>
        <w:t xml:space="preserve">principiellt </w:t>
      </w:r>
      <w:r w:rsidRPr="006D487E">
        <w:t xml:space="preserve">ser </w:t>
      </w:r>
      <w:r>
        <w:t>ut när information ur kontrakt</w:t>
      </w:r>
      <w:r w:rsidRPr="006D487E">
        <w:t xml:space="preserve"> </w:t>
      </w:r>
      <w:r>
        <w:t xml:space="preserve">i tjänstedomänen efterfrågas och </w:t>
      </w:r>
      <w:r w:rsidRPr="00F81A41">
        <w:t>hanteras.</w:t>
      </w:r>
    </w:p>
    <w:p w14:paraId="6B2DEF99" w14:textId="77777777" w:rsidR="005464FE" w:rsidRPr="005464FE" w:rsidRDefault="005464FE" w:rsidP="005464FE"/>
    <w:p w14:paraId="52D22498" w14:textId="77777777" w:rsidR="003C3375" w:rsidRPr="0071169E" w:rsidRDefault="003C3375" w:rsidP="003C3375">
      <w:pPr>
        <w:pStyle w:val="Rubrik3"/>
      </w:pPr>
      <w:bookmarkStart w:id="38" w:name="_Toc398042056"/>
      <w:bookmarkStart w:id="39" w:name="_Toc411633232"/>
      <w:r w:rsidRPr="0071169E">
        <w:t>Hämta observationer</w:t>
      </w:r>
      <w:bookmarkEnd w:id="38"/>
      <w:bookmarkEnd w:id="39"/>
    </w:p>
    <w:p w14:paraId="62D2B595" w14:textId="56CAC25A" w:rsidR="003C3375" w:rsidRPr="00D55F7B" w:rsidRDefault="003C3375" w:rsidP="003C3375">
      <w:r w:rsidRPr="00D55F7B">
        <w:t xml:space="preserve">Nedanstående diagram visar hur </w:t>
      </w:r>
      <w:r>
        <w:t>flödet ser ut när information om observationer hämtas</w:t>
      </w:r>
      <w:r w:rsidRPr="00D55F7B">
        <w:t>.</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r>
        <w:lastRenderedPageBreak/>
        <w:t>Arbetsflöde</w:t>
      </w:r>
    </w:p>
    <w:p w14:paraId="0EB8DF79" w14:textId="77777777" w:rsidR="005464FE" w:rsidRPr="00F81A41" w:rsidRDefault="005464FE" w:rsidP="005464FE">
      <w:pPr>
        <w:rPr>
          <w:b/>
          <w:color w:val="4F81BD" w:themeColor="accent1"/>
        </w:rPr>
      </w:pPr>
      <w:r w:rsidRPr="00F81A41">
        <w:rPr>
          <w:b/>
          <w:noProof/>
          <w:color w:val="4F81BD" w:themeColor="accent1"/>
          <w:lang w:eastAsia="sv-SE"/>
        </w:rPr>
        <w:drawing>
          <wp:inline distT="0" distB="0" distL="0" distR="0" wp14:anchorId="74267E19" wp14:editId="03C08656">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6561CDF1" w14:textId="77777777" w:rsidR="005464FE" w:rsidRPr="00F81A41" w:rsidRDefault="005464FE" w:rsidP="005464F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697CAA">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554F75A5" w14:textId="77777777" w:rsidR="005464FE" w:rsidRPr="00F81A41" w:rsidRDefault="005464FE" w:rsidP="005464FE">
      <w:r w:rsidRPr="00F81A41">
        <w:rPr>
          <w:noProof/>
          <w:lang w:eastAsia="sv-SE"/>
        </w:rPr>
        <w:lastRenderedPageBreak/>
        <w:drawing>
          <wp:inline distT="0" distB="0" distL="0" distR="0" wp14:anchorId="7D4CD878" wp14:editId="08196D6E">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6DFA081" w14:textId="0B48F11C" w:rsidR="005C3160" w:rsidRDefault="005464FE" w:rsidP="005464F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697CAA">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w:t>
      </w:r>
      <w:r>
        <w:rPr>
          <w:b w:val="0"/>
          <w:color w:val="auto"/>
        </w:rPr>
        <w:t>Ö</w:t>
      </w:r>
      <w:r w:rsidRPr="00F81A41">
        <w:rPr>
          <w:b w:val="0"/>
          <w:color w:val="auto"/>
        </w:rPr>
        <w:t>-tillämpningen).</w:t>
      </w:r>
    </w:p>
    <w:p w14:paraId="0856646A" w14:textId="77777777" w:rsidR="005464FE" w:rsidRPr="005464FE" w:rsidRDefault="005464FE" w:rsidP="005464FE"/>
    <w:p w14:paraId="43157204" w14:textId="77777777" w:rsidR="003C3375" w:rsidRDefault="003C3375" w:rsidP="003C3375">
      <w:pPr>
        <w:pStyle w:val="Rubrik4"/>
      </w:pPr>
      <w:r>
        <w:t>Sekvensdiagram</w:t>
      </w:r>
    </w:p>
    <w:p w14:paraId="28C3CF78" w14:textId="77777777" w:rsidR="003C3375" w:rsidRPr="00040252" w:rsidRDefault="003C3375" w:rsidP="003C3375">
      <w:r>
        <w:t xml:space="preserve">Siffrorna i diagrammet nedan kopplar ihop begäran-svar för respektive meddelande. </w:t>
      </w:r>
    </w:p>
    <w:p w14:paraId="0DDAF319" w14:textId="031B9113" w:rsidR="005464FE" w:rsidRDefault="00985602" w:rsidP="00C85CC3">
      <w:r>
        <w:rPr>
          <w:noProof/>
          <w:lang w:eastAsia="sv-SE"/>
        </w:rPr>
        <w:drawing>
          <wp:inline distT="0" distB="0" distL="0" distR="0" wp14:anchorId="53994691" wp14:editId="3A34F927">
            <wp:extent cx="4727458" cy="2350013"/>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Observations Seq.png"/>
                    <pic:cNvPicPr/>
                  </pic:nvPicPr>
                  <pic:blipFill>
                    <a:blip r:embed="rId12">
                      <a:extLst>
                        <a:ext uri="{28A0092B-C50C-407E-A947-70E740481C1C}">
                          <a14:useLocalDpi xmlns:a14="http://schemas.microsoft.com/office/drawing/2010/main" val="0"/>
                        </a:ext>
                      </a:extLst>
                    </a:blip>
                    <a:stretch>
                      <a:fillRect/>
                    </a:stretch>
                  </pic:blipFill>
                  <pic:spPr>
                    <a:xfrm>
                      <a:off x="0" y="0"/>
                      <a:ext cx="4727458" cy="2350013"/>
                    </a:xfrm>
                    <a:prstGeom prst="rect">
                      <a:avLst/>
                    </a:prstGeom>
                  </pic:spPr>
                </pic:pic>
              </a:graphicData>
            </a:graphic>
          </wp:inline>
        </w:drawing>
      </w:r>
    </w:p>
    <w:p w14:paraId="7AFAFFD0" w14:textId="323AFB82" w:rsidR="003C3375" w:rsidRDefault="003C3375" w:rsidP="00C85CC3"/>
    <w:p w14:paraId="23ACB481" w14:textId="24197D97" w:rsidR="005464FE" w:rsidRPr="00F81A41" w:rsidRDefault="005464FE" w:rsidP="005464FE">
      <w:pPr>
        <w:pStyle w:val="Beskrivning"/>
        <w:rPr>
          <w:color w:val="auto"/>
        </w:rPr>
      </w:pPr>
      <w:r w:rsidRPr="00A03F9D">
        <w:rPr>
          <w:color w:val="auto"/>
        </w:rPr>
        <w:t xml:space="preserve">Figur </w:t>
      </w:r>
      <w:r w:rsidRPr="00A03F9D">
        <w:rPr>
          <w:color w:val="auto"/>
        </w:rPr>
        <w:fldChar w:fldCharType="begin"/>
      </w:r>
      <w:r w:rsidRPr="00A03F9D">
        <w:rPr>
          <w:color w:val="auto"/>
        </w:rPr>
        <w:instrText xml:space="preserve"> SEQ Figur \* ARABIC </w:instrText>
      </w:r>
      <w:r w:rsidRPr="00A03F9D">
        <w:rPr>
          <w:color w:val="auto"/>
        </w:rPr>
        <w:fldChar w:fldCharType="separate"/>
      </w:r>
      <w:r w:rsidR="00697CAA">
        <w:rPr>
          <w:noProof/>
          <w:color w:val="auto"/>
        </w:rPr>
        <w:t>3</w:t>
      </w:r>
      <w:r w:rsidRPr="00A03F9D">
        <w:rPr>
          <w:color w:val="auto"/>
        </w:rPr>
        <w:fldChar w:fldCharType="end"/>
      </w:r>
      <w:r w:rsidRPr="00A03F9D">
        <w:rPr>
          <w:color w:val="auto"/>
        </w:rPr>
        <w:t xml:space="preserve"> </w:t>
      </w:r>
      <w:r w:rsidRPr="00A03F9D">
        <w:rPr>
          <w:b w:val="0"/>
          <w:color w:val="auto"/>
        </w:rPr>
        <w:t xml:space="preserve">Sekvensdiagram över sökning efter information </w:t>
      </w:r>
    </w:p>
    <w:p w14:paraId="0A34CADF" w14:textId="77777777" w:rsidR="003C3375" w:rsidRDefault="003C3375" w:rsidP="003C3375"/>
    <w:p w14:paraId="26578DAD" w14:textId="77777777" w:rsidR="003C3375" w:rsidRDefault="003C3375" w:rsidP="00F13BE7">
      <w:pPr>
        <w:pStyle w:val="Rubrik4"/>
      </w:pPr>
      <w:r>
        <w:t>Roller</w:t>
      </w:r>
    </w:p>
    <w:tbl>
      <w:tblPr>
        <w:tblStyle w:val="Tabellrutnt"/>
        <w:tblW w:w="0" w:type="auto"/>
        <w:tblLook w:val="04A0" w:firstRow="1" w:lastRow="0" w:firstColumn="1" w:lastColumn="0" w:noHBand="0" w:noVBand="1"/>
      </w:tblPr>
      <w:tblGrid>
        <w:gridCol w:w="2409"/>
        <w:gridCol w:w="6863"/>
      </w:tblGrid>
      <w:tr w:rsidR="003C3375" w:rsidRPr="00F71DFD" w14:paraId="79C289BA" w14:textId="77777777" w:rsidTr="005464FE">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3503A0" w:rsidRPr="008A6814" w14:paraId="0E6896DF" w14:textId="77777777" w:rsidTr="005464FE">
        <w:tc>
          <w:tcPr>
            <w:tcW w:w="2409" w:type="dxa"/>
            <w:tcBorders>
              <w:top w:val="single" w:sz="6" w:space="0" w:color="auto"/>
            </w:tcBorders>
          </w:tcPr>
          <w:p w14:paraId="66F9B3F3" w14:textId="7BC51BAC" w:rsidR="003503A0" w:rsidRDefault="003503A0" w:rsidP="003503A0">
            <w:pPr>
              <w:spacing w:before="40" w:after="40"/>
            </w:pPr>
            <w:r w:rsidRPr="00F81A41">
              <w:t>Patienten</w:t>
            </w:r>
          </w:p>
        </w:tc>
        <w:tc>
          <w:tcPr>
            <w:tcW w:w="6863" w:type="dxa"/>
            <w:tcBorders>
              <w:top w:val="single" w:sz="6" w:space="0" w:color="auto"/>
            </w:tcBorders>
          </w:tcPr>
          <w:p w14:paraId="1479596E" w14:textId="53C39D2E" w:rsidR="003503A0" w:rsidRPr="00211EF1" w:rsidRDefault="003503A0" w:rsidP="003503A0">
            <w:pPr>
              <w:spacing w:before="40" w:after="40"/>
            </w:pPr>
            <w:r w:rsidRPr="00F81A41">
              <w:t>Den patient som vill få tillgång till sin</w:t>
            </w:r>
            <w:r>
              <w:t>a</w:t>
            </w:r>
            <w:r w:rsidRPr="00F81A41">
              <w:t xml:space="preserve"> vård- och omsorgs</w:t>
            </w:r>
            <w:r>
              <w:t>kontakter</w:t>
            </w:r>
            <w:r w:rsidRPr="00F81A41">
              <w:t>.</w:t>
            </w:r>
          </w:p>
        </w:tc>
      </w:tr>
      <w:tr w:rsidR="003503A0" w:rsidRPr="008A6814" w14:paraId="7DFC1F81" w14:textId="77777777" w:rsidTr="005464FE">
        <w:tc>
          <w:tcPr>
            <w:tcW w:w="2409" w:type="dxa"/>
            <w:tcBorders>
              <w:top w:val="single" w:sz="6" w:space="0" w:color="auto"/>
            </w:tcBorders>
          </w:tcPr>
          <w:p w14:paraId="372A90B1" w14:textId="28B2F2DD" w:rsidR="003503A0" w:rsidRPr="008A6814" w:rsidRDefault="003503A0" w:rsidP="003503A0">
            <w:pPr>
              <w:spacing w:before="40" w:after="40"/>
            </w:pPr>
            <w:r>
              <w:t>Tjänstekonsument</w:t>
            </w:r>
          </w:p>
        </w:tc>
        <w:tc>
          <w:tcPr>
            <w:tcW w:w="6863" w:type="dxa"/>
            <w:tcBorders>
              <w:top w:val="single" w:sz="6" w:space="0" w:color="auto"/>
            </w:tcBorders>
          </w:tcPr>
          <w:p w14:paraId="76FDB455" w14:textId="2D7D611E" w:rsidR="003503A0" w:rsidRPr="008A6814" w:rsidRDefault="003503A0" w:rsidP="003503A0">
            <w:pPr>
              <w:spacing w:before="40" w:after="40"/>
            </w:pPr>
            <w:r w:rsidRPr="00211EF1">
              <w:t xml:space="preserve">Det system som </w:t>
            </w:r>
            <w:r>
              <w:t>används för att konsumera information. D.v.s. det system som använder tjänster enligt ett tjänstekontrakt.</w:t>
            </w:r>
          </w:p>
        </w:tc>
      </w:tr>
      <w:tr w:rsidR="003503A0" w:rsidRPr="008A6814" w14:paraId="1D8E6868" w14:textId="77777777" w:rsidTr="005464FE">
        <w:tc>
          <w:tcPr>
            <w:tcW w:w="2409" w:type="dxa"/>
          </w:tcPr>
          <w:p w14:paraId="4C51972B" w14:textId="6EFB0A0E" w:rsidR="003503A0" w:rsidRPr="008A6814" w:rsidRDefault="003503A0" w:rsidP="003503A0">
            <w:pPr>
              <w:spacing w:before="40" w:after="40"/>
            </w:pPr>
            <w:r w:rsidRPr="008A6814">
              <w:t>Tjänsteplattform</w:t>
            </w:r>
          </w:p>
        </w:tc>
        <w:tc>
          <w:tcPr>
            <w:tcW w:w="6863" w:type="dxa"/>
          </w:tcPr>
          <w:p w14:paraId="71211779" w14:textId="1C7C1AFF" w:rsidR="003503A0" w:rsidRPr="008A6814" w:rsidRDefault="003503A0" w:rsidP="003503A0">
            <w:pPr>
              <w:spacing w:before="40" w:after="40"/>
            </w:pPr>
            <w:r w:rsidRPr="008A6814">
              <w:t xml:space="preserve">Tjänsteplattformen är </w:t>
            </w:r>
            <w:r>
              <w:t>det lager som hanterar virtuella tjänster, aggregerande tjänster samt anpassningstjänster.</w:t>
            </w:r>
          </w:p>
        </w:tc>
      </w:tr>
      <w:tr w:rsidR="003503A0" w:rsidRPr="008A6814" w14:paraId="1B82C12B" w14:textId="77777777" w:rsidTr="005464FE">
        <w:tc>
          <w:tcPr>
            <w:tcW w:w="2409" w:type="dxa"/>
          </w:tcPr>
          <w:p w14:paraId="7B482389" w14:textId="6CAFA63C" w:rsidR="003503A0" w:rsidRPr="008A6814" w:rsidRDefault="003503A0" w:rsidP="003503A0">
            <w:pPr>
              <w:spacing w:before="40" w:after="40"/>
            </w:pPr>
            <w:r>
              <w:t>Källsystem</w:t>
            </w:r>
          </w:p>
        </w:tc>
        <w:tc>
          <w:tcPr>
            <w:tcW w:w="6863" w:type="dxa"/>
          </w:tcPr>
          <w:p w14:paraId="19884318" w14:textId="2816BC77" w:rsidR="003503A0" w:rsidRPr="008A6814" w:rsidRDefault="003503A0" w:rsidP="003503A0">
            <w:r>
              <w:t>Det system som i detta fall utgör källsystemet som vårdpersonal direkt registrerar/uppdaterar/raderar information i.</w:t>
            </w:r>
          </w:p>
        </w:tc>
      </w:tr>
    </w:tbl>
    <w:p w14:paraId="35991818" w14:textId="77777777" w:rsidR="003C3375" w:rsidRDefault="003C3375" w:rsidP="003C3375"/>
    <w:p w14:paraId="2F290740" w14:textId="77777777" w:rsidR="005464FE" w:rsidRDefault="005464FE" w:rsidP="005464FE">
      <w:pPr>
        <w:pStyle w:val="Rubrik3"/>
      </w:pPr>
      <w:bookmarkStart w:id="40" w:name="_Toc277330953"/>
      <w:bookmarkStart w:id="41" w:name="_Toc411633233"/>
      <w:r>
        <w:t>Beskrivning</w:t>
      </w:r>
      <w:r w:rsidRPr="00631F04">
        <w:t xml:space="preserve"> av relationskonceptet.</w:t>
      </w:r>
      <w:bookmarkEnd w:id="40"/>
      <w:bookmarkEnd w:id="41"/>
    </w:p>
    <w:p w14:paraId="51EBA9B1" w14:textId="1ED8086D" w:rsidR="005464FE" w:rsidRDefault="00114699" w:rsidP="005464FE">
      <w:r>
        <w:t>K</w:t>
      </w:r>
      <w:r w:rsidR="005464FE">
        <w:t>ontrakt i tjänstedomänen har stöd för att peka ut relationer till andra informationsmängder, konceptet är till för att en tjänsteproducent skall kunna förmedla till en tjänstekonsument att det finns r</w:t>
      </w:r>
      <w:r w:rsidR="002E6E06">
        <w:t>elaterad information att hämta. En aktivitet (b</w:t>
      </w:r>
      <w:r w:rsidR="002D6108">
        <w:t>lindtarmsoperation) kan exempel</w:t>
      </w:r>
      <w:r w:rsidR="002E6E06">
        <w:t>vis ha en relation till en tidigare observation (b</w:t>
      </w:r>
      <w:r w:rsidR="00AF2142">
        <w:t>lindtarmsinflammation). Relationen har en viss typ vilket i ovanstående exempel skulle kunna vara ”har orsak”.</w:t>
      </w:r>
    </w:p>
    <w:p w14:paraId="58D9BA93" w14:textId="1095649C" w:rsidR="005464FE" w:rsidRDefault="005464FE" w:rsidP="005464FE">
      <w:r>
        <w:t xml:space="preserve">En relaterad informationsmängd pekas ut med hjälp av typen </w:t>
      </w:r>
      <w:proofErr w:type="spellStart"/>
      <w:r>
        <w:t>ReferredInformationType</w:t>
      </w:r>
      <w:proofErr w:type="spellEnd"/>
      <w:r>
        <w:t xml:space="preserve"> där fältet </w:t>
      </w:r>
      <w:proofErr w:type="spellStart"/>
      <w:r>
        <w:t>type</w:t>
      </w:r>
      <w:proofErr w:type="spellEnd"/>
      <w:r>
        <w:t xml:space="preserve"> beskriver vilken informationsmängd som är refererad och följer tabell</w:t>
      </w:r>
      <w:r w:rsidR="00F20932">
        <w:t>en</w:t>
      </w:r>
      <w:r>
        <w:t xml:space="preserve"> för </w:t>
      </w:r>
      <w:r w:rsidR="00F20932">
        <w:t>e</w:t>
      </w:r>
      <w:r>
        <w:t>ngagemangs</w:t>
      </w:r>
      <w:r w:rsidR="00F20932">
        <w:t>i</w:t>
      </w:r>
      <w:r>
        <w:t>ndex-kategori</w:t>
      </w:r>
      <w:r w:rsidR="003503A0">
        <w:t>, enligt fältet ”</w:t>
      </w:r>
      <w:proofErr w:type="spellStart"/>
      <w:r w:rsidR="003503A0">
        <w:t>categorization</w:t>
      </w:r>
      <w:proofErr w:type="spellEnd"/>
      <w:r w:rsidR="003503A0">
        <w:t>”,</w:t>
      </w:r>
      <w:r>
        <w:t xml:space="preserve"> t.ex. </w:t>
      </w:r>
      <w:proofErr w:type="spellStart"/>
      <w:r>
        <w:t>voo</w:t>
      </w:r>
      <w:proofErr w:type="spellEnd"/>
      <w:r>
        <w:t xml:space="preserve"> för </w:t>
      </w:r>
      <w:r w:rsidR="00F20932">
        <w:t>vårddokumentation.</w:t>
      </w:r>
      <w:r>
        <w:t xml:space="preserve"> </w:t>
      </w:r>
      <w:r w:rsidR="00F20932">
        <w:t>F</w:t>
      </w:r>
      <w:r>
        <w:t xml:space="preserve">ör att anropa det källsystem som har den relaterade informationsmängden skall </w:t>
      </w:r>
      <w:proofErr w:type="spellStart"/>
      <w:r w:rsidRPr="0036048B">
        <w:t>informati</w:t>
      </w:r>
      <w:r>
        <w:t>onOwner.id.extension</w:t>
      </w:r>
      <w:proofErr w:type="spellEnd"/>
      <w:r>
        <w:t xml:space="preserve"> användas som </w:t>
      </w:r>
      <w:proofErr w:type="spellStart"/>
      <w:r>
        <w:t>l</w:t>
      </w:r>
      <w:r w:rsidRPr="0036048B">
        <w:t>ogicalAddress</w:t>
      </w:r>
      <w:proofErr w:type="spellEnd"/>
      <w:r>
        <w:t xml:space="preserve"> i anropet.</w:t>
      </w:r>
    </w:p>
    <w:p w14:paraId="2ECEBEEA" w14:textId="77777777" w:rsidR="00205769" w:rsidRDefault="00205769" w:rsidP="005464FE"/>
    <w:p w14:paraId="56C5F912" w14:textId="77777777" w:rsidR="00205769" w:rsidRDefault="00205769" w:rsidP="005464FE"/>
    <w:p w14:paraId="4C7EE349" w14:textId="4EAE6164" w:rsidR="00205769" w:rsidRDefault="00205769" w:rsidP="00F13BE7">
      <w:pPr>
        <w:pStyle w:val="Rubrik4"/>
      </w:pPr>
      <w:r>
        <w:t>Exempel på relaterad information</w:t>
      </w:r>
      <w:r w:rsidR="005A7FC6">
        <w:t>/samband</w:t>
      </w:r>
    </w:p>
    <w:p w14:paraId="54DB1680" w14:textId="77777777" w:rsidR="001846EA" w:rsidRDefault="001846EA" w:rsidP="005A7FC6"/>
    <w:p w14:paraId="73FB079C" w14:textId="09C7BD1B" w:rsidR="001846EA" w:rsidRPr="001846EA" w:rsidRDefault="001846EA" w:rsidP="005A7FC6">
      <w:r>
        <w:t>I detta exempel har en patient en tidigare satt diagnos</w:t>
      </w:r>
      <w:r w:rsidR="005A7FC6">
        <w:t xml:space="preserve"> (observation) K35.2 Akut appendicit med generaliserad peritonit. På grund av denna diagnos utförs en </w:t>
      </w:r>
      <w:proofErr w:type="spellStart"/>
      <w:r w:rsidR="005A7FC6">
        <w:t>appendektomi</w:t>
      </w:r>
      <w:proofErr w:type="spellEnd"/>
      <w:r w:rsidR="005A7FC6">
        <w:t xml:space="preserve"> (aktivitet). Vid ett senare tillfälle upptäcks att en MRSA-infektion har uppkommit i operationssåret (observation).</w:t>
      </w:r>
    </w:p>
    <w:p w14:paraId="6817A31F" w14:textId="4168AC0D" w:rsidR="00205769" w:rsidRDefault="005A7FC6" w:rsidP="005A7FC6">
      <w:r>
        <w:rPr>
          <w:noProof/>
          <w:lang w:eastAsia="sv-SE"/>
        </w:rPr>
        <w:lastRenderedPageBreak/>
        <w:drawing>
          <wp:inline distT="0" distB="0" distL="0" distR="0" wp14:anchorId="679D5765" wp14:editId="0CCABC4B">
            <wp:extent cx="5056642" cy="5157226"/>
            <wp:effectExtent l="0" t="0" r="0" b="5715"/>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tionskomplikation.png"/>
                    <pic:cNvPicPr/>
                  </pic:nvPicPr>
                  <pic:blipFill>
                    <a:blip r:embed="rId13">
                      <a:extLst>
                        <a:ext uri="{28A0092B-C50C-407E-A947-70E740481C1C}">
                          <a14:useLocalDpi xmlns:a14="http://schemas.microsoft.com/office/drawing/2010/main" val="0"/>
                        </a:ext>
                      </a:extLst>
                    </a:blip>
                    <a:stretch>
                      <a:fillRect/>
                    </a:stretch>
                  </pic:blipFill>
                  <pic:spPr>
                    <a:xfrm>
                      <a:off x="0" y="0"/>
                      <a:ext cx="5056642" cy="5157226"/>
                    </a:xfrm>
                    <a:prstGeom prst="rect">
                      <a:avLst/>
                    </a:prstGeom>
                  </pic:spPr>
                </pic:pic>
              </a:graphicData>
            </a:graphic>
          </wp:inline>
        </w:drawing>
      </w:r>
    </w:p>
    <w:p w14:paraId="12DB1618" w14:textId="77777777" w:rsidR="005A7FC6" w:rsidRDefault="005A7FC6" w:rsidP="005A7FC6"/>
    <w:p w14:paraId="5CD98A01" w14:textId="48A17891" w:rsidR="008E537E" w:rsidRDefault="008E537E" w:rsidP="005A7FC6">
      <w:r>
        <w:t xml:space="preserve">Ifall dessa data lagras i olika system, så är </w:t>
      </w:r>
      <w:r w:rsidRPr="00B606F2">
        <w:rPr>
          <w:i/>
        </w:rPr>
        <w:t>förutsättningen</w:t>
      </w:r>
      <w:r>
        <w:t xml:space="preserve">, för anrops-flödet i nästa avsnitt att </w:t>
      </w:r>
      <w:r w:rsidRPr="00B606F2">
        <w:rPr>
          <w:i/>
        </w:rPr>
        <w:t>identiteter</w:t>
      </w:r>
      <w:r>
        <w:t xml:space="preserve"> för orsakande diagnos respektive operation</w:t>
      </w:r>
      <w:r w:rsidRPr="00B606F2">
        <w:rPr>
          <w:i/>
        </w:rPr>
        <w:t xml:space="preserve"> har förmedlats vidare till nästa system</w:t>
      </w:r>
      <w:r>
        <w:t xml:space="preserve"> i behandlingskedjan.</w:t>
      </w:r>
      <w:r w:rsidR="002718E2">
        <w:br/>
      </w:r>
      <w:r w:rsidR="00F13BE7">
        <w:t>Dylika</w:t>
      </w:r>
      <w:r w:rsidR="002718E2">
        <w:t xml:space="preserve"> ”business </w:t>
      </w:r>
      <w:proofErr w:type="spellStart"/>
      <w:r w:rsidR="002718E2">
        <w:t>object</w:t>
      </w:r>
      <w:proofErr w:type="spellEnd"/>
      <w:r w:rsidR="002718E2">
        <w:t xml:space="preserve"> </w:t>
      </w:r>
      <w:proofErr w:type="spellStart"/>
      <w:r w:rsidR="002718E2">
        <w:t>identities</w:t>
      </w:r>
      <w:proofErr w:type="spellEnd"/>
      <w:r w:rsidR="002718E2">
        <w:t xml:space="preserve">” kan </w:t>
      </w:r>
      <w:r w:rsidR="00F13BE7">
        <w:t xml:space="preserve">exempelvis </w:t>
      </w:r>
      <w:r w:rsidR="002718E2">
        <w:t xml:space="preserve">förmedlas via elektroniska remisser </w:t>
      </w:r>
      <w:r w:rsidR="00F13BE7">
        <w:t xml:space="preserve">eller genom </w:t>
      </w:r>
      <w:proofErr w:type="spellStart"/>
      <w:r w:rsidR="00F13BE7">
        <w:t>aggregegerade</w:t>
      </w:r>
      <w:proofErr w:type="spellEnd"/>
      <w:r w:rsidR="00F13BE7">
        <w:t xml:space="preserve"> Get-tjänster som använts för att hitta tidigare lagrad information</w:t>
      </w:r>
      <w:r w:rsidR="00B606F2">
        <w:t>.</w:t>
      </w:r>
    </w:p>
    <w:p w14:paraId="79EB453F" w14:textId="77777777" w:rsidR="005A7FC6" w:rsidRDefault="005A7FC6" w:rsidP="005A7FC6"/>
    <w:p w14:paraId="51CC7A5F" w14:textId="2C7F6B59" w:rsidR="005A7FC6" w:rsidRDefault="005A7FC6">
      <w:pPr>
        <w:spacing w:line="240" w:lineRule="auto"/>
      </w:pPr>
      <w:r>
        <w:br w:type="page"/>
      </w:r>
    </w:p>
    <w:p w14:paraId="2F461132" w14:textId="77777777" w:rsidR="005A7FC6" w:rsidRPr="00205769" w:rsidRDefault="005A7FC6" w:rsidP="005A7FC6"/>
    <w:p w14:paraId="33D779FC" w14:textId="77777777" w:rsidR="005464FE" w:rsidRDefault="005464FE" w:rsidP="005464FE"/>
    <w:p w14:paraId="10DEECBB" w14:textId="0912F85B" w:rsidR="00CC2D3C" w:rsidRDefault="005464FE" w:rsidP="00CC2D3C">
      <w:pPr>
        <w:pStyle w:val="Rubrik4"/>
      </w:pPr>
      <w:r w:rsidRPr="00D62345">
        <w:t>Sekvensdiagram</w:t>
      </w:r>
    </w:p>
    <w:p w14:paraId="0ED57E44" w14:textId="4271DE44" w:rsidR="00E604A8" w:rsidRDefault="00CC2D3C" w:rsidP="00CC2D3C">
      <w:r>
        <w:t xml:space="preserve">I detta exempel hämtas de </w:t>
      </w:r>
      <w:r w:rsidR="00F124CB">
        <w:t xml:space="preserve">operationstyper </w:t>
      </w:r>
      <w:r>
        <w:t>(aktiviteter) ut som man planerar följa upp. För att se vad orsaken var till operationer samt eventuella komplikationer hämtas sedan relaterade observationer före och efter operationen.</w:t>
      </w:r>
      <w:r w:rsidR="003F0611">
        <w:t xml:space="preserve"> Respektive händelse har dokumenterats i olika vårdsystem, men eftersom det finns engagemangsindexposter för observationstjänsten i både system 2 och 3 kommer båda dessa system tillfrågas två gånger i nedanstående sekvens.</w:t>
      </w:r>
      <w:r w:rsidR="00E604A8">
        <w:br/>
      </w:r>
    </w:p>
    <w:p w14:paraId="37CE7EA5" w14:textId="2F59BEA3" w:rsidR="00CC2D3C" w:rsidRPr="00CC2D3C" w:rsidRDefault="00E604A8" w:rsidP="00CC2D3C">
      <w:r>
        <w:t xml:space="preserve">Nedan så har t ex system 2 kännedom om diagnosen, vilket redan har förmedlats till system 1 där operationen finns registrerad, inklusive dess orsak (med identitet enligt system 2). Slutligen så finns t ex i system 3 komplikationer noterade, vilka är relaterade till operationens identitet (enligt system 1). </w:t>
      </w:r>
    </w:p>
    <w:p w14:paraId="78A08301" w14:textId="77777777" w:rsidR="005A7FC6" w:rsidRPr="005A7FC6" w:rsidRDefault="005A7FC6" w:rsidP="005A7FC6"/>
    <w:p w14:paraId="101608B7" w14:textId="1C6C013E" w:rsidR="005464FE" w:rsidRPr="005150DA" w:rsidRDefault="003F0611" w:rsidP="005464FE">
      <w:r>
        <w:rPr>
          <w:noProof/>
          <w:lang w:eastAsia="sv-SE"/>
        </w:rPr>
        <w:drawing>
          <wp:inline distT="0" distB="0" distL="0" distR="0" wp14:anchorId="76786F60" wp14:editId="2FB9F97F">
            <wp:extent cx="6645910" cy="4412615"/>
            <wp:effectExtent l="0" t="0" r="254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ämta operation med orsaker och komplikationer.png"/>
                    <pic:cNvPicPr/>
                  </pic:nvPicPr>
                  <pic:blipFill>
                    <a:blip r:embed="rId14">
                      <a:extLst>
                        <a:ext uri="{28A0092B-C50C-407E-A947-70E740481C1C}">
                          <a14:useLocalDpi xmlns:a14="http://schemas.microsoft.com/office/drawing/2010/main" val="0"/>
                        </a:ext>
                      </a:extLst>
                    </a:blip>
                    <a:stretch>
                      <a:fillRect/>
                    </a:stretch>
                  </pic:blipFill>
                  <pic:spPr>
                    <a:xfrm>
                      <a:off x="0" y="0"/>
                      <a:ext cx="6645910" cy="4412615"/>
                    </a:xfrm>
                    <a:prstGeom prst="rect">
                      <a:avLst/>
                    </a:prstGeom>
                  </pic:spPr>
                </pic:pic>
              </a:graphicData>
            </a:graphic>
          </wp:inline>
        </w:drawing>
      </w:r>
    </w:p>
    <w:p w14:paraId="38591E23" w14:textId="55165A28" w:rsidR="005464FE" w:rsidRPr="00F81A41" w:rsidRDefault="005464FE" w:rsidP="005464FE">
      <w:pPr>
        <w:rPr>
          <w:color w:val="4F81BD" w:themeColor="accent1"/>
        </w:rPr>
      </w:pPr>
    </w:p>
    <w:p w14:paraId="2AF895E5" w14:textId="54EEA4C7" w:rsidR="003503A0" w:rsidRPr="00B606F2" w:rsidRDefault="005464FE" w:rsidP="00EB3476">
      <w:pPr>
        <w:pStyle w:val="Beskrivning"/>
        <w:rPr>
          <w:b w:val="0"/>
          <w:color w:val="auto"/>
        </w:rPr>
      </w:pPr>
      <w:r w:rsidRPr="003F0611">
        <w:rPr>
          <w:color w:val="auto"/>
        </w:rPr>
        <w:t xml:space="preserve">Figur </w:t>
      </w:r>
      <w:r w:rsidRPr="003F0611">
        <w:rPr>
          <w:color w:val="auto"/>
        </w:rPr>
        <w:fldChar w:fldCharType="begin"/>
      </w:r>
      <w:r w:rsidRPr="003F0611">
        <w:rPr>
          <w:color w:val="auto"/>
        </w:rPr>
        <w:instrText xml:space="preserve"> SEQ Figur \* ARABIC </w:instrText>
      </w:r>
      <w:r w:rsidRPr="003F0611">
        <w:rPr>
          <w:color w:val="auto"/>
        </w:rPr>
        <w:fldChar w:fldCharType="separate"/>
      </w:r>
      <w:r w:rsidR="00697CAA">
        <w:rPr>
          <w:noProof/>
          <w:color w:val="auto"/>
        </w:rPr>
        <w:t>4</w:t>
      </w:r>
      <w:r w:rsidRPr="003F0611">
        <w:rPr>
          <w:color w:val="auto"/>
        </w:rPr>
        <w:fldChar w:fldCharType="end"/>
      </w:r>
      <w:r w:rsidRPr="003F0611">
        <w:rPr>
          <w:color w:val="auto"/>
        </w:rPr>
        <w:t xml:space="preserve"> </w:t>
      </w:r>
      <w:r w:rsidRPr="003F0611">
        <w:rPr>
          <w:b w:val="0"/>
          <w:color w:val="auto"/>
        </w:rPr>
        <w:t xml:space="preserve">Sekvensdiagram </w:t>
      </w:r>
      <w:r w:rsidR="003F0611" w:rsidRPr="003F0611">
        <w:rPr>
          <w:b w:val="0"/>
          <w:color w:val="auto"/>
        </w:rPr>
        <w:t>för</w:t>
      </w:r>
      <w:r w:rsidR="003F0611">
        <w:rPr>
          <w:b w:val="0"/>
          <w:color w:val="auto"/>
        </w:rPr>
        <w:t xml:space="preserve"> komplext flöde.</w:t>
      </w:r>
    </w:p>
    <w:p w14:paraId="08D11CE1" w14:textId="77777777" w:rsidR="005464FE" w:rsidRDefault="005464FE" w:rsidP="00B606F2">
      <w:pPr>
        <w:pStyle w:val="Rubrik4"/>
      </w:pPr>
      <w:r w:rsidRPr="00F81A41">
        <w:lastRenderedPageBreak/>
        <w:t xml:space="preserve">Roller </w:t>
      </w:r>
    </w:p>
    <w:p w14:paraId="594D8767" w14:textId="77777777" w:rsidR="005464FE" w:rsidRPr="005150DA" w:rsidRDefault="005464FE" w:rsidP="005464FE"/>
    <w:tbl>
      <w:tblPr>
        <w:tblStyle w:val="Tabellrutnt"/>
        <w:tblW w:w="0" w:type="auto"/>
        <w:tblLook w:val="04A0" w:firstRow="1" w:lastRow="0" w:firstColumn="1" w:lastColumn="0" w:noHBand="0" w:noVBand="1"/>
      </w:tblPr>
      <w:tblGrid>
        <w:gridCol w:w="2409"/>
        <w:gridCol w:w="6863"/>
      </w:tblGrid>
      <w:tr w:rsidR="005464FE" w:rsidRPr="00F81A41" w14:paraId="31430CE4" w14:textId="77777777" w:rsidTr="002E6E06">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5065F2" w14:textId="4BFD8675" w:rsidR="005464FE" w:rsidRPr="00F81A41" w:rsidRDefault="005464FE" w:rsidP="00B606F2">
            <w:pPr>
              <w:tabs>
                <w:tab w:val="right" w:pos="2193"/>
              </w:tabs>
              <w:spacing w:before="40" w:after="40"/>
              <w:rPr>
                <w:b/>
              </w:rPr>
            </w:pPr>
            <w:r w:rsidRPr="00F81A41">
              <w:rPr>
                <w:b/>
              </w:rPr>
              <w:t>Namn</w:t>
            </w:r>
            <w:r w:rsidR="00683B99">
              <w:rPr>
                <w:b/>
              </w:rPr>
              <w:tab/>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D639B21" w14:textId="77777777" w:rsidR="005464FE" w:rsidRPr="00F81A41" w:rsidRDefault="005464FE" w:rsidP="002E6E06">
            <w:pPr>
              <w:spacing w:before="40" w:after="40"/>
              <w:rPr>
                <w:b/>
              </w:rPr>
            </w:pPr>
            <w:r w:rsidRPr="00F81A41">
              <w:rPr>
                <w:b/>
              </w:rPr>
              <w:t>Beskrivning</w:t>
            </w:r>
          </w:p>
        </w:tc>
      </w:tr>
      <w:tr w:rsidR="005464FE" w:rsidRPr="00F81A41" w14:paraId="60BC1C19" w14:textId="77777777" w:rsidTr="002E6E06">
        <w:tc>
          <w:tcPr>
            <w:tcW w:w="2409" w:type="dxa"/>
          </w:tcPr>
          <w:p w14:paraId="29128BC0" w14:textId="77777777" w:rsidR="005464FE" w:rsidRDefault="005464FE" w:rsidP="002E6E06">
            <w:pPr>
              <w:spacing w:before="40" w:after="40"/>
            </w:pPr>
            <w:r>
              <w:t>Tjänstekonsument</w:t>
            </w:r>
          </w:p>
          <w:p w14:paraId="745260BD" w14:textId="47881FDD" w:rsidR="003503A0" w:rsidRPr="00F81A41" w:rsidRDefault="003503A0" w:rsidP="002E6E06">
            <w:pPr>
              <w:spacing w:before="40" w:after="40"/>
            </w:pPr>
            <w:r>
              <w:t>(för uppföljning)</w:t>
            </w:r>
          </w:p>
        </w:tc>
        <w:tc>
          <w:tcPr>
            <w:tcW w:w="6863" w:type="dxa"/>
          </w:tcPr>
          <w:p w14:paraId="175631AB" w14:textId="5F9AC644" w:rsidR="005464FE" w:rsidRPr="00F81A41" w:rsidRDefault="005464FE" w:rsidP="002E6E06">
            <w:pPr>
              <w:spacing w:before="40" w:after="40"/>
            </w:pPr>
            <w:r w:rsidRPr="00211EF1">
              <w:t xml:space="preserve">Det system som </w:t>
            </w:r>
            <w:r>
              <w:t>används för att konsumera information. D</w:t>
            </w:r>
            <w:r w:rsidR="00F20932">
              <w:t>.</w:t>
            </w:r>
            <w:r>
              <w:t>v</w:t>
            </w:r>
            <w:r w:rsidR="00F20932">
              <w:t>.</w:t>
            </w:r>
            <w:r>
              <w:t>s</w:t>
            </w:r>
            <w:r w:rsidR="00F20932">
              <w:t>.</w:t>
            </w:r>
            <w:r>
              <w:t xml:space="preserve"> det system som använder tjänster enligt ett tjänstekontrakt.</w:t>
            </w:r>
          </w:p>
        </w:tc>
      </w:tr>
      <w:tr w:rsidR="005464FE" w:rsidRPr="00F81A41" w14:paraId="77899A6B" w14:textId="77777777" w:rsidTr="002E6E06">
        <w:tc>
          <w:tcPr>
            <w:tcW w:w="2409" w:type="dxa"/>
          </w:tcPr>
          <w:p w14:paraId="2B8EE704" w14:textId="16A01494" w:rsidR="005464FE" w:rsidRPr="00F81A41" w:rsidRDefault="005464FE" w:rsidP="002E6E06">
            <w:pPr>
              <w:spacing w:before="40" w:after="40"/>
            </w:pPr>
            <w:r w:rsidRPr="008A6814">
              <w:t>Tjänsteplattform</w:t>
            </w:r>
            <w:r w:rsidR="003503A0">
              <w:br/>
              <w:t>(</w:t>
            </w:r>
            <w:proofErr w:type="spellStart"/>
            <w:r w:rsidR="003503A0">
              <w:t>GetActivity</w:t>
            </w:r>
            <w:proofErr w:type="spellEnd"/>
            <w:r w:rsidR="003503A0">
              <w:t xml:space="preserve"> &amp; </w:t>
            </w:r>
            <w:proofErr w:type="spellStart"/>
            <w:r w:rsidR="003503A0">
              <w:t>GetObservation</w:t>
            </w:r>
            <w:proofErr w:type="spellEnd"/>
            <w:r w:rsidR="003503A0">
              <w:t>)</w:t>
            </w:r>
          </w:p>
        </w:tc>
        <w:tc>
          <w:tcPr>
            <w:tcW w:w="6863" w:type="dxa"/>
          </w:tcPr>
          <w:p w14:paraId="24414891" w14:textId="3F1DE619" w:rsidR="005464FE" w:rsidRPr="00F81A41" w:rsidRDefault="005464FE" w:rsidP="002E6E06">
            <w:r w:rsidRPr="008A6814">
              <w:t xml:space="preserve">Tjänsteplattformen är </w:t>
            </w:r>
            <w:r>
              <w:t>det lager som hanterar virtuella tjänster, aggregerande tjänster samt anpassningstjänster.</w:t>
            </w:r>
          </w:p>
        </w:tc>
      </w:tr>
      <w:tr w:rsidR="005464FE" w:rsidRPr="00F81A41" w14:paraId="7B515DDD" w14:textId="77777777" w:rsidTr="002E6E06">
        <w:tc>
          <w:tcPr>
            <w:tcW w:w="2409" w:type="dxa"/>
          </w:tcPr>
          <w:p w14:paraId="74F60077" w14:textId="0D76FE9D" w:rsidR="005464FE" w:rsidRPr="00F81A41" w:rsidRDefault="005464FE" w:rsidP="002E6E06">
            <w:pPr>
              <w:spacing w:before="40" w:after="40"/>
            </w:pPr>
            <w:r>
              <w:t>Vårdinformationssystem</w:t>
            </w:r>
            <w:r w:rsidR="003503A0">
              <w:br/>
              <w:t>1, 2, &amp; 3</w:t>
            </w:r>
          </w:p>
        </w:tc>
        <w:tc>
          <w:tcPr>
            <w:tcW w:w="6863" w:type="dxa"/>
          </w:tcPr>
          <w:p w14:paraId="1C7CD057" w14:textId="06B3C228" w:rsidR="005464FE" w:rsidRPr="00F81A41" w:rsidRDefault="005464FE" w:rsidP="002E6E06">
            <w:pPr>
              <w:spacing w:before="40" w:after="40"/>
            </w:pPr>
            <w:r>
              <w:t>De system som i detta fall utgör källsystemet som vårdpersonal direkt registrerar/uppdaterar/raderar information i.</w:t>
            </w:r>
          </w:p>
        </w:tc>
      </w:tr>
    </w:tbl>
    <w:p w14:paraId="664345D1" w14:textId="77777777" w:rsidR="00DD1A6E" w:rsidRDefault="00DD1A6E" w:rsidP="003C3375">
      <w:pPr>
        <w:spacing w:line="240" w:lineRule="auto"/>
      </w:pPr>
    </w:p>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42" w:name="_Toc398042064"/>
      <w:bookmarkStart w:id="43" w:name="_Toc411633234"/>
      <w:r w:rsidRPr="009C0282">
        <w:t>Adressering</w:t>
      </w:r>
      <w:bookmarkEnd w:id="42"/>
      <w:bookmarkEnd w:id="43"/>
    </w:p>
    <w:p w14:paraId="4804BA82" w14:textId="4CD56508" w:rsidR="00DF5FE6" w:rsidRPr="00E146AE" w:rsidRDefault="00DF5FE6" w:rsidP="00DF5FE6">
      <w:r w:rsidRPr="00E146AE">
        <w:t xml:space="preserve">Tjänstedomänen tillämpar </w:t>
      </w:r>
      <w:r>
        <w:t>käll</w:t>
      </w:r>
      <w:r w:rsidRPr="00E146AE">
        <w:t>system</w:t>
      </w:r>
      <w:r w:rsidR="0018011F">
        <w:t>s</w:t>
      </w:r>
      <w:r w:rsidRPr="00E146AE">
        <w:t xml:space="preserve">adressering. Observera att tjänstekonsumenter främst anropar aggregerande tjänster. </w:t>
      </w:r>
      <w:r>
        <w:t>T</w:t>
      </w:r>
      <w:r w:rsidRPr="00F24BE3">
        <w:t xml:space="preserve">jänstekonsumenten </w:t>
      </w:r>
      <w:r w:rsidRPr="00E146AE">
        <w:t>adresserar därför den aggregerande tjänsten med antingen nationellt HSA-id (</w:t>
      </w:r>
      <w:proofErr w:type="spellStart"/>
      <w:r w:rsidRPr="00E146AE">
        <w:t>Ineras</w:t>
      </w:r>
      <w:proofErr w:type="spellEnd"/>
      <w:r w:rsidRPr="00E146AE">
        <w:t xml:space="preserve"> HSA-id) eller HSA-id för aktuell huvudman om det är en regional/huvudmanna-specifik (t.ex. ”regional”) aggregerande tjänst som ska adresseras.</w:t>
      </w:r>
    </w:p>
    <w:p w14:paraId="7873DB86" w14:textId="77777777" w:rsidR="00DF5FE6" w:rsidRPr="00E146AE" w:rsidRDefault="00DF5FE6" w:rsidP="00DF5FE6"/>
    <w:p w14:paraId="0FB99CC4" w14:textId="63312AC8" w:rsidR="00DF5FE6" w:rsidRDefault="00DF5FE6" w:rsidP="00DF5FE6">
      <w:r w:rsidRPr="00F92078">
        <w:t>Det finns också fall då en tjänstekonsument adresserar ett källsystem</w:t>
      </w:r>
      <w:r w:rsidR="00613E9A">
        <w:t xml:space="preserve"> direkt</w:t>
      </w:r>
      <w:r w:rsidRPr="00F92078">
        <w:t>. Det förutsätter att tjänstekonsumenten känner till källsystemets HSA</w:t>
      </w:r>
      <w:r>
        <w:t>-id</w:t>
      </w:r>
      <w:r w:rsidRPr="00F92078">
        <w:t>. Det sker genom att ett sådant anrop föregås av ett anrop till en aggregerande tjänst (källsystemets HSA</w:t>
      </w:r>
      <w:r>
        <w:t>-</w:t>
      </w:r>
      <w:r w:rsidRPr="00F92078">
        <w:t xml:space="preserve">id finns då i svarsmeddelandet) eller genom att tjänstekonsumenten är producent för Engagemangsindex </w:t>
      </w:r>
      <w:proofErr w:type="gramStart"/>
      <w:r w:rsidRPr="00F92078">
        <w:t>notifieringskontrakt</w:t>
      </w:r>
      <w:proofErr w:type="gramEnd"/>
      <w:r w:rsidRPr="00F92078">
        <w:t xml:space="preserve"> (</w:t>
      </w:r>
      <w:proofErr w:type="spellStart"/>
      <w:r w:rsidRPr="00F92078">
        <w:t>ProcessNotification</w:t>
      </w:r>
      <w:proofErr w:type="spellEnd"/>
      <w:r w:rsidRPr="00F92078">
        <w:t xml:space="preserve">).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direktadressera källsystemet i syfte att hämta information om den händelse som just </w:t>
      </w:r>
      <w:proofErr w:type="gramStart"/>
      <w:r w:rsidRPr="00F92078">
        <w:t>notifierats</w:t>
      </w:r>
      <w:proofErr w:type="gramEnd"/>
      <w:r w:rsidRPr="00F92078">
        <w:t xml:space="preserve"> för patienten.</w:t>
      </w:r>
    </w:p>
    <w:p w14:paraId="5EBFD30F" w14:textId="77777777" w:rsidR="00DF5FE6" w:rsidRDefault="00DF5FE6" w:rsidP="00DF5FE6"/>
    <w:p w14:paraId="0010C7B6" w14:textId="77777777" w:rsidR="00DF5FE6" w:rsidRDefault="00DF5FE6" w:rsidP="00DF5FE6">
      <w:r>
        <w:t>Adressering sker i enlighet med RIV Tekniska Anvisningar Översikt, Rev PD2, avsnitt 8.3, där mer information kan hittas.</w:t>
      </w:r>
    </w:p>
    <w:p w14:paraId="5EA82530" w14:textId="77777777" w:rsidR="003C3375" w:rsidRDefault="003C3375" w:rsidP="003C3375"/>
    <w:p w14:paraId="4F631C27" w14:textId="77777777" w:rsidR="00DF5FE6" w:rsidRDefault="00DF5FE6" w:rsidP="00DF5FE6">
      <w:pPr>
        <w:pStyle w:val="Rubrik3"/>
      </w:pPr>
      <w:bookmarkStart w:id="44" w:name="_Toc383167586"/>
      <w:bookmarkStart w:id="45" w:name="_Toc277330956"/>
      <w:bookmarkStart w:id="46" w:name="_Toc411633235"/>
      <w:r w:rsidRPr="00DF207A">
        <w:t>Sammanfattning av adresseringsmodell</w:t>
      </w:r>
      <w:bookmarkEnd w:id="44"/>
      <w:bookmarkEnd w:id="45"/>
      <w:bookmarkEnd w:id="46"/>
    </w:p>
    <w:tbl>
      <w:tblPr>
        <w:tblStyle w:val="Tabellrutnt"/>
        <w:tblW w:w="0" w:type="auto"/>
        <w:tblInd w:w="867" w:type="dxa"/>
        <w:tblLook w:val="04A0" w:firstRow="1" w:lastRow="0" w:firstColumn="1" w:lastColumn="0" w:noHBand="0" w:noVBand="1"/>
      </w:tblPr>
      <w:tblGrid>
        <w:gridCol w:w="3210"/>
        <w:gridCol w:w="6379"/>
      </w:tblGrid>
      <w:tr w:rsidR="00DF5FE6" w:rsidRPr="003F45DF" w14:paraId="730DD13E" w14:textId="77777777" w:rsidTr="002E6E06">
        <w:tc>
          <w:tcPr>
            <w:tcW w:w="3210" w:type="dxa"/>
            <w:shd w:val="clear" w:color="auto" w:fill="D9D9D9" w:themeFill="background1" w:themeFillShade="D9"/>
          </w:tcPr>
          <w:p w14:paraId="4F05626E" w14:textId="77777777" w:rsidR="00DF5FE6" w:rsidRPr="003F45DF" w:rsidRDefault="00DF5FE6" w:rsidP="002E6E06">
            <w:pPr>
              <w:rPr>
                <w:b/>
              </w:rPr>
            </w:pPr>
            <w:r w:rsidRPr="003F45DF">
              <w:rPr>
                <w:b/>
              </w:rPr>
              <w:t>Åtkomstbehov för patientens journalhistorik</w:t>
            </w:r>
          </w:p>
        </w:tc>
        <w:tc>
          <w:tcPr>
            <w:tcW w:w="6379" w:type="dxa"/>
            <w:shd w:val="clear" w:color="auto" w:fill="D9D9D9" w:themeFill="background1" w:themeFillShade="D9"/>
          </w:tcPr>
          <w:p w14:paraId="1C9DF6B2" w14:textId="77777777" w:rsidR="00DF5FE6" w:rsidRPr="003F45DF" w:rsidRDefault="00DF5FE6" w:rsidP="002E6E06">
            <w:pPr>
              <w:rPr>
                <w:b/>
              </w:rPr>
            </w:pPr>
            <w:r w:rsidRPr="003F45DF">
              <w:rPr>
                <w:b/>
              </w:rPr>
              <w:t>Logisk adress</w:t>
            </w:r>
          </w:p>
        </w:tc>
      </w:tr>
      <w:tr w:rsidR="00DF5FE6" w:rsidRPr="00E146AE" w14:paraId="689ECB92" w14:textId="77777777" w:rsidTr="002E6E06">
        <w:tc>
          <w:tcPr>
            <w:tcW w:w="3210" w:type="dxa"/>
          </w:tcPr>
          <w:p w14:paraId="74213BC5" w14:textId="77777777" w:rsidR="00DF5FE6" w:rsidRPr="00E146AE" w:rsidRDefault="00DF5FE6" w:rsidP="002E6E06">
            <w:r w:rsidRPr="00E146AE">
              <w:t>För alla huvudmän</w:t>
            </w:r>
          </w:p>
        </w:tc>
        <w:tc>
          <w:tcPr>
            <w:tcW w:w="6379" w:type="dxa"/>
          </w:tcPr>
          <w:p w14:paraId="39FEE556" w14:textId="77777777" w:rsidR="00DF5FE6" w:rsidRDefault="00DF5FE6" w:rsidP="002E6E06">
            <w:proofErr w:type="spellStart"/>
            <w:r w:rsidRPr="00E146AE">
              <w:t>Ineras</w:t>
            </w:r>
            <w:proofErr w:type="spellEnd"/>
            <w:r w:rsidRPr="00E146AE">
              <w:t xml:space="preserve"> HSA-id</w:t>
            </w:r>
            <w:r>
              <w:t xml:space="preserve"> </w:t>
            </w:r>
          </w:p>
          <w:p w14:paraId="02B0D5F5" w14:textId="77777777" w:rsidR="00DF5FE6" w:rsidRDefault="00DF5FE6" w:rsidP="002E6E06">
            <w:r>
              <w:t>QA: T_SERVICES_SE165565594230-1023</w:t>
            </w:r>
          </w:p>
          <w:p w14:paraId="550CD6F1" w14:textId="77777777" w:rsidR="00DF5FE6" w:rsidRPr="00E146AE" w:rsidRDefault="00DF5FE6" w:rsidP="002E6E06">
            <w:proofErr w:type="spellStart"/>
            <w:r>
              <w:t>Prod</w:t>
            </w:r>
            <w:proofErr w:type="spellEnd"/>
            <w:r>
              <w:t>: HSASERVICES-106J</w:t>
            </w:r>
          </w:p>
        </w:tc>
      </w:tr>
      <w:tr w:rsidR="00DF5FE6" w:rsidRPr="00E146AE" w14:paraId="1F169F02" w14:textId="77777777" w:rsidTr="002E6E06">
        <w:tc>
          <w:tcPr>
            <w:tcW w:w="3210" w:type="dxa"/>
          </w:tcPr>
          <w:p w14:paraId="2EF47FB9" w14:textId="77777777" w:rsidR="00DF5FE6" w:rsidRPr="00E146AE" w:rsidRDefault="00DF5FE6" w:rsidP="002E6E06">
            <w:r w:rsidRPr="00E146AE">
              <w:t>För en huvudman/region</w:t>
            </w:r>
          </w:p>
        </w:tc>
        <w:tc>
          <w:tcPr>
            <w:tcW w:w="6379" w:type="dxa"/>
          </w:tcPr>
          <w:p w14:paraId="74D4B452" w14:textId="77777777" w:rsidR="00DF5FE6" w:rsidRPr="00E146AE" w:rsidRDefault="00DF5FE6" w:rsidP="002E6E06">
            <w:r w:rsidRPr="00E146AE">
              <w:t>Huvudmannens/regionens HSA-id</w:t>
            </w:r>
          </w:p>
        </w:tc>
      </w:tr>
      <w:tr w:rsidR="00DF5FE6" w:rsidRPr="00E146AE" w14:paraId="548ED2E6" w14:textId="77777777" w:rsidTr="002E6E06">
        <w:tc>
          <w:tcPr>
            <w:tcW w:w="3210" w:type="dxa"/>
          </w:tcPr>
          <w:p w14:paraId="41DED4E3" w14:textId="77777777" w:rsidR="00DF5FE6" w:rsidRPr="00E146AE" w:rsidRDefault="00DF5FE6" w:rsidP="002E6E06">
            <w:r w:rsidRPr="00E146AE">
              <w:t>För ett källsystem</w:t>
            </w:r>
          </w:p>
        </w:tc>
        <w:tc>
          <w:tcPr>
            <w:tcW w:w="6379" w:type="dxa"/>
          </w:tcPr>
          <w:p w14:paraId="1C99D50B" w14:textId="77777777" w:rsidR="00DF5FE6" w:rsidRPr="00E146AE" w:rsidRDefault="00DF5FE6" w:rsidP="002E6E06">
            <w:r w:rsidRPr="00E146AE">
              <w:t>Källsystemets HSA-id</w:t>
            </w:r>
          </w:p>
        </w:tc>
      </w:tr>
    </w:tbl>
    <w:p w14:paraId="063D9B79" w14:textId="77777777" w:rsidR="00DF5FE6" w:rsidRPr="00C64CB2" w:rsidRDefault="00DF5FE6" w:rsidP="00DF5FE6"/>
    <w:p w14:paraId="3012C315" w14:textId="77777777" w:rsidR="003C3375" w:rsidRDefault="003C3375" w:rsidP="003C3375">
      <w:pPr>
        <w:rPr>
          <w:szCs w:val="20"/>
          <w:highlight w:val="lightGray"/>
        </w:rPr>
      </w:pPr>
    </w:p>
    <w:p w14:paraId="6230F584" w14:textId="77777777" w:rsidR="003C3375" w:rsidRPr="00AB0642" w:rsidRDefault="003C3375" w:rsidP="003C3375">
      <w:pPr>
        <w:pStyle w:val="Rubrik2"/>
      </w:pPr>
      <w:bookmarkStart w:id="47" w:name="_Toc398042069"/>
      <w:bookmarkStart w:id="48" w:name="_Toc411633236"/>
      <w:r w:rsidRPr="00AB0642">
        <w:t>Aggregering och engagemangsindex</w:t>
      </w:r>
      <w:bookmarkEnd w:id="47"/>
      <w:bookmarkEnd w:id="48"/>
    </w:p>
    <w:p w14:paraId="2F665C7C" w14:textId="77777777" w:rsidR="00DF5FE6" w:rsidRDefault="00DF5FE6" w:rsidP="00DF5FE6">
      <w:bookmarkStart w:id="49" w:name="_Toc357754847"/>
      <w:bookmarkStart w:id="50" w:name="_Toc243452549"/>
      <w:bookmarkEnd w:id="22"/>
      <w:r>
        <w:t xml:space="preserve">Det behövs en aggregerande tjänst för varje tjänstekontrakt som läser data i denna domän. </w:t>
      </w:r>
    </w:p>
    <w:p w14:paraId="04F6CD41" w14:textId="77777777" w:rsidR="00DF5FE6" w:rsidRDefault="00DF5FE6" w:rsidP="00DF5FE6">
      <w:r>
        <w:t xml:space="preserve">Aggregerande tjänster har samma tjänstekontrakt och anropsadress som en traditionell virtuell tjänst, men nås via olika logiska adresser. </w:t>
      </w:r>
    </w:p>
    <w:p w14:paraId="0B2CDFAD" w14:textId="77777777" w:rsidR="00DF5FE6" w:rsidRDefault="00DF5FE6" w:rsidP="00DF5FE6"/>
    <w:p w14:paraId="538DB801" w14:textId="303CE20D" w:rsidR="00DF5FE6" w:rsidRDefault="00DF5FE6" w:rsidP="00DF5FE6">
      <w:r>
        <w:t xml:space="preserve">Om ett källsystemets HSA-id anges som logisk adress, kommer </w:t>
      </w:r>
      <w:r w:rsidR="0018011F">
        <w:t xml:space="preserve">tjänsteplattformen </w:t>
      </w:r>
      <w:r>
        <w:t xml:space="preserve">att dirigera </w:t>
      </w:r>
      <w:r w:rsidR="0018011F">
        <w:t xml:space="preserve">frågemeddelandet </w:t>
      </w:r>
      <w:r>
        <w:t xml:space="preserve">vidare direkt till källsystemet utav utan att passera en aggregerande tjänst. </w:t>
      </w:r>
    </w:p>
    <w:p w14:paraId="7ED8D520" w14:textId="77777777" w:rsidR="00DF5FE6" w:rsidRPr="0020087D" w:rsidRDefault="00DF5FE6" w:rsidP="00DF5FE6">
      <w:r>
        <w:t xml:space="preserve">Om logisk adress HSA-id för </w:t>
      </w:r>
      <w:proofErr w:type="spellStart"/>
      <w:r>
        <w:t>Inera</w:t>
      </w:r>
      <w:proofErr w:type="spellEnd"/>
      <w:r>
        <w:t xml:space="preserve"> eller en huvudman kommer anropet att dirigeras till aggregerande tjänsten som i sin tur – efter att ha konsulterat engagemangsindex – vidarebefordrar frågan till de källsystem som har information om patienten.</w:t>
      </w:r>
    </w:p>
    <w:p w14:paraId="0F8E8A12" w14:textId="77777777" w:rsidR="00DF5FE6" w:rsidRDefault="00DF5FE6">
      <w:pPr>
        <w:spacing w:line="240" w:lineRule="auto"/>
        <w:rPr>
          <w:rFonts w:eastAsia="Times New Roman"/>
          <w:bCs/>
          <w:sz w:val="30"/>
          <w:szCs w:val="28"/>
        </w:rPr>
      </w:pPr>
      <w:r>
        <w:br w:type="page"/>
      </w:r>
    </w:p>
    <w:p w14:paraId="1E260C15" w14:textId="0482233D" w:rsidR="0039481C" w:rsidRDefault="0039481C" w:rsidP="0015321D">
      <w:pPr>
        <w:pStyle w:val="Rubrik1"/>
      </w:pPr>
      <w:bookmarkStart w:id="51" w:name="_Toc411633237"/>
      <w:r>
        <w:lastRenderedPageBreak/>
        <w:t xml:space="preserve">Tjänstedomänens </w:t>
      </w:r>
      <w:bookmarkEnd w:id="49"/>
      <w:bookmarkEnd w:id="50"/>
      <w:r w:rsidR="00C10E29">
        <w:t>krav och regler</w:t>
      </w:r>
      <w:bookmarkEnd w:id="51"/>
    </w:p>
    <w:p w14:paraId="0B1FCF3C" w14:textId="77777777" w:rsidR="0015321D" w:rsidRDefault="0015321D" w:rsidP="0015321D">
      <w:pPr>
        <w:pStyle w:val="Rubrik2"/>
      </w:pPr>
      <w:bookmarkStart w:id="52" w:name="_Toc244018071"/>
      <w:bookmarkStart w:id="53" w:name="_Toc374962628"/>
      <w:bookmarkStart w:id="54" w:name="_Toc398042071"/>
      <w:bookmarkStart w:id="55" w:name="_Toc411633238"/>
      <w:r w:rsidRPr="00A0151E">
        <w:t>Uppdatering</w:t>
      </w:r>
      <w:r>
        <w:t xml:space="preserve"> av </w:t>
      </w:r>
      <w:r w:rsidRPr="00435396">
        <w:t>engagemangsindex</w:t>
      </w:r>
      <w:bookmarkEnd w:id="52"/>
      <w:bookmarkEnd w:id="53"/>
      <w:bookmarkEnd w:id="54"/>
      <w:bookmarkEnd w:id="55"/>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proofErr w:type="gramStart"/>
      <w:r>
        <w:t>urn:riv</w:t>
      </w:r>
      <w:proofErr w:type="gramEnd"/>
      <w:r>
        <w:t>:itintegration:engagementindex:UpdateResponder:1 (”index-push”)</w:t>
      </w:r>
    </w:p>
    <w:p w14:paraId="32B06620" w14:textId="77777777" w:rsidR="0015321D" w:rsidRDefault="0015321D" w:rsidP="0015321D">
      <w:r>
        <w:t>Ladda hem Engagemangsindex WSDL, scheman och tjänstekontraktsbeskrivning för detaljer.</w:t>
      </w:r>
    </w:p>
    <w:p w14:paraId="298E4F2B" w14:textId="77777777" w:rsidR="002D38F4" w:rsidRDefault="002D38F4" w:rsidP="0015321D"/>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proofErr w:type="spellStart"/>
            <w:r>
              <w:rPr>
                <w:b/>
              </w:rPr>
              <w:t>Kodverk</w:t>
            </w:r>
            <w:proofErr w:type="spellEnd"/>
            <w:r>
              <w:rPr>
                <w:b/>
              </w:rPr>
              <w:t xml:space="preserve">/värde-mängd </w:t>
            </w:r>
            <w:r>
              <w:rPr>
                <w:b/>
              </w:rPr>
              <w:br/>
              <w:t>/</w:t>
            </w:r>
            <w:proofErr w:type="spellStart"/>
            <w:r w:rsidRPr="00F71DFD">
              <w:rPr>
                <w:b/>
              </w:rPr>
              <w:t>ev</w:t>
            </w:r>
            <w:proofErr w:type="spellEnd"/>
            <w:r w:rsidRPr="00F71DFD">
              <w:rPr>
                <w:b/>
              </w:rPr>
              <w:t xml:space="preserve">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 xml:space="preserve">Registered </w:t>
            </w:r>
            <w:proofErr w:type="spellStart"/>
            <w:r w:rsidRPr="00E146AE">
              <w:t>ResidentIdent</w:t>
            </w:r>
            <w:proofErr w:type="spellEnd"/>
            <w:r w:rsidRPr="00E146AE">
              <w:t xml:space="preserve"> </w:t>
            </w:r>
            <w:proofErr w:type="spellStart"/>
            <w:r w:rsidRPr="00E146AE">
              <w:t>Identification</w:t>
            </w:r>
            <w:proofErr w:type="spellEnd"/>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 xml:space="preserve">Service </w:t>
            </w:r>
            <w:proofErr w:type="spellStart"/>
            <w:r w:rsidRPr="00E146AE">
              <w:t>domain</w:t>
            </w:r>
            <w:proofErr w:type="spellEnd"/>
            <w:r w:rsidRPr="00E146AE">
              <w:t>*</w:t>
            </w:r>
          </w:p>
        </w:tc>
        <w:tc>
          <w:tcPr>
            <w:tcW w:w="1579" w:type="dxa"/>
            <w:shd w:val="clear" w:color="auto" w:fill="auto"/>
          </w:tcPr>
          <w:p w14:paraId="28F6E47D" w14:textId="77777777" w:rsidR="0015321D" w:rsidRPr="00E146AE" w:rsidRDefault="0015321D" w:rsidP="0015321D">
            <w:r w:rsidRPr="00E146AE">
              <w:t xml:space="preserve">Den tjänstedomän som förekomsten avser. </w:t>
            </w:r>
          </w:p>
        </w:tc>
        <w:tc>
          <w:tcPr>
            <w:tcW w:w="2410" w:type="dxa"/>
            <w:shd w:val="clear" w:color="auto" w:fill="auto"/>
          </w:tcPr>
          <w:p w14:paraId="22A8462F" w14:textId="77777777" w:rsidR="0015321D" w:rsidRPr="00E146AE" w:rsidRDefault="0015321D" w:rsidP="0015321D">
            <w:r w:rsidRPr="00E146AE">
              <w:t xml:space="preserve">URN på formen &lt;regelverk&gt;:&lt;huvuddomän&gt;:&lt;underdomän1&gt;:&lt;underdomän2&gt; </w:t>
            </w:r>
          </w:p>
        </w:tc>
        <w:tc>
          <w:tcPr>
            <w:tcW w:w="851" w:type="dxa"/>
            <w:shd w:val="clear" w:color="auto" w:fill="auto"/>
          </w:tcPr>
          <w:p w14:paraId="2C994A73"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0FC9DB4C" w14:textId="77777777" w:rsidR="0015321D" w:rsidRPr="00E146AE" w:rsidRDefault="0015321D" w:rsidP="0015321D">
            <w:r w:rsidRPr="00E146AE">
              <w:t>”</w:t>
            </w:r>
            <w:proofErr w:type="spellStart"/>
            <w:proofErr w:type="gramStart"/>
            <w:r w:rsidRPr="00E146AE">
              <w:t>riv:clinicalprocess</w:t>
            </w:r>
            <w:proofErr w:type="gramEnd"/>
            <w:r w:rsidRPr="00E146AE">
              <w:t>:healthcond:</w:t>
            </w:r>
            <w:r>
              <w:t>basic</w:t>
            </w:r>
            <w:proofErr w:type="spellEnd"/>
            <w:r w:rsidRPr="00E146AE">
              <w:t>”</w:t>
            </w:r>
          </w:p>
        </w:tc>
        <w:tc>
          <w:tcPr>
            <w:tcW w:w="1330" w:type="dxa"/>
            <w:shd w:val="clear" w:color="auto" w:fill="auto"/>
          </w:tcPr>
          <w:p w14:paraId="4DEEAAF4"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proofErr w:type="spellStart"/>
            <w:r w:rsidRPr="00E146AE">
              <w:t>Categori-zation</w:t>
            </w:r>
            <w:proofErr w:type="spellEnd"/>
            <w:r w:rsidRPr="00E146AE">
              <w:t>*</w:t>
            </w:r>
          </w:p>
        </w:tc>
        <w:tc>
          <w:tcPr>
            <w:tcW w:w="1579" w:type="dxa"/>
            <w:shd w:val="clear" w:color="auto" w:fill="auto"/>
          </w:tcPr>
          <w:p w14:paraId="101A0737" w14:textId="77777777" w:rsidR="0015321D" w:rsidRPr="00E146AE" w:rsidRDefault="0015321D" w:rsidP="0015321D">
            <w:r w:rsidRPr="00E146AE">
              <w:t>Kategori-</w:t>
            </w:r>
            <w:proofErr w:type="spellStart"/>
            <w:r w:rsidRPr="00E146AE">
              <w:t>sering</w:t>
            </w:r>
            <w:proofErr w:type="spellEnd"/>
            <w:r w:rsidRPr="00E146AE">
              <w:t xml:space="preserve"> enligt </w:t>
            </w:r>
            <w:proofErr w:type="spellStart"/>
            <w:r w:rsidRPr="00E146AE">
              <w:t>kodverk</w:t>
            </w:r>
            <w:proofErr w:type="spellEnd"/>
            <w:r w:rsidRPr="00E146AE">
              <w:t xml:space="preserve">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03BF7F37" w14:textId="742098B8" w:rsidR="0015321D" w:rsidRPr="00E146AE" w:rsidRDefault="00665889" w:rsidP="0015321D">
            <w:r>
              <w:t>Informationsmängd som finns i källsystemet för angiven patient och som indexposten avser</w:t>
            </w:r>
            <w:r w:rsidRPr="00554C0F">
              <w:t>. Anges med kortform enligt tabell nedan.</w:t>
            </w:r>
          </w:p>
        </w:tc>
        <w:tc>
          <w:tcPr>
            <w:tcW w:w="1330" w:type="dxa"/>
            <w:shd w:val="clear" w:color="auto" w:fill="auto"/>
          </w:tcPr>
          <w:p w14:paraId="6480211E"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proofErr w:type="spellStart"/>
            <w:r w:rsidRPr="00E146AE">
              <w:t>Logical</w:t>
            </w:r>
            <w:proofErr w:type="spellEnd"/>
            <w:r w:rsidRPr="00E146AE">
              <w:t xml:space="preserve"> </w:t>
            </w:r>
            <w:proofErr w:type="spellStart"/>
            <w:r w:rsidRPr="00E146AE">
              <w:t>address</w:t>
            </w:r>
            <w:proofErr w:type="spellEnd"/>
            <w:r w:rsidRPr="00E146AE">
              <w:t>*</w:t>
            </w:r>
          </w:p>
        </w:tc>
        <w:tc>
          <w:tcPr>
            <w:tcW w:w="1579" w:type="dxa"/>
            <w:shd w:val="clear" w:color="auto" w:fill="auto"/>
          </w:tcPr>
          <w:p w14:paraId="6278FC27" w14:textId="77777777" w:rsidR="0015321D" w:rsidRPr="00E146AE" w:rsidRDefault="0015321D" w:rsidP="0015321D">
            <w:r w:rsidRPr="00E146AE">
              <w:t xml:space="preserve">Referens till informationskällan enligt </w:t>
            </w:r>
            <w:r w:rsidRPr="00E146AE">
              <w:lastRenderedPageBreak/>
              <w:t>tjänste-domänens definition</w:t>
            </w:r>
          </w:p>
        </w:tc>
        <w:tc>
          <w:tcPr>
            <w:tcW w:w="2410" w:type="dxa"/>
            <w:shd w:val="clear" w:color="auto" w:fill="auto"/>
          </w:tcPr>
          <w:p w14:paraId="566E4294" w14:textId="77777777" w:rsidR="0015321D" w:rsidRPr="00E146AE" w:rsidRDefault="0015321D" w:rsidP="0015321D">
            <w:r w:rsidRPr="00E146AE">
              <w:lastRenderedPageBreak/>
              <w:t xml:space="preserve">Logisk adress enligt adresseringsmodell för den tjänstedomän som </w:t>
            </w:r>
            <w:r w:rsidRPr="00E146AE">
              <w:lastRenderedPageBreak/>
              <w:t xml:space="preserve">anges av fältet Service </w:t>
            </w:r>
            <w:proofErr w:type="spellStart"/>
            <w:r w:rsidRPr="00E146AE">
              <w:t>Domain</w:t>
            </w:r>
            <w:proofErr w:type="spellEnd"/>
            <w:r w:rsidRPr="00E146AE">
              <w:t>.</w:t>
            </w:r>
          </w:p>
        </w:tc>
        <w:tc>
          <w:tcPr>
            <w:tcW w:w="851" w:type="dxa"/>
            <w:shd w:val="clear" w:color="auto" w:fill="auto"/>
          </w:tcPr>
          <w:p w14:paraId="5EFCFC82" w14:textId="77777777" w:rsidR="0015321D" w:rsidRPr="00E146AE" w:rsidRDefault="0015321D" w:rsidP="0015321D">
            <w:r w:rsidRPr="00E146AE">
              <w:lastRenderedPageBreak/>
              <w:t>1</w:t>
            </w:r>
            <w:proofErr w:type="gramStart"/>
            <w:r w:rsidRPr="00E146AE">
              <w:t>..</w:t>
            </w:r>
            <w:proofErr w:type="gramEnd"/>
            <w:r w:rsidRPr="00E146AE">
              <w:t>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lastRenderedPageBreak/>
              <w:t xml:space="preserve">Business </w:t>
            </w:r>
            <w:proofErr w:type="spellStart"/>
            <w:r w:rsidRPr="00E146AE">
              <w:t>object</w:t>
            </w:r>
            <w:proofErr w:type="spellEnd"/>
            <w:r w:rsidRPr="00E146AE">
              <w:t xml:space="preserve"> </w:t>
            </w:r>
            <w:proofErr w:type="spellStart"/>
            <w:r w:rsidRPr="00E146AE">
              <w:t>Instance</w:t>
            </w:r>
            <w:proofErr w:type="spellEnd"/>
            <w:r w:rsidRPr="00E146AE">
              <w:t xml:space="preserve"> </w:t>
            </w:r>
            <w:proofErr w:type="spellStart"/>
            <w:r w:rsidRPr="00E146AE">
              <w:t>Identifier</w:t>
            </w:r>
            <w:proofErr w:type="spellEnd"/>
            <w:r w:rsidRPr="00E146AE">
              <w:t>*</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FB984A6" w14:textId="77777777" w:rsidR="0015321D" w:rsidRPr="00E146AE" w:rsidRDefault="0015321D" w:rsidP="0015321D">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0B22D509"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 xml:space="preserve">Clinical process </w:t>
            </w:r>
            <w:proofErr w:type="spellStart"/>
            <w:r w:rsidRPr="00E146AE">
              <w:t>interest</w:t>
            </w:r>
            <w:proofErr w:type="spellEnd"/>
            <w:r w:rsidRPr="00E146AE">
              <w:t xml:space="preserve">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581C0FD1" w:rsidR="0015321D" w:rsidRPr="00E146AE" w:rsidRDefault="009561B7" w:rsidP="0015321D">
            <w:r>
              <w:t>U</w:t>
            </w:r>
            <w:r w:rsidRPr="00E146AE">
              <w:t>UID</w:t>
            </w:r>
          </w:p>
        </w:tc>
        <w:tc>
          <w:tcPr>
            <w:tcW w:w="851" w:type="dxa"/>
            <w:shd w:val="clear" w:color="auto" w:fill="auto"/>
          </w:tcPr>
          <w:p w14:paraId="3B13AC71"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CCB2FE8" w14:textId="77777777" w:rsidR="0015321D" w:rsidRPr="00E146AE" w:rsidRDefault="0015321D" w:rsidP="0015321D">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19F9D4B7"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 xml:space="preserve">Most Recent </w:t>
            </w:r>
            <w:proofErr w:type="spellStart"/>
            <w:r w:rsidRPr="00E146AE">
              <w:t>Content</w:t>
            </w:r>
            <w:proofErr w:type="spellEnd"/>
            <w:r w:rsidRPr="00E146AE">
              <w:t>*</w:t>
            </w:r>
          </w:p>
        </w:tc>
        <w:tc>
          <w:tcPr>
            <w:tcW w:w="1579" w:type="dxa"/>
            <w:shd w:val="clear" w:color="auto" w:fill="auto"/>
          </w:tcPr>
          <w:p w14:paraId="56208D4D" w14:textId="77777777" w:rsidR="0015321D" w:rsidRPr="00E146AE" w:rsidRDefault="0015321D" w:rsidP="0015321D">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w:t>
            </w:r>
            <w:proofErr w:type="gramStart"/>
            <w:r w:rsidRPr="00E146AE">
              <w:t>borttag</w:t>
            </w:r>
            <w:proofErr w:type="gramEnd"/>
            <w:r w:rsidRPr="00E146AE">
              <w:t xml:space="preserve">. Ex: En indexpost representerar 2 </w:t>
            </w:r>
            <w:proofErr w:type="spellStart"/>
            <w:r w:rsidRPr="00E146AE">
              <w:t>bef</w:t>
            </w:r>
            <w:proofErr w:type="spellEnd"/>
            <w:r w:rsidRPr="00E146AE">
              <w:t xml:space="preserve">. dokument. Ett av dem tas bort. Det markeras genom att </w:t>
            </w:r>
            <w:proofErr w:type="spellStart"/>
            <w:r w:rsidRPr="00E146AE">
              <w:t>bef</w:t>
            </w:r>
            <w:proofErr w:type="spellEnd"/>
            <w:r w:rsidRPr="00E146AE">
              <w:t xml:space="preserve">. </w:t>
            </w:r>
            <w:proofErr w:type="gramStart"/>
            <w:r w:rsidRPr="00E146AE">
              <w:t>post uppdateras med tidpunkt för borttagshändelsen.</w:t>
            </w:r>
            <w:proofErr w:type="gramEnd"/>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t>Creation</w:t>
            </w:r>
          </w:p>
          <w:p w14:paraId="5CF42CC6" w14:textId="77777777" w:rsidR="0015321D" w:rsidRPr="00E146AE" w:rsidRDefault="0015321D" w:rsidP="0015321D">
            <w:proofErr w:type="spellStart"/>
            <w:r w:rsidRPr="00E146AE">
              <w:t>Time</w:t>
            </w:r>
            <w:proofErr w:type="spellEnd"/>
          </w:p>
        </w:tc>
        <w:tc>
          <w:tcPr>
            <w:tcW w:w="1579" w:type="dxa"/>
            <w:shd w:val="clear" w:color="auto" w:fill="auto"/>
          </w:tcPr>
          <w:p w14:paraId="1E66A1D7" w14:textId="12F62E0A"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proofErr w:type="spellStart"/>
            <w:r w:rsidRPr="00E146AE">
              <w:t>Update</w:t>
            </w:r>
            <w:proofErr w:type="spellEnd"/>
            <w:r w:rsidRPr="00E146AE">
              <w:t xml:space="preserve"> </w:t>
            </w:r>
            <w:proofErr w:type="spellStart"/>
            <w:r w:rsidRPr="00E146AE">
              <w:t>Time</w:t>
            </w:r>
            <w:proofErr w:type="spellEnd"/>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w:t>
            </w:r>
            <w:proofErr w:type="gramStart"/>
            <w:r w:rsidRPr="00E146AE">
              <w:t>..</w:t>
            </w:r>
            <w:proofErr w:type="gramEnd"/>
            <w:r w:rsidRPr="00E146AE">
              <w:t>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 xml:space="preserve">Upp-datering innebär ny post som </w:t>
            </w:r>
            <w:r w:rsidRPr="00E146AE">
              <w:lastRenderedPageBreak/>
              <w:t>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lastRenderedPageBreak/>
              <w:t>Source system</w:t>
            </w:r>
          </w:p>
        </w:tc>
        <w:tc>
          <w:tcPr>
            <w:tcW w:w="1579" w:type="dxa"/>
            <w:shd w:val="clear" w:color="auto" w:fill="auto"/>
          </w:tcPr>
          <w:p w14:paraId="1E24D2A1" w14:textId="0050A5BE" w:rsidR="0015321D" w:rsidRPr="00E146AE" w:rsidRDefault="0015321D" w:rsidP="0015321D">
            <w:r w:rsidRPr="00E146AE">
              <w:t xml:space="preserve">Källsystemet som genererade engagemangs-posten via </w:t>
            </w:r>
            <w:proofErr w:type="spellStart"/>
            <w:r w:rsidRPr="00E146AE">
              <w:t>Update</w:t>
            </w:r>
            <w:proofErr w:type="spellEnd"/>
            <w:r w:rsidRPr="00E146AE">
              <w:t>-tjänsten</w:t>
            </w:r>
          </w:p>
        </w:tc>
        <w:tc>
          <w:tcPr>
            <w:tcW w:w="2410" w:type="dxa"/>
            <w:shd w:val="clear" w:color="auto" w:fill="auto"/>
          </w:tcPr>
          <w:p w14:paraId="05B13F50" w14:textId="77777777" w:rsidR="0015321D" w:rsidRPr="00E146AE" w:rsidRDefault="0015321D" w:rsidP="0015321D">
            <w:r w:rsidRPr="00E146AE">
              <w:t xml:space="preserve">Systemets HSA-id.  För system-adresserade tjänstedomäner motsvarar detta </w:t>
            </w:r>
            <w:proofErr w:type="spellStart"/>
            <w:r w:rsidRPr="00E146AE">
              <w:t>LogicalAddress</w:t>
            </w:r>
            <w:proofErr w:type="spellEnd"/>
            <w:r w:rsidRPr="00E146AE">
              <w:t xml:space="preserve">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6FB38026" w14:textId="77777777" w:rsidR="0015321D" w:rsidRPr="00E146AE" w:rsidRDefault="0015321D" w:rsidP="0015321D">
            <w:r w:rsidRPr="00E146AE">
              <w:t xml:space="preserve">Systemadressering tillämpas. Detta värde används som </w:t>
            </w:r>
            <w:proofErr w:type="spellStart"/>
            <w:r w:rsidRPr="00E146AE">
              <w:t>LogicalAddress</w:t>
            </w:r>
            <w:proofErr w:type="spellEnd"/>
            <w:r w:rsidRPr="00E146AE">
              <w:t xml:space="preserve"> vid tjänsteanrop.</w:t>
            </w:r>
          </w:p>
        </w:tc>
        <w:tc>
          <w:tcPr>
            <w:tcW w:w="1330" w:type="dxa"/>
            <w:shd w:val="clear" w:color="auto" w:fill="auto"/>
          </w:tcPr>
          <w:p w14:paraId="544833CE"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proofErr w:type="gramStart"/>
            <w:r w:rsidRPr="00E146AE">
              <w:t>eller inom källsystemet unik identifierare för vårdgivaren.</w:t>
            </w:r>
            <w:proofErr w:type="gramEnd"/>
          </w:p>
        </w:tc>
        <w:tc>
          <w:tcPr>
            <w:tcW w:w="851" w:type="dxa"/>
            <w:shd w:val="clear" w:color="auto" w:fill="auto"/>
          </w:tcPr>
          <w:p w14:paraId="69C5BB38"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61AC44B5" w14:textId="77777777" w:rsidR="0015321D" w:rsidRPr="00E146AE" w:rsidRDefault="0015321D" w:rsidP="0015321D">
            <w:r w:rsidRPr="00E146AE">
              <w:t>”SE”&lt;organisationsnummer&gt;. Exempel: ”SE5565594230” eller HSA-id, eller</w:t>
            </w:r>
          </w:p>
          <w:p w14:paraId="28D4CD24" w14:textId="77777777" w:rsidR="0015321D" w:rsidRPr="00E146AE" w:rsidRDefault="0015321D" w:rsidP="0015321D">
            <w:proofErr w:type="gramStart"/>
            <w:r w:rsidRPr="00E146AE">
              <w:t>systemspecifik identitet.</w:t>
            </w:r>
            <w:proofErr w:type="gramEnd"/>
          </w:p>
        </w:tc>
        <w:tc>
          <w:tcPr>
            <w:tcW w:w="1330" w:type="dxa"/>
            <w:shd w:val="clear" w:color="auto" w:fill="auto"/>
          </w:tcPr>
          <w:p w14:paraId="06CE9B73" w14:textId="77777777" w:rsidR="0015321D" w:rsidRPr="00E146AE" w:rsidRDefault="0015321D" w:rsidP="0015321D">
            <w:r w:rsidRPr="00E146AE">
              <w:t xml:space="preserve">Del av instansens </w:t>
            </w:r>
            <w:proofErr w:type="spellStart"/>
            <w:r w:rsidRPr="00E146AE">
              <w:t>unikhet</w:t>
            </w:r>
            <w:proofErr w:type="spellEnd"/>
          </w:p>
        </w:tc>
      </w:tr>
    </w:tbl>
    <w:p w14:paraId="6ABB44EE" w14:textId="77777777" w:rsidR="0015321D" w:rsidRPr="00E2060F" w:rsidRDefault="0015321D" w:rsidP="0015321D">
      <w:pPr>
        <w:tabs>
          <w:tab w:val="left" w:pos="567"/>
        </w:tabs>
        <w:ind w:right="838"/>
      </w:pPr>
    </w:p>
    <w:p w14:paraId="2D505E24" w14:textId="2BB75517" w:rsidR="0015321D" w:rsidRDefault="0015321D" w:rsidP="0015321D">
      <w:pPr>
        <w:pStyle w:val="Brdtext"/>
      </w:pPr>
      <w:r>
        <w:t xml:space="preserve">Regler för tilldelning av värde i fältet </w:t>
      </w:r>
      <w:proofErr w:type="spellStart"/>
      <w:r>
        <w:t>Categorization</w:t>
      </w:r>
      <w:proofErr w:type="spellEnd"/>
      <w:r>
        <w:t xml:space="preserve"> i engagemangs</w:t>
      </w:r>
      <w:r w:rsidR="00BE506B">
        <w:t>index</w:t>
      </w:r>
      <w:r>
        <w:t xml:space="preserve">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 xml:space="preserve">Värde på </w:t>
            </w:r>
            <w:proofErr w:type="spellStart"/>
            <w:r w:rsidRPr="00F83C47">
              <w:rPr>
                <w:b/>
              </w:rPr>
              <w:t>Categorization</w:t>
            </w:r>
            <w:proofErr w:type="spellEnd"/>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proofErr w:type="spellStart"/>
            <w:r w:rsidRPr="00F83C47">
              <w:t>GetObservation</w:t>
            </w:r>
            <w:proofErr w:type="spellEnd"/>
          </w:p>
        </w:tc>
        <w:tc>
          <w:tcPr>
            <w:tcW w:w="3402" w:type="dxa"/>
            <w:tcBorders>
              <w:top w:val="single" w:sz="6" w:space="0" w:color="auto"/>
              <w:bottom w:val="single" w:sz="6" w:space="0" w:color="auto"/>
            </w:tcBorders>
          </w:tcPr>
          <w:p w14:paraId="6D925BA0" w14:textId="09E1343A" w:rsidR="0015321D" w:rsidRPr="00F83C47" w:rsidRDefault="0015321D" w:rsidP="0015321D">
            <w:pPr>
              <w:rPr>
                <w:color w:val="000000"/>
                <w:highlight w:val="yellow"/>
              </w:rPr>
            </w:pPr>
            <w:proofErr w:type="spellStart"/>
            <w:r w:rsidRPr="00F83C47">
              <w:rPr>
                <w:color w:val="000000"/>
              </w:rPr>
              <w:t>ch</w:t>
            </w:r>
            <w:r>
              <w:rPr>
                <w:color w:val="000000"/>
              </w:rPr>
              <w:t>b</w:t>
            </w:r>
            <w:proofErr w:type="spellEnd"/>
            <w:r w:rsidR="00635B8E">
              <w:rPr>
                <w:color w:val="000000"/>
              </w:rPr>
              <w:t>-</w:t>
            </w:r>
            <w:r w:rsidRPr="00F83C47">
              <w:rPr>
                <w:color w:val="000000"/>
              </w:rPr>
              <w:t>o</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67B34AB1" w14:textId="77777777" w:rsidR="0015321D" w:rsidRDefault="0015321D" w:rsidP="0015321D"/>
    <w:p w14:paraId="6445631B" w14:textId="77777777" w:rsidR="0015321D" w:rsidRDefault="0015321D" w:rsidP="0015321D">
      <w:pPr>
        <w:pStyle w:val="Rubrik2"/>
      </w:pPr>
      <w:bookmarkStart w:id="56" w:name="_Toc398042072"/>
      <w:bookmarkStart w:id="57" w:name="_Toc411633239"/>
      <w:r>
        <w:lastRenderedPageBreak/>
        <w:t>Informationssäkerhet och juridik</w:t>
      </w:r>
      <w:bookmarkEnd w:id="56"/>
      <w:bookmarkEnd w:id="57"/>
    </w:p>
    <w:p w14:paraId="54F7F7D8" w14:textId="77777777" w:rsidR="0015321D" w:rsidRDefault="0015321D" w:rsidP="0015321D">
      <w:pPr>
        <w:pStyle w:val="Rubrik3"/>
      </w:pPr>
      <w:bookmarkStart w:id="58" w:name="_Toc374962630"/>
      <w:bookmarkStart w:id="59" w:name="_Toc398042073"/>
      <w:bookmarkStart w:id="60" w:name="_Toc411633240"/>
      <w:r>
        <w:t xml:space="preserve">Medarbetarens </w:t>
      </w:r>
      <w:r w:rsidRPr="004F0149">
        <w:t>direktåtkomst</w:t>
      </w:r>
      <w:bookmarkEnd w:id="58"/>
      <w:bookmarkEnd w:id="59"/>
      <w:bookmarkEnd w:id="60"/>
    </w:p>
    <w:p w14:paraId="47EC0F08" w14:textId="77777777" w:rsidR="0015321D" w:rsidRDefault="0015321D" w:rsidP="0015321D">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E593A4E" w14:textId="77777777" w:rsidR="00527D49" w:rsidRDefault="00527D49" w:rsidP="00527D49">
      <w:r w:rsidRPr="00F41BF7">
        <w:t>SOSFS 2008:14 ställer också krav (via "Handbok till SOSFS 2008:14, informationshantering och</w:t>
      </w:r>
      <w:r>
        <w:t xml:space="preserve"> journalföring", se referens R8</w:t>
      </w:r>
      <w:r w:rsidRPr="00F41BF7">
        <w:t>) på att medarbetaren är starkt autentiserad om medarbetarens inloggning sker i nät som delas med flera vårdgivare och att uppdragsval görs i samband med autentisering (vårdenhet).</w:t>
      </w:r>
    </w:p>
    <w:p w14:paraId="401EB3A1" w14:textId="17F1ED6A" w:rsidR="00527D49" w:rsidRDefault="00527D49" w:rsidP="00527D49">
      <w:r>
        <w:t>Det kompletta regelverket finns i handboken samt i anvisningar för tillgänglig patient</w:t>
      </w:r>
      <w:r w:rsidR="009561B7">
        <w:t xml:space="preserve"> (TGP)</w:t>
      </w:r>
      <w:r>
        <w: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61" w:name="_Toc374962631"/>
      <w:bookmarkStart w:id="62" w:name="_Toc398042074"/>
      <w:bookmarkStart w:id="63" w:name="_Toc411633241"/>
      <w:r w:rsidRPr="00916805">
        <w:t>Patientens direktåtkomst</w:t>
      </w:r>
      <w:bookmarkEnd w:id="61"/>
      <w:bookmarkEnd w:id="62"/>
      <w:bookmarkEnd w:id="63"/>
    </w:p>
    <w:p w14:paraId="622111D7" w14:textId="1B4573CC" w:rsidR="0015321D" w:rsidRDefault="0015321D" w:rsidP="0015321D">
      <w:r>
        <w:t xml:space="preserve">Alla tjänstekontrakten i denna tjänstedomän har en svarsflagga som anger om verksamheten (informationsägaren) godkänt att informationen får visas för patient. Det kan t.ex. ha skett genom </w:t>
      </w:r>
      <w:proofErr w:type="spellStart"/>
      <w:r>
        <w:t>menprövning</w:t>
      </w:r>
      <w:proofErr w:type="spellEnd"/>
      <w:r>
        <w:t xml:space="preserve"> eller </w:t>
      </w:r>
      <w:proofErr w:type="gramStart"/>
      <w:r>
        <w:t>rådrum</w:t>
      </w:r>
      <w:proofErr w:type="gramEnd"/>
      <w:r>
        <w:t xml:space="preserve">. För vissa av tjänstekontrakten, såsom Vård- och omsorgskontakter, kanske informationsägaren policymässigt har </w:t>
      </w:r>
      <w:proofErr w:type="spellStart"/>
      <w:r>
        <w:t>menprövat</w:t>
      </w:r>
      <w:proofErr w:type="spellEnd"/>
      <w:r>
        <w:t xml:space="preserve"> all 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64" w:name="_Toc219337773"/>
      <w:bookmarkStart w:id="65" w:name="_Toc227077997"/>
      <w:bookmarkStart w:id="66" w:name="_Toc245231401"/>
      <w:bookmarkStart w:id="67" w:name="_Toc374962632"/>
      <w:bookmarkStart w:id="68" w:name="_Toc398042075"/>
      <w:bookmarkStart w:id="69" w:name="_Toc411633242"/>
      <w:r w:rsidRPr="00E146AE">
        <w:t>Generellt</w:t>
      </w:r>
      <w:bookmarkEnd w:id="64"/>
      <w:bookmarkEnd w:id="65"/>
      <w:bookmarkEnd w:id="66"/>
      <w:bookmarkEnd w:id="67"/>
      <w:bookmarkEnd w:id="68"/>
      <w:bookmarkEnd w:id="69"/>
    </w:p>
    <w:p w14:paraId="62A637D2" w14:textId="21A974BC"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identitet (d.v.s. ursprunglig tjänstekonsument i anropskedjan) får bara användas för teknisk åtkomstbegränsning på så sätt att svaret blir som om de vårdenheter vars verksamhetschef inte godkänner aktuell tjänstekonsument</w:t>
      </w:r>
      <w:r w:rsidR="0048052F">
        <w:t xml:space="preserve"> - att </w:t>
      </w:r>
      <w:r w:rsidR="0048052F" w:rsidRPr="00E146AE">
        <w:t>de vårdenheter</w:t>
      </w:r>
      <w:r w:rsidR="0048052F">
        <w:t>na</w:t>
      </w:r>
      <w:r w:rsidRPr="00E146AE">
        <w:t xml:space="preserve">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70" w:name="_Toc398042076"/>
      <w:bookmarkStart w:id="71" w:name="_Toc411633243"/>
      <w:r>
        <w:lastRenderedPageBreak/>
        <w:t>Icke funktionella krav</w:t>
      </w:r>
      <w:bookmarkEnd w:id="70"/>
      <w:bookmarkEnd w:id="71"/>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72" w:name="_Toc398042077"/>
      <w:bookmarkStart w:id="73" w:name="_Toc411633244"/>
      <w:r>
        <w:t>SLA krav</w:t>
      </w:r>
      <w:bookmarkEnd w:id="72"/>
      <w:bookmarkEnd w:id="73"/>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r w:rsidRPr="00E146AE">
              <w:t>Svarstiden får inte överstiga 5 sekunder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Uppdatering av engagemangspost måste ske 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74" w:name="_Toc398042078"/>
      <w:bookmarkStart w:id="75" w:name="_Toc411633245"/>
      <w:r>
        <w:t>Övriga krav</w:t>
      </w:r>
      <w:bookmarkEnd w:id="74"/>
      <w:bookmarkEnd w:id="75"/>
    </w:p>
    <w:p w14:paraId="0A233D02" w14:textId="77777777" w:rsidR="0015321D" w:rsidRPr="007C5E55" w:rsidRDefault="0015321D" w:rsidP="0015321D"/>
    <w:p w14:paraId="04E83831" w14:textId="77777777" w:rsidR="0015321D" w:rsidRPr="00E146AE" w:rsidRDefault="0015321D" w:rsidP="0015321D">
      <w:pPr>
        <w:pStyle w:val="Rubrik2"/>
      </w:pPr>
      <w:bookmarkStart w:id="76" w:name="_Toc398042079"/>
      <w:bookmarkStart w:id="77" w:name="_Toc411633246"/>
      <w:r>
        <w:t>Felhantering</w:t>
      </w:r>
      <w:bookmarkEnd w:id="76"/>
      <w:bookmarkEnd w:id="77"/>
    </w:p>
    <w:p w14:paraId="5BC067B2" w14:textId="77777777" w:rsidR="0015321D" w:rsidRPr="00E146AE" w:rsidRDefault="0015321D" w:rsidP="0015321D">
      <w:pPr>
        <w:pStyle w:val="Rubrik3"/>
      </w:pPr>
      <w:bookmarkStart w:id="78" w:name="_Toc374962634"/>
      <w:bookmarkStart w:id="79" w:name="_Toc398042080"/>
      <w:bookmarkStart w:id="80" w:name="_Toc411633247"/>
      <w:r w:rsidRPr="00E146AE">
        <w:t>Krav på en tjänsteproducent</w:t>
      </w:r>
      <w:bookmarkEnd w:id="78"/>
      <w:bookmarkEnd w:id="79"/>
      <w:bookmarkEnd w:id="80"/>
    </w:p>
    <w:p w14:paraId="7F5704D5" w14:textId="77777777" w:rsidR="0015321D" w:rsidRPr="00E146AE" w:rsidRDefault="0015321D" w:rsidP="0015321D">
      <w:pPr>
        <w:pStyle w:val="Rubrik4"/>
      </w:pPr>
      <w:r w:rsidRPr="00E146AE">
        <w:t xml:space="preserve">Logiska fel </w:t>
      </w:r>
    </w:p>
    <w:p w14:paraId="2D29CC41" w14:textId="37BA659D" w:rsidR="0015321D" w:rsidRDefault="0015321D" w:rsidP="00AF2142">
      <w:r w:rsidRPr="00E146AE">
        <w:t xml:space="preserve">Logiska fel </w:t>
      </w:r>
      <w:r w:rsidR="00AF2142">
        <w:t>returneras inte i denna domän.</w:t>
      </w:r>
    </w:p>
    <w:p w14:paraId="651A2997" w14:textId="77777777" w:rsidR="00AF2142" w:rsidRDefault="00AF2142" w:rsidP="00AF2142"/>
    <w:p w14:paraId="04D91720" w14:textId="77777777" w:rsidR="00AF2142" w:rsidRDefault="00AF2142" w:rsidP="00AF2142"/>
    <w:p w14:paraId="378D9BED" w14:textId="77777777" w:rsidR="0015321D" w:rsidRPr="00E146AE" w:rsidRDefault="0015321D" w:rsidP="0015321D">
      <w:pPr>
        <w:pStyle w:val="Rubrik4"/>
      </w:pPr>
      <w:r w:rsidRPr="00E146AE">
        <w:lastRenderedPageBreak/>
        <w:t>Tekniska fel</w:t>
      </w:r>
    </w:p>
    <w:p w14:paraId="4EA3A36C" w14:textId="77777777" w:rsidR="0015321D" w:rsidRPr="00901567" w:rsidRDefault="0015321D" w:rsidP="0015321D">
      <w:r w:rsidRPr="00901567">
        <w:t>Vid ett tekniskt fel levereras ett generellt undantag (SOAP-</w:t>
      </w:r>
      <w:proofErr w:type="spellStart"/>
      <w:r w:rsidRPr="00901567">
        <w:t>Exception</w:t>
      </w:r>
      <w:proofErr w:type="spellEnd"/>
      <w:r w:rsidRPr="00901567">
        <w:t xml:space="preserve">). </w:t>
      </w:r>
    </w:p>
    <w:p w14:paraId="76C13548" w14:textId="77777777" w:rsidR="0015321D" w:rsidRPr="00901567" w:rsidRDefault="0015321D" w:rsidP="0015321D">
      <w:r w:rsidRPr="00901567">
        <w:t xml:space="preserve">Exempel på detta kan vara </w:t>
      </w:r>
      <w:proofErr w:type="spellStart"/>
      <w:r w:rsidRPr="00901567">
        <w:t>deadlock</w:t>
      </w:r>
      <w:proofErr w:type="spellEnd"/>
      <w:r w:rsidRPr="00901567">
        <w:t xml:space="preserve"> i databasen eller följdeffekter av programmeringsfel. </w:t>
      </w:r>
    </w:p>
    <w:p w14:paraId="656F52AF" w14:textId="1758C6FF" w:rsidR="0015321D" w:rsidRDefault="0015321D" w:rsidP="0015321D">
      <w:r w:rsidRPr="00901567">
        <w:t>Tekniska fel får inte förmedla känsliga personuppgifter. 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81" w:name="_Toc398042081"/>
      <w:bookmarkStart w:id="82" w:name="_Toc411633248"/>
      <w:r w:rsidRPr="0002697A">
        <w:t>Krav på en tjänstekonsument</w:t>
      </w:r>
      <w:bookmarkEnd w:id="81"/>
      <w:bookmarkEnd w:id="82"/>
    </w:p>
    <w:p w14:paraId="0B88628B" w14:textId="77777777" w:rsidR="0015321D" w:rsidRPr="00E146AE" w:rsidRDefault="0015321D" w:rsidP="0015321D">
      <w:pPr>
        <w:pStyle w:val="Rubrik4"/>
      </w:pPr>
      <w:r w:rsidRPr="00E146AE">
        <w:t xml:space="preserve">Logiska fel </w:t>
      </w:r>
    </w:p>
    <w:p w14:paraId="0A393801" w14:textId="15A84CD5" w:rsidR="0015321D" w:rsidRDefault="00AF2142" w:rsidP="0015321D">
      <w:r>
        <w:t>N/A.</w:t>
      </w:r>
    </w:p>
    <w:p w14:paraId="5026391B" w14:textId="77777777" w:rsidR="0015321D" w:rsidRPr="00E146AE" w:rsidRDefault="0015321D" w:rsidP="0015321D"/>
    <w:p w14:paraId="6569AA3B" w14:textId="77777777" w:rsidR="0015321D" w:rsidRPr="00E146AE" w:rsidRDefault="0015321D" w:rsidP="0015321D">
      <w:pPr>
        <w:pStyle w:val="Rubrik4"/>
      </w:pPr>
      <w:r w:rsidRPr="00E146AE">
        <w:t>Tekniska fel</w:t>
      </w:r>
    </w:p>
    <w:p w14:paraId="57689132" w14:textId="373A69EC" w:rsidR="0015321D" w:rsidRDefault="0015321D" w:rsidP="0015321D">
      <w:r w:rsidRPr="00E146AE">
        <w:t>Tekniska fel definieras med en text och en kod i ett SOAP-</w:t>
      </w:r>
      <w:proofErr w:type="spellStart"/>
      <w:r w:rsidRPr="00E146AE">
        <w:t>Exception</w:t>
      </w:r>
      <w:proofErr w:type="spellEnd"/>
      <w:r w:rsidRPr="00E146AE">
        <w:t xml:space="preserve">. </w:t>
      </w:r>
      <w:r w:rsidR="00AF2142">
        <w:t>Tjänstekonsumenten rekommenderas logga detta fel för att underlätta felsökning.</w:t>
      </w:r>
    </w:p>
    <w:p w14:paraId="4978B812" w14:textId="77777777" w:rsidR="00AF2142" w:rsidRPr="0015321D" w:rsidRDefault="00AF2142" w:rsidP="0015321D"/>
    <w:p w14:paraId="65270F6A" w14:textId="77777777" w:rsidR="0092115A" w:rsidRDefault="0092115A">
      <w:pPr>
        <w:spacing w:line="240" w:lineRule="auto"/>
        <w:rPr>
          <w:rFonts w:eastAsia="Times New Roman"/>
          <w:bCs/>
          <w:sz w:val="30"/>
          <w:szCs w:val="28"/>
        </w:rPr>
      </w:pPr>
      <w:bookmarkStart w:id="83" w:name="_Toc224960922"/>
      <w:bookmarkStart w:id="84" w:name="_Toc357754855"/>
      <w:bookmarkStart w:id="85" w:name="_Toc243452565"/>
      <w:bookmarkEnd w:id="15"/>
      <w:bookmarkEnd w:id="16"/>
      <w:bookmarkEnd w:id="17"/>
      <w:r>
        <w:br w:type="page"/>
      </w:r>
    </w:p>
    <w:p w14:paraId="2CBDBDA5" w14:textId="0DDFFE2F" w:rsidR="0039481C" w:rsidRDefault="0039481C" w:rsidP="0039481C">
      <w:pPr>
        <w:pStyle w:val="Rubrik1"/>
      </w:pPr>
      <w:bookmarkStart w:id="86" w:name="_Toc411633249"/>
      <w:r>
        <w:lastRenderedPageBreak/>
        <w:t xml:space="preserve">Tjänstedomänens </w:t>
      </w:r>
      <w:bookmarkEnd w:id="83"/>
      <w:r>
        <w:t>meddelandemodeller</w:t>
      </w:r>
      <w:bookmarkEnd w:id="84"/>
      <w:bookmarkEnd w:id="85"/>
      <w:bookmarkEnd w:id="86"/>
    </w:p>
    <w:p w14:paraId="062125DB" w14:textId="1EBCF968" w:rsidR="0039481C" w:rsidRPr="007E3F3B" w:rsidRDefault="0039481C" w:rsidP="0039481C">
      <w:pPr>
        <w:rPr>
          <w:i/>
        </w:rPr>
      </w:pPr>
      <w:bookmarkStart w:id="87" w:name="_Toc224960923"/>
      <w:r w:rsidRPr="007E3F3B">
        <w:rPr>
          <w:i/>
        </w:rPr>
        <w:t xml:space="preserve">Här beskrivs de meddelandemodeller som tjänstekontrakten bygger på. För varje meddelandemodell beskrivs hur mappning ser ut </w:t>
      </w:r>
      <w:r w:rsidR="008028A4">
        <w:rPr>
          <w:i/>
        </w:rPr>
        <w:t xml:space="preserve">mot NI 2015:1 samt </w:t>
      </w:r>
      <w:r w:rsidRPr="007E3F3B">
        <w:rPr>
          <w:i/>
        </w:rPr>
        <w:t>mot V-TIM</w:t>
      </w:r>
      <w:r w:rsidR="008028A4">
        <w:rPr>
          <w:i/>
        </w:rPr>
        <w:t xml:space="preserve"> version 2.2 </w:t>
      </w:r>
      <w:r w:rsidRPr="007E3F3B">
        <w:rPr>
          <w:i/>
        </w:rPr>
        <w:t>samt mot schema (XSD) för tjänstekontrakt.</w:t>
      </w:r>
    </w:p>
    <w:p w14:paraId="6BB7B545" w14:textId="77777777" w:rsidR="0031241E" w:rsidRDefault="0031241E" w:rsidP="0031241E">
      <w:pPr>
        <w:pStyle w:val="Rubrik2"/>
      </w:pPr>
      <w:bookmarkStart w:id="88" w:name="_Toc368997123"/>
      <w:bookmarkStart w:id="89" w:name="_Ref371426457"/>
      <w:bookmarkStart w:id="90" w:name="_Toc374962639"/>
      <w:bookmarkStart w:id="91" w:name="_Toc398042083"/>
      <w:bookmarkStart w:id="92" w:name="_Ref405446111"/>
      <w:bookmarkStart w:id="93" w:name="_Ref405446118"/>
      <w:bookmarkStart w:id="94" w:name="_Toc411633250"/>
      <w:r>
        <w:t>V-MIM</w:t>
      </w:r>
      <w:bookmarkEnd w:id="88"/>
      <w:bookmarkEnd w:id="89"/>
      <w:r>
        <w:t xml:space="preserve"> - Observationer</w:t>
      </w:r>
      <w:bookmarkEnd w:id="90"/>
      <w:bookmarkEnd w:id="91"/>
      <w:bookmarkEnd w:id="92"/>
      <w:bookmarkEnd w:id="93"/>
      <w:bookmarkEnd w:id="94"/>
    </w:p>
    <w:p w14:paraId="01B20F22" w14:textId="2BF2A733" w:rsidR="0031241E" w:rsidRDefault="00A22A4C" w:rsidP="0031241E">
      <w:r>
        <w:rPr>
          <w:noProof/>
          <w:lang w:eastAsia="sv-SE"/>
        </w:rPr>
        <w:t xml:space="preserve"> </w:t>
      </w:r>
      <w:r w:rsidR="00FC3569">
        <w:rPr>
          <w:noProof/>
          <w:lang w:eastAsia="sv-SE"/>
        </w:rPr>
        <w:drawing>
          <wp:inline distT="0" distB="0" distL="0" distR="0" wp14:anchorId="17051AAF" wp14:editId="4BA512B2">
            <wp:extent cx="6645910" cy="6060440"/>
            <wp:effectExtent l="0" t="0" r="254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Observations MIM.png"/>
                    <pic:cNvPicPr/>
                  </pic:nvPicPr>
                  <pic:blipFill>
                    <a:blip r:embed="rId15">
                      <a:extLst>
                        <a:ext uri="{28A0092B-C50C-407E-A947-70E740481C1C}">
                          <a14:useLocalDpi xmlns:a14="http://schemas.microsoft.com/office/drawing/2010/main" val="0"/>
                        </a:ext>
                      </a:extLst>
                    </a:blip>
                    <a:stretch>
                      <a:fillRect/>
                    </a:stretch>
                  </pic:blipFill>
                  <pic:spPr>
                    <a:xfrm>
                      <a:off x="0" y="0"/>
                      <a:ext cx="6645910" cy="6060440"/>
                    </a:xfrm>
                    <a:prstGeom prst="rect">
                      <a:avLst/>
                    </a:prstGeom>
                  </pic:spPr>
                </pic:pic>
              </a:graphicData>
            </a:graphic>
          </wp:inline>
        </w:drawing>
      </w:r>
    </w:p>
    <w:p w14:paraId="56E7F7C5" w14:textId="5472D40E" w:rsidR="00E24E60" w:rsidRPr="00E24E60" w:rsidRDefault="001F3C93" w:rsidP="0031241E">
      <w:pPr>
        <w:rPr>
          <w:i/>
        </w:rPr>
      </w:pPr>
      <w:r>
        <w:rPr>
          <w:i/>
        </w:rPr>
        <w:lastRenderedPageBreak/>
        <w:t>Mörkblå</w:t>
      </w:r>
      <w:r w:rsidR="00491E29">
        <w:rPr>
          <w:i/>
        </w:rPr>
        <w:t xml:space="preserve"> </w:t>
      </w:r>
      <w:r>
        <w:rPr>
          <w:i/>
        </w:rPr>
        <w:t xml:space="preserve">klasser och cyanfärgade </w:t>
      </w:r>
      <w:r w:rsidR="00E24E60">
        <w:rPr>
          <w:i/>
        </w:rPr>
        <w:t>markering</w:t>
      </w:r>
      <w:r w:rsidR="00491E29">
        <w:rPr>
          <w:i/>
        </w:rPr>
        <w:t>ar</w:t>
      </w:r>
      <w:r>
        <w:rPr>
          <w:i/>
        </w:rPr>
        <w:t xml:space="preserve"> visar skillnader</w:t>
      </w:r>
      <w:r w:rsidR="00E24E60" w:rsidRPr="00E24E60">
        <w:rPr>
          <w:i/>
        </w:rPr>
        <w:t xml:space="preserve"> från NI release </w:t>
      </w:r>
      <w:proofErr w:type="gramStart"/>
      <w:r w:rsidR="00F6168C">
        <w:rPr>
          <w:i/>
        </w:rPr>
        <w:t>2015.1</w:t>
      </w:r>
      <w:proofErr w:type="gramEnd"/>
      <w:r w:rsidR="00243055">
        <w:rPr>
          <w:i/>
        </w:rPr>
        <w:t>. I vissa fall är det endast en avvikande kardinalitet.</w: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598" w:type="dxa"/>
        <w:tblLayout w:type="fixed"/>
        <w:tblLook w:val="04A0" w:firstRow="1" w:lastRow="0" w:firstColumn="1" w:lastColumn="0" w:noHBand="0" w:noVBand="1"/>
      </w:tblPr>
      <w:tblGrid>
        <w:gridCol w:w="3238"/>
        <w:gridCol w:w="3533"/>
        <w:gridCol w:w="3827"/>
      </w:tblGrid>
      <w:tr w:rsidR="00B677FA" w:rsidRPr="00F71DFD" w14:paraId="014B0A1B" w14:textId="27AC8804" w:rsidTr="00B677FA">
        <w:trPr>
          <w:trHeight w:val="397"/>
        </w:trPr>
        <w:tc>
          <w:tcPr>
            <w:tcW w:w="3238" w:type="dxa"/>
            <w:shd w:val="clear" w:color="auto" w:fill="D9D9D9" w:themeFill="background1" w:themeFillShade="D9"/>
            <w:vAlign w:val="center"/>
          </w:tcPr>
          <w:p w14:paraId="1A64E51B" w14:textId="58E4885B" w:rsidR="00B677FA" w:rsidRPr="00F71DFD" w:rsidRDefault="008028A4" w:rsidP="0031241E">
            <w:pPr>
              <w:rPr>
                <w:b/>
              </w:rPr>
            </w:pPr>
            <w:r>
              <w:rPr>
                <w:b/>
              </w:rPr>
              <w:t>XSD Schema</w:t>
            </w:r>
          </w:p>
        </w:tc>
        <w:tc>
          <w:tcPr>
            <w:tcW w:w="3533" w:type="dxa"/>
            <w:shd w:val="clear" w:color="auto" w:fill="D9D9D9" w:themeFill="background1" w:themeFillShade="D9"/>
            <w:vAlign w:val="center"/>
          </w:tcPr>
          <w:p w14:paraId="2BB60783" w14:textId="77777777" w:rsidR="00B677FA" w:rsidRPr="00F71DFD" w:rsidRDefault="00B677FA" w:rsidP="0031241E">
            <w:pPr>
              <w:rPr>
                <w:b/>
                <w:szCs w:val="20"/>
              </w:rPr>
            </w:pPr>
            <w:r w:rsidRPr="00F71DFD">
              <w:rPr>
                <w:b/>
                <w:szCs w:val="20"/>
              </w:rPr>
              <w:t>Mappning mot V-TIM 2.2</w:t>
            </w:r>
          </w:p>
        </w:tc>
        <w:tc>
          <w:tcPr>
            <w:tcW w:w="3827" w:type="dxa"/>
            <w:shd w:val="clear" w:color="auto" w:fill="D9D9D9" w:themeFill="background1" w:themeFillShade="D9"/>
          </w:tcPr>
          <w:p w14:paraId="20EAD034" w14:textId="61BBF2CE" w:rsidR="00B677FA" w:rsidRPr="00F71DFD" w:rsidRDefault="00B677FA" w:rsidP="00B069E3">
            <w:pPr>
              <w:rPr>
                <w:b/>
                <w:szCs w:val="20"/>
              </w:rPr>
            </w:pPr>
            <w:r>
              <w:rPr>
                <w:b/>
                <w:szCs w:val="20"/>
              </w:rPr>
              <w:t>Mappning mot NI 201</w:t>
            </w:r>
            <w:r w:rsidR="00B069E3">
              <w:rPr>
                <w:b/>
                <w:szCs w:val="20"/>
              </w:rPr>
              <w:t>5</w:t>
            </w:r>
            <w:r>
              <w:rPr>
                <w:b/>
                <w:szCs w:val="20"/>
              </w:rPr>
              <w:t xml:space="preserve"> release 1</w:t>
            </w:r>
            <w:r w:rsidR="008028A4">
              <w:rPr>
                <w:b/>
                <w:szCs w:val="20"/>
              </w:rPr>
              <w:br/>
              <w:t>(eller VDIM enligt ovan)</w:t>
            </w:r>
          </w:p>
        </w:tc>
      </w:tr>
      <w:tr w:rsidR="00B677FA" w:rsidRPr="00410CFC" w14:paraId="0FEFB127" w14:textId="6560E1F1" w:rsidTr="00B677FA">
        <w:trPr>
          <w:trHeight w:val="397"/>
        </w:trPr>
        <w:tc>
          <w:tcPr>
            <w:tcW w:w="3238" w:type="dxa"/>
            <w:vAlign w:val="center"/>
          </w:tcPr>
          <w:p w14:paraId="36CF554C" w14:textId="77777777" w:rsidR="00B677FA" w:rsidRPr="006B6D62" w:rsidRDefault="00B677FA" w:rsidP="0031241E">
            <w:r w:rsidRPr="006B6D62">
              <w:t>Observation.id</w:t>
            </w:r>
          </w:p>
        </w:tc>
        <w:tc>
          <w:tcPr>
            <w:tcW w:w="3533" w:type="dxa"/>
            <w:vAlign w:val="center"/>
          </w:tcPr>
          <w:p w14:paraId="4B0813E2" w14:textId="5BFCE48A" w:rsidR="00B677FA" w:rsidRPr="00531C72" w:rsidRDefault="003F520C" w:rsidP="0031241E">
            <w:pPr>
              <w:rPr>
                <w:rFonts w:cs="Arial"/>
                <w:szCs w:val="20"/>
              </w:rPr>
            </w:pPr>
            <w:r>
              <w:rPr>
                <w:rFonts w:cs="Arial"/>
                <w:i/>
                <w:szCs w:val="20"/>
              </w:rPr>
              <w:t>Saknar motsvarighet i V-TIM 2.2</w:t>
            </w:r>
            <w:r w:rsidR="00083315">
              <w:rPr>
                <w:rFonts w:cs="Arial"/>
                <w:i/>
                <w:szCs w:val="20"/>
              </w:rPr>
              <w:t xml:space="preserve"> (observation i NI motsvarar flera klasser i V-TIM 2.2)</w:t>
            </w:r>
          </w:p>
        </w:tc>
        <w:tc>
          <w:tcPr>
            <w:tcW w:w="3827" w:type="dxa"/>
          </w:tcPr>
          <w:p w14:paraId="1E62D008" w14:textId="543DF25A" w:rsidR="00EE04D9" w:rsidRPr="00EE04D9" w:rsidRDefault="00EE04D9" w:rsidP="008028A4">
            <w:pPr>
              <w:rPr>
                <w:rFonts w:cs="Arial"/>
                <w:szCs w:val="20"/>
              </w:rPr>
            </w:pPr>
            <w:r w:rsidRPr="00EE04D9">
              <w:rPr>
                <w:rFonts w:cs="Arial"/>
                <w:szCs w:val="20"/>
              </w:rPr>
              <w:t>Uppgift i patientjournal.</w:t>
            </w:r>
            <w:r w:rsidR="00300051">
              <w:rPr>
                <w:rFonts w:cs="Arial"/>
                <w:szCs w:val="20"/>
              </w:rPr>
              <w:t>i</w:t>
            </w:r>
            <w:r w:rsidRPr="00EE04D9">
              <w:rPr>
                <w:rFonts w:cs="Arial"/>
                <w:szCs w:val="20"/>
              </w:rPr>
              <w:t>d</w:t>
            </w:r>
          </w:p>
          <w:p w14:paraId="50C8BE21" w14:textId="4325731C" w:rsidR="00B677FA" w:rsidRDefault="00B677FA" w:rsidP="008028A4">
            <w:pPr>
              <w:rPr>
                <w:rFonts w:cs="Arial"/>
                <w:szCs w:val="20"/>
              </w:rPr>
            </w:pPr>
          </w:p>
        </w:tc>
      </w:tr>
      <w:tr w:rsidR="00B677FA" w:rsidRPr="00410CFC" w14:paraId="481ABF94" w14:textId="7AF5C92C" w:rsidTr="00B677FA">
        <w:trPr>
          <w:trHeight w:val="397"/>
        </w:trPr>
        <w:tc>
          <w:tcPr>
            <w:tcW w:w="3238" w:type="dxa"/>
            <w:vAlign w:val="center"/>
          </w:tcPr>
          <w:p w14:paraId="796BD5CB" w14:textId="4FD37F13" w:rsidR="00B677FA" w:rsidRPr="006B6D62" w:rsidRDefault="00B677FA" w:rsidP="00220AAB">
            <w:proofErr w:type="spellStart"/>
            <w:r w:rsidRPr="006B6D62">
              <w:t>Observation.</w:t>
            </w:r>
            <w:r w:rsidR="00220AAB">
              <w:t>type</w:t>
            </w:r>
            <w:proofErr w:type="spellEnd"/>
          </w:p>
        </w:tc>
        <w:tc>
          <w:tcPr>
            <w:tcW w:w="3533" w:type="dxa"/>
            <w:vAlign w:val="center"/>
          </w:tcPr>
          <w:p w14:paraId="223311C5" w14:textId="77777777" w:rsidR="00491E29" w:rsidRDefault="003F520C" w:rsidP="0031241E">
            <w:pPr>
              <w:rPr>
                <w:rFonts w:cs="Arial"/>
                <w:i/>
                <w:szCs w:val="20"/>
              </w:rPr>
            </w:pPr>
            <w:r>
              <w:rPr>
                <w:rFonts w:cs="Arial"/>
                <w:i/>
                <w:szCs w:val="20"/>
              </w:rPr>
              <w:t>Saknar motsvarighet i V-TIM 2.2</w:t>
            </w:r>
          </w:p>
          <w:p w14:paraId="38F5C887" w14:textId="1C3D8211" w:rsidR="00B677FA" w:rsidRPr="00531C72" w:rsidRDefault="00083315" w:rsidP="0031241E">
            <w:pPr>
              <w:rPr>
                <w:szCs w:val="20"/>
              </w:rPr>
            </w:pPr>
            <w:r>
              <w:rPr>
                <w:rFonts w:cs="Arial"/>
                <w:i/>
                <w:szCs w:val="20"/>
              </w:rPr>
              <w:t>(observation i NI motsvarar flera klasser i V-TIM 2.2)</w:t>
            </w:r>
          </w:p>
        </w:tc>
        <w:tc>
          <w:tcPr>
            <w:tcW w:w="3827" w:type="dxa"/>
          </w:tcPr>
          <w:p w14:paraId="42339BEA" w14:textId="67AB0E09" w:rsidR="00B677FA" w:rsidRDefault="00B677FA" w:rsidP="00046D89">
            <w:pPr>
              <w:rPr>
                <w:rFonts w:cs="Arial"/>
                <w:szCs w:val="20"/>
              </w:rPr>
            </w:pPr>
            <w:proofErr w:type="spellStart"/>
            <w:r>
              <w:rPr>
                <w:rFonts w:cs="Arial"/>
                <w:szCs w:val="20"/>
              </w:rPr>
              <w:t>Observation.</w:t>
            </w:r>
            <w:r w:rsidR="00046D89">
              <w:rPr>
                <w:rFonts w:cs="Arial"/>
                <w:szCs w:val="20"/>
              </w:rPr>
              <w:t>typ</w:t>
            </w:r>
            <w:proofErr w:type="spellEnd"/>
          </w:p>
        </w:tc>
      </w:tr>
      <w:tr w:rsidR="00A22A4C" w:rsidRPr="00410CFC" w14:paraId="12E77DDA" w14:textId="77777777" w:rsidTr="00B677FA">
        <w:trPr>
          <w:trHeight w:val="397"/>
        </w:trPr>
        <w:tc>
          <w:tcPr>
            <w:tcW w:w="3238" w:type="dxa"/>
            <w:vAlign w:val="center"/>
          </w:tcPr>
          <w:p w14:paraId="7DE51D7D" w14:textId="3BA8003D" w:rsidR="00A22A4C" w:rsidRPr="006B6D62" w:rsidRDefault="00A22A4C" w:rsidP="00220AAB">
            <w:proofErr w:type="spellStart"/>
            <w:r>
              <w:t>Observation.status</w:t>
            </w:r>
            <w:proofErr w:type="spellEnd"/>
          </w:p>
        </w:tc>
        <w:tc>
          <w:tcPr>
            <w:tcW w:w="3533" w:type="dxa"/>
            <w:vAlign w:val="center"/>
          </w:tcPr>
          <w:p w14:paraId="13AAE185" w14:textId="77777777" w:rsidR="00A22A4C" w:rsidRPr="00A22A4C" w:rsidRDefault="00A22A4C" w:rsidP="00A22A4C">
            <w:pPr>
              <w:rPr>
                <w:rFonts w:cs="Arial"/>
                <w:i/>
                <w:szCs w:val="20"/>
              </w:rPr>
            </w:pPr>
            <w:r w:rsidRPr="00A22A4C">
              <w:rPr>
                <w:rFonts w:cs="Arial"/>
                <w:i/>
                <w:szCs w:val="20"/>
              </w:rPr>
              <w:t>Saknar motsvarighet i V-TIM 2.2</w:t>
            </w:r>
          </w:p>
          <w:p w14:paraId="59A94AFB" w14:textId="1D9A7280" w:rsidR="00A22A4C" w:rsidRDefault="00A22A4C" w:rsidP="00A22A4C">
            <w:pPr>
              <w:rPr>
                <w:rFonts w:cs="Arial"/>
                <w:i/>
                <w:szCs w:val="20"/>
              </w:rPr>
            </w:pPr>
            <w:r w:rsidRPr="00A22A4C">
              <w:rPr>
                <w:rFonts w:cs="Arial"/>
                <w:i/>
                <w:szCs w:val="20"/>
              </w:rPr>
              <w:t>(observation i NI motsvarar flera klasser i V-TIM 2.2)</w:t>
            </w:r>
          </w:p>
        </w:tc>
        <w:tc>
          <w:tcPr>
            <w:tcW w:w="3827" w:type="dxa"/>
          </w:tcPr>
          <w:p w14:paraId="4EAE61B7" w14:textId="49276168" w:rsidR="00A22A4C" w:rsidRDefault="00A22A4C" w:rsidP="00046D89">
            <w:pPr>
              <w:rPr>
                <w:rFonts w:cs="Arial"/>
                <w:szCs w:val="20"/>
              </w:rPr>
            </w:pPr>
            <w:proofErr w:type="spellStart"/>
            <w:r>
              <w:rPr>
                <w:rFonts w:cs="Arial"/>
                <w:szCs w:val="20"/>
              </w:rPr>
              <w:t>Observation.status</w:t>
            </w:r>
            <w:proofErr w:type="spellEnd"/>
          </w:p>
        </w:tc>
      </w:tr>
      <w:tr w:rsidR="00B677FA" w:rsidRPr="00410CFC" w14:paraId="5F44C350" w14:textId="4F901F29" w:rsidTr="00B677FA">
        <w:trPr>
          <w:trHeight w:val="397"/>
        </w:trPr>
        <w:tc>
          <w:tcPr>
            <w:tcW w:w="3238" w:type="dxa"/>
            <w:vAlign w:val="center"/>
          </w:tcPr>
          <w:p w14:paraId="4534771E" w14:textId="77777777" w:rsidR="00B677FA" w:rsidRPr="006B6D62" w:rsidRDefault="00B677FA" w:rsidP="0031241E">
            <w:proofErr w:type="spellStart"/>
            <w:r w:rsidRPr="006B6D62">
              <w:t>Observation.time</w:t>
            </w:r>
            <w:proofErr w:type="spellEnd"/>
          </w:p>
        </w:tc>
        <w:tc>
          <w:tcPr>
            <w:tcW w:w="3533" w:type="dxa"/>
            <w:vAlign w:val="center"/>
          </w:tcPr>
          <w:p w14:paraId="7EB3954C" w14:textId="77777777" w:rsidR="00491E29" w:rsidRDefault="003F520C" w:rsidP="0031241E">
            <w:pPr>
              <w:rPr>
                <w:rFonts w:cs="Arial"/>
                <w:i/>
                <w:szCs w:val="20"/>
              </w:rPr>
            </w:pPr>
            <w:r>
              <w:rPr>
                <w:rFonts w:cs="Arial"/>
                <w:i/>
                <w:szCs w:val="20"/>
              </w:rPr>
              <w:t>Saknar motsvarighet i V-TIM 2.2</w:t>
            </w:r>
          </w:p>
          <w:p w14:paraId="08CA9863" w14:textId="4A737D9E" w:rsidR="00B677FA" w:rsidRPr="004709E5" w:rsidRDefault="00083315" w:rsidP="0031241E">
            <w:pPr>
              <w:rPr>
                <w:rFonts w:cs="Arial"/>
                <w:spacing w:val="-1"/>
                <w:szCs w:val="20"/>
              </w:rPr>
            </w:pPr>
            <w:r>
              <w:rPr>
                <w:rFonts w:cs="Arial"/>
                <w:i/>
                <w:szCs w:val="20"/>
              </w:rPr>
              <w:t>(observation i NI motsvarar flera klasser i V-TIM 2.2)</w:t>
            </w:r>
          </w:p>
        </w:tc>
        <w:tc>
          <w:tcPr>
            <w:tcW w:w="3827" w:type="dxa"/>
          </w:tcPr>
          <w:p w14:paraId="67084DDF" w14:textId="300733F3" w:rsidR="00B677FA" w:rsidRDefault="00B677FA" w:rsidP="00046D89">
            <w:pPr>
              <w:rPr>
                <w:rFonts w:cs="Arial"/>
                <w:szCs w:val="20"/>
              </w:rPr>
            </w:pPr>
            <w:proofErr w:type="spellStart"/>
            <w:r>
              <w:rPr>
                <w:rFonts w:cs="Arial"/>
                <w:szCs w:val="20"/>
              </w:rPr>
              <w:t>Observation.</w:t>
            </w:r>
            <w:r w:rsidR="00046D89">
              <w:rPr>
                <w:rFonts w:cs="Arial"/>
                <w:szCs w:val="20"/>
              </w:rPr>
              <w:t>t</w:t>
            </w:r>
            <w:r>
              <w:rPr>
                <w:rFonts w:cs="Arial"/>
                <w:szCs w:val="20"/>
              </w:rPr>
              <w:t>id</w:t>
            </w:r>
            <w:proofErr w:type="spellEnd"/>
          </w:p>
        </w:tc>
      </w:tr>
      <w:tr w:rsidR="00B677FA" w:rsidRPr="00410CFC" w14:paraId="783C2006" w14:textId="53AAF7C5" w:rsidTr="00B677FA">
        <w:trPr>
          <w:trHeight w:val="397"/>
        </w:trPr>
        <w:tc>
          <w:tcPr>
            <w:tcW w:w="3238" w:type="dxa"/>
            <w:vAlign w:val="center"/>
          </w:tcPr>
          <w:p w14:paraId="6C05BA7D" w14:textId="77777777" w:rsidR="00B677FA" w:rsidRPr="006B6D62" w:rsidRDefault="00B677FA" w:rsidP="0031241E">
            <w:proofErr w:type="spellStart"/>
            <w:r w:rsidRPr="006B6D62">
              <w:t>Observation.method</w:t>
            </w:r>
            <w:proofErr w:type="spellEnd"/>
          </w:p>
        </w:tc>
        <w:tc>
          <w:tcPr>
            <w:tcW w:w="3533" w:type="dxa"/>
            <w:vAlign w:val="center"/>
          </w:tcPr>
          <w:p w14:paraId="4BA6FDB9" w14:textId="77777777" w:rsidR="00491E29" w:rsidRDefault="00B677FA" w:rsidP="0031241E">
            <w:pPr>
              <w:rPr>
                <w:rFonts w:cs="Arial"/>
                <w:i/>
                <w:szCs w:val="20"/>
              </w:rPr>
            </w:pPr>
            <w:r>
              <w:rPr>
                <w:rFonts w:cs="Arial"/>
                <w:i/>
                <w:szCs w:val="20"/>
              </w:rPr>
              <w:t>Saknar motsvarighet i V-TIM 2.2</w:t>
            </w:r>
          </w:p>
          <w:p w14:paraId="32D032DD" w14:textId="60608E8D" w:rsidR="00B677FA" w:rsidRPr="00B678F4" w:rsidRDefault="00083315" w:rsidP="0031241E">
            <w:pPr>
              <w:rPr>
                <w:rFonts w:cs="Arial"/>
                <w:i/>
                <w:szCs w:val="20"/>
              </w:rPr>
            </w:pPr>
            <w:r>
              <w:rPr>
                <w:rFonts w:cs="Arial"/>
                <w:i/>
                <w:szCs w:val="20"/>
              </w:rPr>
              <w:t>(observation i NI motsvarar flera klasser i V-TIM 2.2)</w:t>
            </w:r>
          </w:p>
        </w:tc>
        <w:tc>
          <w:tcPr>
            <w:tcW w:w="3827" w:type="dxa"/>
          </w:tcPr>
          <w:p w14:paraId="7C991D1C"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8FEAA12" w14:textId="77777777" w:rsidR="00EE04D9" w:rsidRDefault="00EE04D9" w:rsidP="00EE04D9">
            <w:pPr>
              <w:rPr>
                <w:rFonts w:cs="Arial"/>
                <w:i/>
                <w:szCs w:val="20"/>
              </w:rPr>
            </w:pPr>
            <w:r>
              <w:rPr>
                <w:rFonts w:cs="Arial"/>
                <w:i/>
                <w:szCs w:val="20"/>
              </w:rPr>
              <w:t>Saknar motsvarighet</w:t>
            </w:r>
          </w:p>
          <w:p w14:paraId="7CCF387F" w14:textId="77777777" w:rsidR="00EE04D9" w:rsidRDefault="00EE04D9" w:rsidP="00EE04D9">
            <w:pPr>
              <w:rPr>
                <w:rFonts w:cs="Arial"/>
                <w:i/>
                <w:szCs w:val="20"/>
              </w:rPr>
            </w:pPr>
          </w:p>
          <w:p w14:paraId="34B756AD" w14:textId="530D4586" w:rsidR="00EE04D9" w:rsidRDefault="00EE04D9" w:rsidP="00EE04D9">
            <w:pPr>
              <w:rPr>
                <w:rFonts w:cs="Arial"/>
                <w:i/>
                <w:szCs w:val="20"/>
              </w:rPr>
            </w:pPr>
            <w:r>
              <w:rPr>
                <w:rFonts w:cs="Arial"/>
                <w:i/>
                <w:szCs w:val="20"/>
              </w:rPr>
              <w:t xml:space="preserve">I </w:t>
            </w:r>
            <w:r w:rsidR="002255BC">
              <w:rPr>
                <w:rFonts w:cs="Arial"/>
                <w:i/>
                <w:szCs w:val="20"/>
              </w:rPr>
              <w:t>V-MIM</w:t>
            </w:r>
          </w:p>
          <w:p w14:paraId="60F0251E" w14:textId="07E9269A" w:rsidR="008028A4" w:rsidRPr="008028A4" w:rsidRDefault="008028A4" w:rsidP="00046D89">
            <w:pPr>
              <w:rPr>
                <w:rFonts w:cs="Arial"/>
                <w:szCs w:val="20"/>
              </w:rPr>
            </w:pPr>
            <w:proofErr w:type="spellStart"/>
            <w:r>
              <w:rPr>
                <w:rFonts w:cs="Arial"/>
                <w:szCs w:val="20"/>
              </w:rPr>
              <w:t>Observation.metod</w:t>
            </w:r>
            <w:proofErr w:type="spellEnd"/>
          </w:p>
        </w:tc>
      </w:tr>
      <w:tr w:rsidR="00B677FA" w:rsidRPr="00410CFC" w14:paraId="721C5045" w14:textId="0AC536E6" w:rsidTr="00B677FA">
        <w:trPr>
          <w:trHeight w:val="397"/>
        </w:trPr>
        <w:tc>
          <w:tcPr>
            <w:tcW w:w="3238" w:type="dxa"/>
            <w:vAlign w:val="center"/>
          </w:tcPr>
          <w:p w14:paraId="35A57AEB" w14:textId="77777777" w:rsidR="00B677FA" w:rsidRPr="006B6D62" w:rsidRDefault="00B677FA" w:rsidP="0031241E">
            <w:proofErr w:type="spellStart"/>
            <w:r w:rsidRPr="006B6D62">
              <w:t>Observation.value</w:t>
            </w:r>
            <w:proofErr w:type="spellEnd"/>
          </w:p>
        </w:tc>
        <w:tc>
          <w:tcPr>
            <w:tcW w:w="3533" w:type="dxa"/>
            <w:vAlign w:val="center"/>
          </w:tcPr>
          <w:p w14:paraId="51AF619E" w14:textId="77777777" w:rsidR="00491E29" w:rsidRDefault="00B677FA" w:rsidP="0031241E">
            <w:pPr>
              <w:rPr>
                <w:rFonts w:cs="Arial"/>
                <w:i/>
                <w:szCs w:val="20"/>
              </w:rPr>
            </w:pPr>
            <w:r>
              <w:rPr>
                <w:rFonts w:cs="Arial"/>
                <w:i/>
                <w:szCs w:val="20"/>
              </w:rPr>
              <w:t>Saknar motsvarighet i V-TIM 2.2</w:t>
            </w:r>
          </w:p>
          <w:p w14:paraId="6E0FE049" w14:textId="5040D16D" w:rsidR="00B677FA" w:rsidRPr="00B47202" w:rsidRDefault="00083315" w:rsidP="0031241E">
            <w:pPr>
              <w:rPr>
                <w:rFonts w:cs="Arial"/>
                <w:spacing w:val="-1"/>
                <w:szCs w:val="20"/>
              </w:rPr>
            </w:pPr>
            <w:r>
              <w:rPr>
                <w:rFonts w:cs="Arial"/>
                <w:i/>
                <w:szCs w:val="20"/>
              </w:rPr>
              <w:t>(observation i NI motsvarar flera klasser i V-TIM 2.2)</w:t>
            </w:r>
          </w:p>
        </w:tc>
        <w:tc>
          <w:tcPr>
            <w:tcW w:w="3827" w:type="dxa"/>
          </w:tcPr>
          <w:p w14:paraId="4AD7CCA0" w14:textId="3C8718A9" w:rsidR="00B677FA" w:rsidRPr="00B677FA" w:rsidRDefault="00B677FA" w:rsidP="00046D89">
            <w:pPr>
              <w:rPr>
                <w:rFonts w:cs="Arial"/>
                <w:szCs w:val="20"/>
              </w:rPr>
            </w:pPr>
            <w:proofErr w:type="spellStart"/>
            <w:r>
              <w:rPr>
                <w:rFonts w:cs="Arial"/>
                <w:szCs w:val="20"/>
              </w:rPr>
              <w:t>Observation.</w:t>
            </w:r>
            <w:r w:rsidR="00046D89">
              <w:rPr>
                <w:rFonts w:cs="Arial"/>
                <w:szCs w:val="20"/>
              </w:rPr>
              <w:t>v</w:t>
            </w:r>
            <w:r>
              <w:rPr>
                <w:rFonts w:cs="Arial"/>
                <w:szCs w:val="20"/>
              </w:rPr>
              <w:t>ärde</w:t>
            </w:r>
            <w:proofErr w:type="spellEnd"/>
          </w:p>
        </w:tc>
      </w:tr>
      <w:tr w:rsidR="00B677FA" w:rsidRPr="00410CFC" w14:paraId="3EC5BFC2" w14:textId="3AD826E8" w:rsidTr="00B677FA">
        <w:trPr>
          <w:trHeight w:val="397"/>
        </w:trPr>
        <w:tc>
          <w:tcPr>
            <w:tcW w:w="3238" w:type="dxa"/>
            <w:vAlign w:val="center"/>
          </w:tcPr>
          <w:p w14:paraId="43405BBB" w14:textId="77777777" w:rsidR="00B677FA" w:rsidRPr="006B6D62" w:rsidRDefault="00B677FA" w:rsidP="0031241E">
            <w:proofErr w:type="spellStart"/>
            <w:r w:rsidRPr="006B6D62">
              <w:t>Observation.</w:t>
            </w:r>
            <w:r>
              <w:t>targetSite</w:t>
            </w:r>
            <w:proofErr w:type="spellEnd"/>
          </w:p>
        </w:tc>
        <w:tc>
          <w:tcPr>
            <w:tcW w:w="3533" w:type="dxa"/>
            <w:vAlign w:val="center"/>
          </w:tcPr>
          <w:p w14:paraId="5F7EDC7A" w14:textId="77777777" w:rsidR="00491E29" w:rsidRDefault="00491E29" w:rsidP="00491E29">
            <w:pPr>
              <w:rPr>
                <w:rFonts w:cs="Arial"/>
                <w:i/>
                <w:szCs w:val="20"/>
              </w:rPr>
            </w:pPr>
            <w:r>
              <w:rPr>
                <w:rFonts w:cs="Arial"/>
                <w:i/>
                <w:szCs w:val="20"/>
              </w:rPr>
              <w:t>Saknar motsvarighet i V-TIM 2.2</w:t>
            </w:r>
          </w:p>
          <w:p w14:paraId="170BE7BB" w14:textId="3F311493" w:rsidR="00B677FA" w:rsidRPr="00A1369D" w:rsidRDefault="00491E29" w:rsidP="00491E29">
            <w:pPr>
              <w:rPr>
                <w:szCs w:val="20"/>
              </w:rPr>
            </w:pPr>
            <w:r>
              <w:rPr>
                <w:rFonts w:cs="Arial"/>
                <w:i/>
                <w:szCs w:val="20"/>
              </w:rPr>
              <w:t>(observation i NI motsvarar flera klasser i V-TIM 2.2)</w:t>
            </w:r>
          </w:p>
        </w:tc>
        <w:tc>
          <w:tcPr>
            <w:tcW w:w="3827" w:type="dxa"/>
          </w:tcPr>
          <w:p w14:paraId="1159727E" w14:textId="4E4F1640" w:rsidR="00B677FA" w:rsidRDefault="00B677FA" w:rsidP="00046D89">
            <w:pPr>
              <w:rPr>
                <w:szCs w:val="20"/>
              </w:rPr>
            </w:pPr>
            <w:proofErr w:type="spellStart"/>
            <w:r>
              <w:rPr>
                <w:szCs w:val="20"/>
              </w:rPr>
              <w:t>Observation.</w:t>
            </w:r>
            <w:r w:rsidR="00046D89">
              <w:rPr>
                <w:szCs w:val="20"/>
              </w:rPr>
              <w:t>l</w:t>
            </w:r>
            <w:r>
              <w:rPr>
                <w:szCs w:val="20"/>
              </w:rPr>
              <w:t>okalisation</w:t>
            </w:r>
            <w:proofErr w:type="spellEnd"/>
          </w:p>
        </w:tc>
      </w:tr>
      <w:tr w:rsidR="00B677FA" w:rsidRPr="00410CFC" w14:paraId="1AD4D3AA" w14:textId="5D5F7CEB" w:rsidTr="00B677FA">
        <w:trPr>
          <w:trHeight w:val="397"/>
        </w:trPr>
        <w:tc>
          <w:tcPr>
            <w:tcW w:w="3238" w:type="dxa"/>
            <w:vAlign w:val="center"/>
          </w:tcPr>
          <w:p w14:paraId="435A529D" w14:textId="77777777" w:rsidR="00B677FA" w:rsidRPr="006B6D62" w:rsidRDefault="00B677FA" w:rsidP="0031241E">
            <w:proofErr w:type="spellStart"/>
            <w:r w:rsidRPr="006B6D62">
              <w:t>Observation.valueNegation</w:t>
            </w:r>
            <w:proofErr w:type="spellEnd"/>
          </w:p>
        </w:tc>
        <w:tc>
          <w:tcPr>
            <w:tcW w:w="3533" w:type="dxa"/>
            <w:vAlign w:val="center"/>
          </w:tcPr>
          <w:p w14:paraId="7B202267"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33483171" w14:textId="133655CB" w:rsidR="00B677FA" w:rsidRPr="00B677FA" w:rsidRDefault="00B677FA" w:rsidP="00046D89">
            <w:pPr>
              <w:rPr>
                <w:rFonts w:cs="Arial"/>
                <w:szCs w:val="20"/>
              </w:rPr>
            </w:pPr>
            <w:proofErr w:type="spellStart"/>
            <w:r>
              <w:rPr>
                <w:rFonts w:cs="Arial"/>
                <w:szCs w:val="20"/>
              </w:rPr>
              <w:t>Observation.</w:t>
            </w:r>
            <w:r w:rsidR="00046D89">
              <w:rPr>
                <w:rFonts w:cs="Arial"/>
                <w:szCs w:val="20"/>
              </w:rPr>
              <w:t>n</w:t>
            </w:r>
            <w:r>
              <w:rPr>
                <w:rFonts w:cs="Arial"/>
                <w:szCs w:val="20"/>
              </w:rPr>
              <w:t>egation</w:t>
            </w:r>
            <w:proofErr w:type="spellEnd"/>
          </w:p>
        </w:tc>
      </w:tr>
      <w:tr w:rsidR="00B677FA" w:rsidRPr="00410CFC" w14:paraId="641EC8C4" w14:textId="7E9208BF" w:rsidTr="00B677FA">
        <w:trPr>
          <w:trHeight w:val="397"/>
        </w:trPr>
        <w:tc>
          <w:tcPr>
            <w:tcW w:w="3238" w:type="dxa"/>
            <w:vAlign w:val="center"/>
          </w:tcPr>
          <w:p w14:paraId="71C8D92D" w14:textId="77777777" w:rsidR="00B677FA" w:rsidRPr="006B6D62" w:rsidRDefault="00B677FA" w:rsidP="0031241E">
            <w:proofErr w:type="spellStart"/>
            <w:r w:rsidRPr="006B6D62">
              <w:t>Observation.description</w:t>
            </w:r>
            <w:proofErr w:type="spellEnd"/>
          </w:p>
        </w:tc>
        <w:tc>
          <w:tcPr>
            <w:tcW w:w="3533" w:type="dxa"/>
            <w:vAlign w:val="center"/>
          </w:tcPr>
          <w:p w14:paraId="4F8CDD63" w14:textId="77777777" w:rsidR="00491E29" w:rsidRDefault="00491E29" w:rsidP="00491E29">
            <w:pPr>
              <w:rPr>
                <w:rFonts w:cs="Arial"/>
                <w:i/>
                <w:szCs w:val="20"/>
              </w:rPr>
            </w:pPr>
            <w:r>
              <w:rPr>
                <w:rFonts w:cs="Arial"/>
                <w:i/>
                <w:szCs w:val="20"/>
              </w:rPr>
              <w:t>Saknar motsvarighet i V-TIM 2.2</w:t>
            </w:r>
          </w:p>
          <w:p w14:paraId="41408AEF" w14:textId="58EF1EA5" w:rsidR="00B677FA" w:rsidRPr="004709E5" w:rsidRDefault="00491E29" w:rsidP="00491E29">
            <w:pPr>
              <w:rPr>
                <w:rFonts w:cs="Arial"/>
                <w:spacing w:val="-1"/>
                <w:szCs w:val="20"/>
              </w:rPr>
            </w:pPr>
            <w:r>
              <w:rPr>
                <w:rFonts w:cs="Arial"/>
                <w:i/>
                <w:szCs w:val="20"/>
              </w:rPr>
              <w:t>(observation i NI motsvarar flera klasser i V-TIM 2.2)</w:t>
            </w:r>
          </w:p>
        </w:tc>
        <w:tc>
          <w:tcPr>
            <w:tcW w:w="3827" w:type="dxa"/>
          </w:tcPr>
          <w:p w14:paraId="4366947A" w14:textId="7FF3E328" w:rsidR="00B677FA" w:rsidRDefault="00B677FA" w:rsidP="00046D89">
            <w:pPr>
              <w:rPr>
                <w:rFonts w:cs="Arial"/>
                <w:szCs w:val="20"/>
              </w:rPr>
            </w:pPr>
            <w:proofErr w:type="spellStart"/>
            <w:r>
              <w:rPr>
                <w:rFonts w:cs="Arial"/>
                <w:szCs w:val="20"/>
              </w:rPr>
              <w:t>Observation.</w:t>
            </w:r>
            <w:r w:rsidR="00046D89">
              <w:rPr>
                <w:rFonts w:cs="Arial"/>
                <w:szCs w:val="20"/>
              </w:rPr>
              <w:t>b</w:t>
            </w:r>
            <w:r>
              <w:rPr>
                <w:rFonts w:cs="Arial"/>
                <w:szCs w:val="20"/>
              </w:rPr>
              <w:t>eskrivning</w:t>
            </w:r>
            <w:proofErr w:type="spellEnd"/>
          </w:p>
        </w:tc>
      </w:tr>
      <w:tr w:rsidR="00B677FA" w:rsidRPr="00410CFC" w14:paraId="5749C060" w14:textId="276A8280" w:rsidTr="00B677FA">
        <w:trPr>
          <w:trHeight w:val="397"/>
        </w:trPr>
        <w:tc>
          <w:tcPr>
            <w:tcW w:w="3238" w:type="dxa"/>
            <w:vAlign w:val="center"/>
          </w:tcPr>
          <w:p w14:paraId="0C08EE28" w14:textId="77777777" w:rsidR="00B677FA" w:rsidRPr="006B6D62" w:rsidRDefault="00B677FA" w:rsidP="0031241E">
            <w:proofErr w:type="spellStart"/>
            <w:r>
              <w:t>Observation.approvedForPatient</w:t>
            </w:r>
            <w:proofErr w:type="spellEnd"/>
          </w:p>
        </w:tc>
        <w:tc>
          <w:tcPr>
            <w:tcW w:w="3533" w:type="dxa"/>
            <w:vAlign w:val="center"/>
          </w:tcPr>
          <w:p w14:paraId="4DA53E09" w14:textId="77777777" w:rsidR="00B677FA" w:rsidRDefault="00B677FA" w:rsidP="0031241E">
            <w:pPr>
              <w:rPr>
                <w:rFonts w:cs="Arial"/>
                <w:szCs w:val="20"/>
              </w:rPr>
            </w:pPr>
            <w:r>
              <w:rPr>
                <w:rFonts w:cs="Arial"/>
                <w:i/>
                <w:szCs w:val="20"/>
              </w:rPr>
              <w:t>Saknar motsvarighet i V-TIM 2.2</w:t>
            </w:r>
          </w:p>
        </w:tc>
        <w:tc>
          <w:tcPr>
            <w:tcW w:w="3827" w:type="dxa"/>
          </w:tcPr>
          <w:p w14:paraId="7E4DDE20"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0C4F5BE0" w14:textId="77777777" w:rsidR="00EE04D9" w:rsidRDefault="00EE04D9" w:rsidP="00EE04D9">
            <w:pPr>
              <w:rPr>
                <w:rFonts w:cs="Arial"/>
                <w:i/>
                <w:szCs w:val="20"/>
              </w:rPr>
            </w:pPr>
            <w:r>
              <w:rPr>
                <w:rFonts w:cs="Arial"/>
                <w:i/>
                <w:szCs w:val="20"/>
              </w:rPr>
              <w:t>Saknar motsvarighet</w:t>
            </w:r>
          </w:p>
          <w:p w14:paraId="5B8469BA" w14:textId="77777777" w:rsidR="00EE04D9" w:rsidRDefault="00EE04D9" w:rsidP="00EE04D9">
            <w:pPr>
              <w:rPr>
                <w:rFonts w:cs="Arial"/>
                <w:i/>
                <w:szCs w:val="20"/>
              </w:rPr>
            </w:pPr>
          </w:p>
          <w:p w14:paraId="01D8FE1C" w14:textId="5FCFD3F7" w:rsidR="00EE04D9" w:rsidRDefault="00EE04D9" w:rsidP="00EE04D9">
            <w:pPr>
              <w:rPr>
                <w:rFonts w:cs="Arial"/>
                <w:i/>
                <w:szCs w:val="20"/>
              </w:rPr>
            </w:pPr>
            <w:r>
              <w:rPr>
                <w:rFonts w:cs="Arial"/>
                <w:i/>
                <w:szCs w:val="20"/>
              </w:rPr>
              <w:t xml:space="preserve">I </w:t>
            </w:r>
            <w:r w:rsidR="002255BC">
              <w:rPr>
                <w:rFonts w:cs="Arial"/>
                <w:i/>
                <w:szCs w:val="20"/>
              </w:rPr>
              <w:t>V-MIM</w:t>
            </w:r>
          </w:p>
          <w:p w14:paraId="3C1D2651" w14:textId="7D17F7A2" w:rsidR="008028A4" w:rsidRPr="008028A4" w:rsidRDefault="008028A4" w:rsidP="008028A4">
            <w:pPr>
              <w:rPr>
                <w:rFonts w:cs="Arial"/>
                <w:szCs w:val="20"/>
              </w:rPr>
            </w:pPr>
            <w:r>
              <w:rPr>
                <w:rFonts w:cs="Arial"/>
                <w:szCs w:val="20"/>
              </w:rPr>
              <w:t xml:space="preserve">Uppgift i </w:t>
            </w:r>
            <w:proofErr w:type="spellStart"/>
            <w:r>
              <w:rPr>
                <w:rFonts w:cs="Arial"/>
                <w:szCs w:val="20"/>
              </w:rPr>
              <w:t>patientjournal.godkändFörUtlämnande</w:t>
            </w:r>
            <w:r>
              <w:rPr>
                <w:rFonts w:cs="Arial"/>
                <w:szCs w:val="20"/>
              </w:rPr>
              <w:lastRenderedPageBreak/>
              <w:t>TillPatient</w:t>
            </w:r>
            <w:proofErr w:type="spellEnd"/>
          </w:p>
        </w:tc>
      </w:tr>
      <w:tr w:rsidR="00B677FA" w:rsidRPr="00410CFC" w14:paraId="453A1CD1" w14:textId="39D22B13" w:rsidTr="00B677FA">
        <w:trPr>
          <w:trHeight w:val="397"/>
        </w:trPr>
        <w:tc>
          <w:tcPr>
            <w:tcW w:w="3238" w:type="dxa"/>
            <w:vAlign w:val="center"/>
          </w:tcPr>
          <w:p w14:paraId="43660C4D" w14:textId="77777777" w:rsidR="00B677FA" w:rsidRPr="006B6D62" w:rsidRDefault="00B677FA" w:rsidP="0031241E">
            <w:r>
              <w:lastRenderedPageBreak/>
              <w:t>Location.id</w:t>
            </w:r>
          </w:p>
        </w:tc>
        <w:tc>
          <w:tcPr>
            <w:tcW w:w="3533" w:type="dxa"/>
            <w:vAlign w:val="center"/>
          </w:tcPr>
          <w:p w14:paraId="3CF2AF41" w14:textId="1BAF7E8A" w:rsidR="00B677FA" w:rsidRPr="004709E5" w:rsidRDefault="003F520C" w:rsidP="0031241E">
            <w:pPr>
              <w:rPr>
                <w:rFonts w:cs="Arial"/>
                <w:szCs w:val="20"/>
              </w:rPr>
            </w:pPr>
            <w:r>
              <w:rPr>
                <w:rFonts w:cs="Arial"/>
                <w:i/>
                <w:szCs w:val="20"/>
              </w:rPr>
              <w:t>Saknar motsvarighet i V-TIM 2.2</w:t>
            </w:r>
          </w:p>
        </w:tc>
        <w:tc>
          <w:tcPr>
            <w:tcW w:w="3827" w:type="dxa"/>
          </w:tcPr>
          <w:p w14:paraId="4B4B6E0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27C977C9" w14:textId="77777777" w:rsidR="00EE04D9" w:rsidRDefault="00EE04D9" w:rsidP="00EE04D9">
            <w:pPr>
              <w:rPr>
                <w:rFonts w:cs="Arial"/>
                <w:i/>
                <w:szCs w:val="20"/>
              </w:rPr>
            </w:pPr>
            <w:r>
              <w:rPr>
                <w:rFonts w:cs="Arial"/>
                <w:i/>
                <w:szCs w:val="20"/>
              </w:rPr>
              <w:t>Saknar motsvarighet</w:t>
            </w:r>
          </w:p>
          <w:p w14:paraId="7705210C" w14:textId="77777777" w:rsidR="00EE04D9" w:rsidRDefault="00EE04D9" w:rsidP="00EE04D9">
            <w:pPr>
              <w:rPr>
                <w:rFonts w:cs="Arial"/>
                <w:i/>
                <w:szCs w:val="20"/>
              </w:rPr>
            </w:pPr>
          </w:p>
          <w:p w14:paraId="1AD1D10F" w14:textId="387F6214" w:rsidR="00EE04D9" w:rsidRDefault="00EE04D9" w:rsidP="00EE04D9">
            <w:pPr>
              <w:rPr>
                <w:rFonts w:cs="Arial"/>
                <w:i/>
                <w:szCs w:val="20"/>
              </w:rPr>
            </w:pPr>
            <w:r>
              <w:rPr>
                <w:rFonts w:cs="Arial"/>
                <w:i/>
                <w:szCs w:val="20"/>
              </w:rPr>
              <w:t xml:space="preserve">I </w:t>
            </w:r>
            <w:r w:rsidR="002255BC">
              <w:rPr>
                <w:rFonts w:cs="Arial"/>
                <w:i/>
                <w:szCs w:val="20"/>
              </w:rPr>
              <w:t>V-MIM</w:t>
            </w:r>
          </w:p>
          <w:p w14:paraId="4ECB5377" w14:textId="5BC6907E" w:rsidR="005C4C36" w:rsidRPr="005C4C36" w:rsidRDefault="005C4C36" w:rsidP="0031241E">
            <w:pPr>
              <w:rPr>
                <w:rFonts w:cs="Arial"/>
                <w:szCs w:val="20"/>
              </w:rPr>
            </w:pPr>
            <w:r>
              <w:rPr>
                <w:rFonts w:cs="Arial"/>
                <w:szCs w:val="20"/>
              </w:rPr>
              <w:t>Plats.id</w:t>
            </w:r>
          </w:p>
        </w:tc>
      </w:tr>
      <w:tr w:rsidR="00B677FA" w:rsidRPr="00410CFC" w14:paraId="36D5AAF7" w14:textId="69E68489" w:rsidTr="00B677FA">
        <w:trPr>
          <w:trHeight w:val="397"/>
        </w:trPr>
        <w:tc>
          <w:tcPr>
            <w:tcW w:w="3238" w:type="dxa"/>
            <w:vAlign w:val="center"/>
          </w:tcPr>
          <w:p w14:paraId="61704D59" w14:textId="77777777" w:rsidR="00B677FA" w:rsidRPr="006B6D62" w:rsidRDefault="00B677FA" w:rsidP="0031241E">
            <w:r>
              <w:t>Location.name</w:t>
            </w:r>
          </w:p>
        </w:tc>
        <w:tc>
          <w:tcPr>
            <w:tcW w:w="3533" w:type="dxa"/>
            <w:vAlign w:val="center"/>
          </w:tcPr>
          <w:p w14:paraId="2C543DDA" w14:textId="17052A95" w:rsidR="00B677FA" w:rsidRPr="004709E5" w:rsidRDefault="00B677FA" w:rsidP="0031241E">
            <w:pPr>
              <w:rPr>
                <w:rFonts w:cs="Arial"/>
                <w:szCs w:val="20"/>
              </w:rPr>
            </w:pPr>
            <w:r>
              <w:rPr>
                <w:rFonts w:cs="Arial"/>
                <w:i/>
                <w:szCs w:val="20"/>
              </w:rPr>
              <w:t>Saknar motsvarighet i V-TIM 2.2</w:t>
            </w:r>
          </w:p>
        </w:tc>
        <w:tc>
          <w:tcPr>
            <w:tcW w:w="3827" w:type="dxa"/>
          </w:tcPr>
          <w:p w14:paraId="0E2AB5CE"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78D65BF" w14:textId="77777777" w:rsidR="00EE04D9" w:rsidRDefault="00EE04D9" w:rsidP="00EE04D9">
            <w:pPr>
              <w:rPr>
                <w:rFonts w:cs="Arial"/>
                <w:i/>
                <w:szCs w:val="20"/>
              </w:rPr>
            </w:pPr>
            <w:r>
              <w:rPr>
                <w:rFonts w:cs="Arial"/>
                <w:i/>
                <w:szCs w:val="20"/>
              </w:rPr>
              <w:t>Saknar motsvarighet</w:t>
            </w:r>
          </w:p>
          <w:p w14:paraId="268515EC" w14:textId="77777777" w:rsidR="00EE04D9" w:rsidRDefault="00EE04D9" w:rsidP="00EE04D9">
            <w:pPr>
              <w:rPr>
                <w:rFonts w:cs="Arial"/>
                <w:i/>
                <w:szCs w:val="20"/>
              </w:rPr>
            </w:pPr>
          </w:p>
          <w:p w14:paraId="5AA6C7CA" w14:textId="5B0DD2C2" w:rsidR="00EE04D9" w:rsidRDefault="00EE04D9" w:rsidP="00EE04D9">
            <w:pPr>
              <w:rPr>
                <w:rFonts w:cs="Arial"/>
                <w:i/>
                <w:szCs w:val="20"/>
              </w:rPr>
            </w:pPr>
            <w:r>
              <w:rPr>
                <w:rFonts w:cs="Arial"/>
                <w:i/>
                <w:szCs w:val="20"/>
              </w:rPr>
              <w:t xml:space="preserve">I </w:t>
            </w:r>
            <w:r w:rsidR="002255BC">
              <w:rPr>
                <w:rFonts w:cs="Arial"/>
                <w:i/>
                <w:szCs w:val="20"/>
              </w:rPr>
              <w:t>V-MIM</w:t>
            </w:r>
          </w:p>
          <w:p w14:paraId="4B7778F9" w14:textId="17918F9F" w:rsidR="005C4C36" w:rsidRPr="005C4C36" w:rsidRDefault="005C4C36" w:rsidP="0031241E">
            <w:pPr>
              <w:rPr>
                <w:rFonts w:cs="Arial"/>
                <w:szCs w:val="20"/>
              </w:rPr>
            </w:pPr>
            <w:proofErr w:type="spellStart"/>
            <w:r>
              <w:rPr>
                <w:rFonts w:cs="Arial"/>
                <w:szCs w:val="20"/>
              </w:rPr>
              <w:t>Plats.namn</w:t>
            </w:r>
            <w:proofErr w:type="spellEnd"/>
          </w:p>
        </w:tc>
      </w:tr>
      <w:tr w:rsidR="00B677FA" w:rsidRPr="00410CFC" w14:paraId="2E82D177" w14:textId="6DF22CC0" w:rsidTr="00B677FA">
        <w:trPr>
          <w:trHeight w:val="397"/>
        </w:trPr>
        <w:tc>
          <w:tcPr>
            <w:tcW w:w="3238" w:type="dxa"/>
            <w:vAlign w:val="center"/>
          </w:tcPr>
          <w:p w14:paraId="3E0C863F" w14:textId="77777777" w:rsidR="00B677FA" w:rsidRPr="006B6D62" w:rsidRDefault="00B677FA" w:rsidP="0031241E">
            <w:proofErr w:type="spellStart"/>
            <w:r>
              <w:t>Location.address</w:t>
            </w:r>
            <w:proofErr w:type="spellEnd"/>
          </w:p>
        </w:tc>
        <w:tc>
          <w:tcPr>
            <w:tcW w:w="3533" w:type="dxa"/>
            <w:vAlign w:val="center"/>
          </w:tcPr>
          <w:p w14:paraId="0186E16D"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278A25E7"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9DCC4CA" w14:textId="77777777" w:rsidR="00EE04D9" w:rsidRDefault="00EE04D9" w:rsidP="00EE04D9">
            <w:pPr>
              <w:rPr>
                <w:rFonts w:cs="Arial"/>
                <w:i/>
                <w:szCs w:val="20"/>
              </w:rPr>
            </w:pPr>
            <w:r>
              <w:rPr>
                <w:rFonts w:cs="Arial"/>
                <w:i/>
                <w:szCs w:val="20"/>
              </w:rPr>
              <w:t>Saknar motsvarighet</w:t>
            </w:r>
          </w:p>
          <w:p w14:paraId="25766A3A" w14:textId="77777777" w:rsidR="00EE04D9" w:rsidRDefault="00EE04D9" w:rsidP="00EE04D9">
            <w:pPr>
              <w:rPr>
                <w:rFonts w:cs="Arial"/>
                <w:i/>
                <w:szCs w:val="20"/>
              </w:rPr>
            </w:pPr>
          </w:p>
          <w:p w14:paraId="4AD5FBD3" w14:textId="4CAD7BE1" w:rsidR="00EE04D9" w:rsidRDefault="00EE04D9" w:rsidP="00EE04D9">
            <w:pPr>
              <w:rPr>
                <w:rFonts w:cs="Arial"/>
                <w:i/>
                <w:szCs w:val="20"/>
              </w:rPr>
            </w:pPr>
            <w:r>
              <w:rPr>
                <w:rFonts w:cs="Arial"/>
                <w:i/>
                <w:szCs w:val="20"/>
              </w:rPr>
              <w:t xml:space="preserve">I </w:t>
            </w:r>
            <w:r w:rsidR="002255BC">
              <w:rPr>
                <w:rFonts w:cs="Arial"/>
                <w:i/>
                <w:szCs w:val="20"/>
              </w:rPr>
              <w:t>V-MIM</w:t>
            </w:r>
          </w:p>
          <w:p w14:paraId="7EABA759" w14:textId="463F93B7" w:rsidR="005C4C36" w:rsidRPr="005C4C36" w:rsidRDefault="005C4C36" w:rsidP="0031241E">
            <w:pPr>
              <w:rPr>
                <w:rFonts w:cs="Arial"/>
                <w:szCs w:val="20"/>
              </w:rPr>
            </w:pPr>
            <w:proofErr w:type="spellStart"/>
            <w:r>
              <w:rPr>
                <w:rFonts w:cs="Arial"/>
                <w:szCs w:val="20"/>
              </w:rPr>
              <w:t>Plats.adress</w:t>
            </w:r>
            <w:proofErr w:type="spellEnd"/>
          </w:p>
        </w:tc>
      </w:tr>
      <w:tr w:rsidR="00B677FA" w:rsidRPr="00410CFC" w14:paraId="062BCD0E" w14:textId="26482258" w:rsidTr="00B677FA">
        <w:trPr>
          <w:trHeight w:val="397"/>
        </w:trPr>
        <w:tc>
          <w:tcPr>
            <w:tcW w:w="3238" w:type="dxa"/>
            <w:vAlign w:val="center"/>
          </w:tcPr>
          <w:p w14:paraId="6BAA84EA" w14:textId="77777777" w:rsidR="00B677FA" w:rsidRDefault="00B677FA" w:rsidP="0031241E">
            <w:proofErr w:type="spellStart"/>
            <w:r>
              <w:t>Location.telecom</w:t>
            </w:r>
            <w:proofErr w:type="spellEnd"/>
          </w:p>
        </w:tc>
        <w:tc>
          <w:tcPr>
            <w:tcW w:w="3533" w:type="dxa"/>
            <w:vAlign w:val="center"/>
          </w:tcPr>
          <w:p w14:paraId="07BA03AE"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42EB385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4DDCFA7" w14:textId="77777777" w:rsidR="00EE04D9" w:rsidRDefault="00EE04D9" w:rsidP="00EE04D9">
            <w:pPr>
              <w:rPr>
                <w:rFonts w:cs="Arial"/>
                <w:i/>
                <w:szCs w:val="20"/>
              </w:rPr>
            </w:pPr>
            <w:r>
              <w:rPr>
                <w:rFonts w:cs="Arial"/>
                <w:i/>
                <w:szCs w:val="20"/>
              </w:rPr>
              <w:t>Saknar motsvarighet</w:t>
            </w:r>
          </w:p>
          <w:p w14:paraId="5C741647" w14:textId="77777777" w:rsidR="00EE04D9" w:rsidRDefault="00EE04D9" w:rsidP="00EE04D9">
            <w:pPr>
              <w:rPr>
                <w:rFonts w:cs="Arial"/>
                <w:i/>
                <w:szCs w:val="20"/>
              </w:rPr>
            </w:pPr>
          </w:p>
          <w:p w14:paraId="6C878F1C" w14:textId="2451B5FB" w:rsidR="00EE04D9" w:rsidRDefault="00EE04D9" w:rsidP="00EE04D9">
            <w:pPr>
              <w:rPr>
                <w:rFonts w:cs="Arial"/>
                <w:i/>
                <w:szCs w:val="20"/>
              </w:rPr>
            </w:pPr>
            <w:r>
              <w:rPr>
                <w:rFonts w:cs="Arial"/>
                <w:i/>
                <w:szCs w:val="20"/>
              </w:rPr>
              <w:t xml:space="preserve">I </w:t>
            </w:r>
            <w:r w:rsidR="002255BC">
              <w:rPr>
                <w:rFonts w:cs="Arial"/>
                <w:i/>
                <w:szCs w:val="20"/>
              </w:rPr>
              <w:t>V-MIM</w:t>
            </w:r>
          </w:p>
          <w:p w14:paraId="385A4D41" w14:textId="10129BDD" w:rsidR="005C4C36" w:rsidRPr="005C4C36" w:rsidRDefault="005C4C36" w:rsidP="0031241E">
            <w:pPr>
              <w:rPr>
                <w:rFonts w:cs="Arial"/>
                <w:szCs w:val="20"/>
              </w:rPr>
            </w:pPr>
            <w:proofErr w:type="spellStart"/>
            <w:r>
              <w:rPr>
                <w:rFonts w:cs="Arial"/>
                <w:szCs w:val="20"/>
              </w:rPr>
              <w:t>Plats.elektroniskAdress</w:t>
            </w:r>
            <w:proofErr w:type="spellEnd"/>
          </w:p>
        </w:tc>
      </w:tr>
      <w:tr w:rsidR="00B677FA" w:rsidRPr="00410CFC" w14:paraId="561C8306" w14:textId="2A233C50" w:rsidTr="00B677FA">
        <w:trPr>
          <w:trHeight w:val="397"/>
        </w:trPr>
        <w:tc>
          <w:tcPr>
            <w:tcW w:w="3238" w:type="dxa"/>
            <w:vAlign w:val="center"/>
          </w:tcPr>
          <w:p w14:paraId="59665752" w14:textId="77777777" w:rsidR="00B677FA" w:rsidRPr="006B6D62" w:rsidRDefault="00B677FA" w:rsidP="0031241E">
            <w:r>
              <w:t>Patient.id</w:t>
            </w:r>
          </w:p>
        </w:tc>
        <w:tc>
          <w:tcPr>
            <w:tcW w:w="3533" w:type="dxa"/>
            <w:vAlign w:val="center"/>
          </w:tcPr>
          <w:p w14:paraId="4630B856" w14:textId="77777777" w:rsidR="00B677FA" w:rsidRPr="004709E5" w:rsidRDefault="00B677FA" w:rsidP="0031241E">
            <w:pPr>
              <w:rPr>
                <w:rFonts w:cs="Arial"/>
                <w:spacing w:val="-1"/>
                <w:szCs w:val="20"/>
              </w:rPr>
            </w:pPr>
            <w:proofErr w:type="spellStart"/>
            <w:r>
              <w:rPr>
                <w:rFonts w:cs="Arial"/>
                <w:spacing w:val="-1"/>
                <w:szCs w:val="20"/>
              </w:rPr>
              <w:t>Patient.</w:t>
            </w:r>
            <w:r w:rsidRPr="004709E5">
              <w:rPr>
                <w:rFonts w:cs="Arial"/>
                <w:spacing w:val="-1"/>
                <w:szCs w:val="20"/>
              </w:rPr>
              <w:t>person_id</w:t>
            </w:r>
            <w:proofErr w:type="spellEnd"/>
          </w:p>
        </w:tc>
        <w:tc>
          <w:tcPr>
            <w:tcW w:w="3827" w:type="dxa"/>
          </w:tcPr>
          <w:p w14:paraId="24CD999D" w14:textId="6DBF26A3" w:rsidR="00B677FA" w:rsidRDefault="00B677FA" w:rsidP="00300051">
            <w:pPr>
              <w:rPr>
                <w:rFonts w:cs="Arial"/>
                <w:spacing w:val="-1"/>
                <w:szCs w:val="20"/>
              </w:rPr>
            </w:pPr>
            <w:proofErr w:type="spellStart"/>
            <w:r>
              <w:rPr>
                <w:rFonts w:cs="Arial"/>
                <w:spacing w:val="-1"/>
                <w:szCs w:val="20"/>
              </w:rPr>
              <w:t>Person.person</w:t>
            </w:r>
            <w:proofErr w:type="spellEnd"/>
            <w:r>
              <w:rPr>
                <w:rFonts w:cs="Arial"/>
                <w:spacing w:val="-1"/>
                <w:szCs w:val="20"/>
              </w:rPr>
              <w:t>-id/Patient.</w:t>
            </w:r>
            <w:r w:rsidR="00300051" w:rsidDel="00300051">
              <w:rPr>
                <w:rFonts w:cs="Arial"/>
                <w:spacing w:val="-1"/>
                <w:szCs w:val="20"/>
              </w:rPr>
              <w:t xml:space="preserve"> </w:t>
            </w:r>
            <w:r>
              <w:rPr>
                <w:rFonts w:cs="Arial"/>
                <w:spacing w:val="-1"/>
                <w:szCs w:val="20"/>
              </w:rPr>
              <w:t>id</w:t>
            </w:r>
          </w:p>
        </w:tc>
      </w:tr>
      <w:tr w:rsidR="00B677FA" w:rsidRPr="00410CFC" w14:paraId="555AB7EA" w14:textId="2FCBB4CE" w:rsidTr="00B677FA">
        <w:trPr>
          <w:trHeight w:val="397"/>
        </w:trPr>
        <w:tc>
          <w:tcPr>
            <w:tcW w:w="3238" w:type="dxa"/>
            <w:vAlign w:val="center"/>
          </w:tcPr>
          <w:p w14:paraId="1EDB5778" w14:textId="77777777" w:rsidR="00B677FA" w:rsidRPr="006B6D62" w:rsidRDefault="00B677FA" w:rsidP="0031241E">
            <w:proofErr w:type="spellStart"/>
            <w:r>
              <w:t>Patient.dateOfBirth</w:t>
            </w:r>
            <w:proofErr w:type="spellEnd"/>
          </w:p>
        </w:tc>
        <w:tc>
          <w:tcPr>
            <w:tcW w:w="3533" w:type="dxa"/>
            <w:vAlign w:val="center"/>
          </w:tcPr>
          <w:p w14:paraId="5FB76BB6" w14:textId="77777777" w:rsidR="00B677FA" w:rsidRPr="004709E5" w:rsidRDefault="00B677FA" w:rsidP="0031241E">
            <w:pPr>
              <w:rPr>
                <w:rFonts w:cs="Arial"/>
                <w:szCs w:val="20"/>
              </w:rPr>
            </w:pPr>
            <w:proofErr w:type="spellStart"/>
            <w:r>
              <w:rPr>
                <w:rFonts w:cs="Arial"/>
                <w:szCs w:val="20"/>
              </w:rPr>
              <w:t>Patient.</w:t>
            </w:r>
            <w:r w:rsidRPr="004709E5">
              <w:rPr>
                <w:rFonts w:cs="Arial"/>
                <w:szCs w:val="20"/>
              </w:rPr>
              <w:t>födelsetidpunkt</w:t>
            </w:r>
            <w:proofErr w:type="spellEnd"/>
            <w:r w:rsidRPr="004709E5">
              <w:rPr>
                <w:rFonts w:cs="Arial"/>
                <w:szCs w:val="20"/>
              </w:rPr>
              <w:t xml:space="preserve"> </w:t>
            </w:r>
          </w:p>
          <w:p w14:paraId="1AAC0C25" w14:textId="77777777" w:rsidR="00B677FA" w:rsidRPr="004709E5" w:rsidRDefault="00B677FA" w:rsidP="0031241E">
            <w:pPr>
              <w:rPr>
                <w:rFonts w:cs="Arial"/>
                <w:spacing w:val="-1"/>
                <w:szCs w:val="20"/>
              </w:rPr>
            </w:pPr>
          </w:p>
        </w:tc>
        <w:tc>
          <w:tcPr>
            <w:tcW w:w="3827" w:type="dxa"/>
          </w:tcPr>
          <w:p w14:paraId="34E4090B" w14:textId="2513DC41" w:rsidR="00B677FA" w:rsidRDefault="00B677FA" w:rsidP="00046D89">
            <w:pPr>
              <w:rPr>
                <w:rFonts w:cs="Arial"/>
                <w:szCs w:val="20"/>
              </w:rPr>
            </w:pPr>
            <w:proofErr w:type="spellStart"/>
            <w:r>
              <w:rPr>
                <w:rFonts w:cs="Arial"/>
                <w:szCs w:val="20"/>
              </w:rPr>
              <w:t>Person.</w:t>
            </w:r>
            <w:r w:rsidR="00046D89">
              <w:rPr>
                <w:rFonts w:cs="Arial"/>
                <w:szCs w:val="20"/>
              </w:rPr>
              <w:t>f</w:t>
            </w:r>
            <w:r>
              <w:rPr>
                <w:rFonts w:cs="Arial"/>
                <w:szCs w:val="20"/>
              </w:rPr>
              <w:t>ödelsetidpunkt</w:t>
            </w:r>
            <w:proofErr w:type="spellEnd"/>
          </w:p>
        </w:tc>
      </w:tr>
      <w:tr w:rsidR="00B677FA" w:rsidRPr="00410CFC" w14:paraId="7A0818A8" w14:textId="301D6A5A" w:rsidTr="00B677FA">
        <w:trPr>
          <w:trHeight w:val="397"/>
        </w:trPr>
        <w:tc>
          <w:tcPr>
            <w:tcW w:w="3238" w:type="dxa"/>
            <w:vAlign w:val="center"/>
          </w:tcPr>
          <w:p w14:paraId="144E68FF" w14:textId="77777777" w:rsidR="00B677FA" w:rsidRPr="006B6D62" w:rsidRDefault="00B677FA" w:rsidP="0031241E">
            <w:proofErr w:type="spellStart"/>
            <w:r>
              <w:t>Patient.gender</w:t>
            </w:r>
            <w:proofErr w:type="spellEnd"/>
          </w:p>
        </w:tc>
        <w:tc>
          <w:tcPr>
            <w:tcW w:w="3533" w:type="dxa"/>
            <w:vAlign w:val="center"/>
          </w:tcPr>
          <w:p w14:paraId="1F1EC213" w14:textId="77777777" w:rsidR="00B677FA" w:rsidRPr="004709E5" w:rsidRDefault="00B677FA" w:rsidP="0031241E">
            <w:pPr>
              <w:rPr>
                <w:rFonts w:cs="Arial"/>
                <w:spacing w:val="-1"/>
                <w:szCs w:val="20"/>
              </w:rPr>
            </w:pPr>
            <w:proofErr w:type="spellStart"/>
            <w:r>
              <w:rPr>
                <w:rFonts w:cs="Arial"/>
                <w:szCs w:val="20"/>
              </w:rPr>
              <w:t>Patient.</w:t>
            </w:r>
            <w:r w:rsidRPr="004709E5">
              <w:rPr>
                <w:rFonts w:cs="Arial"/>
                <w:spacing w:val="-1"/>
                <w:szCs w:val="20"/>
              </w:rPr>
              <w:t>kön</w:t>
            </w:r>
            <w:proofErr w:type="spellEnd"/>
          </w:p>
        </w:tc>
        <w:tc>
          <w:tcPr>
            <w:tcW w:w="3827" w:type="dxa"/>
          </w:tcPr>
          <w:p w14:paraId="7385DDDA" w14:textId="3536FC88" w:rsidR="00B677FA" w:rsidRDefault="00B677FA" w:rsidP="00046D89">
            <w:pPr>
              <w:rPr>
                <w:rFonts w:cs="Arial"/>
                <w:szCs w:val="20"/>
              </w:rPr>
            </w:pPr>
            <w:proofErr w:type="spellStart"/>
            <w:r>
              <w:rPr>
                <w:rFonts w:cs="Arial"/>
                <w:szCs w:val="20"/>
              </w:rPr>
              <w:t>Person.</w:t>
            </w:r>
            <w:r w:rsidR="00046D89">
              <w:rPr>
                <w:rFonts w:cs="Arial"/>
                <w:szCs w:val="20"/>
              </w:rPr>
              <w:t>k</w:t>
            </w:r>
            <w:r>
              <w:rPr>
                <w:rFonts w:cs="Arial"/>
                <w:szCs w:val="20"/>
              </w:rPr>
              <w:t>ön</w:t>
            </w:r>
            <w:proofErr w:type="spellEnd"/>
          </w:p>
        </w:tc>
      </w:tr>
      <w:tr w:rsidR="00B677FA" w:rsidRPr="00410CFC" w14:paraId="700654B5" w14:textId="2B8713C1" w:rsidTr="00B677FA">
        <w:trPr>
          <w:trHeight w:val="397"/>
        </w:trPr>
        <w:tc>
          <w:tcPr>
            <w:tcW w:w="3238" w:type="dxa"/>
            <w:vAlign w:val="center"/>
          </w:tcPr>
          <w:p w14:paraId="23A6E95B" w14:textId="77777777" w:rsidR="00B677FA" w:rsidRPr="006B6D62" w:rsidRDefault="00B677FA" w:rsidP="0031241E">
            <w:r>
              <w:t>LegalAuthenticator.id</w:t>
            </w:r>
          </w:p>
        </w:tc>
        <w:tc>
          <w:tcPr>
            <w:tcW w:w="3533" w:type="dxa"/>
            <w:vAlign w:val="center"/>
          </w:tcPr>
          <w:p w14:paraId="55531981"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691F926E"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B4161F8" w14:textId="77777777" w:rsidR="00EE04D9" w:rsidRDefault="00EE04D9" w:rsidP="00EE04D9">
            <w:pPr>
              <w:rPr>
                <w:rFonts w:cs="Arial"/>
                <w:i/>
                <w:szCs w:val="20"/>
              </w:rPr>
            </w:pPr>
            <w:r>
              <w:rPr>
                <w:rFonts w:cs="Arial"/>
                <w:i/>
                <w:szCs w:val="20"/>
              </w:rPr>
              <w:t>Saknar motsvarighet</w:t>
            </w:r>
          </w:p>
          <w:p w14:paraId="16586966" w14:textId="77777777" w:rsidR="00EE04D9" w:rsidRDefault="00EE04D9" w:rsidP="00EE04D9">
            <w:pPr>
              <w:rPr>
                <w:rFonts w:cs="Arial"/>
                <w:i/>
                <w:szCs w:val="20"/>
              </w:rPr>
            </w:pPr>
          </w:p>
          <w:p w14:paraId="58D01CBC" w14:textId="567D146A" w:rsidR="00EE04D9" w:rsidRDefault="00EE04D9" w:rsidP="00EE04D9">
            <w:pPr>
              <w:rPr>
                <w:rFonts w:cs="Arial"/>
                <w:i/>
                <w:szCs w:val="20"/>
              </w:rPr>
            </w:pPr>
            <w:r>
              <w:rPr>
                <w:rFonts w:cs="Arial"/>
                <w:i/>
                <w:szCs w:val="20"/>
              </w:rPr>
              <w:t xml:space="preserve">I </w:t>
            </w:r>
            <w:r w:rsidR="002255BC">
              <w:rPr>
                <w:rFonts w:cs="Arial"/>
                <w:i/>
                <w:szCs w:val="20"/>
              </w:rPr>
              <w:t>V-MIM</w:t>
            </w:r>
          </w:p>
          <w:p w14:paraId="780D9C9D" w14:textId="3097BCDE" w:rsidR="005C4C36" w:rsidRPr="005C4C36" w:rsidRDefault="005C4C36" w:rsidP="0031241E">
            <w:pPr>
              <w:rPr>
                <w:rFonts w:cs="Arial"/>
                <w:szCs w:val="20"/>
              </w:rPr>
            </w:pPr>
            <w:r>
              <w:rPr>
                <w:rFonts w:cs="Arial"/>
                <w:szCs w:val="20"/>
              </w:rPr>
              <w:t>Deltagande(</w:t>
            </w:r>
            <w:proofErr w:type="spellStart"/>
            <w:r>
              <w:rPr>
                <w:rFonts w:cs="Arial"/>
                <w:szCs w:val="20"/>
              </w:rPr>
              <w:t>signerare</w:t>
            </w:r>
            <w:proofErr w:type="spellEnd"/>
            <w:r>
              <w:rPr>
                <w:rFonts w:cs="Arial"/>
                <w:szCs w:val="20"/>
              </w:rPr>
              <w:t>)-&gt;Professionell aktör.id</w:t>
            </w:r>
          </w:p>
        </w:tc>
      </w:tr>
      <w:tr w:rsidR="00B677FA" w:rsidRPr="00410CFC" w14:paraId="153B2C04" w14:textId="1757504A" w:rsidTr="00B677FA">
        <w:trPr>
          <w:trHeight w:val="397"/>
        </w:trPr>
        <w:tc>
          <w:tcPr>
            <w:tcW w:w="3238" w:type="dxa"/>
            <w:vAlign w:val="center"/>
          </w:tcPr>
          <w:p w14:paraId="3DECA4B5" w14:textId="77777777" w:rsidR="00B677FA" w:rsidRPr="006B6D62" w:rsidRDefault="00B677FA" w:rsidP="0031241E">
            <w:proofErr w:type="spellStart"/>
            <w:r>
              <w:t>LegalAuthenticator.time</w:t>
            </w:r>
            <w:proofErr w:type="spellEnd"/>
          </w:p>
        </w:tc>
        <w:tc>
          <w:tcPr>
            <w:tcW w:w="3533" w:type="dxa"/>
            <w:vAlign w:val="center"/>
          </w:tcPr>
          <w:p w14:paraId="3A777E75"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5AD8078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2CA6482C" w14:textId="77777777" w:rsidR="00EE04D9" w:rsidRDefault="00EE04D9" w:rsidP="00EE04D9">
            <w:pPr>
              <w:rPr>
                <w:rFonts w:cs="Arial"/>
                <w:i/>
                <w:szCs w:val="20"/>
              </w:rPr>
            </w:pPr>
            <w:r>
              <w:rPr>
                <w:rFonts w:cs="Arial"/>
                <w:i/>
                <w:szCs w:val="20"/>
              </w:rPr>
              <w:t>Saknar motsvarighet</w:t>
            </w:r>
          </w:p>
          <w:p w14:paraId="022B9050" w14:textId="77777777" w:rsidR="00EE04D9" w:rsidRDefault="00EE04D9" w:rsidP="00EE04D9">
            <w:pPr>
              <w:rPr>
                <w:rFonts w:cs="Arial"/>
                <w:i/>
                <w:szCs w:val="20"/>
              </w:rPr>
            </w:pPr>
          </w:p>
          <w:p w14:paraId="5C4BF5BF" w14:textId="2695EBBD" w:rsidR="00EE04D9" w:rsidRDefault="00EE04D9" w:rsidP="00EE04D9">
            <w:pPr>
              <w:rPr>
                <w:rFonts w:cs="Arial"/>
                <w:i/>
                <w:szCs w:val="20"/>
              </w:rPr>
            </w:pPr>
            <w:r>
              <w:rPr>
                <w:rFonts w:cs="Arial"/>
                <w:i/>
                <w:szCs w:val="20"/>
              </w:rPr>
              <w:t xml:space="preserve">I </w:t>
            </w:r>
            <w:r w:rsidR="002255BC">
              <w:rPr>
                <w:rFonts w:cs="Arial"/>
                <w:i/>
                <w:szCs w:val="20"/>
              </w:rPr>
              <w:t>V-MIM</w:t>
            </w:r>
          </w:p>
          <w:p w14:paraId="0BAFF02B" w14:textId="080240F9" w:rsidR="005C4C36" w:rsidRDefault="005C4C36" w:rsidP="005C4C36">
            <w:pPr>
              <w:rPr>
                <w:rFonts w:cs="Arial"/>
                <w:i/>
                <w:szCs w:val="20"/>
              </w:rPr>
            </w:pPr>
            <w:r>
              <w:rPr>
                <w:rFonts w:cs="Arial"/>
                <w:szCs w:val="20"/>
              </w:rPr>
              <w:t>Deltagande(</w:t>
            </w:r>
            <w:proofErr w:type="spellStart"/>
            <w:r>
              <w:rPr>
                <w:rFonts w:cs="Arial"/>
                <w:szCs w:val="20"/>
              </w:rPr>
              <w:t>signerare</w:t>
            </w:r>
            <w:proofErr w:type="spellEnd"/>
            <w:r>
              <w:rPr>
                <w:rFonts w:cs="Arial"/>
                <w:szCs w:val="20"/>
              </w:rPr>
              <w:t>).tid</w:t>
            </w:r>
          </w:p>
        </w:tc>
      </w:tr>
      <w:tr w:rsidR="00B677FA" w:rsidRPr="00410CFC" w14:paraId="79FD1F40" w14:textId="67CB494A" w:rsidTr="00B677FA">
        <w:trPr>
          <w:trHeight w:val="397"/>
        </w:trPr>
        <w:tc>
          <w:tcPr>
            <w:tcW w:w="3238" w:type="dxa"/>
            <w:vAlign w:val="center"/>
          </w:tcPr>
          <w:p w14:paraId="1A14634E" w14:textId="77777777" w:rsidR="00B677FA" w:rsidRPr="00194B9F" w:rsidRDefault="00B677FA" w:rsidP="0031241E">
            <w:r w:rsidRPr="00194B9F">
              <w:t>LegalAuthenticator.name</w:t>
            </w:r>
          </w:p>
        </w:tc>
        <w:tc>
          <w:tcPr>
            <w:tcW w:w="3533" w:type="dxa"/>
            <w:vAlign w:val="center"/>
          </w:tcPr>
          <w:p w14:paraId="1B32769D"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06B599A8"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FD4877C" w14:textId="77777777" w:rsidR="00EE04D9" w:rsidRDefault="00EE04D9" w:rsidP="00EE04D9">
            <w:pPr>
              <w:rPr>
                <w:rFonts w:cs="Arial"/>
                <w:i/>
                <w:szCs w:val="20"/>
              </w:rPr>
            </w:pPr>
            <w:r>
              <w:rPr>
                <w:rFonts w:cs="Arial"/>
                <w:i/>
                <w:szCs w:val="20"/>
              </w:rPr>
              <w:t>Saknar motsvarighet</w:t>
            </w:r>
          </w:p>
          <w:p w14:paraId="175EAEDD" w14:textId="77777777" w:rsidR="00EE04D9" w:rsidRDefault="00EE04D9" w:rsidP="00EE04D9">
            <w:pPr>
              <w:rPr>
                <w:rFonts w:cs="Arial"/>
                <w:i/>
                <w:szCs w:val="20"/>
              </w:rPr>
            </w:pPr>
          </w:p>
          <w:p w14:paraId="26670FDB" w14:textId="27704B29" w:rsidR="00EE04D9" w:rsidRDefault="00EE04D9" w:rsidP="00EE04D9">
            <w:pPr>
              <w:rPr>
                <w:rFonts w:cs="Arial"/>
                <w:i/>
                <w:szCs w:val="20"/>
              </w:rPr>
            </w:pPr>
            <w:r>
              <w:rPr>
                <w:rFonts w:cs="Arial"/>
                <w:i/>
                <w:szCs w:val="20"/>
              </w:rPr>
              <w:t xml:space="preserve">I </w:t>
            </w:r>
            <w:r w:rsidR="002255BC">
              <w:rPr>
                <w:rFonts w:cs="Arial"/>
                <w:i/>
                <w:szCs w:val="20"/>
              </w:rPr>
              <w:t>V-MIM</w:t>
            </w:r>
          </w:p>
          <w:p w14:paraId="7CC78A66" w14:textId="1D3F0913" w:rsidR="005C4C36" w:rsidRPr="005C4C36" w:rsidRDefault="005C4C36" w:rsidP="0031241E">
            <w:pPr>
              <w:rPr>
                <w:rFonts w:cs="Arial"/>
                <w:szCs w:val="20"/>
              </w:rPr>
            </w:pPr>
            <w:r>
              <w:rPr>
                <w:rFonts w:cs="Arial"/>
                <w:szCs w:val="20"/>
              </w:rPr>
              <w:t>Deltagande(</w:t>
            </w:r>
            <w:proofErr w:type="spellStart"/>
            <w:r>
              <w:rPr>
                <w:rFonts w:cs="Arial"/>
                <w:szCs w:val="20"/>
              </w:rPr>
              <w:t>signerare</w:t>
            </w:r>
            <w:proofErr w:type="spellEnd"/>
            <w:r>
              <w:rPr>
                <w:rFonts w:cs="Arial"/>
                <w:szCs w:val="20"/>
              </w:rPr>
              <w:t>)-&gt;Professionell aktör-&gt;</w:t>
            </w:r>
            <w:proofErr w:type="spellStart"/>
            <w:r>
              <w:rPr>
                <w:rFonts w:cs="Arial"/>
                <w:szCs w:val="20"/>
              </w:rPr>
              <w:t>Person.förnamn</w:t>
            </w:r>
            <w:proofErr w:type="spellEnd"/>
            <w:r>
              <w:rPr>
                <w:rFonts w:cs="Arial"/>
                <w:szCs w:val="20"/>
              </w:rPr>
              <w:t xml:space="preserve"> + </w:t>
            </w:r>
            <w:proofErr w:type="spellStart"/>
            <w:r>
              <w:rPr>
                <w:rFonts w:cs="Arial"/>
                <w:szCs w:val="20"/>
              </w:rPr>
              <w:t>Person.efternamn</w:t>
            </w:r>
            <w:proofErr w:type="spellEnd"/>
          </w:p>
        </w:tc>
      </w:tr>
      <w:tr w:rsidR="00B677FA" w:rsidRPr="00410CFC" w14:paraId="7412407B" w14:textId="664ABA19" w:rsidTr="00B677FA">
        <w:trPr>
          <w:trHeight w:val="397"/>
        </w:trPr>
        <w:tc>
          <w:tcPr>
            <w:tcW w:w="3238" w:type="dxa"/>
          </w:tcPr>
          <w:p w14:paraId="7EA4DF9E" w14:textId="77777777" w:rsidR="00B677FA" w:rsidRPr="006B6D62" w:rsidRDefault="00B677FA" w:rsidP="0031241E">
            <w:r>
              <w:lastRenderedPageBreak/>
              <w:t>SourceSystem.id</w:t>
            </w:r>
          </w:p>
        </w:tc>
        <w:tc>
          <w:tcPr>
            <w:tcW w:w="3533" w:type="dxa"/>
          </w:tcPr>
          <w:p w14:paraId="1623BCE4"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5789CD99"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CA13EEC" w14:textId="77777777" w:rsidR="00EE04D9" w:rsidRDefault="00EE04D9" w:rsidP="00EE04D9">
            <w:pPr>
              <w:rPr>
                <w:rFonts w:cs="Arial"/>
                <w:i/>
                <w:szCs w:val="20"/>
              </w:rPr>
            </w:pPr>
            <w:r>
              <w:rPr>
                <w:rFonts w:cs="Arial"/>
                <w:i/>
                <w:szCs w:val="20"/>
              </w:rPr>
              <w:t>Saknar motsvarighet</w:t>
            </w:r>
          </w:p>
          <w:p w14:paraId="30F7C37E" w14:textId="77777777" w:rsidR="00EE04D9" w:rsidRDefault="00EE04D9" w:rsidP="00EE04D9">
            <w:pPr>
              <w:rPr>
                <w:rFonts w:cs="Arial"/>
                <w:i/>
                <w:szCs w:val="20"/>
              </w:rPr>
            </w:pPr>
          </w:p>
          <w:p w14:paraId="2C1397DC" w14:textId="2BBC9E67" w:rsidR="00EE04D9" w:rsidRDefault="00EE04D9" w:rsidP="00EE04D9">
            <w:pPr>
              <w:rPr>
                <w:rFonts w:cs="Arial"/>
                <w:i/>
                <w:szCs w:val="20"/>
              </w:rPr>
            </w:pPr>
            <w:r>
              <w:rPr>
                <w:rFonts w:cs="Arial"/>
                <w:i/>
                <w:szCs w:val="20"/>
              </w:rPr>
              <w:t xml:space="preserve">I </w:t>
            </w:r>
            <w:r w:rsidR="002255BC">
              <w:rPr>
                <w:rFonts w:cs="Arial"/>
                <w:i/>
                <w:szCs w:val="20"/>
              </w:rPr>
              <w:t>V-MIM</w:t>
            </w:r>
          </w:p>
          <w:p w14:paraId="5BD247EB" w14:textId="77A91104" w:rsidR="005C4C36" w:rsidRPr="005C4C36" w:rsidRDefault="005C4C36" w:rsidP="0031241E">
            <w:pPr>
              <w:rPr>
                <w:rFonts w:cs="Arial"/>
                <w:szCs w:val="20"/>
              </w:rPr>
            </w:pPr>
            <w:r>
              <w:rPr>
                <w:rFonts w:cs="Arial"/>
                <w:szCs w:val="20"/>
              </w:rPr>
              <w:t>Källsystem.id</w:t>
            </w:r>
          </w:p>
        </w:tc>
      </w:tr>
      <w:tr w:rsidR="00B677FA" w:rsidRPr="00410CFC" w14:paraId="22217AF6" w14:textId="6E0E8FDB" w:rsidTr="00B677FA">
        <w:trPr>
          <w:trHeight w:val="397"/>
        </w:trPr>
        <w:tc>
          <w:tcPr>
            <w:tcW w:w="3238" w:type="dxa"/>
            <w:vAlign w:val="center"/>
          </w:tcPr>
          <w:p w14:paraId="7B409DB9" w14:textId="77777777" w:rsidR="00B677FA" w:rsidRPr="006B6D62" w:rsidRDefault="00B677FA" w:rsidP="0031241E">
            <w:proofErr w:type="spellStart"/>
            <w:r>
              <w:t>Relation.code</w:t>
            </w:r>
            <w:proofErr w:type="spellEnd"/>
          </w:p>
        </w:tc>
        <w:tc>
          <w:tcPr>
            <w:tcW w:w="3533" w:type="dxa"/>
            <w:vAlign w:val="center"/>
          </w:tcPr>
          <w:p w14:paraId="78EFC9E6" w14:textId="77777777" w:rsidR="00B677FA" w:rsidRPr="004709E5" w:rsidRDefault="00B677FA" w:rsidP="0031241E">
            <w:pPr>
              <w:rPr>
                <w:szCs w:val="20"/>
              </w:rPr>
            </w:pPr>
            <w:r>
              <w:rPr>
                <w:rFonts w:cs="Arial"/>
                <w:i/>
                <w:szCs w:val="20"/>
              </w:rPr>
              <w:t>Saknar motsvarighet i V-TIM 2.2</w:t>
            </w:r>
          </w:p>
        </w:tc>
        <w:tc>
          <w:tcPr>
            <w:tcW w:w="3827" w:type="dxa"/>
          </w:tcPr>
          <w:p w14:paraId="3FB1B0AE" w14:textId="47708116" w:rsidR="00B677FA" w:rsidRPr="00B677FA" w:rsidRDefault="00B677FA" w:rsidP="00046D89">
            <w:pPr>
              <w:rPr>
                <w:rFonts w:cs="Arial"/>
                <w:szCs w:val="20"/>
              </w:rPr>
            </w:pPr>
            <w:proofErr w:type="spellStart"/>
            <w:r w:rsidRPr="00B677FA">
              <w:rPr>
                <w:rFonts w:cs="Arial"/>
                <w:szCs w:val="20"/>
              </w:rPr>
              <w:t>Samband.</w:t>
            </w:r>
            <w:r w:rsidR="00046D89">
              <w:rPr>
                <w:rFonts w:cs="Arial"/>
                <w:szCs w:val="20"/>
              </w:rPr>
              <w:t>t</w:t>
            </w:r>
            <w:r w:rsidRPr="00B677FA">
              <w:rPr>
                <w:rFonts w:cs="Arial"/>
                <w:szCs w:val="20"/>
              </w:rPr>
              <w:t>yp</w:t>
            </w:r>
            <w:proofErr w:type="spellEnd"/>
          </w:p>
        </w:tc>
      </w:tr>
      <w:tr w:rsidR="00B677FA" w:rsidRPr="00410CFC" w14:paraId="35512090" w14:textId="41750627" w:rsidTr="00B677FA">
        <w:trPr>
          <w:trHeight w:val="397"/>
        </w:trPr>
        <w:tc>
          <w:tcPr>
            <w:tcW w:w="3238" w:type="dxa"/>
            <w:vAlign w:val="center"/>
          </w:tcPr>
          <w:p w14:paraId="7976F353" w14:textId="77777777" w:rsidR="00B677FA" w:rsidRPr="006B6D62" w:rsidRDefault="00B677FA" w:rsidP="0031241E">
            <w:r>
              <w:t>ReferredInformation.id</w:t>
            </w:r>
          </w:p>
        </w:tc>
        <w:tc>
          <w:tcPr>
            <w:tcW w:w="3533" w:type="dxa"/>
            <w:vAlign w:val="center"/>
          </w:tcPr>
          <w:p w14:paraId="6361ADB0"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463136F8" w14:textId="6916AD9F" w:rsidR="005C4C36" w:rsidRDefault="005C4C36" w:rsidP="00046D89">
            <w:pPr>
              <w:rPr>
                <w:rFonts w:cs="Arial"/>
                <w:szCs w:val="20"/>
              </w:rPr>
            </w:pPr>
            <w:r>
              <w:rPr>
                <w:rFonts w:cs="Arial"/>
                <w:i/>
                <w:szCs w:val="20"/>
              </w:rPr>
              <w:t xml:space="preserve">NI </w:t>
            </w:r>
            <w:proofErr w:type="gramStart"/>
            <w:r>
              <w:rPr>
                <w:rFonts w:cs="Arial"/>
                <w:i/>
                <w:szCs w:val="20"/>
              </w:rPr>
              <w:t>2015.1</w:t>
            </w:r>
            <w:proofErr w:type="gramEnd"/>
          </w:p>
          <w:p w14:paraId="3D60AB78" w14:textId="77777777" w:rsidR="00B677FA" w:rsidRDefault="005C4C36" w:rsidP="00046D89">
            <w:pPr>
              <w:rPr>
                <w:rFonts w:cs="Arial"/>
                <w:szCs w:val="20"/>
              </w:rPr>
            </w:pPr>
            <w:r>
              <w:rPr>
                <w:rFonts w:cs="Arial"/>
                <w:szCs w:val="20"/>
              </w:rPr>
              <w:t>Uppgift i patientjournal.</w:t>
            </w:r>
            <w:r w:rsidR="00046D89">
              <w:rPr>
                <w:rFonts w:cs="Arial"/>
                <w:szCs w:val="20"/>
              </w:rPr>
              <w:t>i</w:t>
            </w:r>
            <w:r w:rsidR="00B677FA" w:rsidRPr="00B677FA">
              <w:rPr>
                <w:rFonts w:cs="Arial"/>
                <w:szCs w:val="20"/>
              </w:rPr>
              <w:t>d</w:t>
            </w:r>
          </w:p>
          <w:p w14:paraId="409EFCE6" w14:textId="77777777" w:rsidR="005C4C36" w:rsidRDefault="005C4C36" w:rsidP="00046D89">
            <w:pPr>
              <w:rPr>
                <w:rFonts w:cs="Arial"/>
                <w:szCs w:val="20"/>
              </w:rPr>
            </w:pPr>
          </w:p>
          <w:p w14:paraId="2E58E962" w14:textId="6D5CAD68" w:rsidR="005C4C36" w:rsidRPr="0014679C" w:rsidRDefault="005C4C36" w:rsidP="00046D89">
            <w:pPr>
              <w:rPr>
                <w:rFonts w:cs="Arial"/>
                <w:i/>
                <w:szCs w:val="20"/>
              </w:rPr>
            </w:pPr>
            <w:r w:rsidRPr="0014679C">
              <w:rPr>
                <w:rFonts w:cs="Arial"/>
                <w:i/>
                <w:szCs w:val="20"/>
              </w:rPr>
              <w:t xml:space="preserve">I </w:t>
            </w:r>
            <w:r w:rsidR="002255BC">
              <w:rPr>
                <w:rFonts w:cs="Arial"/>
                <w:i/>
                <w:szCs w:val="20"/>
              </w:rPr>
              <w:t>V-MIM</w:t>
            </w:r>
          </w:p>
          <w:p w14:paraId="4179DEF5" w14:textId="177564B9" w:rsidR="005C4C36" w:rsidRPr="00B677FA" w:rsidRDefault="005C4C36" w:rsidP="00300051">
            <w:pPr>
              <w:rPr>
                <w:rFonts w:cs="Arial"/>
                <w:szCs w:val="20"/>
              </w:rPr>
            </w:pPr>
            <w:r>
              <w:rPr>
                <w:rFonts w:cs="Arial"/>
                <w:szCs w:val="20"/>
              </w:rPr>
              <w:t xml:space="preserve">Referens till </w:t>
            </w:r>
            <w:r w:rsidR="00300051">
              <w:rPr>
                <w:rFonts w:cs="Arial"/>
                <w:szCs w:val="20"/>
              </w:rPr>
              <w:t>U</w:t>
            </w:r>
            <w:r>
              <w:rPr>
                <w:rFonts w:cs="Arial"/>
                <w:szCs w:val="20"/>
              </w:rPr>
              <w:t>ppgift i patientjournal</w:t>
            </w:r>
            <w:r w:rsidR="0014679C">
              <w:rPr>
                <w:rFonts w:cs="Arial"/>
                <w:szCs w:val="20"/>
              </w:rPr>
              <w:t>.id</w:t>
            </w:r>
          </w:p>
        </w:tc>
      </w:tr>
      <w:tr w:rsidR="00B677FA" w:rsidRPr="00410CFC" w14:paraId="644CB6CB" w14:textId="5C8B1DF9" w:rsidTr="00B677FA">
        <w:trPr>
          <w:trHeight w:val="397"/>
        </w:trPr>
        <w:tc>
          <w:tcPr>
            <w:tcW w:w="3238" w:type="dxa"/>
            <w:vAlign w:val="center"/>
          </w:tcPr>
          <w:p w14:paraId="045B162C" w14:textId="23FE28AC" w:rsidR="00B677FA" w:rsidRPr="006B6D62" w:rsidRDefault="00B677FA" w:rsidP="0031241E">
            <w:proofErr w:type="spellStart"/>
            <w:r>
              <w:t>ReferredInformation.time</w:t>
            </w:r>
            <w:proofErr w:type="spellEnd"/>
          </w:p>
        </w:tc>
        <w:tc>
          <w:tcPr>
            <w:tcW w:w="3533" w:type="dxa"/>
            <w:vAlign w:val="center"/>
          </w:tcPr>
          <w:p w14:paraId="356E5201" w14:textId="77777777" w:rsidR="00B677FA" w:rsidRPr="00D456D7" w:rsidRDefault="00B677FA" w:rsidP="0031241E">
            <w:pPr>
              <w:rPr>
                <w:rFonts w:eastAsia="Arial Unicode MS" w:cs="Arial"/>
                <w:szCs w:val="20"/>
              </w:rPr>
            </w:pPr>
            <w:r>
              <w:rPr>
                <w:rFonts w:cs="Arial"/>
                <w:i/>
                <w:szCs w:val="20"/>
              </w:rPr>
              <w:t>Saknar motsvarighet i V-TIM 2.2</w:t>
            </w:r>
          </w:p>
        </w:tc>
        <w:tc>
          <w:tcPr>
            <w:tcW w:w="3827" w:type="dxa"/>
          </w:tcPr>
          <w:p w14:paraId="13DB16F4" w14:textId="04E26116" w:rsidR="00B677FA" w:rsidRDefault="00B677FA" w:rsidP="0031241E">
            <w:pPr>
              <w:rPr>
                <w:rFonts w:cs="Arial"/>
                <w:i/>
                <w:szCs w:val="20"/>
              </w:rPr>
            </w:pPr>
            <w:r>
              <w:rPr>
                <w:rFonts w:cs="Arial"/>
                <w:i/>
                <w:szCs w:val="20"/>
              </w:rPr>
              <w:t xml:space="preserve">NI </w:t>
            </w:r>
            <w:proofErr w:type="gramStart"/>
            <w:r w:rsidR="00F6168C">
              <w:rPr>
                <w:rFonts w:cs="Arial"/>
                <w:i/>
                <w:szCs w:val="20"/>
              </w:rPr>
              <w:t>2015.1</w:t>
            </w:r>
            <w:proofErr w:type="gramEnd"/>
          </w:p>
          <w:p w14:paraId="1978DC5A" w14:textId="2BEBEEA9" w:rsidR="00EE04D9" w:rsidRDefault="00EE04D9" w:rsidP="0031241E">
            <w:pPr>
              <w:rPr>
                <w:rFonts w:cs="Arial"/>
                <w:i/>
                <w:szCs w:val="20"/>
              </w:rPr>
            </w:pPr>
            <w:r>
              <w:rPr>
                <w:rFonts w:cs="Arial"/>
                <w:i/>
                <w:szCs w:val="20"/>
              </w:rPr>
              <w:t>Saknar motsvarighet</w:t>
            </w:r>
          </w:p>
          <w:p w14:paraId="7BB341C9" w14:textId="77777777" w:rsidR="00EE04D9" w:rsidRDefault="00EE04D9" w:rsidP="0031241E">
            <w:pPr>
              <w:rPr>
                <w:rFonts w:cs="Arial"/>
                <w:i/>
                <w:szCs w:val="20"/>
              </w:rPr>
            </w:pPr>
          </w:p>
          <w:p w14:paraId="4CAA2F5A" w14:textId="6C972E86" w:rsidR="00EE04D9" w:rsidRDefault="00EE04D9" w:rsidP="0031241E">
            <w:pPr>
              <w:rPr>
                <w:rFonts w:cs="Arial"/>
                <w:i/>
                <w:szCs w:val="20"/>
              </w:rPr>
            </w:pPr>
            <w:r>
              <w:rPr>
                <w:rFonts w:cs="Arial"/>
                <w:i/>
                <w:szCs w:val="20"/>
              </w:rPr>
              <w:t xml:space="preserve">I </w:t>
            </w:r>
            <w:r w:rsidR="002255BC">
              <w:rPr>
                <w:rFonts w:cs="Arial"/>
                <w:i/>
                <w:szCs w:val="20"/>
              </w:rPr>
              <w:t>V-MIM</w:t>
            </w:r>
          </w:p>
          <w:p w14:paraId="6009C8E0" w14:textId="7EE0AD48" w:rsidR="0014679C" w:rsidRPr="0014679C" w:rsidRDefault="0014679C" w:rsidP="0031241E">
            <w:pPr>
              <w:rPr>
                <w:rFonts w:cs="Arial"/>
                <w:szCs w:val="20"/>
              </w:rPr>
            </w:pPr>
            <w:r>
              <w:rPr>
                <w:rFonts w:cs="Arial"/>
                <w:szCs w:val="20"/>
              </w:rPr>
              <w:t xml:space="preserve">Referens till </w:t>
            </w:r>
            <w:r w:rsidR="00300051">
              <w:rPr>
                <w:rFonts w:cs="Arial"/>
                <w:szCs w:val="20"/>
              </w:rPr>
              <w:t>U</w:t>
            </w:r>
            <w:r>
              <w:rPr>
                <w:rFonts w:cs="Arial"/>
                <w:szCs w:val="20"/>
              </w:rPr>
              <w:t xml:space="preserve">ppgift i </w:t>
            </w:r>
            <w:proofErr w:type="spellStart"/>
            <w:r>
              <w:rPr>
                <w:rFonts w:cs="Arial"/>
                <w:szCs w:val="20"/>
              </w:rPr>
              <w:t>patientjournal.tidpunkt</w:t>
            </w:r>
            <w:proofErr w:type="spellEnd"/>
          </w:p>
        </w:tc>
      </w:tr>
      <w:tr w:rsidR="00B677FA" w:rsidRPr="00410CFC" w14:paraId="0C4CAA41" w14:textId="37BC900F" w:rsidTr="00B677FA">
        <w:trPr>
          <w:trHeight w:val="397"/>
        </w:trPr>
        <w:tc>
          <w:tcPr>
            <w:tcW w:w="3238" w:type="dxa"/>
            <w:vAlign w:val="center"/>
          </w:tcPr>
          <w:p w14:paraId="6E0D800E" w14:textId="77777777" w:rsidR="00B677FA" w:rsidRPr="006B6D62" w:rsidRDefault="00B677FA" w:rsidP="0031241E">
            <w:proofErr w:type="spellStart"/>
            <w:r>
              <w:t>ReferredInformation.type</w:t>
            </w:r>
            <w:proofErr w:type="spellEnd"/>
          </w:p>
        </w:tc>
        <w:tc>
          <w:tcPr>
            <w:tcW w:w="3533" w:type="dxa"/>
            <w:vAlign w:val="center"/>
          </w:tcPr>
          <w:p w14:paraId="16F69206"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40616CB5"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4942ED9" w14:textId="77777777" w:rsidR="00EE04D9" w:rsidRDefault="00EE04D9" w:rsidP="00EE04D9">
            <w:pPr>
              <w:rPr>
                <w:rFonts w:cs="Arial"/>
                <w:i/>
                <w:szCs w:val="20"/>
              </w:rPr>
            </w:pPr>
            <w:r>
              <w:rPr>
                <w:rFonts w:cs="Arial"/>
                <w:i/>
                <w:szCs w:val="20"/>
              </w:rPr>
              <w:t>Saknar motsvarighet</w:t>
            </w:r>
          </w:p>
          <w:p w14:paraId="73D62587" w14:textId="77777777" w:rsidR="00EE04D9" w:rsidRDefault="00EE04D9" w:rsidP="00EE04D9">
            <w:pPr>
              <w:rPr>
                <w:rFonts w:cs="Arial"/>
                <w:i/>
                <w:szCs w:val="20"/>
              </w:rPr>
            </w:pPr>
          </w:p>
          <w:p w14:paraId="796A9F0E" w14:textId="289AE1CB" w:rsidR="00EE04D9" w:rsidRDefault="00EE04D9" w:rsidP="00EE04D9">
            <w:pPr>
              <w:rPr>
                <w:rFonts w:cs="Arial"/>
                <w:i/>
                <w:szCs w:val="20"/>
              </w:rPr>
            </w:pPr>
            <w:r>
              <w:rPr>
                <w:rFonts w:cs="Arial"/>
                <w:i/>
                <w:szCs w:val="20"/>
              </w:rPr>
              <w:t xml:space="preserve">I </w:t>
            </w:r>
            <w:r w:rsidR="002255BC">
              <w:rPr>
                <w:rFonts w:cs="Arial"/>
                <w:i/>
                <w:szCs w:val="20"/>
              </w:rPr>
              <w:t>V-MIM</w:t>
            </w:r>
          </w:p>
          <w:p w14:paraId="04FE982F" w14:textId="77777777" w:rsidR="005E7BAD" w:rsidRDefault="005E7BAD" w:rsidP="005E7BAD">
            <w:pPr>
              <w:rPr>
                <w:rFonts w:cs="Arial"/>
                <w:i/>
                <w:szCs w:val="20"/>
              </w:rPr>
            </w:pPr>
            <w:r>
              <w:rPr>
                <w:rFonts w:cs="Arial"/>
                <w:i/>
                <w:szCs w:val="20"/>
              </w:rPr>
              <w:t>Saknar motsvarighet</w:t>
            </w:r>
          </w:p>
          <w:p w14:paraId="57EF568E" w14:textId="76346B5C" w:rsidR="0014679C" w:rsidRDefault="0014679C">
            <w:pPr>
              <w:rPr>
                <w:rFonts w:cs="Arial"/>
                <w:i/>
                <w:szCs w:val="20"/>
              </w:rPr>
            </w:pPr>
          </w:p>
        </w:tc>
      </w:tr>
      <w:tr w:rsidR="00B677FA" w:rsidRPr="00780620" w14:paraId="593B3FCC" w14:textId="70FC714F" w:rsidTr="00B677FA">
        <w:trPr>
          <w:trHeight w:val="397"/>
        </w:trPr>
        <w:tc>
          <w:tcPr>
            <w:tcW w:w="3238" w:type="dxa"/>
            <w:vAlign w:val="center"/>
          </w:tcPr>
          <w:p w14:paraId="742C2A52" w14:textId="77777777" w:rsidR="00B677FA" w:rsidRPr="006B6D62" w:rsidRDefault="00B677FA" w:rsidP="0031241E">
            <w:r>
              <w:t>InformationOwner.id</w:t>
            </w:r>
          </w:p>
        </w:tc>
        <w:tc>
          <w:tcPr>
            <w:tcW w:w="3533" w:type="dxa"/>
            <w:vAlign w:val="center"/>
          </w:tcPr>
          <w:p w14:paraId="5D607A28" w14:textId="77777777" w:rsidR="00B677FA" w:rsidRPr="004709E5" w:rsidRDefault="00B677FA" w:rsidP="0031241E">
            <w:pPr>
              <w:rPr>
                <w:szCs w:val="20"/>
              </w:rPr>
            </w:pPr>
            <w:r>
              <w:rPr>
                <w:rFonts w:cs="Arial"/>
                <w:i/>
                <w:szCs w:val="20"/>
              </w:rPr>
              <w:t>Saknar motsvarighet i V-TIM 2.2</w:t>
            </w:r>
          </w:p>
        </w:tc>
        <w:tc>
          <w:tcPr>
            <w:tcW w:w="3827" w:type="dxa"/>
          </w:tcPr>
          <w:p w14:paraId="0A64D566"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95B6087" w14:textId="77777777" w:rsidR="00EE04D9" w:rsidRDefault="00EE04D9" w:rsidP="00EE04D9">
            <w:pPr>
              <w:rPr>
                <w:rFonts w:cs="Arial"/>
                <w:i/>
                <w:szCs w:val="20"/>
              </w:rPr>
            </w:pPr>
            <w:r>
              <w:rPr>
                <w:rFonts w:cs="Arial"/>
                <w:i/>
                <w:szCs w:val="20"/>
              </w:rPr>
              <w:t>Saknar motsvarighet</w:t>
            </w:r>
          </w:p>
          <w:p w14:paraId="2192F6E8" w14:textId="77777777" w:rsidR="00EE04D9" w:rsidRDefault="00EE04D9" w:rsidP="00EE04D9">
            <w:pPr>
              <w:rPr>
                <w:rFonts w:cs="Arial"/>
                <w:i/>
                <w:szCs w:val="20"/>
              </w:rPr>
            </w:pPr>
          </w:p>
          <w:p w14:paraId="1E16F049" w14:textId="3B33024D" w:rsidR="00EE04D9" w:rsidRDefault="00EE04D9" w:rsidP="00EE04D9">
            <w:pPr>
              <w:rPr>
                <w:rFonts w:cs="Arial"/>
                <w:i/>
                <w:szCs w:val="20"/>
              </w:rPr>
            </w:pPr>
            <w:r>
              <w:rPr>
                <w:rFonts w:cs="Arial"/>
                <w:i/>
                <w:szCs w:val="20"/>
              </w:rPr>
              <w:t xml:space="preserve">I </w:t>
            </w:r>
            <w:r w:rsidR="002255BC">
              <w:rPr>
                <w:rFonts w:cs="Arial"/>
                <w:i/>
                <w:szCs w:val="20"/>
              </w:rPr>
              <w:t>V-MIM</w:t>
            </w:r>
          </w:p>
          <w:p w14:paraId="1F93C75B" w14:textId="05F802A0" w:rsidR="0014679C" w:rsidRPr="0014679C" w:rsidRDefault="0014679C" w:rsidP="0031241E">
            <w:pPr>
              <w:rPr>
                <w:rFonts w:cs="Arial"/>
                <w:szCs w:val="20"/>
              </w:rPr>
            </w:pPr>
            <w:r>
              <w:rPr>
                <w:rFonts w:cs="Arial"/>
                <w:szCs w:val="20"/>
              </w:rPr>
              <w:t>Källsystem.id</w:t>
            </w:r>
          </w:p>
        </w:tc>
      </w:tr>
      <w:tr w:rsidR="00B677FA" w:rsidRPr="00410CFC" w14:paraId="5CFDE172" w14:textId="3DC72FA5" w:rsidTr="00B677FA">
        <w:trPr>
          <w:trHeight w:val="397"/>
        </w:trPr>
        <w:tc>
          <w:tcPr>
            <w:tcW w:w="3238" w:type="dxa"/>
            <w:vAlign w:val="center"/>
          </w:tcPr>
          <w:p w14:paraId="510B6B32" w14:textId="77777777" w:rsidR="00B677FA" w:rsidRPr="006B6D62" w:rsidRDefault="00B677FA" w:rsidP="0031241E">
            <w:r>
              <w:t>PerformerRole.id</w:t>
            </w:r>
          </w:p>
        </w:tc>
        <w:tc>
          <w:tcPr>
            <w:tcW w:w="3533" w:type="dxa"/>
            <w:vAlign w:val="center"/>
          </w:tcPr>
          <w:p w14:paraId="3E1C4132" w14:textId="7D12A747" w:rsidR="00B677FA" w:rsidRPr="004709E5" w:rsidRDefault="00B677FA" w:rsidP="0031241E">
            <w:pPr>
              <w:rPr>
                <w:rFonts w:cs="Arial"/>
                <w:szCs w:val="20"/>
              </w:rPr>
            </w:pPr>
            <w:r>
              <w:rPr>
                <w:rFonts w:cs="Arial"/>
                <w:i/>
                <w:szCs w:val="20"/>
              </w:rPr>
              <w:t>Saknar motsvarighet i V-TIM 2.2</w:t>
            </w:r>
          </w:p>
        </w:tc>
        <w:tc>
          <w:tcPr>
            <w:tcW w:w="3827" w:type="dxa"/>
          </w:tcPr>
          <w:p w14:paraId="710CD75D"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4AF097E" w14:textId="77777777" w:rsidR="00EE04D9" w:rsidRDefault="00EE04D9" w:rsidP="00EE04D9">
            <w:pPr>
              <w:rPr>
                <w:rFonts w:cs="Arial"/>
                <w:i/>
                <w:szCs w:val="20"/>
              </w:rPr>
            </w:pPr>
            <w:r>
              <w:rPr>
                <w:rFonts w:cs="Arial"/>
                <w:i/>
                <w:szCs w:val="20"/>
              </w:rPr>
              <w:t>Saknar motsvarighet</w:t>
            </w:r>
          </w:p>
          <w:p w14:paraId="1A0BE03F" w14:textId="77777777" w:rsidR="00EE04D9" w:rsidRDefault="00EE04D9" w:rsidP="00EE04D9">
            <w:pPr>
              <w:rPr>
                <w:rFonts w:cs="Arial"/>
                <w:i/>
                <w:szCs w:val="20"/>
              </w:rPr>
            </w:pPr>
          </w:p>
          <w:p w14:paraId="54A69093" w14:textId="6B09E81B" w:rsidR="00EE04D9" w:rsidRDefault="00EE04D9" w:rsidP="00EE04D9">
            <w:pPr>
              <w:rPr>
                <w:rFonts w:cs="Arial"/>
                <w:i/>
                <w:szCs w:val="20"/>
              </w:rPr>
            </w:pPr>
            <w:r>
              <w:rPr>
                <w:rFonts w:cs="Arial"/>
                <w:i/>
                <w:szCs w:val="20"/>
              </w:rPr>
              <w:t xml:space="preserve">I </w:t>
            </w:r>
            <w:r w:rsidR="002255BC">
              <w:rPr>
                <w:rFonts w:cs="Arial"/>
                <w:i/>
                <w:szCs w:val="20"/>
              </w:rPr>
              <w:t>V-MIM</w:t>
            </w:r>
          </w:p>
          <w:p w14:paraId="1D7B9DA5" w14:textId="13D493C2" w:rsidR="0014679C" w:rsidRPr="0014679C" w:rsidRDefault="0014679C" w:rsidP="0031241E">
            <w:pPr>
              <w:rPr>
                <w:rFonts w:cs="Arial"/>
                <w:szCs w:val="20"/>
              </w:rPr>
            </w:pPr>
            <w:r>
              <w:rPr>
                <w:rFonts w:cs="Arial"/>
                <w:szCs w:val="20"/>
              </w:rPr>
              <w:t>Deltagande-&gt;Roll-&gt;Professionell aktör.id eller patient.id/</w:t>
            </w:r>
            <w:proofErr w:type="spellStart"/>
            <w:r>
              <w:rPr>
                <w:rFonts w:cs="Arial"/>
                <w:szCs w:val="20"/>
              </w:rPr>
              <w:t>person.</w:t>
            </w:r>
            <w:r w:rsidR="00300051">
              <w:rPr>
                <w:rFonts w:cs="Arial"/>
                <w:szCs w:val="20"/>
              </w:rPr>
              <w:t>person</w:t>
            </w:r>
            <w:proofErr w:type="spellEnd"/>
            <w:r w:rsidR="00300051">
              <w:rPr>
                <w:rFonts w:cs="Arial"/>
                <w:szCs w:val="20"/>
              </w:rPr>
              <w:t>-</w:t>
            </w:r>
            <w:r>
              <w:rPr>
                <w:rFonts w:cs="Arial"/>
                <w:szCs w:val="20"/>
              </w:rPr>
              <w:lastRenderedPageBreak/>
              <w:t>id</w:t>
            </w:r>
          </w:p>
        </w:tc>
      </w:tr>
      <w:tr w:rsidR="00B677FA" w:rsidRPr="00410CFC" w14:paraId="2D9107B3" w14:textId="1328298B" w:rsidTr="00B677FA">
        <w:trPr>
          <w:trHeight w:val="397"/>
        </w:trPr>
        <w:tc>
          <w:tcPr>
            <w:tcW w:w="3238" w:type="dxa"/>
            <w:vAlign w:val="center"/>
          </w:tcPr>
          <w:p w14:paraId="12BEBACB" w14:textId="77777777" w:rsidR="00B677FA" w:rsidRPr="006B6D62" w:rsidRDefault="00B677FA" w:rsidP="0031241E">
            <w:proofErr w:type="spellStart"/>
            <w:r>
              <w:lastRenderedPageBreak/>
              <w:t>PerformerRole.code</w:t>
            </w:r>
            <w:proofErr w:type="spellEnd"/>
          </w:p>
        </w:tc>
        <w:tc>
          <w:tcPr>
            <w:tcW w:w="3533" w:type="dxa"/>
            <w:vAlign w:val="center"/>
          </w:tcPr>
          <w:p w14:paraId="3A10B232" w14:textId="77777777" w:rsidR="00B677FA" w:rsidRPr="00114B13" w:rsidRDefault="00B677FA" w:rsidP="0031241E">
            <w:pPr>
              <w:rPr>
                <w:rFonts w:cs="Arial"/>
                <w:szCs w:val="20"/>
              </w:rPr>
            </w:pPr>
            <w:r>
              <w:rPr>
                <w:rFonts w:cs="Arial"/>
                <w:i/>
                <w:szCs w:val="20"/>
              </w:rPr>
              <w:t>Saknar motsvarighet i V-TIM 2.2</w:t>
            </w:r>
          </w:p>
        </w:tc>
        <w:tc>
          <w:tcPr>
            <w:tcW w:w="3827" w:type="dxa"/>
          </w:tcPr>
          <w:p w14:paraId="15054061"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05838F13" w14:textId="77777777" w:rsidR="00EE04D9" w:rsidRDefault="00EE04D9" w:rsidP="00EE04D9">
            <w:pPr>
              <w:rPr>
                <w:rFonts w:cs="Arial"/>
                <w:i/>
                <w:szCs w:val="20"/>
              </w:rPr>
            </w:pPr>
            <w:r>
              <w:rPr>
                <w:rFonts w:cs="Arial"/>
                <w:i/>
                <w:szCs w:val="20"/>
              </w:rPr>
              <w:t>Saknar motsvarighet</w:t>
            </w:r>
          </w:p>
          <w:p w14:paraId="23148A78" w14:textId="77777777" w:rsidR="00EE04D9" w:rsidRDefault="00EE04D9" w:rsidP="00EE04D9">
            <w:pPr>
              <w:rPr>
                <w:rFonts w:cs="Arial"/>
                <w:i/>
                <w:szCs w:val="20"/>
              </w:rPr>
            </w:pPr>
          </w:p>
          <w:p w14:paraId="6610EAC5" w14:textId="0D416BBA" w:rsidR="00EE04D9" w:rsidRDefault="00EE04D9" w:rsidP="00EE04D9">
            <w:pPr>
              <w:rPr>
                <w:rFonts w:cs="Arial"/>
                <w:i/>
                <w:szCs w:val="20"/>
              </w:rPr>
            </w:pPr>
            <w:r>
              <w:rPr>
                <w:rFonts w:cs="Arial"/>
                <w:i/>
                <w:szCs w:val="20"/>
              </w:rPr>
              <w:t xml:space="preserve">I </w:t>
            </w:r>
            <w:r w:rsidR="002255BC">
              <w:rPr>
                <w:rFonts w:cs="Arial"/>
                <w:i/>
                <w:szCs w:val="20"/>
              </w:rPr>
              <w:t>V-MIM</w:t>
            </w:r>
          </w:p>
          <w:p w14:paraId="06CE8135" w14:textId="54079691" w:rsidR="0014679C" w:rsidRPr="0014679C" w:rsidRDefault="0014679C">
            <w:pPr>
              <w:rPr>
                <w:rFonts w:cs="Arial"/>
                <w:szCs w:val="20"/>
              </w:rPr>
            </w:pPr>
            <w:r>
              <w:rPr>
                <w:rFonts w:cs="Arial"/>
                <w:szCs w:val="20"/>
              </w:rPr>
              <w:t>Deltagande-&gt;</w:t>
            </w:r>
            <w:proofErr w:type="spellStart"/>
            <w:r>
              <w:rPr>
                <w:rFonts w:cs="Arial"/>
                <w:szCs w:val="20"/>
              </w:rPr>
              <w:t>Roll.</w:t>
            </w:r>
            <w:r w:rsidR="00E3381F">
              <w:rPr>
                <w:rFonts w:cs="Arial"/>
                <w:szCs w:val="20"/>
              </w:rPr>
              <w:t>typ</w:t>
            </w:r>
            <w:proofErr w:type="spellEnd"/>
          </w:p>
        </w:tc>
      </w:tr>
      <w:tr w:rsidR="00B677FA" w:rsidRPr="00410CFC" w14:paraId="310DDD08" w14:textId="0D669FDC" w:rsidTr="00B677FA">
        <w:trPr>
          <w:trHeight w:val="397"/>
        </w:trPr>
        <w:tc>
          <w:tcPr>
            <w:tcW w:w="3238" w:type="dxa"/>
            <w:vAlign w:val="center"/>
          </w:tcPr>
          <w:p w14:paraId="2FE12835" w14:textId="77777777" w:rsidR="00B677FA" w:rsidRPr="006B6D62" w:rsidRDefault="00B677FA" w:rsidP="0031241E">
            <w:r>
              <w:t>Person.id</w:t>
            </w:r>
          </w:p>
        </w:tc>
        <w:tc>
          <w:tcPr>
            <w:tcW w:w="3533" w:type="dxa"/>
            <w:vAlign w:val="center"/>
          </w:tcPr>
          <w:p w14:paraId="6BD04C59" w14:textId="613B5E72" w:rsidR="00B677FA" w:rsidRPr="00AD3724" w:rsidRDefault="00B677FA" w:rsidP="0031241E">
            <w:pPr>
              <w:rPr>
                <w:szCs w:val="20"/>
              </w:rPr>
            </w:pPr>
            <w:r>
              <w:rPr>
                <w:rFonts w:cs="Arial"/>
                <w:i/>
                <w:szCs w:val="20"/>
              </w:rPr>
              <w:t>Saknar motsvarighet i V-TIM 2.2</w:t>
            </w:r>
          </w:p>
        </w:tc>
        <w:tc>
          <w:tcPr>
            <w:tcW w:w="3827" w:type="dxa"/>
          </w:tcPr>
          <w:p w14:paraId="350F7B36" w14:textId="2D5083D3" w:rsidR="00B677FA" w:rsidRPr="00B677FA" w:rsidRDefault="00B677FA" w:rsidP="0031241E">
            <w:pPr>
              <w:rPr>
                <w:rFonts w:cs="Arial"/>
                <w:szCs w:val="20"/>
              </w:rPr>
            </w:pPr>
            <w:proofErr w:type="spellStart"/>
            <w:r>
              <w:rPr>
                <w:rFonts w:cs="Arial"/>
                <w:szCs w:val="20"/>
              </w:rPr>
              <w:t>Person.person</w:t>
            </w:r>
            <w:proofErr w:type="spellEnd"/>
            <w:r>
              <w:rPr>
                <w:rFonts w:cs="Arial"/>
                <w:szCs w:val="20"/>
              </w:rPr>
              <w:t>-id</w:t>
            </w:r>
          </w:p>
        </w:tc>
      </w:tr>
      <w:tr w:rsidR="00B677FA" w:rsidRPr="00410CFC" w14:paraId="514B163B" w14:textId="68964443" w:rsidTr="00B677FA">
        <w:trPr>
          <w:trHeight w:val="397"/>
        </w:trPr>
        <w:tc>
          <w:tcPr>
            <w:tcW w:w="3238" w:type="dxa"/>
            <w:vAlign w:val="center"/>
          </w:tcPr>
          <w:p w14:paraId="7BE5488E" w14:textId="77777777" w:rsidR="00B677FA" w:rsidRPr="006B6D62" w:rsidRDefault="00B677FA" w:rsidP="0031241E">
            <w:r>
              <w:t>Person.name</w:t>
            </w:r>
          </w:p>
        </w:tc>
        <w:tc>
          <w:tcPr>
            <w:tcW w:w="3533" w:type="dxa"/>
            <w:vAlign w:val="center"/>
          </w:tcPr>
          <w:p w14:paraId="261D68D2" w14:textId="38082708" w:rsidR="00B677FA" w:rsidRPr="00114B13" w:rsidRDefault="00B677FA" w:rsidP="0031241E">
            <w:pPr>
              <w:rPr>
                <w:szCs w:val="20"/>
              </w:rPr>
            </w:pPr>
            <w:r>
              <w:rPr>
                <w:rFonts w:cs="Arial"/>
                <w:i/>
                <w:szCs w:val="20"/>
              </w:rPr>
              <w:t>Saknar motsvarighet i V-TIM 2.2</w:t>
            </w:r>
          </w:p>
        </w:tc>
        <w:tc>
          <w:tcPr>
            <w:tcW w:w="3827" w:type="dxa"/>
          </w:tcPr>
          <w:p w14:paraId="67C5A643" w14:textId="7899C6E7" w:rsidR="00B677FA" w:rsidRPr="00B677FA" w:rsidRDefault="00B677FA" w:rsidP="00300051">
            <w:pPr>
              <w:rPr>
                <w:rFonts w:cs="Arial"/>
                <w:szCs w:val="20"/>
              </w:rPr>
            </w:pPr>
            <w:proofErr w:type="spellStart"/>
            <w:r>
              <w:rPr>
                <w:rFonts w:cs="Arial"/>
                <w:szCs w:val="20"/>
              </w:rPr>
              <w:t>Person.</w:t>
            </w:r>
            <w:r w:rsidR="00300051">
              <w:rPr>
                <w:rFonts w:cs="Arial"/>
                <w:szCs w:val="20"/>
              </w:rPr>
              <w:t>f</w:t>
            </w:r>
            <w:r>
              <w:rPr>
                <w:rFonts w:cs="Arial"/>
                <w:szCs w:val="20"/>
              </w:rPr>
              <w:t>örnamn</w:t>
            </w:r>
            <w:proofErr w:type="spellEnd"/>
            <w:r>
              <w:rPr>
                <w:rFonts w:cs="Arial"/>
                <w:szCs w:val="20"/>
              </w:rPr>
              <w:t xml:space="preserve">, </w:t>
            </w:r>
            <w:proofErr w:type="spellStart"/>
            <w:r>
              <w:rPr>
                <w:rFonts w:cs="Arial"/>
                <w:szCs w:val="20"/>
              </w:rPr>
              <w:t>Person.</w:t>
            </w:r>
            <w:r w:rsidR="00300051">
              <w:rPr>
                <w:rFonts w:cs="Arial"/>
                <w:szCs w:val="20"/>
              </w:rPr>
              <w:t>m</w:t>
            </w:r>
            <w:r>
              <w:rPr>
                <w:rFonts w:cs="Arial"/>
                <w:szCs w:val="20"/>
              </w:rPr>
              <w:t>ellannamn</w:t>
            </w:r>
            <w:proofErr w:type="spellEnd"/>
            <w:r>
              <w:rPr>
                <w:rFonts w:cs="Arial"/>
                <w:szCs w:val="20"/>
              </w:rPr>
              <w:t xml:space="preserve">, </w:t>
            </w:r>
            <w:proofErr w:type="spellStart"/>
            <w:r>
              <w:rPr>
                <w:rFonts w:cs="Arial"/>
                <w:szCs w:val="20"/>
              </w:rPr>
              <w:t>Person.</w:t>
            </w:r>
            <w:r w:rsidR="00300051">
              <w:rPr>
                <w:rFonts w:cs="Arial"/>
                <w:szCs w:val="20"/>
              </w:rPr>
              <w:t>e</w:t>
            </w:r>
            <w:r>
              <w:rPr>
                <w:rFonts w:cs="Arial"/>
                <w:szCs w:val="20"/>
              </w:rPr>
              <w:t>fternamn</w:t>
            </w:r>
            <w:proofErr w:type="spellEnd"/>
          </w:p>
        </w:tc>
      </w:tr>
      <w:tr w:rsidR="00B677FA" w:rsidRPr="00410CFC" w14:paraId="02C13BB4" w14:textId="1D5AC270" w:rsidTr="00B677FA">
        <w:trPr>
          <w:trHeight w:val="397"/>
        </w:trPr>
        <w:tc>
          <w:tcPr>
            <w:tcW w:w="3238" w:type="dxa"/>
            <w:vAlign w:val="center"/>
          </w:tcPr>
          <w:p w14:paraId="48A0BC63" w14:textId="77777777" w:rsidR="00B677FA" w:rsidRPr="006B6D62" w:rsidRDefault="00B677FA" w:rsidP="0031241E">
            <w:r>
              <w:t>CareUnit.id</w:t>
            </w:r>
          </w:p>
        </w:tc>
        <w:tc>
          <w:tcPr>
            <w:tcW w:w="3533" w:type="dxa"/>
            <w:vAlign w:val="center"/>
          </w:tcPr>
          <w:p w14:paraId="5967EB78" w14:textId="53DF2AEC" w:rsidR="00B677FA" w:rsidRPr="00E74F09" w:rsidRDefault="00B677FA" w:rsidP="0031241E">
            <w:pPr>
              <w:rPr>
                <w:szCs w:val="20"/>
              </w:rPr>
            </w:pPr>
            <w:r>
              <w:rPr>
                <w:szCs w:val="20"/>
              </w:rPr>
              <w:t xml:space="preserve">Sammanhang </w:t>
            </w:r>
            <w:proofErr w:type="spellStart"/>
            <w:r>
              <w:rPr>
                <w:szCs w:val="20"/>
              </w:rPr>
              <w:t>identifierare</w:t>
            </w:r>
            <w:r w:rsidRPr="00E74F09">
              <w:rPr>
                <w:szCs w:val="20"/>
              </w:rPr>
              <w:t>.vårdenhet</w:t>
            </w:r>
            <w:proofErr w:type="spellEnd"/>
            <w:r w:rsidRPr="00E74F09">
              <w:rPr>
                <w:szCs w:val="20"/>
              </w:rPr>
              <w:t xml:space="preserve"> id</w:t>
            </w:r>
          </w:p>
        </w:tc>
        <w:tc>
          <w:tcPr>
            <w:tcW w:w="3827" w:type="dxa"/>
          </w:tcPr>
          <w:p w14:paraId="13ED92D0" w14:textId="1C25F70D" w:rsidR="0014679C" w:rsidRPr="0014679C" w:rsidRDefault="0014679C" w:rsidP="00046D89">
            <w:pPr>
              <w:rPr>
                <w:i/>
                <w:szCs w:val="20"/>
              </w:rPr>
            </w:pPr>
            <w:r w:rsidRPr="0014679C">
              <w:rPr>
                <w:i/>
                <w:szCs w:val="20"/>
              </w:rPr>
              <w:t>NI 2015:1</w:t>
            </w:r>
          </w:p>
          <w:p w14:paraId="5345EF08" w14:textId="77777777" w:rsidR="00B677FA" w:rsidRDefault="00B677FA" w:rsidP="00046D89">
            <w:pPr>
              <w:rPr>
                <w:szCs w:val="20"/>
              </w:rPr>
            </w:pPr>
            <w:r>
              <w:rPr>
                <w:szCs w:val="20"/>
              </w:rPr>
              <w:t>Organisation.</w:t>
            </w:r>
            <w:r w:rsidR="00046D89">
              <w:rPr>
                <w:szCs w:val="20"/>
              </w:rPr>
              <w:t>i</w:t>
            </w:r>
            <w:r>
              <w:rPr>
                <w:szCs w:val="20"/>
              </w:rPr>
              <w:t>d</w:t>
            </w:r>
          </w:p>
          <w:p w14:paraId="5CD14CBE" w14:textId="77777777" w:rsidR="0014679C" w:rsidRDefault="0014679C" w:rsidP="0014679C">
            <w:pPr>
              <w:rPr>
                <w:rFonts w:cs="Arial"/>
                <w:szCs w:val="20"/>
              </w:rPr>
            </w:pPr>
          </w:p>
          <w:p w14:paraId="3CEFF686" w14:textId="19C95416" w:rsidR="0014679C" w:rsidRPr="0014679C" w:rsidRDefault="0014679C" w:rsidP="0014679C">
            <w:pPr>
              <w:rPr>
                <w:rFonts w:cs="Arial"/>
                <w:i/>
                <w:szCs w:val="20"/>
              </w:rPr>
            </w:pPr>
            <w:r w:rsidRPr="0014679C">
              <w:rPr>
                <w:rFonts w:cs="Arial"/>
                <w:i/>
                <w:szCs w:val="20"/>
              </w:rPr>
              <w:t xml:space="preserve">I </w:t>
            </w:r>
            <w:r w:rsidR="002255BC">
              <w:rPr>
                <w:rFonts w:cs="Arial"/>
                <w:i/>
                <w:szCs w:val="20"/>
              </w:rPr>
              <w:t>V-MIM</w:t>
            </w:r>
          </w:p>
          <w:p w14:paraId="3DE20A9E" w14:textId="28C1B88E" w:rsidR="0014679C" w:rsidRDefault="0014679C" w:rsidP="00046D89">
            <w:pPr>
              <w:rPr>
                <w:szCs w:val="20"/>
              </w:rPr>
            </w:pPr>
            <w:r>
              <w:rPr>
                <w:szCs w:val="20"/>
              </w:rPr>
              <w:t>Organisation(vårdenhet)</w:t>
            </w:r>
            <w:r w:rsidR="00EE04D9">
              <w:rPr>
                <w:szCs w:val="20"/>
              </w:rPr>
              <w:t>.id</w:t>
            </w:r>
          </w:p>
        </w:tc>
      </w:tr>
      <w:tr w:rsidR="00B677FA" w:rsidRPr="00410CFC" w14:paraId="00517472" w14:textId="5368C200" w:rsidTr="00B677FA">
        <w:trPr>
          <w:trHeight w:val="397"/>
        </w:trPr>
        <w:tc>
          <w:tcPr>
            <w:tcW w:w="3238" w:type="dxa"/>
            <w:vAlign w:val="center"/>
          </w:tcPr>
          <w:p w14:paraId="4A1C2B73" w14:textId="77777777" w:rsidR="00B677FA" w:rsidRPr="006B6D62" w:rsidRDefault="00B677FA" w:rsidP="0031241E">
            <w:r>
              <w:t>CareUnit.name</w:t>
            </w:r>
          </w:p>
        </w:tc>
        <w:tc>
          <w:tcPr>
            <w:tcW w:w="3533" w:type="dxa"/>
            <w:vAlign w:val="center"/>
          </w:tcPr>
          <w:p w14:paraId="35BBCA6C" w14:textId="253B60A6" w:rsidR="00B677FA" w:rsidRPr="00E74F09" w:rsidRDefault="00B677FA" w:rsidP="0035328C">
            <w:pPr>
              <w:rPr>
                <w:szCs w:val="20"/>
              </w:rPr>
            </w:pPr>
            <w:r>
              <w:rPr>
                <w:szCs w:val="20"/>
              </w:rPr>
              <w:t xml:space="preserve">Sammanhang </w:t>
            </w:r>
            <w:proofErr w:type="spellStart"/>
            <w:r>
              <w:rPr>
                <w:szCs w:val="20"/>
              </w:rPr>
              <w:t>identifierare</w:t>
            </w:r>
            <w:r w:rsidRPr="00E74F09">
              <w:rPr>
                <w:szCs w:val="20"/>
              </w:rPr>
              <w:t>.vårdenhet</w:t>
            </w:r>
            <w:proofErr w:type="spellEnd"/>
            <w:r w:rsidRPr="00E74F09">
              <w:rPr>
                <w:szCs w:val="20"/>
              </w:rPr>
              <w:t xml:space="preserve"> namn</w:t>
            </w:r>
          </w:p>
        </w:tc>
        <w:tc>
          <w:tcPr>
            <w:tcW w:w="3827" w:type="dxa"/>
          </w:tcPr>
          <w:p w14:paraId="0A8A4148" w14:textId="49C7E7DD" w:rsidR="0014679C" w:rsidRPr="0014679C" w:rsidRDefault="0014679C" w:rsidP="00046D89">
            <w:pPr>
              <w:rPr>
                <w:i/>
                <w:szCs w:val="20"/>
              </w:rPr>
            </w:pPr>
            <w:r w:rsidRPr="0014679C">
              <w:rPr>
                <w:i/>
                <w:szCs w:val="20"/>
              </w:rPr>
              <w:t>NI 2015:1</w:t>
            </w:r>
          </w:p>
          <w:p w14:paraId="2BF685A1" w14:textId="77777777" w:rsidR="00B677FA" w:rsidRDefault="00B677FA" w:rsidP="00046D89">
            <w:pPr>
              <w:rPr>
                <w:szCs w:val="20"/>
              </w:rPr>
            </w:pPr>
            <w:proofErr w:type="spellStart"/>
            <w:r>
              <w:rPr>
                <w:szCs w:val="20"/>
              </w:rPr>
              <w:t>Organisation.</w:t>
            </w:r>
            <w:r w:rsidR="00046D89">
              <w:rPr>
                <w:szCs w:val="20"/>
              </w:rPr>
              <w:t>n</w:t>
            </w:r>
            <w:r>
              <w:rPr>
                <w:szCs w:val="20"/>
              </w:rPr>
              <w:t>amn</w:t>
            </w:r>
            <w:proofErr w:type="spellEnd"/>
          </w:p>
          <w:p w14:paraId="2B714050" w14:textId="77777777" w:rsidR="0014679C" w:rsidRDefault="0014679C" w:rsidP="00046D89">
            <w:pPr>
              <w:rPr>
                <w:szCs w:val="20"/>
              </w:rPr>
            </w:pPr>
          </w:p>
          <w:p w14:paraId="1BA2E7E7" w14:textId="51B41CDA" w:rsidR="0014679C" w:rsidRDefault="002255BC" w:rsidP="00046D89">
            <w:pPr>
              <w:rPr>
                <w:i/>
                <w:szCs w:val="20"/>
              </w:rPr>
            </w:pPr>
            <w:r>
              <w:rPr>
                <w:i/>
                <w:szCs w:val="20"/>
              </w:rPr>
              <w:t>V-MIM</w:t>
            </w:r>
          </w:p>
          <w:p w14:paraId="74E761C6" w14:textId="73804855" w:rsidR="0014679C" w:rsidRPr="0014679C" w:rsidRDefault="00EE04D9" w:rsidP="00EE04D9">
            <w:pPr>
              <w:rPr>
                <w:szCs w:val="20"/>
              </w:rPr>
            </w:pPr>
            <w:r>
              <w:rPr>
                <w:szCs w:val="20"/>
              </w:rPr>
              <w:t>Organisation(vårdenhet).namn</w:t>
            </w:r>
          </w:p>
        </w:tc>
      </w:tr>
      <w:tr w:rsidR="00B677FA" w:rsidRPr="006F7E12" w14:paraId="345762B4" w14:textId="47ED0B58" w:rsidTr="00B677FA">
        <w:trPr>
          <w:trHeight w:val="397"/>
        </w:trPr>
        <w:tc>
          <w:tcPr>
            <w:tcW w:w="3238" w:type="dxa"/>
            <w:vAlign w:val="center"/>
          </w:tcPr>
          <w:p w14:paraId="4FECD968" w14:textId="77777777" w:rsidR="00B677FA" w:rsidRPr="00C601A9" w:rsidRDefault="00B677FA" w:rsidP="0031241E">
            <w:pPr>
              <w:rPr>
                <w:szCs w:val="20"/>
              </w:rPr>
            </w:pPr>
            <w:r w:rsidRPr="00C601A9">
              <w:rPr>
                <w:szCs w:val="20"/>
              </w:rPr>
              <w:t>CareGiver.id</w:t>
            </w:r>
          </w:p>
        </w:tc>
        <w:tc>
          <w:tcPr>
            <w:tcW w:w="3533" w:type="dxa"/>
            <w:vAlign w:val="center"/>
          </w:tcPr>
          <w:p w14:paraId="4C5D5A20" w14:textId="23C12DD8" w:rsidR="00B677FA" w:rsidRPr="002F4534" w:rsidRDefault="00B677FA" w:rsidP="0031241E">
            <w:pPr>
              <w:rPr>
                <w:szCs w:val="20"/>
              </w:rPr>
            </w:pPr>
            <w:r>
              <w:rPr>
                <w:szCs w:val="20"/>
              </w:rPr>
              <w:t xml:space="preserve">Sammanhang </w:t>
            </w:r>
            <w:proofErr w:type="spellStart"/>
            <w:r>
              <w:rPr>
                <w:szCs w:val="20"/>
              </w:rPr>
              <w:t>identifierare</w:t>
            </w:r>
            <w:r w:rsidRPr="00E74F09">
              <w:rPr>
                <w:szCs w:val="20"/>
              </w:rPr>
              <w:t>.vårdgivare</w:t>
            </w:r>
            <w:proofErr w:type="spellEnd"/>
            <w:r w:rsidRPr="00E74F09">
              <w:rPr>
                <w:szCs w:val="20"/>
              </w:rPr>
              <w:t xml:space="preserve"> id</w:t>
            </w:r>
          </w:p>
        </w:tc>
        <w:tc>
          <w:tcPr>
            <w:tcW w:w="3827" w:type="dxa"/>
          </w:tcPr>
          <w:p w14:paraId="61B93F72" w14:textId="77777777" w:rsidR="00EE04D9" w:rsidRPr="0014679C" w:rsidRDefault="00EE04D9" w:rsidP="00EE04D9">
            <w:pPr>
              <w:rPr>
                <w:i/>
                <w:szCs w:val="20"/>
              </w:rPr>
            </w:pPr>
            <w:r w:rsidRPr="0014679C">
              <w:rPr>
                <w:i/>
                <w:szCs w:val="20"/>
              </w:rPr>
              <w:t>NI 2015:1</w:t>
            </w:r>
          </w:p>
          <w:p w14:paraId="1AC3F206" w14:textId="722BA519" w:rsidR="00EE04D9" w:rsidRDefault="00EE04D9" w:rsidP="00EE04D9">
            <w:pPr>
              <w:rPr>
                <w:szCs w:val="20"/>
              </w:rPr>
            </w:pPr>
            <w:r>
              <w:rPr>
                <w:szCs w:val="20"/>
              </w:rPr>
              <w:t>Organisation. id</w:t>
            </w:r>
          </w:p>
          <w:p w14:paraId="6A28A273" w14:textId="77777777" w:rsidR="00EE04D9" w:rsidRDefault="00EE04D9" w:rsidP="00EE04D9">
            <w:pPr>
              <w:rPr>
                <w:szCs w:val="20"/>
              </w:rPr>
            </w:pPr>
          </w:p>
          <w:p w14:paraId="33ED008D" w14:textId="7CB03EA7" w:rsidR="00EE04D9" w:rsidRDefault="002255BC" w:rsidP="00EE04D9">
            <w:pPr>
              <w:rPr>
                <w:i/>
                <w:szCs w:val="20"/>
              </w:rPr>
            </w:pPr>
            <w:r>
              <w:rPr>
                <w:i/>
                <w:szCs w:val="20"/>
              </w:rPr>
              <w:t>V-MIM</w:t>
            </w:r>
          </w:p>
          <w:p w14:paraId="6BD91C96" w14:textId="1B63D772" w:rsidR="00B677FA" w:rsidRDefault="00B677FA" w:rsidP="00046D89">
            <w:pPr>
              <w:rPr>
                <w:szCs w:val="20"/>
              </w:rPr>
            </w:pPr>
            <w:r>
              <w:rPr>
                <w:szCs w:val="20"/>
              </w:rPr>
              <w:t>Organisation</w:t>
            </w:r>
            <w:r w:rsidR="00EE04D9">
              <w:rPr>
                <w:szCs w:val="20"/>
              </w:rPr>
              <w:t>(vårdgivare)</w:t>
            </w:r>
            <w:r>
              <w:rPr>
                <w:szCs w:val="20"/>
              </w:rPr>
              <w:t>.</w:t>
            </w:r>
            <w:r w:rsidR="00046D89">
              <w:rPr>
                <w:szCs w:val="20"/>
              </w:rPr>
              <w:t>i</w:t>
            </w:r>
            <w:r>
              <w:rPr>
                <w:szCs w:val="20"/>
              </w:rPr>
              <w:t>d</w:t>
            </w:r>
          </w:p>
        </w:tc>
      </w:tr>
      <w:tr w:rsidR="00B677FA" w:rsidRPr="006F7E12" w14:paraId="3202E757" w14:textId="14CB7DB0" w:rsidTr="00B677FA">
        <w:trPr>
          <w:trHeight w:val="397"/>
        </w:trPr>
        <w:tc>
          <w:tcPr>
            <w:tcW w:w="3238" w:type="dxa"/>
            <w:vAlign w:val="center"/>
          </w:tcPr>
          <w:p w14:paraId="17726E82" w14:textId="77777777" w:rsidR="00B677FA" w:rsidRPr="00C601A9" w:rsidRDefault="00B677FA" w:rsidP="0031241E">
            <w:pPr>
              <w:rPr>
                <w:szCs w:val="20"/>
              </w:rPr>
            </w:pPr>
            <w:r w:rsidRPr="00C601A9">
              <w:rPr>
                <w:szCs w:val="20"/>
              </w:rPr>
              <w:t>CareGiver.</w:t>
            </w:r>
            <w:r>
              <w:rPr>
                <w:szCs w:val="20"/>
              </w:rPr>
              <w:t>name</w:t>
            </w:r>
          </w:p>
        </w:tc>
        <w:tc>
          <w:tcPr>
            <w:tcW w:w="3533" w:type="dxa"/>
            <w:vAlign w:val="center"/>
          </w:tcPr>
          <w:p w14:paraId="1C061FE9" w14:textId="3E4375D8" w:rsidR="00B677FA" w:rsidRPr="00E74F09" w:rsidRDefault="00B677FA" w:rsidP="0031241E">
            <w:pPr>
              <w:rPr>
                <w:szCs w:val="20"/>
              </w:rPr>
            </w:pPr>
            <w:r>
              <w:rPr>
                <w:szCs w:val="20"/>
              </w:rPr>
              <w:t xml:space="preserve">Sammanhang </w:t>
            </w:r>
            <w:proofErr w:type="spellStart"/>
            <w:r>
              <w:rPr>
                <w:szCs w:val="20"/>
              </w:rPr>
              <w:t>identifierare</w:t>
            </w:r>
            <w:r w:rsidRPr="00E74F09">
              <w:rPr>
                <w:szCs w:val="20"/>
              </w:rPr>
              <w:t>.vårdgivare</w:t>
            </w:r>
            <w:proofErr w:type="spellEnd"/>
            <w:r w:rsidRPr="00E74F09">
              <w:rPr>
                <w:szCs w:val="20"/>
              </w:rPr>
              <w:t xml:space="preserve"> namn</w:t>
            </w:r>
          </w:p>
        </w:tc>
        <w:tc>
          <w:tcPr>
            <w:tcW w:w="3827" w:type="dxa"/>
          </w:tcPr>
          <w:p w14:paraId="263AF4D8" w14:textId="77777777" w:rsidR="00EE04D9" w:rsidRPr="0014679C" w:rsidRDefault="00EE04D9" w:rsidP="00EE04D9">
            <w:pPr>
              <w:rPr>
                <w:i/>
                <w:szCs w:val="20"/>
              </w:rPr>
            </w:pPr>
            <w:r w:rsidRPr="0014679C">
              <w:rPr>
                <w:i/>
                <w:szCs w:val="20"/>
              </w:rPr>
              <w:t>NI 2015:1</w:t>
            </w:r>
          </w:p>
          <w:p w14:paraId="3ECFD138" w14:textId="77777777" w:rsidR="00EE04D9" w:rsidRDefault="00EE04D9" w:rsidP="00EE04D9">
            <w:pPr>
              <w:rPr>
                <w:szCs w:val="20"/>
              </w:rPr>
            </w:pPr>
            <w:proofErr w:type="spellStart"/>
            <w:r>
              <w:rPr>
                <w:szCs w:val="20"/>
              </w:rPr>
              <w:t>Organisation.namn</w:t>
            </w:r>
            <w:proofErr w:type="spellEnd"/>
          </w:p>
          <w:p w14:paraId="459A2783" w14:textId="77777777" w:rsidR="00EE04D9" w:rsidRDefault="00EE04D9" w:rsidP="00EE04D9">
            <w:pPr>
              <w:rPr>
                <w:szCs w:val="20"/>
              </w:rPr>
            </w:pPr>
          </w:p>
          <w:p w14:paraId="45EAA215" w14:textId="76E1754D" w:rsidR="00EE04D9" w:rsidRDefault="002255BC" w:rsidP="00EE04D9">
            <w:pPr>
              <w:rPr>
                <w:i/>
                <w:szCs w:val="20"/>
              </w:rPr>
            </w:pPr>
            <w:r>
              <w:rPr>
                <w:i/>
                <w:szCs w:val="20"/>
              </w:rPr>
              <w:t>V-MIM</w:t>
            </w:r>
          </w:p>
          <w:p w14:paraId="5DA194EA" w14:textId="2C45BBD8" w:rsidR="00B677FA" w:rsidRDefault="00EE04D9" w:rsidP="00046D89">
            <w:pPr>
              <w:rPr>
                <w:szCs w:val="20"/>
              </w:rPr>
            </w:pPr>
            <w:r>
              <w:rPr>
                <w:szCs w:val="20"/>
              </w:rPr>
              <w:t>Organisation(vårdgivare)</w:t>
            </w:r>
            <w:r w:rsidR="00B677FA">
              <w:rPr>
                <w:szCs w:val="20"/>
              </w:rPr>
              <w:t>.</w:t>
            </w:r>
            <w:r w:rsidR="00046D89">
              <w:rPr>
                <w:szCs w:val="20"/>
              </w:rPr>
              <w:t>n</w:t>
            </w:r>
            <w:r w:rsidR="00B677FA">
              <w:rPr>
                <w:szCs w:val="20"/>
              </w:rPr>
              <w:t>amn</w:t>
            </w:r>
          </w:p>
        </w:tc>
      </w:tr>
    </w:tbl>
    <w:p w14:paraId="3471C933" w14:textId="77777777" w:rsidR="0031241E" w:rsidRPr="006C50FA" w:rsidRDefault="0031241E" w:rsidP="0031241E"/>
    <w:p w14:paraId="52F7E09E" w14:textId="77777777" w:rsidR="0031241E" w:rsidRPr="006C50FA" w:rsidRDefault="0031241E" w:rsidP="0031241E"/>
    <w:p w14:paraId="0A71019E" w14:textId="77777777" w:rsidR="0031241E" w:rsidRPr="00EB4EE9" w:rsidRDefault="0031241E" w:rsidP="0031241E">
      <w:pPr>
        <w:pStyle w:val="Rubrik2"/>
      </w:pPr>
      <w:bookmarkStart w:id="95" w:name="_Toc398042086"/>
      <w:bookmarkStart w:id="96" w:name="_Toc411633251"/>
      <w:r w:rsidRPr="00EB4EE9">
        <w:t>Formatregler</w:t>
      </w:r>
      <w:bookmarkEnd w:id="95"/>
      <w:bookmarkEnd w:id="96"/>
    </w:p>
    <w:p w14:paraId="2C57B350" w14:textId="77777777" w:rsidR="0031241E" w:rsidRPr="00EB4EE9" w:rsidRDefault="0031241E" w:rsidP="0031241E">
      <w:pPr>
        <w:pStyle w:val="Rubrik3"/>
      </w:pPr>
      <w:bookmarkStart w:id="97" w:name="_Toc372034738"/>
      <w:bookmarkStart w:id="98" w:name="_Toc374962642"/>
      <w:bookmarkStart w:id="99" w:name="_Toc398042087"/>
      <w:bookmarkStart w:id="100" w:name="_Toc411633252"/>
      <w:r w:rsidRPr="00EB4EE9">
        <w:t xml:space="preserve">Regel 1 – </w:t>
      </w:r>
      <w:proofErr w:type="spellStart"/>
      <w:r w:rsidRPr="00EB4EE9">
        <w:t>ReferredInformation.time</w:t>
      </w:r>
      <w:bookmarkEnd w:id="97"/>
      <w:bookmarkEnd w:id="98"/>
      <w:bookmarkEnd w:id="99"/>
      <w:bookmarkEnd w:id="100"/>
      <w:proofErr w:type="spellEnd"/>
    </w:p>
    <w:p w14:paraId="1F6F4CB3" w14:textId="12506D29" w:rsidR="00E47F2D" w:rsidRDefault="005D4A4E" w:rsidP="00E47F2D">
      <w:proofErr w:type="spellStart"/>
      <w:r>
        <w:t>ReferredInformation.time</w:t>
      </w:r>
      <w:proofErr w:type="spellEnd"/>
      <w:r>
        <w:t xml:space="preserve"> ska innehålla en tidpunkt som ska kunna användas som </w:t>
      </w:r>
      <w:proofErr w:type="spellStart"/>
      <w:r>
        <w:t>inparameter</w:t>
      </w:r>
      <w:proofErr w:type="spellEnd"/>
      <w:r>
        <w:t xml:space="preserve"> i ett tidsintervallbaserat sökvillkor. Poängen med denna tidpunkt är att </w:t>
      </w:r>
      <w:r w:rsidR="00ED3466">
        <w:t xml:space="preserve">kunna </w:t>
      </w:r>
      <w:r>
        <w:t xml:space="preserve">begränsa </w:t>
      </w:r>
      <w:r w:rsidR="00ED3466">
        <w:t xml:space="preserve">svarsmängden inom </w:t>
      </w:r>
      <w:r w:rsidR="00E47F2D">
        <w:t xml:space="preserve">den </w:t>
      </w:r>
      <w:r w:rsidR="00ED3466">
        <w:t xml:space="preserve">refererade </w:t>
      </w:r>
      <w:r w:rsidR="00E47F2D">
        <w:t>informationsmängden (</w:t>
      </w:r>
      <w:proofErr w:type="spellStart"/>
      <w:r w:rsidR="00E47F2D">
        <w:t>ReferredInformation.type</w:t>
      </w:r>
      <w:proofErr w:type="spellEnd"/>
      <w:r w:rsidR="00E47F2D">
        <w:t>) på sådant sätt att om angiven tidpunkt (</w:t>
      </w:r>
      <w:proofErr w:type="spellStart"/>
      <w:r w:rsidR="00E47F2D">
        <w:t>ReferredInformation.time</w:t>
      </w:r>
      <w:proofErr w:type="spellEnd"/>
      <w:r w:rsidR="00E47F2D">
        <w:t>) inkluderas i sökvillkoret kommer refererad information (ReferredInformaion.id) att returneras.</w:t>
      </w:r>
    </w:p>
    <w:p w14:paraId="5B073D2A" w14:textId="77777777" w:rsidR="0039481C" w:rsidRDefault="0039481C" w:rsidP="0039481C">
      <w:pPr>
        <w:spacing w:line="240" w:lineRule="auto"/>
        <w:rPr>
          <w:rFonts w:eastAsia="Times New Roman"/>
          <w:bCs/>
          <w:sz w:val="30"/>
          <w:szCs w:val="28"/>
        </w:rPr>
      </w:pPr>
      <w:r>
        <w:lastRenderedPageBreak/>
        <w:br w:type="page"/>
      </w:r>
    </w:p>
    <w:p w14:paraId="0FABE7A7" w14:textId="77C32CCB" w:rsidR="007A3042" w:rsidRDefault="0039481C" w:rsidP="007A3042">
      <w:pPr>
        <w:pStyle w:val="Rubrik1"/>
      </w:pPr>
      <w:bookmarkStart w:id="101" w:name="_Toc357754858"/>
      <w:bookmarkStart w:id="102" w:name="_Toc243452569"/>
      <w:bookmarkStart w:id="103" w:name="_Toc411633253"/>
      <w:r>
        <w:lastRenderedPageBreak/>
        <w:t>Tjänstekontrakt</w:t>
      </w:r>
      <w:bookmarkEnd w:id="87"/>
      <w:bookmarkEnd w:id="101"/>
      <w:bookmarkEnd w:id="102"/>
      <w:bookmarkEnd w:id="103"/>
    </w:p>
    <w:p w14:paraId="50E2A8F7" w14:textId="45A4AC91" w:rsidR="007A3042" w:rsidRPr="00A15D1A" w:rsidRDefault="007A3042" w:rsidP="007A3042">
      <w:pPr>
        <w:pStyle w:val="Rubrik2"/>
      </w:pPr>
      <w:bookmarkStart w:id="104" w:name="_Toc398042089"/>
      <w:bookmarkStart w:id="105" w:name="_Toc411633254"/>
      <w:proofErr w:type="spellStart"/>
      <w:r w:rsidRPr="00A15D1A">
        <w:t>GetObservation</w:t>
      </w:r>
      <w:bookmarkEnd w:id="104"/>
      <w:r w:rsidR="000D3E6C">
        <w:t>s</w:t>
      </w:r>
      <w:bookmarkEnd w:id="105"/>
      <w:proofErr w:type="spellEnd"/>
    </w:p>
    <w:p w14:paraId="2278E785" w14:textId="7CF01BE5" w:rsidR="007A3042" w:rsidRPr="006F19B8" w:rsidRDefault="007A3042" w:rsidP="006F19B8">
      <w:bookmarkStart w:id="106" w:name="_Toc397004158"/>
      <w:bookmarkStart w:id="107" w:name="_Toc398042090"/>
      <w:r w:rsidRPr="006F19B8">
        <w:t xml:space="preserve">Detta tjänstekontrakt hämtar </w:t>
      </w:r>
      <w:r w:rsidR="009A5A79" w:rsidRPr="006F19B8">
        <w:t xml:space="preserve">ut </w:t>
      </w:r>
      <w:r w:rsidR="00E3381F">
        <w:t>struktu</w:t>
      </w:r>
      <w:r w:rsidR="00136D40">
        <w:t>r</w:t>
      </w:r>
      <w:r w:rsidR="00E3381F">
        <w:t xml:space="preserve">erade </w:t>
      </w:r>
      <w:r w:rsidR="009A5A79" w:rsidRPr="006F19B8">
        <w:t>observationer rörande en patient</w:t>
      </w:r>
      <w:r w:rsidRPr="006F19B8">
        <w:t xml:space="preserve">. </w:t>
      </w:r>
      <w:r w:rsidR="009A5A79" w:rsidRPr="006F19B8">
        <w:t>Den praktiska tillämpningen</w:t>
      </w:r>
      <w:r w:rsidR="00136D40">
        <w:t xml:space="preserve"> av</w:t>
      </w:r>
      <w:r w:rsidR="009A5A79" w:rsidRPr="006F19B8">
        <w:t xml:space="preserve"> detta kontrakt beskrivs</w:t>
      </w:r>
      <w:r w:rsidRPr="006F19B8">
        <w:t xml:space="preserve"> i särskilda tillämpningsanvisningar</w:t>
      </w:r>
      <w:r w:rsidR="009A5A79" w:rsidRPr="006F19B8">
        <w:t xml:space="preserve"> och </w:t>
      </w:r>
      <w:r w:rsidR="004A7BB2">
        <w:t>tillämpade</w:t>
      </w:r>
      <w:r w:rsidR="009A5A79" w:rsidRPr="006F19B8">
        <w:t xml:space="preserve"> modeller</w:t>
      </w:r>
      <w:r w:rsidRPr="006F19B8">
        <w:t xml:space="preserve">, t.ex. </w:t>
      </w:r>
      <w:r w:rsidR="009A5A79" w:rsidRPr="006F19B8">
        <w:t xml:space="preserve">tillämpningsanvisning för </w:t>
      </w:r>
      <w:r w:rsidRPr="006F19B8">
        <w:t>diagnos</w:t>
      </w:r>
      <w:r w:rsidR="009A5A79" w:rsidRPr="006F19B8">
        <w:t>er kodade enligt ICD-10-SE</w:t>
      </w:r>
      <w:r w:rsidRPr="006F19B8">
        <w:t>.</w:t>
      </w:r>
      <w:bookmarkEnd w:id="106"/>
      <w:bookmarkEnd w:id="107"/>
    </w:p>
    <w:p w14:paraId="1356A05A" w14:textId="77777777" w:rsidR="007A3042" w:rsidRDefault="007A3042" w:rsidP="007A3042"/>
    <w:p w14:paraId="7D5257A9" w14:textId="23CD520D" w:rsidR="007A3042" w:rsidRDefault="007A3042" w:rsidP="007A3042">
      <w:r>
        <w:t xml:space="preserve">En </w:t>
      </w:r>
      <w:r w:rsidR="003945CD">
        <w:t xml:space="preserve">typ av </w:t>
      </w:r>
      <w:r>
        <w:t xml:space="preserve">observation kan </w:t>
      </w:r>
      <w:r w:rsidR="003945CD">
        <w:t xml:space="preserve">exempelvis vara ett kliniskt fynd eller en huvuddiagnos. Värdeattributet innehåller </w:t>
      </w:r>
      <w:r w:rsidR="00E47F2D">
        <w:t xml:space="preserve">den faktiska </w:t>
      </w:r>
      <w:r>
        <w:t xml:space="preserve">observationen, t.ex. </w:t>
      </w:r>
      <w:r w:rsidR="00D22DD0">
        <w:t>”</w:t>
      </w:r>
      <w:proofErr w:type="spellStart"/>
      <w:r w:rsidR="00D22DD0">
        <w:t>ankylos</w:t>
      </w:r>
      <w:proofErr w:type="spellEnd"/>
      <w:r w:rsidR="00D22DD0">
        <w:t xml:space="preserve"> på tand” </w:t>
      </w:r>
      <w:r w:rsidR="006C6C6B">
        <w:t xml:space="preserve">kodat med en </w:t>
      </w:r>
      <w:proofErr w:type="spellStart"/>
      <w:r w:rsidR="006C6C6B">
        <w:t>Snomed</w:t>
      </w:r>
      <w:proofErr w:type="spellEnd"/>
      <w:r w:rsidR="006C6C6B">
        <w:t xml:space="preserve"> CT</w:t>
      </w:r>
      <w:r w:rsidR="00D22DD0">
        <w:t>-</w:t>
      </w:r>
      <w:r w:rsidR="006C6C6B">
        <w:t>kod</w:t>
      </w:r>
      <w:r>
        <w:t>.</w:t>
      </w:r>
      <w:r w:rsidR="004A7BB2">
        <w:t xml:space="preserve"> Om observationen består av något som är uppmätt så beskrivs vad som uppmätts i attributet </w:t>
      </w:r>
      <w:proofErr w:type="spellStart"/>
      <w:r w:rsidR="004A7BB2">
        <w:t>Observation.</w:t>
      </w:r>
      <w:r w:rsidR="00046D89">
        <w:t>type</w:t>
      </w:r>
      <w:proofErr w:type="spellEnd"/>
      <w:r w:rsidR="004A7BB2">
        <w:t>/</w:t>
      </w:r>
      <w:r w:rsidR="00046D89">
        <w:t>typ</w:t>
      </w:r>
      <w:r w:rsidR="004A7BB2">
        <w:t xml:space="preserve"> </w:t>
      </w:r>
      <w:r w:rsidR="00D22DD0">
        <w:t xml:space="preserve">(exempelvis diastoliskt blodtryck) </w:t>
      </w:r>
      <w:r w:rsidR="004A7BB2">
        <w:t xml:space="preserve">och resultatet av mätningen i </w:t>
      </w:r>
      <w:proofErr w:type="spellStart"/>
      <w:r w:rsidR="004A7BB2">
        <w:t>Observation.</w:t>
      </w:r>
      <w:r w:rsidR="00046D89">
        <w:t>v</w:t>
      </w:r>
      <w:r w:rsidR="004A7BB2">
        <w:t>alue</w:t>
      </w:r>
      <w:proofErr w:type="spellEnd"/>
      <w:r w:rsidR="004A7BB2">
        <w:t>/</w:t>
      </w:r>
      <w:r w:rsidR="00046D89">
        <w:t>v</w:t>
      </w:r>
      <w:r w:rsidR="004A7BB2">
        <w:t>ärde</w:t>
      </w:r>
      <w:r w:rsidR="00D22DD0">
        <w:t xml:space="preserve"> (exempelvis 90 </w:t>
      </w:r>
      <w:proofErr w:type="spellStart"/>
      <w:r w:rsidR="00D22DD0">
        <w:t>mmHg</w:t>
      </w:r>
      <w:proofErr w:type="spellEnd"/>
      <w:r w:rsidR="00D22DD0">
        <w:t>)</w:t>
      </w:r>
      <w:r w:rsidR="004A7BB2">
        <w:t>.</w:t>
      </w:r>
    </w:p>
    <w:p w14:paraId="5AF9ECB9" w14:textId="77777777" w:rsidR="007A3042" w:rsidRDefault="007A3042" w:rsidP="007A3042"/>
    <w:p w14:paraId="40FB58A3" w14:textId="6BFE85C1" w:rsidR="007A3042" w:rsidRDefault="007A3042" w:rsidP="007A3042">
      <w:r>
        <w:t xml:space="preserve">Meddelandemodell från </w:t>
      </w:r>
      <w:r w:rsidR="003F5BDE">
        <w:t>stycke</w:t>
      </w:r>
      <w:r>
        <w:t xml:space="preserve"> </w:t>
      </w:r>
      <w:r w:rsidR="003F5BDE">
        <w:fldChar w:fldCharType="begin"/>
      </w:r>
      <w:r w:rsidR="003F5BDE">
        <w:instrText xml:space="preserve"> REF _Ref405446111 \r \h </w:instrText>
      </w:r>
      <w:r w:rsidR="003F5BDE">
        <w:fldChar w:fldCharType="separate"/>
      </w:r>
      <w:r w:rsidR="00697CAA">
        <w:t>5.1</w:t>
      </w:r>
      <w:r w:rsidR="003F5BDE">
        <w:fldChar w:fldCharType="end"/>
      </w:r>
      <w:r w:rsidR="003F5BDE">
        <w:t xml:space="preserve"> </w:t>
      </w:r>
      <w:r w:rsidR="003F5BDE">
        <w:fldChar w:fldCharType="begin"/>
      </w:r>
      <w:r w:rsidR="003F5BDE">
        <w:instrText xml:space="preserve"> REF _Ref405446118 \h </w:instrText>
      </w:r>
      <w:r w:rsidR="003F5BDE">
        <w:fldChar w:fldCharType="separate"/>
      </w:r>
      <w:r w:rsidR="00697CAA">
        <w:t>V-MIM - Observationer</w:t>
      </w:r>
      <w:r w:rsidR="003F5BDE">
        <w:fldChar w:fldCharType="end"/>
      </w:r>
      <w:r w:rsidR="003F5BDE">
        <w:t xml:space="preserve"> </w:t>
      </w:r>
      <w:r>
        <w:t>motsvarar svarsmeddelandet för detta tjänstekontrakt.</w:t>
      </w:r>
      <w:r w:rsidR="003F5BDE">
        <w:t xml:space="preserve"> Kopplingen mellan V-MIM enligt NI </w:t>
      </w:r>
      <w:proofErr w:type="gramStart"/>
      <w:r w:rsidR="00F6168C">
        <w:t>2015.1</w:t>
      </w:r>
      <w:proofErr w:type="gramEnd"/>
      <w:r w:rsidR="003F5BDE">
        <w:t xml:space="preserve"> och de tekniska engelska namnen visas i tabellen i samma avsnitt.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108" w:name="_Toc398042091"/>
      <w:bookmarkStart w:id="109" w:name="_Toc411633255"/>
      <w:r>
        <w:t>Version</w:t>
      </w:r>
      <w:bookmarkEnd w:id="108"/>
      <w:bookmarkEnd w:id="109"/>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110" w:name="_Toc398042092"/>
      <w:bookmarkStart w:id="111" w:name="_Toc411633256"/>
      <w:r>
        <w:t>Fältregler</w:t>
      </w:r>
      <w:bookmarkEnd w:id="110"/>
      <w:bookmarkEnd w:id="111"/>
    </w:p>
    <w:p w14:paraId="60339430" w14:textId="771DACEB" w:rsidR="007A3042" w:rsidRDefault="007A3042" w:rsidP="007A3042">
      <w:r>
        <w:t>Nedanstående tabell beskriver varje element i begäran och svar. Har namnet en * finns ytterligare regler för detta element och beskrivs mer i detalj i stycket</w:t>
      </w:r>
      <w:r w:rsidR="00136D40">
        <w:t>: Övriga</w:t>
      </w:r>
      <w:r>
        <w:t xml:space="preserve"> Regler. </w:t>
      </w:r>
    </w:p>
    <w:p w14:paraId="400345D2" w14:textId="3B89F56F" w:rsidR="00432C82" w:rsidRDefault="00432C82" w:rsidP="00432C82">
      <w:pPr>
        <w:pStyle w:val="Rubrik5"/>
      </w:pPr>
      <w:r>
        <w:t>Begäran</w:t>
      </w:r>
    </w:p>
    <w:p w14:paraId="35C8D38C" w14:textId="77777777" w:rsidR="007A3042" w:rsidRDefault="007A3042" w:rsidP="007A3042"/>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2037"/>
        <w:gridCol w:w="2925"/>
        <w:gridCol w:w="1617"/>
      </w:tblGrid>
      <w:tr w:rsidR="007A3042" w:rsidRPr="00F71DFD" w14:paraId="050FB730" w14:textId="77777777" w:rsidTr="00621012">
        <w:tc>
          <w:tcPr>
            <w:tcW w:w="2943" w:type="dxa"/>
            <w:shd w:val="clear" w:color="auto" w:fill="D9D9D9" w:themeFill="background1" w:themeFillShade="D9"/>
          </w:tcPr>
          <w:p w14:paraId="74688117" w14:textId="77777777" w:rsidR="007A3042" w:rsidRPr="00F71DFD" w:rsidRDefault="007A3042" w:rsidP="00621012">
            <w:pPr>
              <w:rPr>
                <w:b/>
              </w:rPr>
            </w:pPr>
            <w:r w:rsidRPr="00F71DFD">
              <w:rPr>
                <w:b/>
              </w:rPr>
              <w:t>Namn</w:t>
            </w:r>
          </w:p>
        </w:tc>
        <w:tc>
          <w:tcPr>
            <w:tcW w:w="2037" w:type="dxa"/>
            <w:shd w:val="clear" w:color="auto" w:fill="D9D9D9" w:themeFill="background1" w:themeFillShade="D9"/>
          </w:tcPr>
          <w:p w14:paraId="682D4A63" w14:textId="77777777" w:rsidR="007A3042" w:rsidRPr="00F71DFD" w:rsidRDefault="007A3042" w:rsidP="00621012">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621012">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621012">
            <w:pPr>
              <w:rPr>
                <w:b/>
              </w:rPr>
            </w:pPr>
            <w:r w:rsidRPr="00F71DFD">
              <w:rPr>
                <w:b/>
              </w:rPr>
              <w:t>Kardinalitet</w:t>
            </w:r>
          </w:p>
        </w:tc>
      </w:tr>
      <w:tr w:rsidR="007A3042" w:rsidRPr="008345BA" w14:paraId="53680EB2" w14:textId="77777777" w:rsidTr="00621012">
        <w:tc>
          <w:tcPr>
            <w:tcW w:w="2943" w:type="dxa"/>
          </w:tcPr>
          <w:p w14:paraId="09E51DCB" w14:textId="77777777" w:rsidR="007A3042" w:rsidRPr="008345BA" w:rsidRDefault="007A3042" w:rsidP="00621012">
            <w:proofErr w:type="spellStart"/>
            <w:r w:rsidRPr="008345BA">
              <w:t>patientId</w:t>
            </w:r>
            <w:proofErr w:type="spellEnd"/>
            <w:r>
              <w:t>*</w:t>
            </w:r>
          </w:p>
        </w:tc>
        <w:tc>
          <w:tcPr>
            <w:tcW w:w="2037" w:type="dxa"/>
          </w:tcPr>
          <w:p w14:paraId="35B4B170" w14:textId="77777777" w:rsidR="007A3042" w:rsidRPr="008345BA" w:rsidRDefault="007A3042" w:rsidP="00621012">
            <w:proofErr w:type="spellStart"/>
            <w:r w:rsidRPr="008345BA">
              <w:t>IIType</w:t>
            </w:r>
            <w:proofErr w:type="spellEnd"/>
          </w:p>
        </w:tc>
        <w:tc>
          <w:tcPr>
            <w:tcW w:w="2925" w:type="dxa"/>
          </w:tcPr>
          <w:p w14:paraId="7007F478" w14:textId="77777777" w:rsidR="007A3042" w:rsidRDefault="007A3042" w:rsidP="00621012">
            <w:r w:rsidRPr="008345BA">
              <w:t>Id för patienten.</w:t>
            </w:r>
          </w:p>
          <w:p w14:paraId="7C3A972D" w14:textId="77777777" w:rsidR="007A3042" w:rsidRPr="006F1801" w:rsidRDefault="007A3042" w:rsidP="00621012">
            <w:r w:rsidRPr="00E74818">
              <w:rPr>
                <w:b/>
              </w:rPr>
              <w:t>(Fält 1)</w:t>
            </w:r>
          </w:p>
        </w:tc>
        <w:tc>
          <w:tcPr>
            <w:tcW w:w="1617" w:type="dxa"/>
          </w:tcPr>
          <w:p w14:paraId="6EC695A7" w14:textId="77777777" w:rsidR="007A3042" w:rsidRPr="008345BA" w:rsidRDefault="007A3042" w:rsidP="00621012">
            <w:r w:rsidRPr="008345BA">
              <w:t>1</w:t>
            </w:r>
          </w:p>
        </w:tc>
      </w:tr>
      <w:tr w:rsidR="007A3042" w:rsidRPr="00FE0141" w14:paraId="36134CCA" w14:textId="77777777" w:rsidTr="00621012">
        <w:tc>
          <w:tcPr>
            <w:tcW w:w="2943" w:type="dxa"/>
          </w:tcPr>
          <w:p w14:paraId="5A089336" w14:textId="77777777" w:rsidR="007A3042" w:rsidRPr="00C93E52" w:rsidRDefault="007A3042" w:rsidP="00621012">
            <w:proofErr w:type="spellStart"/>
            <w:r w:rsidRPr="00C93E52">
              <w:t>patientId.root</w:t>
            </w:r>
            <w:proofErr w:type="spellEnd"/>
          </w:p>
        </w:tc>
        <w:tc>
          <w:tcPr>
            <w:tcW w:w="2037" w:type="dxa"/>
          </w:tcPr>
          <w:p w14:paraId="16046293" w14:textId="77777777" w:rsidR="007A3042" w:rsidRPr="00C93E52" w:rsidRDefault="007A3042" w:rsidP="00621012">
            <w:r w:rsidRPr="00C93E52">
              <w:t>String</w:t>
            </w:r>
          </w:p>
        </w:tc>
        <w:tc>
          <w:tcPr>
            <w:tcW w:w="2925" w:type="dxa"/>
          </w:tcPr>
          <w:p w14:paraId="414660B8" w14:textId="77777777" w:rsidR="007A3042" w:rsidRPr="00C93E52" w:rsidRDefault="007A3042" w:rsidP="00621012">
            <w:r w:rsidRPr="00C93E52">
              <w:t>KV OID för typ av identifierare:</w:t>
            </w:r>
          </w:p>
          <w:p w14:paraId="43F938FA" w14:textId="77777777" w:rsidR="007A3042" w:rsidRPr="00C93E52" w:rsidRDefault="007A3042" w:rsidP="00621012"/>
          <w:p w14:paraId="4B0BA942" w14:textId="77777777" w:rsidR="007A3042" w:rsidRPr="00C93E52" w:rsidRDefault="007A3042" w:rsidP="00621012">
            <w:r w:rsidRPr="00C93E52">
              <w:t>För personnummer används OID (1.2.752.129.2.1.3.1).</w:t>
            </w:r>
          </w:p>
          <w:p w14:paraId="19692C09" w14:textId="77777777" w:rsidR="007A3042" w:rsidRPr="00C93E52" w:rsidRDefault="007A3042" w:rsidP="00621012">
            <w:r w:rsidRPr="00C93E52">
              <w:t>För samordningsnummer används OID (1.2.752.129.2.1.3.3).</w:t>
            </w:r>
          </w:p>
          <w:p w14:paraId="72D91085" w14:textId="4E257A41" w:rsidR="007A3042" w:rsidRPr="00C93E52" w:rsidRDefault="007A3042" w:rsidP="00621012"/>
        </w:tc>
        <w:tc>
          <w:tcPr>
            <w:tcW w:w="1617" w:type="dxa"/>
          </w:tcPr>
          <w:p w14:paraId="0C5BBAA0" w14:textId="77777777" w:rsidR="007A3042" w:rsidRPr="00C93E52" w:rsidRDefault="007A3042" w:rsidP="00621012">
            <w:r w:rsidRPr="00C93E52">
              <w:t>1</w:t>
            </w:r>
          </w:p>
        </w:tc>
      </w:tr>
      <w:tr w:rsidR="007A3042" w:rsidRPr="00FE0141" w14:paraId="4BEBCD81" w14:textId="77777777" w:rsidTr="00621012">
        <w:tc>
          <w:tcPr>
            <w:tcW w:w="2943" w:type="dxa"/>
          </w:tcPr>
          <w:p w14:paraId="1D75B1DC" w14:textId="77777777" w:rsidR="007A3042" w:rsidRPr="00C93E52" w:rsidRDefault="007A3042" w:rsidP="00621012">
            <w:proofErr w:type="spellStart"/>
            <w:r w:rsidRPr="00C93E52">
              <w:t>patientId.extension</w:t>
            </w:r>
            <w:proofErr w:type="spellEnd"/>
          </w:p>
        </w:tc>
        <w:tc>
          <w:tcPr>
            <w:tcW w:w="2037" w:type="dxa"/>
          </w:tcPr>
          <w:p w14:paraId="4734FB8B" w14:textId="77777777" w:rsidR="007A3042" w:rsidRPr="00C93E52" w:rsidRDefault="007A3042" w:rsidP="00621012">
            <w:r w:rsidRPr="00C93E52">
              <w:t>String</w:t>
            </w:r>
          </w:p>
        </w:tc>
        <w:tc>
          <w:tcPr>
            <w:tcW w:w="2925" w:type="dxa"/>
          </w:tcPr>
          <w:p w14:paraId="56A2ED4B" w14:textId="583C0452" w:rsidR="007A3042" w:rsidRPr="00C93E52" w:rsidRDefault="007A3042" w:rsidP="00621012">
            <w:r w:rsidRPr="00C93E52">
              <w:t>Personnummer/</w:t>
            </w:r>
            <w:r w:rsidR="005E3502" w:rsidRPr="00C93E52">
              <w:t xml:space="preserve"> </w:t>
            </w:r>
            <w:r w:rsidRPr="00C93E52">
              <w:t>samordningsnummer.</w:t>
            </w:r>
          </w:p>
          <w:p w14:paraId="2ADCEE1C" w14:textId="117EACB0" w:rsidR="007A3042" w:rsidRPr="00C93E52" w:rsidRDefault="007A3042" w:rsidP="00621012"/>
        </w:tc>
        <w:tc>
          <w:tcPr>
            <w:tcW w:w="1617" w:type="dxa"/>
          </w:tcPr>
          <w:p w14:paraId="78A77977" w14:textId="77777777" w:rsidR="007A3042" w:rsidRPr="00C93E52" w:rsidRDefault="007A3042" w:rsidP="00621012">
            <w:r w:rsidRPr="00C93E52">
              <w:t>1</w:t>
            </w:r>
          </w:p>
        </w:tc>
      </w:tr>
      <w:tr w:rsidR="007A3042" w:rsidRPr="008345BA" w14:paraId="46E0F3D6" w14:textId="77777777" w:rsidTr="00621012">
        <w:tc>
          <w:tcPr>
            <w:tcW w:w="2943" w:type="dxa"/>
          </w:tcPr>
          <w:p w14:paraId="3037B0B2" w14:textId="77777777" w:rsidR="007A3042" w:rsidRPr="008345BA" w:rsidRDefault="007A3042" w:rsidP="00621012">
            <w:proofErr w:type="spellStart"/>
            <w:r w:rsidRPr="008345BA">
              <w:lastRenderedPageBreak/>
              <w:t>time</w:t>
            </w:r>
            <w:proofErr w:type="spellEnd"/>
            <w:r>
              <w:t>*</w:t>
            </w:r>
          </w:p>
        </w:tc>
        <w:tc>
          <w:tcPr>
            <w:tcW w:w="2037" w:type="dxa"/>
          </w:tcPr>
          <w:p w14:paraId="6382668B" w14:textId="77777777" w:rsidR="007A3042" w:rsidRPr="008345BA" w:rsidRDefault="007A3042" w:rsidP="00621012">
            <w:proofErr w:type="spellStart"/>
            <w:r w:rsidRPr="008345BA">
              <w:rPr>
                <w:rFonts w:cs="Arial"/>
                <w:color w:val="000000"/>
                <w:highlight w:val="white"/>
                <w:lang w:eastAsia="sv-SE"/>
              </w:rPr>
              <w:t>TimePeriodType</w:t>
            </w:r>
            <w:proofErr w:type="spellEnd"/>
          </w:p>
        </w:tc>
        <w:tc>
          <w:tcPr>
            <w:tcW w:w="2925" w:type="dxa"/>
          </w:tcPr>
          <w:p w14:paraId="1CA4C016" w14:textId="49016E30" w:rsidR="007A3042" w:rsidRDefault="007A3042" w:rsidP="00621012">
            <w:r w:rsidRPr="008345BA">
              <w:t xml:space="preserve">Begränsning av sökning i tid. Begränsningen sker genom att resultatet innehåller de poster </w:t>
            </w:r>
            <w:r w:rsidR="00EA2CFC">
              <w:t xml:space="preserve">vars </w:t>
            </w:r>
            <w:proofErr w:type="spellStart"/>
            <w:r w:rsidR="00EA2CFC">
              <w:t>Observation</w:t>
            </w:r>
            <w:proofErr w:type="gramStart"/>
            <w:r w:rsidR="00EA2CFC">
              <w:t>.Time</w:t>
            </w:r>
            <w:proofErr w:type="spellEnd"/>
            <w:proofErr w:type="gramEnd"/>
            <w:r w:rsidR="00EA2CFC">
              <w:t xml:space="preserve"> </w:t>
            </w:r>
            <w:r w:rsidRPr="008345BA">
              <w:t xml:space="preserve">ligger inom det sökta tidsintervallet (start- och/eller slutpunkt ska inkluderas i </w:t>
            </w:r>
            <w:r w:rsidR="00EA2CFC">
              <w:t>sökintervallet</w:t>
            </w:r>
            <w:r w:rsidRPr="008345BA">
              <w:t xml:space="preserve">). </w:t>
            </w:r>
          </w:p>
          <w:p w14:paraId="7769BA72" w14:textId="77777777" w:rsidR="007A3042" w:rsidRPr="008345BA" w:rsidRDefault="007A3042" w:rsidP="00621012"/>
          <w:p w14:paraId="2E2298EF" w14:textId="77777777" w:rsidR="007A3042" w:rsidRDefault="007A3042" w:rsidP="00621012">
            <w:pPr>
              <w:rPr>
                <w:rFonts w:cs="Arial"/>
              </w:rPr>
            </w:pPr>
            <w:r w:rsidRPr="008345BA">
              <w:t>Exempel på sökvariabel är</w:t>
            </w:r>
            <w:r w:rsidRPr="008345BA">
              <w:rPr>
                <w:rFonts w:cs="Arial"/>
              </w:rPr>
              <w:t xml:space="preserve"> </w:t>
            </w:r>
            <w:proofErr w:type="spellStart"/>
            <w:r w:rsidRPr="008345BA">
              <w:rPr>
                <w:rFonts w:cs="Arial"/>
              </w:rPr>
              <w:t>ÅÅÅÅMMDDttmmss</w:t>
            </w:r>
            <w:proofErr w:type="spellEnd"/>
            <w:r w:rsidRPr="008345BA">
              <w:rPr>
                <w:rFonts w:cs="Arial"/>
              </w:rPr>
              <w:t xml:space="preserve">- </w:t>
            </w:r>
            <w:proofErr w:type="spellStart"/>
            <w:r w:rsidRPr="008345BA">
              <w:rPr>
                <w:rFonts w:cs="Arial"/>
              </w:rPr>
              <w:t>ÅÅÅÅMMDDttmmss</w:t>
            </w:r>
            <w:proofErr w:type="spellEnd"/>
            <w:r>
              <w:rPr>
                <w:rFonts w:cs="Arial"/>
              </w:rPr>
              <w:t xml:space="preserve"> </w:t>
            </w:r>
          </w:p>
          <w:p w14:paraId="0051C37F" w14:textId="77777777" w:rsidR="007A3042" w:rsidRPr="00E74818" w:rsidRDefault="007A3042" w:rsidP="00621012">
            <w:pPr>
              <w:rPr>
                <w:b/>
              </w:rPr>
            </w:pPr>
            <w:r w:rsidRPr="00E74818">
              <w:rPr>
                <w:b/>
              </w:rPr>
              <w:t>(Fält 1)</w:t>
            </w:r>
          </w:p>
        </w:tc>
        <w:tc>
          <w:tcPr>
            <w:tcW w:w="1617" w:type="dxa"/>
          </w:tcPr>
          <w:p w14:paraId="5BC59B3A" w14:textId="77777777" w:rsidR="007A3042" w:rsidRPr="008345BA" w:rsidRDefault="007A3042" w:rsidP="00621012">
            <w:r w:rsidRPr="008345BA">
              <w:t>0</w:t>
            </w:r>
            <w:proofErr w:type="gramStart"/>
            <w:r w:rsidRPr="008345BA">
              <w:t>..</w:t>
            </w:r>
            <w:proofErr w:type="gramEnd"/>
            <w:r w:rsidRPr="008345BA">
              <w:t>1</w:t>
            </w:r>
          </w:p>
        </w:tc>
      </w:tr>
      <w:tr w:rsidR="007A3042" w:rsidRPr="00FE0141" w14:paraId="33C2C230" w14:textId="77777777" w:rsidTr="00621012">
        <w:tc>
          <w:tcPr>
            <w:tcW w:w="2943" w:type="dxa"/>
          </w:tcPr>
          <w:p w14:paraId="3EF732F5" w14:textId="77777777" w:rsidR="007A3042" w:rsidRPr="00C93E52" w:rsidRDefault="007A3042" w:rsidP="00621012">
            <w:proofErr w:type="spellStart"/>
            <w:r w:rsidRPr="00C93E52">
              <w:t>time.start</w:t>
            </w:r>
            <w:proofErr w:type="spellEnd"/>
          </w:p>
        </w:tc>
        <w:tc>
          <w:tcPr>
            <w:tcW w:w="2037" w:type="dxa"/>
          </w:tcPr>
          <w:p w14:paraId="2C6AAF28"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Pr>
          <w:p w14:paraId="13CE5652" w14:textId="77777777" w:rsidR="007A3042" w:rsidRPr="00C93E52" w:rsidRDefault="007A3042" w:rsidP="00621012">
            <w:r w:rsidRPr="00C93E52">
              <w:rPr>
                <w:spacing w:val="-1"/>
              </w:rPr>
              <w:t xml:space="preserve">Startdatum. Format </w:t>
            </w:r>
            <w:proofErr w:type="spellStart"/>
            <w:r w:rsidRPr="00C93E52">
              <w:rPr>
                <w:rFonts w:cs="Arial"/>
              </w:rPr>
              <w:t>ÅÅÅÅMMDDttmmss</w:t>
            </w:r>
            <w:proofErr w:type="spellEnd"/>
            <w:r w:rsidRPr="00C93E52">
              <w:rPr>
                <w:spacing w:val="-1"/>
              </w:rPr>
              <w:t>.</w:t>
            </w:r>
          </w:p>
        </w:tc>
        <w:tc>
          <w:tcPr>
            <w:tcW w:w="1617" w:type="dxa"/>
          </w:tcPr>
          <w:p w14:paraId="6DD23186" w14:textId="16D17EE3" w:rsidR="007A3042" w:rsidRPr="00C93E52" w:rsidRDefault="00C41073" w:rsidP="00621012">
            <w:r>
              <w:t>0</w:t>
            </w:r>
            <w:proofErr w:type="gramStart"/>
            <w:r>
              <w:t>..</w:t>
            </w:r>
            <w:proofErr w:type="gramEnd"/>
            <w:r>
              <w:t>1</w:t>
            </w:r>
          </w:p>
        </w:tc>
      </w:tr>
      <w:tr w:rsidR="007A3042" w:rsidRPr="00FE0141" w14:paraId="2F4C7DCF" w14:textId="77777777" w:rsidTr="00621012">
        <w:tc>
          <w:tcPr>
            <w:tcW w:w="2943" w:type="dxa"/>
          </w:tcPr>
          <w:p w14:paraId="51A0837A" w14:textId="77777777" w:rsidR="007A3042" w:rsidRPr="00C93E52" w:rsidRDefault="007A3042" w:rsidP="00621012">
            <w:proofErr w:type="spellStart"/>
            <w:r w:rsidRPr="00C93E52">
              <w:t>time.end</w:t>
            </w:r>
            <w:proofErr w:type="spellEnd"/>
          </w:p>
        </w:tc>
        <w:tc>
          <w:tcPr>
            <w:tcW w:w="2037" w:type="dxa"/>
          </w:tcPr>
          <w:p w14:paraId="15E0C992"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Pr>
          <w:p w14:paraId="6BA1AF3E" w14:textId="77777777" w:rsidR="007A3042" w:rsidRPr="00C93E52" w:rsidRDefault="007A3042" w:rsidP="00621012">
            <w:r w:rsidRPr="00C93E52">
              <w:rPr>
                <w:spacing w:val="-1"/>
              </w:rPr>
              <w:t xml:space="preserve">Slutdatum. Format </w:t>
            </w:r>
            <w:proofErr w:type="spellStart"/>
            <w:r w:rsidRPr="00C93E52">
              <w:rPr>
                <w:rFonts w:cs="Arial"/>
              </w:rPr>
              <w:t>ÅÅÅÅMMDDttmmss</w:t>
            </w:r>
            <w:proofErr w:type="spellEnd"/>
            <w:r w:rsidRPr="00C93E52">
              <w:rPr>
                <w:spacing w:val="-1"/>
              </w:rPr>
              <w:t>.</w:t>
            </w:r>
          </w:p>
        </w:tc>
        <w:tc>
          <w:tcPr>
            <w:tcW w:w="1617" w:type="dxa"/>
          </w:tcPr>
          <w:p w14:paraId="34CCC91F" w14:textId="77777777" w:rsidR="007A3042" w:rsidRPr="00C93E52" w:rsidRDefault="007A3042" w:rsidP="00621012">
            <w:r w:rsidRPr="00C93E52">
              <w:t>0</w:t>
            </w:r>
            <w:proofErr w:type="gramStart"/>
            <w:r w:rsidRPr="00C93E52">
              <w:t>..</w:t>
            </w:r>
            <w:proofErr w:type="gramEnd"/>
            <w:r w:rsidRPr="00C93E52">
              <w:t>1</w:t>
            </w:r>
          </w:p>
        </w:tc>
      </w:tr>
      <w:tr w:rsidR="007A3042" w:rsidRPr="008345BA" w14:paraId="6C5401CF" w14:textId="77777777" w:rsidTr="00621012">
        <w:tc>
          <w:tcPr>
            <w:tcW w:w="2943" w:type="dxa"/>
          </w:tcPr>
          <w:p w14:paraId="248335FC" w14:textId="299588E0" w:rsidR="007A3042" w:rsidRPr="00C93E52" w:rsidRDefault="00C93E52" w:rsidP="00621012">
            <w:proofErr w:type="spellStart"/>
            <w:r>
              <w:rPr>
                <w:rFonts w:cs="Arial"/>
                <w:color w:val="000000"/>
                <w:highlight w:val="white"/>
                <w:lang w:eastAsia="sv-SE"/>
              </w:rPr>
              <w:t>observation</w:t>
            </w:r>
            <w:r w:rsidR="00046D89">
              <w:rPr>
                <w:rFonts w:cs="Arial"/>
                <w:color w:val="000000"/>
                <w:lang w:eastAsia="sv-SE"/>
              </w:rPr>
              <w:t>Type</w:t>
            </w:r>
            <w:proofErr w:type="spellEnd"/>
            <w:r w:rsidR="007A3042" w:rsidRPr="00C93E52">
              <w:rPr>
                <w:rFonts w:cs="Arial"/>
                <w:color w:val="000000"/>
                <w:lang w:eastAsia="sv-SE"/>
              </w:rPr>
              <w:t>*</w:t>
            </w:r>
          </w:p>
        </w:tc>
        <w:tc>
          <w:tcPr>
            <w:tcW w:w="2037" w:type="dxa"/>
          </w:tcPr>
          <w:p w14:paraId="58BAB879" w14:textId="77777777" w:rsidR="007A3042" w:rsidRPr="00C93E52" w:rsidRDefault="007A3042" w:rsidP="00621012">
            <w:proofErr w:type="spellStart"/>
            <w:r w:rsidRPr="00C93E52">
              <w:t>CVType</w:t>
            </w:r>
            <w:proofErr w:type="spellEnd"/>
          </w:p>
        </w:tc>
        <w:tc>
          <w:tcPr>
            <w:tcW w:w="2925" w:type="dxa"/>
          </w:tcPr>
          <w:p w14:paraId="0E43CF14" w14:textId="226B2AF6" w:rsidR="007A3042" w:rsidRPr="00C93E52" w:rsidRDefault="007A3042" w:rsidP="00621012">
            <w:r w:rsidRPr="00C93E52">
              <w:t xml:space="preserve">Begränsning av sökning avseende observationen till en viss typ av värde som man vill titta närmare på, t.ex. kliniskt fynd eller </w:t>
            </w:r>
            <w:r w:rsidR="0026454B">
              <w:t>diagnoser</w:t>
            </w:r>
            <w:r w:rsidRPr="00C93E52">
              <w:t>.</w:t>
            </w:r>
          </w:p>
          <w:p w14:paraId="5A6BF2ED" w14:textId="77777777" w:rsidR="007A3042" w:rsidRPr="00C93E52" w:rsidRDefault="007A3042" w:rsidP="00621012">
            <w:r w:rsidRPr="00C93E52">
              <w:rPr>
                <w:b/>
              </w:rPr>
              <w:t>(Fält 1)</w:t>
            </w:r>
          </w:p>
        </w:tc>
        <w:tc>
          <w:tcPr>
            <w:tcW w:w="1617" w:type="dxa"/>
          </w:tcPr>
          <w:p w14:paraId="7A5364EE" w14:textId="77777777" w:rsidR="007A3042" w:rsidRPr="00C93E52" w:rsidRDefault="007A3042" w:rsidP="00621012">
            <w:r w:rsidRPr="00C93E52">
              <w:t>0</w:t>
            </w:r>
            <w:proofErr w:type="gramStart"/>
            <w:r w:rsidRPr="00C93E52">
              <w:t>..</w:t>
            </w:r>
            <w:proofErr w:type="gramEnd"/>
            <w:r w:rsidRPr="00C93E52">
              <w:t>*</w:t>
            </w:r>
          </w:p>
        </w:tc>
      </w:tr>
      <w:tr w:rsidR="007A3042" w:rsidRPr="00575F5C" w14:paraId="70AA1BEB" w14:textId="77777777" w:rsidTr="00621012">
        <w:tc>
          <w:tcPr>
            <w:tcW w:w="2943" w:type="dxa"/>
          </w:tcPr>
          <w:p w14:paraId="6DD64C12" w14:textId="14AE9594" w:rsidR="007A3042" w:rsidRPr="00C93E52" w:rsidRDefault="00046D89" w:rsidP="00621012">
            <w:pPr>
              <w:rPr>
                <w:rFonts w:cs="Arial"/>
                <w:color w:val="000000"/>
                <w:highlight w:val="white"/>
                <w:lang w:eastAsia="sv-SE"/>
              </w:rPr>
            </w:pPr>
            <w:proofErr w:type="spellStart"/>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w:t>
            </w:r>
            <w:proofErr w:type="spellEnd"/>
          </w:p>
        </w:tc>
        <w:tc>
          <w:tcPr>
            <w:tcW w:w="2037" w:type="dxa"/>
          </w:tcPr>
          <w:p w14:paraId="513141B4" w14:textId="77777777" w:rsidR="007A3042" w:rsidRPr="00C93E52" w:rsidRDefault="007A3042" w:rsidP="00621012">
            <w:r w:rsidRPr="00C93E52">
              <w:t>String</w:t>
            </w:r>
          </w:p>
        </w:tc>
        <w:tc>
          <w:tcPr>
            <w:tcW w:w="2925" w:type="dxa"/>
          </w:tcPr>
          <w:p w14:paraId="69B27745" w14:textId="77777777" w:rsidR="007A3042" w:rsidRPr="00C93E52" w:rsidRDefault="007A3042" w:rsidP="00621012">
            <w:r w:rsidRPr="00C93E52">
              <w:t>Kod för observationstyp</w:t>
            </w:r>
          </w:p>
        </w:tc>
        <w:tc>
          <w:tcPr>
            <w:tcW w:w="1617" w:type="dxa"/>
          </w:tcPr>
          <w:p w14:paraId="7E968CF2" w14:textId="77777777" w:rsidR="007A3042" w:rsidRPr="00C93E52" w:rsidRDefault="007A3042" w:rsidP="00621012">
            <w:r w:rsidRPr="00C93E52">
              <w:t>1</w:t>
            </w:r>
          </w:p>
        </w:tc>
      </w:tr>
      <w:tr w:rsidR="007A3042" w:rsidRPr="00575F5C" w14:paraId="40643D97" w14:textId="77777777" w:rsidTr="00621012">
        <w:tc>
          <w:tcPr>
            <w:tcW w:w="2943" w:type="dxa"/>
          </w:tcPr>
          <w:p w14:paraId="48FDF7E3" w14:textId="730A75DC" w:rsidR="007A3042" w:rsidRPr="00C93E52" w:rsidRDefault="00046D89" w:rsidP="00621012">
            <w:pPr>
              <w:rPr>
                <w:rFonts w:cs="Arial"/>
                <w:color w:val="000000"/>
                <w:highlight w:val="white"/>
                <w:lang w:eastAsia="sv-SE"/>
              </w:rPr>
            </w:pPr>
            <w:proofErr w:type="spellStart"/>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.codeSystem</w:t>
            </w:r>
            <w:proofErr w:type="spellEnd"/>
          </w:p>
        </w:tc>
        <w:tc>
          <w:tcPr>
            <w:tcW w:w="2037" w:type="dxa"/>
          </w:tcPr>
          <w:p w14:paraId="521BA07F" w14:textId="77777777" w:rsidR="007A3042" w:rsidRPr="00C93E52" w:rsidRDefault="007A3042" w:rsidP="00621012">
            <w:r w:rsidRPr="00C93E52">
              <w:t>String</w:t>
            </w:r>
          </w:p>
        </w:tc>
        <w:tc>
          <w:tcPr>
            <w:tcW w:w="2925" w:type="dxa"/>
          </w:tcPr>
          <w:p w14:paraId="08E90A99" w14:textId="77777777" w:rsidR="007A3042" w:rsidRPr="00C93E52" w:rsidRDefault="007A3042" w:rsidP="00621012">
            <w:r w:rsidRPr="00C93E52">
              <w:t>Kodsystem för angiven kod för observationstyp.</w:t>
            </w:r>
          </w:p>
        </w:tc>
        <w:tc>
          <w:tcPr>
            <w:tcW w:w="1617" w:type="dxa"/>
          </w:tcPr>
          <w:p w14:paraId="6F48369E" w14:textId="77777777" w:rsidR="007A3042" w:rsidRPr="00C93E52" w:rsidRDefault="007A3042" w:rsidP="00621012">
            <w:r w:rsidRPr="00C93E52">
              <w:t>1</w:t>
            </w:r>
          </w:p>
        </w:tc>
      </w:tr>
      <w:tr w:rsidR="007A3042" w:rsidRPr="00575F5C" w14:paraId="3BB42B12" w14:textId="77777777" w:rsidTr="00621012">
        <w:tc>
          <w:tcPr>
            <w:tcW w:w="2943" w:type="dxa"/>
          </w:tcPr>
          <w:p w14:paraId="609B9CCD" w14:textId="24EF0994" w:rsidR="007A3042" w:rsidRPr="00B51795" w:rsidRDefault="00046D89" w:rsidP="00621012">
            <w:pPr>
              <w:rPr>
                <w:rFonts w:cs="Arial"/>
                <w:color w:val="FF0000"/>
                <w:highlight w:val="white"/>
                <w:lang w:eastAsia="sv-SE"/>
              </w:rPr>
            </w:pPr>
            <w:proofErr w:type="spellStart"/>
            <w:r w:rsidRPr="00B51795">
              <w:rPr>
                <w:rFonts w:cs="Arial"/>
                <w:color w:val="FF0000"/>
                <w:highlight w:val="white"/>
                <w:lang w:eastAsia="sv-SE"/>
              </w:rPr>
              <w:t>observation</w:t>
            </w:r>
            <w:r w:rsidRPr="00B51795">
              <w:rPr>
                <w:rFonts w:cs="Arial"/>
                <w:color w:val="FF0000"/>
                <w:lang w:eastAsia="sv-SE"/>
              </w:rPr>
              <w:t>Type</w:t>
            </w:r>
            <w:r w:rsidR="007A3042" w:rsidRPr="00B51795">
              <w:rPr>
                <w:rFonts w:cs="Arial"/>
                <w:color w:val="FF0000"/>
                <w:highlight w:val="white"/>
                <w:lang w:eastAsia="sv-SE"/>
              </w:rPr>
              <w:t>.codeSystemName</w:t>
            </w:r>
            <w:proofErr w:type="spellEnd"/>
          </w:p>
        </w:tc>
        <w:tc>
          <w:tcPr>
            <w:tcW w:w="2037" w:type="dxa"/>
          </w:tcPr>
          <w:p w14:paraId="4CDB413C" w14:textId="77777777" w:rsidR="007A3042" w:rsidRPr="00B51795" w:rsidRDefault="007A3042" w:rsidP="00621012">
            <w:pPr>
              <w:rPr>
                <w:color w:val="FF0000"/>
              </w:rPr>
            </w:pPr>
            <w:r w:rsidRPr="00B51795">
              <w:rPr>
                <w:color w:val="FF0000"/>
              </w:rPr>
              <w:t>String</w:t>
            </w:r>
          </w:p>
        </w:tc>
        <w:tc>
          <w:tcPr>
            <w:tcW w:w="2925" w:type="dxa"/>
          </w:tcPr>
          <w:p w14:paraId="12626FB2" w14:textId="0127CFC2" w:rsidR="007A3042" w:rsidRPr="00B51795" w:rsidRDefault="005E3502" w:rsidP="00621012">
            <w:pPr>
              <w:rPr>
                <w:color w:val="FF0000"/>
              </w:rPr>
            </w:pPr>
            <w:r w:rsidRPr="00B51795">
              <w:rPr>
                <w:color w:val="FF0000"/>
                <w:szCs w:val="20"/>
              </w:rPr>
              <w:t>Ska ignoreras i begäran</w:t>
            </w:r>
            <w:r w:rsidR="0012508A" w:rsidRPr="00B51795">
              <w:rPr>
                <w:color w:val="FF0000"/>
                <w:szCs w:val="20"/>
              </w:rPr>
              <w:t xml:space="preserve"> och </w:t>
            </w:r>
            <w:proofErr w:type="gramStart"/>
            <w:r w:rsidR="0012508A" w:rsidRPr="00B51795">
              <w:rPr>
                <w:color w:val="FF0000"/>
                <w:szCs w:val="20"/>
              </w:rPr>
              <w:t>ej</w:t>
            </w:r>
            <w:proofErr w:type="gramEnd"/>
            <w:r w:rsidR="0012508A" w:rsidRPr="00B51795">
              <w:rPr>
                <w:color w:val="FF0000"/>
                <w:szCs w:val="20"/>
              </w:rPr>
              <w:t xml:space="preserve"> skickas</w:t>
            </w:r>
            <w:r w:rsidRPr="00B51795">
              <w:rPr>
                <w:color w:val="FF0000"/>
                <w:szCs w:val="20"/>
              </w:rPr>
              <w:t>.</w:t>
            </w:r>
          </w:p>
        </w:tc>
        <w:tc>
          <w:tcPr>
            <w:tcW w:w="1617" w:type="dxa"/>
          </w:tcPr>
          <w:p w14:paraId="6563AB6C" w14:textId="4E86D0E4" w:rsidR="007A3042"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7A3042" w:rsidRPr="00575F5C" w14:paraId="507776DA" w14:textId="77777777" w:rsidTr="00621012">
        <w:tc>
          <w:tcPr>
            <w:tcW w:w="2943" w:type="dxa"/>
          </w:tcPr>
          <w:p w14:paraId="09E52D68" w14:textId="597730C6" w:rsidR="007A3042" w:rsidRPr="005E7BAD" w:rsidRDefault="00046D89" w:rsidP="00621012">
            <w:pPr>
              <w:rPr>
                <w:color w:val="FF0000"/>
                <w:szCs w:val="20"/>
              </w:rPr>
            </w:pPr>
            <w:proofErr w:type="spellStart"/>
            <w:r w:rsidRPr="005E7BAD">
              <w:rPr>
                <w:color w:val="FF0000"/>
                <w:szCs w:val="20"/>
              </w:rPr>
              <w:t>observationType</w:t>
            </w:r>
            <w:r w:rsidR="007A3042" w:rsidRPr="005E7BAD">
              <w:rPr>
                <w:color w:val="FF0000"/>
                <w:szCs w:val="20"/>
              </w:rPr>
              <w:t>.codeSystemVersion</w:t>
            </w:r>
            <w:proofErr w:type="spellEnd"/>
          </w:p>
        </w:tc>
        <w:tc>
          <w:tcPr>
            <w:tcW w:w="2037" w:type="dxa"/>
          </w:tcPr>
          <w:p w14:paraId="380B966B" w14:textId="77777777" w:rsidR="007A3042" w:rsidRPr="005E7BAD" w:rsidRDefault="007A3042" w:rsidP="00621012">
            <w:pPr>
              <w:rPr>
                <w:color w:val="FF0000"/>
                <w:szCs w:val="20"/>
              </w:rPr>
            </w:pPr>
            <w:r w:rsidRPr="005E7BAD">
              <w:rPr>
                <w:color w:val="FF0000"/>
                <w:szCs w:val="20"/>
              </w:rPr>
              <w:t>String</w:t>
            </w:r>
          </w:p>
        </w:tc>
        <w:tc>
          <w:tcPr>
            <w:tcW w:w="2925" w:type="dxa"/>
          </w:tcPr>
          <w:p w14:paraId="2F966415" w14:textId="3B1EDDE8" w:rsidR="007A3042" w:rsidRPr="005E7BAD" w:rsidRDefault="00EB64A0" w:rsidP="00621012">
            <w:pPr>
              <w:rPr>
                <w:color w:val="FF0000"/>
                <w:szCs w:val="2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Pr>
          <w:p w14:paraId="378A51F8" w14:textId="754A0EE5" w:rsidR="007A3042" w:rsidRPr="005E7BAD" w:rsidRDefault="007A3042" w:rsidP="00621012">
            <w:pPr>
              <w:rPr>
                <w:color w:val="FF0000"/>
                <w:szCs w:val="20"/>
              </w:rPr>
            </w:pPr>
            <w:r w:rsidRPr="005E7BAD">
              <w:rPr>
                <w:color w:val="FF0000"/>
                <w:szCs w:val="20"/>
              </w:rPr>
              <w:t>0</w:t>
            </w:r>
            <w:proofErr w:type="gramStart"/>
            <w:r w:rsidRPr="005E7BAD">
              <w:rPr>
                <w:color w:val="FF0000"/>
                <w:szCs w:val="20"/>
              </w:rPr>
              <w:t>..</w:t>
            </w:r>
            <w:proofErr w:type="gramEnd"/>
            <w:r w:rsidR="00EB64A0" w:rsidRPr="005E7BAD">
              <w:rPr>
                <w:color w:val="FF0000"/>
                <w:szCs w:val="20"/>
              </w:rPr>
              <w:t>0</w:t>
            </w:r>
          </w:p>
        </w:tc>
      </w:tr>
      <w:tr w:rsidR="007A3042" w:rsidRPr="00575F5C" w14:paraId="5BDFABE0" w14:textId="77777777" w:rsidTr="00621012">
        <w:tc>
          <w:tcPr>
            <w:tcW w:w="2943" w:type="dxa"/>
          </w:tcPr>
          <w:p w14:paraId="12176848" w14:textId="580E904D" w:rsidR="007A3042" w:rsidRPr="00B51795" w:rsidRDefault="00046D89" w:rsidP="00621012">
            <w:pPr>
              <w:rPr>
                <w:rFonts w:cs="Arial"/>
                <w:color w:val="FF0000"/>
                <w:highlight w:val="white"/>
                <w:lang w:eastAsia="sv-SE"/>
              </w:rPr>
            </w:pPr>
            <w:proofErr w:type="spellStart"/>
            <w:r w:rsidRPr="00B51795">
              <w:rPr>
                <w:rFonts w:cs="Arial"/>
                <w:color w:val="FF0000"/>
                <w:highlight w:val="white"/>
                <w:lang w:eastAsia="sv-SE"/>
              </w:rPr>
              <w:t>observation</w:t>
            </w:r>
            <w:r w:rsidRPr="00B51795">
              <w:rPr>
                <w:rFonts w:cs="Arial"/>
                <w:color w:val="FF0000"/>
                <w:lang w:eastAsia="sv-SE"/>
              </w:rPr>
              <w:t>Type</w:t>
            </w:r>
            <w:r w:rsidR="007A3042" w:rsidRPr="00B51795">
              <w:rPr>
                <w:rFonts w:cs="Arial"/>
                <w:color w:val="FF0000"/>
                <w:highlight w:val="white"/>
                <w:lang w:eastAsia="sv-SE"/>
              </w:rPr>
              <w:t>.displayName</w:t>
            </w:r>
            <w:proofErr w:type="spellEnd"/>
          </w:p>
        </w:tc>
        <w:tc>
          <w:tcPr>
            <w:tcW w:w="2037" w:type="dxa"/>
          </w:tcPr>
          <w:p w14:paraId="270858E4" w14:textId="77777777" w:rsidR="007A3042" w:rsidRPr="00B51795" w:rsidRDefault="007A3042" w:rsidP="00621012">
            <w:pPr>
              <w:rPr>
                <w:color w:val="FF0000"/>
              </w:rPr>
            </w:pPr>
            <w:r w:rsidRPr="00B51795">
              <w:rPr>
                <w:color w:val="FF0000"/>
              </w:rPr>
              <w:t>String</w:t>
            </w:r>
          </w:p>
        </w:tc>
        <w:tc>
          <w:tcPr>
            <w:tcW w:w="2925" w:type="dxa"/>
          </w:tcPr>
          <w:p w14:paraId="0646E84A" w14:textId="1120C37E" w:rsidR="007A3042" w:rsidRPr="00B51795" w:rsidRDefault="0012508A" w:rsidP="00621012">
            <w:pPr>
              <w:rPr>
                <w:color w:val="FF000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Pr>
          <w:p w14:paraId="694A20F8" w14:textId="12706A69" w:rsidR="007A3042"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7A3042" w:rsidRPr="008345BA" w14:paraId="0164B3A1" w14:textId="77777777" w:rsidTr="00621012">
        <w:tc>
          <w:tcPr>
            <w:tcW w:w="2943" w:type="dxa"/>
          </w:tcPr>
          <w:p w14:paraId="0FC96283" w14:textId="77777777" w:rsidR="007A3042" w:rsidRPr="00C93E52" w:rsidRDefault="007A3042" w:rsidP="00621012">
            <w:pPr>
              <w:rPr>
                <w:rFonts w:cs="Arial"/>
                <w:color w:val="000000"/>
                <w:lang w:eastAsia="sv-SE"/>
              </w:rPr>
            </w:pPr>
            <w:proofErr w:type="spellStart"/>
            <w:r w:rsidRPr="00C93E52">
              <w:rPr>
                <w:rFonts w:cs="Arial"/>
                <w:color w:val="000000"/>
                <w:lang w:eastAsia="sv-SE"/>
              </w:rPr>
              <w:t>observationId</w:t>
            </w:r>
            <w:proofErr w:type="spellEnd"/>
          </w:p>
        </w:tc>
        <w:tc>
          <w:tcPr>
            <w:tcW w:w="2037" w:type="dxa"/>
          </w:tcPr>
          <w:p w14:paraId="3BD4E480" w14:textId="77777777" w:rsidR="007A3042" w:rsidRPr="00C93E52" w:rsidRDefault="007A3042" w:rsidP="00621012">
            <w:proofErr w:type="spellStart"/>
            <w:r w:rsidRPr="00C93E52">
              <w:t>IIType</w:t>
            </w:r>
            <w:proofErr w:type="spellEnd"/>
          </w:p>
        </w:tc>
        <w:tc>
          <w:tcPr>
            <w:tcW w:w="2925" w:type="dxa"/>
          </w:tcPr>
          <w:p w14:paraId="424E974A" w14:textId="77777777" w:rsidR="00AD5345" w:rsidRPr="00C93E52" w:rsidRDefault="00AD5345" w:rsidP="00621012">
            <w:r w:rsidRPr="00C93E52">
              <w:rPr>
                <w:szCs w:val="20"/>
              </w:rPr>
              <w:t>Ett unikt värde för själva observationen som också refererar till vilket källsystem informationen kommer ifrån</w:t>
            </w:r>
          </w:p>
          <w:p w14:paraId="7A6A7BA2" w14:textId="75F13A18" w:rsidR="007A3042" w:rsidRPr="00C93E52" w:rsidRDefault="007A3042" w:rsidP="00621012"/>
        </w:tc>
        <w:tc>
          <w:tcPr>
            <w:tcW w:w="1617" w:type="dxa"/>
          </w:tcPr>
          <w:p w14:paraId="62160257" w14:textId="77777777" w:rsidR="007A3042" w:rsidRPr="00C93E52" w:rsidRDefault="007A3042" w:rsidP="00621012">
            <w:r w:rsidRPr="00C93E52">
              <w:t>0</w:t>
            </w:r>
            <w:proofErr w:type="gramStart"/>
            <w:r w:rsidRPr="00C93E52">
              <w:t>..</w:t>
            </w:r>
            <w:proofErr w:type="gramEnd"/>
            <w:r w:rsidRPr="00C93E52">
              <w:t>*</w:t>
            </w:r>
          </w:p>
        </w:tc>
      </w:tr>
      <w:tr w:rsidR="007A3042" w:rsidRPr="00891180" w14:paraId="05EA1848" w14:textId="77777777" w:rsidTr="00621012">
        <w:tc>
          <w:tcPr>
            <w:tcW w:w="2943" w:type="dxa"/>
            <w:tcBorders>
              <w:top w:val="single" w:sz="4" w:space="0" w:color="auto"/>
              <w:left w:val="single" w:sz="4" w:space="0" w:color="auto"/>
              <w:bottom w:val="single" w:sz="4" w:space="0" w:color="auto"/>
              <w:right w:val="single" w:sz="4" w:space="0" w:color="auto"/>
            </w:tcBorders>
          </w:tcPr>
          <w:p w14:paraId="0F4BC9CF" w14:textId="77777777" w:rsidR="007A3042" w:rsidRPr="00C93E52" w:rsidRDefault="007A3042" w:rsidP="00621012">
            <w:pPr>
              <w:rPr>
                <w:rFonts w:cs="Arial"/>
                <w:color w:val="000000"/>
                <w:lang w:eastAsia="sv-SE"/>
              </w:rPr>
            </w:pPr>
            <w:proofErr w:type="spellStart"/>
            <w:r w:rsidRPr="00C93E52">
              <w:rPr>
                <w:rFonts w:cs="Arial"/>
                <w:color w:val="000000"/>
                <w:lang w:eastAsia="sv-SE"/>
              </w:rPr>
              <w:t>observationId.root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6989C504"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5EF46FA" w14:textId="7DFD8CD9" w:rsidR="00AD5345" w:rsidRPr="00C93E52" w:rsidRDefault="00AD5345" w:rsidP="00621012">
            <w:r w:rsidRPr="00C93E52">
              <w:rPr>
                <w:szCs w:val="20"/>
              </w:rPr>
              <w:t>Källsystemet</w:t>
            </w:r>
            <w:r w:rsidR="005E3502" w:rsidRPr="00C93E52">
              <w:rPr>
                <w:szCs w:val="20"/>
              </w:rPr>
              <w:t>s</w:t>
            </w:r>
            <w:r w:rsidRPr="00C93E52">
              <w:rPr>
                <w:szCs w:val="20"/>
              </w:rPr>
              <w:t xml:space="preserve"> HSA</w:t>
            </w:r>
            <w:r w:rsidR="00C41073">
              <w:rPr>
                <w:szCs w:val="20"/>
              </w:rPr>
              <w:t>-id.</w:t>
            </w:r>
          </w:p>
          <w:p w14:paraId="01C3F81B" w14:textId="3FCF7CB0" w:rsidR="007A3042" w:rsidRPr="00C93E52" w:rsidRDefault="007A3042" w:rsidP="00621012">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C93E52" w:rsidRDefault="007A3042" w:rsidP="00621012">
            <w:r w:rsidRPr="00C93E52">
              <w:t>1</w:t>
            </w:r>
          </w:p>
        </w:tc>
      </w:tr>
      <w:tr w:rsidR="007A3042" w:rsidRPr="00891180" w14:paraId="5117F6BD" w14:textId="77777777" w:rsidTr="00621012">
        <w:tc>
          <w:tcPr>
            <w:tcW w:w="2943" w:type="dxa"/>
            <w:tcBorders>
              <w:top w:val="single" w:sz="4" w:space="0" w:color="auto"/>
              <w:left w:val="single" w:sz="4" w:space="0" w:color="auto"/>
              <w:bottom w:val="single" w:sz="4" w:space="0" w:color="auto"/>
              <w:right w:val="single" w:sz="4" w:space="0" w:color="auto"/>
            </w:tcBorders>
          </w:tcPr>
          <w:p w14:paraId="00B2490B" w14:textId="77777777" w:rsidR="007A3042" w:rsidRPr="00C93E52" w:rsidRDefault="007A3042" w:rsidP="00621012">
            <w:pPr>
              <w:rPr>
                <w:rFonts w:cs="Arial"/>
                <w:color w:val="000000"/>
                <w:lang w:eastAsia="sv-SE"/>
              </w:rPr>
            </w:pPr>
            <w:proofErr w:type="spellStart"/>
            <w:r w:rsidRPr="00C93E52">
              <w:rPr>
                <w:rFonts w:cs="Arial"/>
                <w:color w:val="000000"/>
                <w:lang w:eastAsia="sv-SE"/>
              </w:rPr>
              <w:t>observationId.extension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52A8D807"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27464C1" w14:textId="2F49597F" w:rsidR="007A3042" w:rsidRPr="00C93E52" w:rsidRDefault="00AD5345" w:rsidP="00F74C7C">
            <w:r w:rsidRPr="00C93E52">
              <w:rPr>
                <w:szCs w:val="20"/>
              </w:rPr>
              <w:t xml:space="preserve">Det i källsystemet unika </w:t>
            </w:r>
            <w:r w:rsidR="00F74C7C">
              <w:rPr>
                <w:szCs w:val="20"/>
              </w:rPr>
              <w:t>identiteten</w:t>
            </w:r>
            <w:r w:rsidRPr="00C93E52">
              <w:rPr>
                <w:szCs w:val="20"/>
              </w:rPr>
              <w:t xml:space="preserve"> för observationen</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C93E52" w:rsidRDefault="007A3042" w:rsidP="00621012">
            <w:r w:rsidRPr="00C93E52">
              <w:t>1</w:t>
            </w:r>
          </w:p>
        </w:tc>
      </w:tr>
      <w:tr w:rsidR="007A3042" w:rsidRPr="008345BA" w14:paraId="7A25761B" w14:textId="77777777" w:rsidTr="00621012">
        <w:tc>
          <w:tcPr>
            <w:tcW w:w="2943" w:type="dxa"/>
          </w:tcPr>
          <w:p w14:paraId="1F618E06" w14:textId="2BFB321B" w:rsidR="007A3042" w:rsidRPr="00C93E52" w:rsidRDefault="007A3042" w:rsidP="00621012">
            <w:pPr>
              <w:rPr>
                <w:rFonts w:cs="Arial"/>
                <w:color w:val="000000"/>
                <w:lang w:eastAsia="sv-SE"/>
              </w:rPr>
            </w:pPr>
            <w:proofErr w:type="spellStart"/>
            <w:r w:rsidRPr="00C93E52">
              <w:rPr>
                <w:rFonts w:cs="Arial"/>
                <w:color w:val="000000"/>
                <w:lang w:eastAsia="sv-SE"/>
              </w:rPr>
              <w:lastRenderedPageBreak/>
              <w:t>careGiverId</w:t>
            </w:r>
            <w:proofErr w:type="spellEnd"/>
            <w:r w:rsidR="00F74C7C">
              <w:rPr>
                <w:rFonts w:cs="Arial"/>
                <w:color w:val="000000"/>
                <w:lang w:eastAsia="sv-SE"/>
              </w:rPr>
              <w:t>*</w:t>
            </w:r>
          </w:p>
        </w:tc>
        <w:tc>
          <w:tcPr>
            <w:tcW w:w="2037" w:type="dxa"/>
          </w:tcPr>
          <w:p w14:paraId="7C923C17" w14:textId="77777777" w:rsidR="007A3042" w:rsidRPr="00C93E52" w:rsidRDefault="007A3042" w:rsidP="00621012">
            <w:proofErr w:type="spellStart"/>
            <w:r w:rsidRPr="00C93E52">
              <w:t>IIType</w:t>
            </w:r>
            <w:proofErr w:type="spellEnd"/>
          </w:p>
        </w:tc>
        <w:tc>
          <w:tcPr>
            <w:tcW w:w="2925" w:type="dxa"/>
          </w:tcPr>
          <w:p w14:paraId="11183C3D" w14:textId="77777777" w:rsidR="007A3042" w:rsidRPr="00C93E52" w:rsidRDefault="007A3042" w:rsidP="00621012">
            <w:r w:rsidRPr="00C93E52">
              <w:t>Används när man vill söka hos en specifik vårdgivare.</w:t>
            </w:r>
          </w:p>
          <w:p w14:paraId="69CBA9A1" w14:textId="77777777" w:rsidR="007A3042" w:rsidRPr="00C93E52" w:rsidRDefault="007A3042" w:rsidP="00621012">
            <w:r w:rsidRPr="00C93E52">
              <w:rPr>
                <w:b/>
              </w:rPr>
              <w:t>(Fält 1)</w:t>
            </w:r>
          </w:p>
        </w:tc>
        <w:tc>
          <w:tcPr>
            <w:tcW w:w="1617" w:type="dxa"/>
          </w:tcPr>
          <w:p w14:paraId="45376B8A" w14:textId="77777777" w:rsidR="007A3042" w:rsidRPr="00C93E52" w:rsidRDefault="007A3042" w:rsidP="00621012">
            <w:r w:rsidRPr="00C93E52">
              <w:t>0</w:t>
            </w:r>
            <w:proofErr w:type="gramStart"/>
            <w:r w:rsidRPr="00C93E52">
              <w:t>..</w:t>
            </w:r>
            <w:proofErr w:type="gramEnd"/>
            <w:r w:rsidRPr="00C93E52">
              <w:t>1</w:t>
            </w:r>
          </w:p>
        </w:tc>
      </w:tr>
      <w:tr w:rsidR="007A3042" w:rsidRPr="00DF4942" w14:paraId="4089F0A0" w14:textId="77777777" w:rsidTr="00621012">
        <w:tc>
          <w:tcPr>
            <w:tcW w:w="2943" w:type="dxa"/>
            <w:tcBorders>
              <w:top w:val="single" w:sz="4" w:space="0" w:color="auto"/>
              <w:left w:val="single" w:sz="4" w:space="0" w:color="auto"/>
              <w:bottom w:val="single" w:sz="4" w:space="0" w:color="auto"/>
              <w:right w:val="single" w:sz="4" w:space="0" w:color="auto"/>
            </w:tcBorders>
          </w:tcPr>
          <w:p w14:paraId="0A30D602" w14:textId="77777777" w:rsidR="007A3042" w:rsidRPr="00C93E52" w:rsidRDefault="007A3042" w:rsidP="00621012">
            <w:pPr>
              <w:rPr>
                <w:rFonts w:cs="Arial"/>
                <w:color w:val="000000"/>
                <w:lang w:eastAsia="sv-SE"/>
              </w:rPr>
            </w:pPr>
            <w:proofErr w:type="spellStart"/>
            <w:r w:rsidRPr="00C93E52">
              <w:rPr>
                <w:rFonts w:cs="Arial"/>
                <w:color w:val="000000"/>
                <w:lang w:eastAsia="sv-SE"/>
              </w:rPr>
              <w:t>careGiverId.root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E8EC94C"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C93E52" w:rsidRDefault="007A3042" w:rsidP="00621012">
            <w:pPr>
              <w:rPr>
                <w:rFonts w:cs="Arial"/>
              </w:rPr>
            </w:pPr>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C93E52" w:rsidRDefault="007A3042" w:rsidP="00621012">
            <w:r w:rsidRPr="00C93E52">
              <w:t>1</w:t>
            </w:r>
          </w:p>
        </w:tc>
      </w:tr>
      <w:tr w:rsidR="007A3042" w:rsidRPr="00DF4942" w14:paraId="081528C0" w14:textId="77777777" w:rsidTr="00621012">
        <w:tc>
          <w:tcPr>
            <w:tcW w:w="2943" w:type="dxa"/>
            <w:tcBorders>
              <w:top w:val="single" w:sz="4" w:space="0" w:color="auto"/>
              <w:left w:val="single" w:sz="4" w:space="0" w:color="auto"/>
              <w:bottom w:val="single" w:sz="4" w:space="0" w:color="auto"/>
              <w:right w:val="single" w:sz="4" w:space="0" w:color="auto"/>
            </w:tcBorders>
          </w:tcPr>
          <w:p w14:paraId="06E105C4" w14:textId="77777777" w:rsidR="007A3042" w:rsidRPr="00C93E52" w:rsidRDefault="007A3042" w:rsidP="00621012">
            <w:pPr>
              <w:rPr>
                <w:rFonts w:cs="Arial"/>
                <w:color w:val="000000"/>
                <w:lang w:eastAsia="sv-SE"/>
              </w:rPr>
            </w:pPr>
            <w:proofErr w:type="spellStart"/>
            <w:r w:rsidRPr="00C93E52">
              <w:rPr>
                <w:rFonts w:cs="Arial"/>
                <w:color w:val="000000"/>
                <w:lang w:eastAsia="sv-SE"/>
              </w:rPr>
              <w:t>careGiverId.extension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01A6E94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B50F22E" w14:textId="79946093" w:rsidR="007A3042" w:rsidRPr="00C93E52" w:rsidRDefault="007A3042" w:rsidP="00621012">
            <w:r w:rsidRPr="00C93E52">
              <w:rPr>
                <w:rFonts w:cs="Arial"/>
              </w:rPr>
              <w:t xml:space="preserve">Extension sätts till HSA-id för den vårdgivaren inom vilket </w:t>
            </w:r>
            <w:proofErr w:type="spellStart"/>
            <w:r w:rsidRPr="00C93E52">
              <w:rPr>
                <w:rFonts w:cs="Arial"/>
              </w:rPr>
              <w:t>observationId</w:t>
            </w:r>
            <w:proofErr w:type="spellEnd"/>
            <w:r w:rsidRPr="00C93E52">
              <w:rPr>
                <w:rFonts w:cs="Arial"/>
              </w:rPr>
              <w:t xml:space="preserve">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C93E52" w:rsidRDefault="007A3042" w:rsidP="00621012">
            <w:r w:rsidRPr="00C93E52">
              <w:t>1</w:t>
            </w:r>
          </w:p>
        </w:tc>
      </w:tr>
      <w:tr w:rsidR="007A3042" w:rsidRPr="008345BA" w14:paraId="55D930F2" w14:textId="77777777" w:rsidTr="00621012">
        <w:tc>
          <w:tcPr>
            <w:tcW w:w="2943" w:type="dxa"/>
          </w:tcPr>
          <w:p w14:paraId="387792A2" w14:textId="5EBE0EE6" w:rsidR="007A3042" w:rsidRPr="00C93E52" w:rsidRDefault="007A3042" w:rsidP="00621012">
            <w:proofErr w:type="spellStart"/>
            <w:r w:rsidRPr="00C93E52">
              <w:rPr>
                <w:lang w:eastAsia="sv-SE"/>
              </w:rPr>
              <w:t>careUnitId</w:t>
            </w:r>
            <w:proofErr w:type="spellEnd"/>
            <w:r w:rsidR="00F74C7C">
              <w:rPr>
                <w:lang w:eastAsia="sv-SE"/>
              </w:rPr>
              <w:t>*</w:t>
            </w:r>
          </w:p>
        </w:tc>
        <w:tc>
          <w:tcPr>
            <w:tcW w:w="2037" w:type="dxa"/>
          </w:tcPr>
          <w:p w14:paraId="5E4111E3" w14:textId="77777777" w:rsidR="007A3042" w:rsidRPr="00C93E52" w:rsidRDefault="007A3042" w:rsidP="00621012">
            <w:proofErr w:type="spellStart"/>
            <w:r w:rsidRPr="00C93E52">
              <w:t>IIType</w:t>
            </w:r>
            <w:proofErr w:type="spellEnd"/>
          </w:p>
        </w:tc>
        <w:tc>
          <w:tcPr>
            <w:tcW w:w="2925" w:type="dxa"/>
          </w:tcPr>
          <w:p w14:paraId="015824C9" w14:textId="67875BA8" w:rsidR="007A3042" w:rsidRPr="00C93E52" w:rsidRDefault="007A3042" w:rsidP="00621012">
            <w:pPr>
              <w:rPr>
                <w:rFonts w:cs="Arial"/>
              </w:rPr>
            </w:pPr>
            <w:r w:rsidRPr="00C93E52">
              <w:rPr>
                <w:rFonts w:cs="Arial"/>
              </w:rPr>
              <w:t xml:space="preserve">Begränsning av sökning </w:t>
            </w:r>
            <w:proofErr w:type="spellStart"/>
            <w:r w:rsidRPr="00C93E52">
              <w:rPr>
                <w:rFonts w:cs="Arial"/>
              </w:rPr>
              <w:t>m</w:t>
            </w:r>
            <w:r w:rsidR="00C41073">
              <w:rPr>
                <w:rFonts w:cs="Arial"/>
              </w:rPr>
              <w:t>.</w:t>
            </w:r>
            <w:r w:rsidRPr="00C93E52">
              <w:rPr>
                <w:rFonts w:cs="Arial"/>
              </w:rPr>
              <w:t>h</w:t>
            </w:r>
            <w:r w:rsidR="00C41073">
              <w:rPr>
                <w:rFonts w:cs="Arial"/>
              </w:rPr>
              <w:t>.</w:t>
            </w:r>
            <w:r w:rsidRPr="00C93E52">
              <w:rPr>
                <w:rFonts w:cs="Arial"/>
              </w:rPr>
              <w:t>a</w:t>
            </w:r>
            <w:proofErr w:type="spellEnd"/>
            <w:r w:rsidR="00C41073">
              <w:rPr>
                <w:rFonts w:cs="Arial"/>
              </w:rPr>
              <w:t>.</w:t>
            </w:r>
            <w:r w:rsidRPr="00C93E52">
              <w:rPr>
                <w:rFonts w:cs="Arial"/>
              </w:rPr>
              <w:t xml:space="preserve"> HSA</w:t>
            </w:r>
            <w:r w:rsidR="00C41073">
              <w:rPr>
                <w:rFonts w:cs="Arial"/>
              </w:rPr>
              <w:t>-</w:t>
            </w:r>
            <w:r w:rsidRPr="00C93E52">
              <w:rPr>
                <w:rFonts w:cs="Arial"/>
              </w:rPr>
              <w:t>id för PDL</w:t>
            </w:r>
            <w:r w:rsidR="00C41073">
              <w:rPr>
                <w:rFonts w:cs="Arial"/>
              </w:rPr>
              <w:t>-</w:t>
            </w:r>
            <w:r w:rsidRPr="00C93E52">
              <w:rPr>
                <w:rFonts w:cs="Arial"/>
              </w:rPr>
              <w:t xml:space="preserve">vårdenhet som har medicinskt ansvar för </w:t>
            </w:r>
          </w:p>
          <w:p w14:paraId="2D87D50A" w14:textId="77777777" w:rsidR="007A3042" w:rsidRPr="00C93E52" w:rsidRDefault="007A3042" w:rsidP="00621012">
            <w:pPr>
              <w:rPr>
                <w:rFonts w:cs="Arial"/>
              </w:rPr>
            </w:pPr>
            <w:r w:rsidRPr="00C93E52">
              <w:rPr>
                <w:rFonts w:cs="Arial"/>
              </w:rPr>
              <w:t xml:space="preserve">observationen. </w:t>
            </w:r>
          </w:p>
          <w:p w14:paraId="4F04A5F1" w14:textId="77777777" w:rsidR="007A3042" w:rsidRPr="00C93E52" w:rsidRDefault="007A3042" w:rsidP="00621012">
            <w:pPr>
              <w:rPr>
                <w:rFonts w:cs="Arial"/>
              </w:rPr>
            </w:pPr>
            <w:r w:rsidRPr="00C93E52">
              <w:rPr>
                <w:b/>
              </w:rPr>
              <w:t>(Fält 1)</w:t>
            </w:r>
          </w:p>
        </w:tc>
        <w:tc>
          <w:tcPr>
            <w:tcW w:w="1617" w:type="dxa"/>
          </w:tcPr>
          <w:p w14:paraId="005EF492" w14:textId="77777777" w:rsidR="007A3042" w:rsidRPr="00C93E52" w:rsidRDefault="007A3042" w:rsidP="00621012">
            <w:r w:rsidRPr="00C93E52">
              <w:t>0</w:t>
            </w:r>
            <w:proofErr w:type="gramStart"/>
            <w:r w:rsidRPr="00C93E52">
              <w:t>..</w:t>
            </w:r>
            <w:proofErr w:type="gramEnd"/>
            <w:r w:rsidRPr="00C93E52">
              <w:t>1</w:t>
            </w:r>
          </w:p>
        </w:tc>
      </w:tr>
      <w:tr w:rsidR="007A3042" w:rsidRPr="0012437B" w14:paraId="3391F897" w14:textId="77777777" w:rsidTr="00621012">
        <w:tc>
          <w:tcPr>
            <w:tcW w:w="2943" w:type="dxa"/>
            <w:tcBorders>
              <w:top w:val="single" w:sz="4" w:space="0" w:color="auto"/>
              <w:left w:val="single" w:sz="4" w:space="0" w:color="auto"/>
              <w:bottom w:val="single" w:sz="4" w:space="0" w:color="auto"/>
              <w:right w:val="single" w:sz="4" w:space="0" w:color="auto"/>
            </w:tcBorders>
          </w:tcPr>
          <w:p w14:paraId="08379EB1" w14:textId="77777777" w:rsidR="007A3042" w:rsidRPr="00C93E52" w:rsidRDefault="007A3042" w:rsidP="00621012">
            <w:pPr>
              <w:rPr>
                <w:lang w:eastAsia="sv-SE"/>
              </w:rPr>
            </w:pPr>
            <w:proofErr w:type="spellStart"/>
            <w:r w:rsidRPr="00C93E52">
              <w:rPr>
                <w:lang w:eastAsia="sv-SE"/>
              </w:rPr>
              <w:t>careUnitId.root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58CFA7F1"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C93E52" w:rsidRDefault="007A3042" w:rsidP="00621012">
            <w:pPr>
              <w:rPr>
                <w:rFonts w:cs="Arial"/>
              </w:rPr>
            </w:pPr>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C93E52" w:rsidRDefault="007A3042" w:rsidP="00621012">
            <w:r w:rsidRPr="00C93E52">
              <w:t>1</w:t>
            </w:r>
          </w:p>
        </w:tc>
      </w:tr>
      <w:tr w:rsidR="007A3042" w:rsidRPr="0012437B" w14:paraId="7F9D4AD9" w14:textId="77777777" w:rsidTr="00621012">
        <w:tc>
          <w:tcPr>
            <w:tcW w:w="2943" w:type="dxa"/>
            <w:tcBorders>
              <w:top w:val="single" w:sz="4" w:space="0" w:color="auto"/>
              <w:left w:val="single" w:sz="4" w:space="0" w:color="auto"/>
              <w:bottom w:val="single" w:sz="4" w:space="0" w:color="auto"/>
              <w:right w:val="single" w:sz="4" w:space="0" w:color="auto"/>
            </w:tcBorders>
          </w:tcPr>
          <w:p w14:paraId="01FA8463" w14:textId="77777777" w:rsidR="007A3042" w:rsidRPr="00C93E52" w:rsidRDefault="007A3042" w:rsidP="00621012">
            <w:pPr>
              <w:rPr>
                <w:lang w:eastAsia="sv-SE"/>
              </w:rPr>
            </w:pPr>
            <w:proofErr w:type="spellStart"/>
            <w:r w:rsidRPr="00C93E52">
              <w:rPr>
                <w:lang w:eastAsia="sv-SE"/>
              </w:rPr>
              <w:t>careUnitId.extension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02B5810B"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8242385" w14:textId="60C7F485" w:rsidR="007A3042" w:rsidRPr="00C93E52" w:rsidRDefault="007A3042" w:rsidP="00621012">
            <w:pPr>
              <w:rPr>
                <w:rFonts w:cs="Arial"/>
              </w:rPr>
            </w:pPr>
            <w:r w:rsidRPr="00C93E52">
              <w:rPr>
                <w:rFonts w:cs="Arial"/>
              </w:rPr>
              <w:t>Extension sätts till HSA-id för PDL</w:t>
            </w:r>
            <w:r w:rsidR="00C41073">
              <w:rPr>
                <w:rFonts w:cs="Arial"/>
              </w:rPr>
              <w:t>-</w:t>
            </w:r>
            <w:r w:rsidRPr="00C93E52">
              <w:rPr>
                <w:rFonts w:cs="Arial"/>
              </w:rPr>
              <w:t>vårdenheten.</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C93E52" w:rsidRDefault="007A3042" w:rsidP="00621012">
            <w:r w:rsidRPr="00C93E52">
              <w:t>1</w:t>
            </w:r>
          </w:p>
        </w:tc>
      </w:tr>
      <w:tr w:rsidR="00C854DC" w14:paraId="71DB26F1" w14:textId="77777777" w:rsidTr="0039439F">
        <w:tc>
          <w:tcPr>
            <w:tcW w:w="2943" w:type="dxa"/>
            <w:tcBorders>
              <w:top w:val="single" w:sz="4" w:space="0" w:color="auto"/>
              <w:left w:val="single" w:sz="4" w:space="0" w:color="auto"/>
              <w:bottom w:val="single" w:sz="4" w:space="0" w:color="auto"/>
              <w:right w:val="single" w:sz="4" w:space="0" w:color="auto"/>
            </w:tcBorders>
          </w:tcPr>
          <w:p w14:paraId="2BCD135B" w14:textId="77777777" w:rsidR="00C854DC" w:rsidRDefault="00C854DC" w:rsidP="00C854DC">
            <w:pPr>
              <w:rPr>
                <w:lang w:eastAsia="sv-SE"/>
              </w:rPr>
            </w:pPr>
            <w:proofErr w:type="spellStart"/>
            <w:r>
              <w:rPr>
                <w:lang w:eastAsia="sv-SE"/>
              </w:rPr>
              <w:t>c</w:t>
            </w:r>
            <w:r w:rsidRPr="0089562B">
              <w:rPr>
                <w:lang w:eastAsia="sv-SE"/>
              </w:rPr>
              <w:t>areProcessId</w:t>
            </w:r>
            <w:proofErr w:type="spellEnd"/>
          </w:p>
        </w:tc>
        <w:tc>
          <w:tcPr>
            <w:tcW w:w="2037" w:type="dxa"/>
            <w:tcBorders>
              <w:top w:val="single" w:sz="4" w:space="0" w:color="auto"/>
              <w:left w:val="single" w:sz="4" w:space="0" w:color="auto"/>
              <w:bottom w:val="single" w:sz="4" w:space="0" w:color="auto"/>
              <w:right w:val="single" w:sz="4" w:space="0" w:color="auto"/>
            </w:tcBorders>
          </w:tcPr>
          <w:p w14:paraId="756C66E4" w14:textId="77777777" w:rsidR="00C854DC" w:rsidRDefault="00C854DC" w:rsidP="00C854DC">
            <w:proofErr w:type="spellStart"/>
            <w:r>
              <w:t>UUIDType</w:t>
            </w:r>
            <w:proofErr w:type="spellEnd"/>
          </w:p>
        </w:tc>
        <w:tc>
          <w:tcPr>
            <w:tcW w:w="2925" w:type="dxa"/>
            <w:tcBorders>
              <w:top w:val="single" w:sz="4" w:space="0" w:color="auto"/>
              <w:left w:val="single" w:sz="4" w:space="0" w:color="auto"/>
              <w:bottom w:val="single" w:sz="4" w:space="0" w:color="auto"/>
              <w:right w:val="single" w:sz="4" w:space="0" w:color="auto"/>
            </w:tcBorders>
          </w:tcPr>
          <w:p w14:paraId="5AB43B0D" w14:textId="12939FE7" w:rsidR="00C854DC" w:rsidRPr="00C93E52" w:rsidRDefault="00C854DC" w:rsidP="00C854DC">
            <w:pPr>
              <w:rPr>
                <w:rFonts w:cs="Arial"/>
              </w:rPr>
            </w:pPr>
            <w:r>
              <w:rPr>
                <w:rFonts w:cs="Arial"/>
              </w:rPr>
              <w:t>Används för att filtrera på en specifik individanpassad vårdprocess</w:t>
            </w:r>
            <w:r w:rsidR="00181B47">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F4A563C" w14:textId="77777777" w:rsidR="00C854DC" w:rsidRDefault="00C854DC" w:rsidP="00C854DC">
            <w:r>
              <w:t>0</w:t>
            </w:r>
            <w:proofErr w:type="gramStart"/>
            <w:r>
              <w:t>..</w:t>
            </w:r>
            <w:proofErr w:type="gramEnd"/>
            <w:r>
              <w:t>1</w:t>
            </w:r>
          </w:p>
        </w:tc>
      </w:tr>
      <w:tr w:rsidR="00EB64A0" w14:paraId="1D97B563" w14:textId="77777777" w:rsidTr="0039439F">
        <w:tc>
          <w:tcPr>
            <w:tcW w:w="2943" w:type="dxa"/>
            <w:tcBorders>
              <w:top w:val="single" w:sz="4" w:space="0" w:color="auto"/>
              <w:left w:val="single" w:sz="4" w:space="0" w:color="auto"/>
              <w:bottom w:val="single" w:sz="4" w:space="0" w:color="auto"/>
              <w:right w:val="single" w:sz="4" w:space="0" w:color="auto"/>
            </w:tcBorders>
          </w:tcPr>
          <w:p w14:paraId="18513286" w14:textId="046B0F8E" w:rsidR="00EB64A0" w:rsidRDefault="00EB64A0" w:rsidP="00C854DC">
            <w:pPr>
              <w:rPr>
                <w:lang w:eastAsia="sv-SE"/>
              </w:rPr>
            </w:pPr>
            <w:r>
              <w:rPr>
                <w:lang w:eastAsia="sv-SE"/>
              </w:rPr>
              <w:t>relation</w:t>
            </w:r>
          </w:p>
        </w:tc>
        <w:tc>
          <w:tcPr>
            <w:tcW w:w="2037" w:type="dxa"/>
            <w:tcBorders>
              <w:top w:val="single" w:sz="4" w:space="0" w:color="auto"/>
              <w:left w:val="single" w:sz="4" w:space="0" w:color="auto"/>
              <w:bottom w:val="single" w:sz="4" w:space="0" w:color="auto"/>
              <w:right w:val="single" w:sz="4" w:space="0" w:color="auto"/>
            </w:tcBorders>
          </w:tcPr>
          <w:p w14:paraId="7E0C0988" w14:textId="1A406646" w:rsidR="00EB64A0" w:rsidRDefault="00EB64A0" w:rsidP="00C854DC">
            <w:proofErr w:type="spellStart"/>
            <w:r>
              <w:t>RelationFilterType</w:t>
            </w:r>
            <w:proofErr w:type="spellEnd"/>
          </w:p>
        </w:tc>
        <w:tc>
          <w:tcPr>
            <w:tcW w:w="2925" w:type="dxa"/>
            <w:tcBorders>
              <w:top w:val="single" w:sz="4" w:space="0" w:color="auto"/>
              <w:left w:val="single" w:sz="4" w:space="0" w:color="auto"/>
              <w:bottom w:val="single" w:sz="4" w:space="0" w:color="auto"/>
              <w:right w:val="single" w:sz="4" w:space="0" w:color="auto"/>
            </w:tcBorders>
          </w:tcPr>
          <w:p w14:paraId="2979C6F7" w14:textId="77777777" w:rsidR="00EB64A0" w:rsidRDefault="00EB64A0" w:rsidP="00EB64A0">
            <w:pPr>
              <w:rPr>
                <w:rFonts w:cs="Arial"/>
              </w:rPr>
            </w:pPr>
            <w:r>
              <w:rPr>
                <w:rFonts w:cs="Arial"/>
              </w:rPr>
              <w:t>Används för att ange vilka relationer som skall returneras tillsammans med observationer. Endast de relationer som matchar villkoren i denna lista skall returneras. Om listan är tom returneras inga relationer.</w:t>
            </w:r>
          </w:p>
          <w:p w14:paraId="2ED691DB" w14:textId="33A5D9A4" w:rsidR="00EB64A0" w:rsidRDefault="00EB64A0" w:rsidP="00EB64A0">
            <w:pPr>
              <w:rPr>
                <w:rFonts w:cs="Arial"/>
              </w:rPr>
            </w:pPr>
            <w:r>
              <w:rPr>
                <w:rFonts w:cs="Arial"/>
              </w:rPr>
              <w:t xml:space="preserve">Minst en av </w:t>
            </w:r>
            <w:proofErr w:type="spellStart"/>
            <w:r>
              <w:rPr>
                <w:rFonts w:cs="Arial"/>
              </w:rPr>
              <w:t>relation.type</w:t>
            </w:r>
            <w:r w:rsidR="005E7BAD">
              <w:rPr>
                <w:rFonts w:cs="Arial"/>
              </w:rPr>
              <w:t>Code</w:t>
            </w:r>
            <w:proofErr w:type="spellEnd"/>
            <w:r w:rsidR="005E7BAD">
              <w:rPr>
                <w:rFonts w:cs="Arial"/>
              </w:rPr>
              <w:t xml:space="preserve"> och</w:t>
            </w:r>
            <w:r w:rsidR="00043077">
              <w:rPr>
                <w:rFonts w:cs="Arial"/>
              </w:rPr>
              <w:t xml:space="preserve"> relation.id skall vara angiven.</w:t>
            </w:r>
          </w:p>
        </w:tc>
        <w:tc>
          <w:tcPr>
            <w:tcW w:w="1617" w:type="dxa"/>
            <w:tcBorders>
              <w:top w:val="single" w:sz="4" w:space="0" w:color="auto"/>
              <w:left w:val="single" w:sz="4" w:space="0" w:color="auto"/>
              <w:bottom w:val="single" w:sz="4" w:space="0" w:color="auto"/>
              <w:right w:val="single" w:sz="4" w:space="0" w:color="auto"/>
            </w:tcBorders>
          </w:tcPr>
          <w:p w14:paraId="78A64450" w14:textId="4F9B4CD3" w:rsidR="00EB64A0" w:rsidRDefault="00EB64A0" w:rsidP="00C854DC">
            <w:r>
              <w:t>0</w:t>
            </w:r>
            <w:proofErr w:type="gramStart"/>
            <w:r>
              <w:t>..</w:t>
            </w:r>
            <w:proofErr w:type="gramEnd"/>
            <w:r>
              <w:t>*</w:t>
            </w:r>
          </w:p>
        </w:tc>
      </w:tr>
      <w:tr w:rsidR="008412D2" w:rsidRPr="0012437B" w14:paraId="14A34F7B" w14:textId="77777777" w:rsidTr="00621012">
        <w:tc>
          <w:tcPr>
            <w:tcW w:w="2943" w:type="dxa"/>
            <w:tcBorders>
              <w:top w:val="single" w:sz="4" w:space="0" w:color="auto"/>
              <w:left w:val="single" w:sz="4" w:space="0" w:color="auto"/>
              <w:bottom w:val="single" w:sz="4" w:space="0" w:color="auto"/>
              <w:right w:val="single" w:sz="4" w:space="0" w:color="auto"/>
            </w:tcBorders>
          </w:tcPr>
          <w:p w14:paraId="11C39968" w14:textId="060FDE62" w:rsidR="008412D2" w:rsidRPr="00C93E52" w:rsidRDefault="008412D2" w:rsidP="00621012">
            <w:pPr>
              <w:rPr>
                <w:lang w:eastAsia="sv-SE"/>
              </w:rPr>
            </w:pPr>
            <w:proofErr w:type="spellStart"/>
            <w:r>
              <w:rPr>
                <w:lang w:eastAsia="sv-SE"/>
              </w:rPr>
              <w:t>relation.typeCode</w:t>
            </w:r>
            <w:proofErr w:type="spellEnd"/>
          </w:p>
        </w:tc>
        <w:tc>
          <w:tcPr>
            <w:tcW w:w="2037" w:type="dxa"/>
            <w:tcBorders>
              <w:top w:val="single" w:sz="4" w:space="0" w:color="auto"/>
              <w:left w:val="single" w:sz="4" w:space="0" w:color="auto"/>
              <w:bottom w:val="single" w:sz="4" w:space="0" w:color="auto"/>
              <w:right w:val="single" w:sz="4" w:space="0" w:color="auto"/>
            </w:tcBorders>
          </w:tcPr>
          <w:p w14:paraId="17E0E8D3" w14:textId="1A0B2DD4" w:rsidR="008412D2" w:rsidRPr="00C93E52" w:rsidRDefault="008412D2" w:rsidP="00621012">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2A50A96A" w14:textId="7F71E202" w:rsidR="008412D2" w:rsidRPr="00C93E52" w:rsidRDefault="00C854DC" w:rsidP="00621012">
            <w:pPr>
              <w:rPr>
                <w:rFonts w:cs="Arial"/>
              </w:rPr>
            </w:pPr>
            <w:r>
              <w:rPr>
                <w:rFonts w:cs="Arial"/>
              </w:rPr>
              <w:t>Filtrera på sambandstyp</w:t>
            </w:r>
          </w:p>
        </w:tc>
        <w:tc>
          <w:tcPr>
            <w:tcW w:w="1617" w:type="dxa"/>
            <w:tcBorders>
              <w:top w:val="single" w:sz="4" w:space="0" w:color="auto"/>
              <w:left w:val="single" w:sz="4" w:space="0" w:color="auto"/>
              <w:bottom w:val="single" w:sz="4" w:space="0" w:color="auto"/>
              <w:right w:val="single" w:sz="4" w:space="0" w:color="auto"/>
            </w:tcBorders>
          </w:tcPr>
          <w:p w14:paraId="73801B46" w14:textId="32F884FB" w:rsidR="008412D2" w:rsidRPr="00C93E52" w:rsidRDefault="008412D2" w:rsidP="00621012">
            <w:r>
              <w:t>0</w:t>
            </w:r>
            <w:proofErr w:type="gramStart"/>
            <w:r>
              <w:t>..</w:t>
            </w:r>
            <w:proofErr w:type="gramEnd"/>
            <w:r>
              <w:t>1</w:t>
            </w:r>
          </w:p>
        </w:tc>
      </w:tr>
      <w:tr w:rsidR="001531BA" w:rsidRPr="0012437B" w14:paraId="22FEE20D" w14:textId="77777777" w:rsidTr="00621012">
        <w:tc>
          <w:tcPr>
            <w:tcW w:w="2943" w:type="dxa"/>
            <w:tcBorders>
              <w:top w:val="single" w:sz="4" w:space="0" w:color="auto"/>
              <w:left w:val="single" w:sz="4" w:space="0" w:color="auto"/>
              <w:bottom w:val="single" w:sz="4" w:space="0" w:color="auto"/>
              <w:right w:val="single" w:sz="4" w:space="0" w:color="auto"/>
            </w:tcBorders>
          </w:tcPr>
          <w:p w14:paraId="6A599E82" w14:textId="1A7CA275" w:rsidR="001531BA" w:rsidRPr="00C93E52" w:rsidRDefault="001531BA" w:rsidP="00621012">
            <w:pPr>
              <w:rPr>
                <w:lang w:eastAsia="sv-SE"/>
              </w:rPr>
            </w:pPr>
            <w:proofErr w:type="spellStart"/>
            <w:r>
              <w:rPr>
                <w:lang w:eastAsia="sv-SE"/>
              </w:rPr>
              <w:t>relation.typeCode.code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B22C39C" w14:textId="550B9056"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FB6FE1B" w14:textId="4EF86DAC" w:rsidR="001531BA" w:rsidRPr="00C93E52" w:rsidRDefault="00C854DC" w:rsidP="00621012">
            <w:pPr>
              <w:rPr>
                <w:rFonts w:cs="Arial"/>
              </w:rPr>
            </w:pPr>
            <w:r>
              <w:rPr>
                <w:rFonts w:cs="Arial"/>
              </w:rPr>
              <w:t>Kod för sambandstyp</w:t>
            </w:r>
          </w:p>
        </w:tc>
        <w:tc>
          <w:tcPr>
            <w:tcW w:w="1617" w:type="dxa"/>
            <w:tcBorders>
              <w:top w:val="single" w:sz="4" w:space="0" w:color="auto"/>
              <w:left w:val="single" w:sz="4" w:space="0" w:color="auto"/>
              <w:bottom w:val="single" w:sz="4" w:space="0" w:color="auto"/>
              <w:right w:val="single" w:sz="4" w:space="0" w:color="auto"/>
            </w:tcBorders>
          </w:tcPr>
          <w:p w14:paraId="3A3F21C2" w14:textId="47007007" w:rsidR="001531BA" w:rsidRPr="00C93E52" w:rsidRDefault="008412D2" w:rsidP="00621012">
            <w:r>
              <w:t>0</w:t>
            </w:r>
            <w:proofErr w:type="gramStart"/>
            <w:r>
              <w:t>..</w:t>
            </w:r>
            <w:proofErr w:type="gramEnd"/>
            <w:r>
              <w:t>1</w:t>
            </w:r>
          </w:p>
        </w:tc>
      </w:tr>
      <w:tr w:rsidR="001531BA" w:rsidRPr="0012437B" w14:paraId="70DCD986" w14:textId="77777777" w:rsidTr="00621012">
        <w:tc>
          <w:tcPr>
            <w:tcW w:w="2943" w:type="dxa"/>
            <w:tcBorders>
              <w:top w:val="single" w:sz="4" w:space="0" w:color="auto"/>
              <w:left w:val="single" w:sz="4" w:space="0" w:color="auto"/>
              <w:bottom w:val="single" w:sz="4" w:space="0" w:color="auto"/>
              <w:right w:val="single" w:sz="4" w:space="0" w:color="auto"/>
            </w:tcBorders>
          </w:tcPr>
          <w:p w14:paraId="4CDAB103" w14:textId="2DBAB3B5" w:rsidR="001531BA" w:rsidRDefault="001531BA" w:rsidP="00621012">
            <w:pPr>
              <w:rPr>
                <w:lang w:eastAsia="sv-SE"/>
              </w:rPr>
            </w:pPr>
            <w:proofErr w:type="spellStart"/>
            <w:r>
              <w:rPr>
                <w:lang w:eastAsia="sv-SE"/>
              </w:rPr>
              <w:t>relation.typeCode.codeSystem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7CC592BB" w14:textId="37AD26B5"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29B1D8C" w14:textId="2B943E92" w:rsidR="001531BA" w:rsidRPr="00C93E52" w:rsidRDefault="00C854DC" w:rsidP="00621012">
            <w:pPr>
              <w:rPr>
                <w:rFonts w:cs="Arial"/>
              </w:rPr>
            </w:pPr>
            <w:r>
              <w:rPr>
                <w:rFonts w:cs="Arial"/>
              </w:rPr>
              <w:t>Kodsystem för sambandstyp</w:t>
            </w:r>
          </w:p>
        </w:tc>
        <w:tc>
          <w:tcPr>
            <w:tcW w:w="1617" w:type="dxa"/>
            <w:tcBorders>
              <w:top w:val="single" w:sz="4" w:space="0" w:color="auto"/>
              <w:left w:val="single" w:sz="4" w:space="0" w:color="auto"/>
              <w:bottom w:val="single" w:sz="4" w:space="0" w:color="auto"/>
              <w:right w:val="single" w:sz="4" w:space="0" w:color="auto"/>
            </w:tcBorders>
          </w:tcPr>
          <w:p w14:paraId="53C96963" w14:textId="0296486E" w:rsidR="001531BA" w:rsidRPr="00C93E52" w:rsidRDefault="008412D2" w:rsidP="00621012">
            <w:r>
              <w:t>0</w:t>
            </w:r>
            <w:proofErr w:type="gramStart"/>
            <w:r>
              <w:t>..</w:t>
            </w:r>
            <w:proofErr w:type="gramEnd"/>
            <w:r>
              <w:t>1</w:t>
            </w:r>
          </w:p>
        </w:tc>
      </w:tr>
      <w:tr w:rsidR="0012508A" w:rsidRPr="0012437B" w14:paraId="5BDB4019" w14:textId="77777777" w:rsidTr="00621012">
        <w:tc>
          <w:tcPr>
            <w:tcW w:w="2943" w:type="dxa"/>
            <w:tcBorders>
              <w:top w:val="single" w:sz="4" w:space="0" w:color="auto"/>
              <w:left w:val="single" w:sz="4" w:space="0" w:color="auto"/>
              <w:bottom w:val="single" w:sz="4" w:space="0" w:color="auto"/>
              <w:right w:val="single" w:sz="4" w:space="0" w:color="auto"/>
            </w:tcBorders>
          </w:tcPr>
          <w:p w14:paraId="3EEB4D5F" w14:textId="12D205BA" w:rsidR="0012508A" w:rsidRPr="00B51795" w:rsidRDefault="0012508A" w:rsidP="00621012">
            <w:pPr>
              <w:rPr>
                <w:color w:val="FF0000"/>
                <w:lang w:eastAsia="sv-SE"/>
              </w:rPr>
            </w:pPr>
            <w:proofErr w:type="spellStart"/>
            <w:r w:rsidRPr="00B51795">
              <w:rPr>
                <w:color w:val="FF0000"/>
                <w:lang w:eastAsia="sv-SE"/>
              </w:rPr>
              <w:t>relation.typeCode.codeSystemName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64041E09" w14:textId="68E40109" w:rsidR="0012508A" w:rsidRPr="00B51795" w:rsidRDefault="0012508A" w:rsidP="00621012">
            <w:pPr>
              <w:rPr>
                <w:color w:val="FF0000"/>
              </w:rPr>
            </w:pPr>
            <w:r w:rsidRPr="00B51795">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0D012806" w14:textId="5FE26623" w:rsidR="0012508A" w:rsidRPr="00B51795" w:rsidRDefault="0012508A" w:rsidP="00621012">
            <w:pPr>
              <w:rPr>
                <w:rFonts w:cs="Arial"/>
                <w:color w:val="FF000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Borders>
              <w:top w:val="single" w:sz="4" w:space="0" w:color="auto"/>
              <w:left w:val="single" w:sz="4" w:space="0" w:color="auto"/>
              <w:bottom w:val="single" w:sz="4" w:space="0" w:color="auto"/>
              <w:right w:val="single" w:sz="4" w:space="0" w:color="auto"/>
            </w:tcBorders>
          </w:tcPr>
          <w:p w14:paraId="00691F1D" w14:textId="0B753684" w:rsidR="0012508A"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C663D3" w:rsidRPr="0012437B" w14:paraId="143478A3" w14:textId="77777777" w:rsidTr="00621012">
        <w:tc>
          <w:tcPr>
            <w:tcW w:w="2943" w:type="dxa"/>
            <w:tcBorders>
              <w:top w:val="single" w:sz="4" w:space="0" w:color="auto"/>
              <w:left w:val="single" w:sz="4" w:space="0" w:color="auto"/>
              <w:bottom w:val="single" w:sz="4" w:space="0" w:color="auto"/>
              <w:right w:val="single" w:sz="4" w:space="0" w:color="auto"/>
            </w:tcBorders>
          </w:tcPr>
          <w:p w14:paraId="1F2C26D8" w14:textId="6C142ACC" w:rsidR="00C663D3" w:rsidRPr="00B51795" w:rsidRDefault="00C663D3" w:rsidP="00C663D3">
            <w:pPr>
              <w:rPr>
                <w:color w:val="FF0000"/>
              </w:rPr>
            </w:pPr>
            <w:proofErr w:type="spellStart"/>
            <w:r w:rsidRPr="004638CE">
              <w:rPr>
                <w:color w:val="FF0000"/>
              </w:rPr>
              <w:t>relation.typeCode.codeSystemVersion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7BDAF6A5" w14:textId="47890878" w:rsidR="00C663D3" w:rsidRPr="00B51795" w:rsidRDefault="00C663D3" w:rsidP="00C663D3">
            <w:pPr>
              <w:rPr>
                <w:color w:val="FF0000"/>
              </w:rPr>
            </w:pPr>
            <w:r w:rsidRPr="004638CE">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1A351167" w14:textId="6F16B736" w:rsidR="00C663D3" w:rsidRPr="004638CE" w:rsidRDefault="00C663D3" w:rsidP="00C663D3">
            <w:pPr>
              <w:rPr>
                <w:color w:val="FF0000"/>
              </w:rPr>
            </w:pPr>
            <w:r w:rsidRPr="004638CE">
              <w:rPr>
                <w:color w:val="FF000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0E960D5" w14:textId="3C5445F4" w:rsidR="00C663D3" w:rsidRPr="00B51795" w:rsidRDefault="00C663D3" w:rsidP="004638CE">
            <w:pPr>
              <w:rPr>
                <w:color w:val="FF0000"/>
              </w:rPr>
            </w:pPr>
            <w:r w:rsidRPr="004638CE">
              <w:rPr>
                <w:color w:val="FF0000"/>
              </w:rPr>
              <w:t>0</w:t>
            </w:r>
            <w:proofErr w:type="gramStart"/>
            <w:r w:rsidRPr="004638CE">
              <w:rPr>
                <w:color w:val="FF0000"/>
              </w:rPr>
              <w:t>..</w:t>
            </w:r>
            <w:proofErr w:type="gramEnd"/>
            <w:r w:rsidR="004638CE" w:rsidRPr="004638CE">
              <w:rPr>
                <w:color w:val="FF0000"/>
              </w:rPr>
              <w:t>0</w:t>
            </w:r>
          </w:p>
        </w:tc>
      </w:tr>
      <w:tr w:rsidR="00C663D3" w:rsidRPr="0012437B" w14:paraId="5D6AD562" w14:textId="77777777" w:rsidTr="00621012">
        <w:tc>
          <w:tcPr>
            <w:tcW w:w="2943" w:type="dxa"/>
            <w:tcBorders>
              <w:top w:val="single" w:sz="4" w:space="0" w:color="auto"/>
              <w:left w:val="single" w:sz="4" w:space="0" w:color="auto"/>
              <w:bottom w:val="single" w:sz="4" w:space="0" w:color="auto"/>
              <w:right w:val="single" w:sz="4" w:space="0" w:color="auto"/>
            </w:tcBorders>
          </w:tcPr>
          <w:p w14:paraId="00BA998B" w14:textId="20BCD2D2" w:rsidR="00C663D3" w:rsidRPr="00B51795" w:rsidRDefault="00C663D3" w:rsidP="00C663D3">
            <w:pPr>
              <w:rPr>
                <w:color w:val="FF0000"/>
                <w:lang w:eastAsia="sv-SE"/>
              </w:rPr>
            </w:pPr>
            <w:proofErr w:type="spellStart"/>
            <w:r w:rsidRPr="00B51795">
              <w:rPr>
                <w:color w:val="FF0000"/>
                <w:lang w:eastAsia="sv-SE"/>
              </w:rPr>
              <w:t>relation.typeCode.displaynam</w:t>
            </w:r>
            <w:r w:rsidRPr="00B51795">
              <w:rPr>
                <w:color w:val="FF0000"/>
                <w:lang w:eastAsia="sv-SE"/>
              </w:rPr>
              <w:lastRenderedPageBreak/>
              <w:t>e</w:t>
            </w:r>
            <w:proofErr w:type="spellEnd"/>
          </w:p>
        </w:tc>
        <w:tc>
          <w:tcPr>
            <w:tcW w:w="2037" w:type="dxa"/>
            <w:tcBorders>
              <w:top w:val="single" w:sz="4" w:space="0" w:color="auto"/>
              <w:left w:val="single" w:sz="4" w:space="0" w:color="auto"/>
              <w:bottom w:val="single" w:sz="4" w:space="0" w:color="auto"/>
              <w:right w:val="single" w:sz="4" w:space="0" w:color="auto"/>
            </w:tcBorders>
          </w:tcPr>
          <w:p w14:paraId="11A10D04" w14:textId="0E089774" w:rsidR="00C663D3" w:rsidRPr="00B51795" w:rsidRDefault="00C663D3" w:rsidP="00C663D3">
            <w:pPr>
              <w:rPr>
                <w:color w:val="FF0000"/>
              </w:rPr>
            </w:pPr>
            <w:r w:rsidRPr="00B51795">
              <w:rPr>
                <w:color w:val="FF000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6A7D09AD" w14:textId="668901AB" w:rsidR="00C663D3" w:rsidRPr="00B51795" w:rsidRDefault="00C663D3" w:rsidP="00C663D3">
            <w:pPr>
              <w:rPr>
                <w:color w:val="FF0000"/>
                <w:szCs w:val="2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w:t>
            </w:r>
            <w:r w:rsidRPr="00B51795">
              <w:rPr>
                <w:color w:val="FF0000"/>
                <w:szCs w:val="20"/>
              </w:rPr>
              <w:lastRenderedPageBreak/>
              <w:t>skickas.</w:t>
            </w:r>
          </w:p>
        </w:tc>
        <w:tc>
          <w:tcPr>
            <w:tcW w:w="1617" w:type="dxa"/>
            <w:tcBorders>
              <w:top w:val="single" w:sz="4" w:space="0" w:color="auto"/>
              <w:left w:val="single" w:sz="4" w:space="0" w:color="auto"/>
              <w:bottom w:val="single" w:sz="4" w:space="0" w:color="auto"/>
              <w:right w:val="single" w:sz="4" w:space="0" w:color="auto"/>
            </w:tcBorders>
          </w:tcPr>
          <w:p w14:paraId="59E9122B" w14:textId="2738A018" w:rsidR="00C663D3" w:rsidRPr="00B51795" w:rsidRDefault="00C663D3" w:rsidP="00C663D3">
            <w:pPr>
              <w:rPr>
                <w:color w:val="FF0000"/>
              </w:rPr>
            </w:pPr>
            <w:r w:rsidRPr="00B51795">
              <w:rPr>
                <w:color w:val="FF0000"/>
              </w:rPr>
              <w:lastRenderedPageBreak/>
              <w:t>0</w:t>
            </w:r>
            <w:proofErr w:type="gramStart"/>
            <w:r w:rsidRPr="00B51795">
              <w:rPr>
                <w:color w:val="FF0000"/>
              </w:rPr>
              <w:t>..</w:t>
            </w:r>
            <w:proofErr w:type="gramEnd"/>
            <w:r w:rsidRPr="00B51795">
              <w:rPr>
                <w:color w:val="FF0000"/>
              </w:rPr>
              <w:t>0</w:t>
            </w:r>
          </w:p>
        </w:tc>
      </w:tr>
      <w:tr w:rsidR="00C663D3" w:rsidRPr="0012437B" w14:paraId="09A2903A" w14:textId="77777777" w:rsidTr="00621012">
        <w:tc>
          <w:tcPr>
            <w:tcW w:w="2943" w:type="dxa"/>
            <w:tcBorders>
              <w:top w:val="single" w:sz="4" w:space="0" w:color="auto"/>
              <w:left w:val="single" w:sz="4" w:space="0" w:color="auto"/>
              <w:bottom w:val="single" w:sz="4" w:space="0" w:color="auto"/>
              <w:right w:val="single" w:sz="4" w:space="0" w:color="auto"/>
            </w:tcBorders>
          </w:tcPr>
          <w:p w14:paraId="081F8F96" w14:textId="410F0280" w:rsidR="00C663D3" w:rsidRDefault="00C663D3" w:rsidP="00C663D3">
            <w:pPr>
              <w:rPr>
                <w:lang w:eastAsia="sv-SE"/>
              </w:rPr>
            </w:pPr>
            <w:r>
              <w:rPr>
                <w:lang w:eastAsia="sv-SE"/>
              </w:rPr>
              <w:lastRenderedPageBreak/>
              <w:t>relation.id</w:t>
            </w:r>
          </w:p>
        </w:tc>
        <w:tc>
          <w:tcPr>
            <w:tcW w:w="2037" w:type="dxa"/>
            <w:tcBorders>
              <w:top w:val="single" w:sz="4" w:space="0" w:color="auto"/>
              <w:left w:val="single" w:sz="4" w:space="0" w:color="auto"/>
              <w:bottom w:val="single" w:sz="4" w:space="0" w:color="auto"/>
              <w:right w:val="single" w:sz="4" w:space="0" w:color="auto"/>
            </w:tcBorders>
          </w:tcPr>
          <w:p w14:paraId="3DD41AF9" w14:textId="3A79C749" w:rsidR="00C663D3" w:rsidRPr="00C93E52" w:rsidRDefault="00C663D3" w:rsidP="00C663D3">
            <w:proofErr w:type="spellStart"/>
            <w:r w:rsidRPr="008345BA">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D1BA61D" w14:textId="41548E36" w:rsidR="00C663D3" w:rsidRPr="00C93E52" w:rsidRDefault="00C663D3" w:rsidP="00C663D3">
            <w:pPr>
              <w:rPr>
                <w:rFonts w:cs="Arial"/>
              </w:rPr>
            </w:pPr>
            <w:r>
              <w:rPr>
                <w:rFonts w:cs="Arial"/>
              </w:rPr>
              <w:t>Filtrera poster på den identitet som anges i sambandet/relationen. Detta ger exempelvis möjlighet att söka ut alla observationer som har en relation till en viss aktivitet.</w:t>
            </w:r>
          </w:p>
        </w:tc>
        <w:tc>
          <w:tcPr>
            <w:tcW w:w="1617" w:type="dxa"/>
            <w:tcBorders>
              <w:top w:val="single" w:sz="4" w:space="0" w:color="auto"/>
              <w:left w:val="single" w:sz="4" w:space="0" w:color="auto"/>
              <w:bottom w:val="single" w:sz="4" w:space="0" w:color="auto"/>
              <w:right w:val="single" w:sz="4" w:space="0" w:color="auto"/>
            </w:tcBorders>
          </w:tcPr>
          <w:p w14:paraId="78C07056" w14:textId="13699A09" w:rsidR="00C663D3" w:rsidRDefault="00C663D3" w:rsidP="00C663D3">
            <w:r>
              <w:t>0</w:t>
            </w:r>
            <w:proofErr w:type="gramStart"/>
            <w:r>
              <w:t>..</w:t>
            </w:r>
            <w:proofErr w:type="gramEnd"/>
            <w:r>
              <w:t>1</w:t>
            </w:r>
          </w:p>
        </w:tc>
      </w:tr>
      <w:tr w:rsidR="00C663D3" w:rsidRPr="0012437B" w14:paraId="57D87948" w14:textId="77777777" w:rsidTr="00621012">
        <w:tc>
          <w:tcPr>
            <w:tcW w:w="2943" w:type="dxa"/>
            <w:tcBorders>
              <w:top w:val="single" w:sz="4" w:space="0" w:color="auto"/>
              <w:left w:val="single" w:sz="4" w:space="0" w:color="auto"/>
              <w:bottom w:val="single" w:sz="4" w:space="0" w:color="auto"/>
              <w:right w:val="single" w:sz="4" w:space="0" w:color="auto"/>
            </w:tcBorders>
          </w:tcPr>
          <w:p w14:paraId="0B6AE33D" w14:textId="2A967F0F" w:rsidR="00C663D3" w:rsidRDefault="00C663D3" w:rsidP="00C663D3">
            <w:pPr>
              <w:rPr>
                <w:lang w:eastAsia="sv-SE"/>
              </w:rPr>
            </w:pPr>
            <w:proofErr w:type="spellStart"/>
            <w:r>
              <w:rPr>
                <w:lang w:eastAsia="sv-SE"/>
              </w:rPr>
              <w:t>relation.id.root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1E9C64F8" w14:textId="08B2C413"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0DA2E58" w14:textId="03115E7E" w:rsidR="00C663D3" w:rsidRPr="00C93E52" w:rsidRDefault="00C663D3" w:rsidP="00C663D3">
            <w:pPr>
              <w:rPr>
                <w:rFonts w:cs="Arial"/>
              </w:rPr>
            </w:pPr>
            <w:r>
              <w:rPr>
                <w:rFonts w:cs="Arial"/>
              </w:rPr>
              <w:t>Id-</w:t>
            </w:r>
            <w:proofErr w:type="spellStart"/>
            <w:r>
              <w:rPr>
                <w:rFonts w:cs="Arial"/>
              </w:rPr>
              <w:t>root</w:t>
            </w:r>
            <w:proofErr w:type="spellEnd"/>
            <w:r>
              <w:rPr>
                <w:rFonts w:cs="Arial"/>
              </w:rPr>
              <w:t xml:space="preserve"> från den Uppgift i patientjournal som sambandet pekar ut</w:t>
            </w:r>
          </w:p>
        </w:tc>
        <w:tc>
          <w:tcPr>
            <w:tcW w:w="1617" w:type="dxa"/>
            <w:tcBorders>
              <w:top w:val="single" w:sz="4" w:space="0" w:color="auto"/>
              <w:left w:val="single" w:sz="4" w:space="0" w:color="auto"/>
              <w:bottom w:val="single" w:sz="4" w:space="0" w:color="auto"/>
              <w:right w:val="single" w:sz="4" w:space="0" w:color="auto"/>
            </w:tcBorders>
          </w:tcPr>
          <w:p w14:paraId="7D30E545" w14:textId="538AC14E" w:rsidR="00C663D3" w:rsidRPr="00C93E52" w:rsidRDefault="00C663D3" w:rsidP="00C663D3">
            <w:r>
              <w:t>0</w:t>
            </w:r>
            <w:proofErr w:type="gramStart"/>
            <w:r>
              <w:t>..</w:t>
            </w:r>
            <w:proofErr w:type="gramEnd"/>
            <w:r>
              <w:t>1</w:t>
            </w:r>
          </w:p>
        </w:tc>
      </w:tr>
      <w:tr w:rsidR="00C663D3" w:rsidRPr="0012437B" w14:paraId="3BBB87E5" w14:textId="77777777" w:rsidTr="00432C82">
        <w:tc>
          <w:tcPr>
            <w:tcW w:w="2943" w:type="dxa"/>
            <w:tcBorders>
              <w:top w:val="single" w:sz="4" w:space="0" w:color="auto"/>
              <w:left w:val="single" w:sz="4" w:space="0" w:color="auto"/>
              <w:bottom w:val="single" w:sz="4" w:space="0" w:color="auto"/>
              <w:right w:val="single" w:sz="4" w:space="0" w:color="auto"/>
            </w:tcBorders>
          </w:tcPr>
          <w:p w14:paraId="6C529282" w14:textId="5D2E1612" w:rsidR="00C663D3" w:rsidRDefault="00C663D3" w:rsidP="00C663D3">
            <w:pPr>
              <w:rPr>
                <w:lang w:eastAsia="sv-SE"/>
              </w:rPr>
            </w:pPr>
            <w:proofErr w:type="spellStart"/>
            <w:r>
              <w:rPr>
                <w:lang w:eastAsia="sv-SE"/>
              </w:rPr>
              <w:t>relation.id.extension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36CB8475" w14:textId="4D18C9F8"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8A54077" w14:textId="03A5E082" w:rsidR="00C663D3" w:rsidRPr="00C93E52" w:rsidRDefault="00C663D3" w:rsidP="00C663D3">
            <w:pPr>
              <w:rPr>
                <w:rFonts w:cs="Arial"/>
              </w:rPr>
            </w:pPr>
            <w:r>
              <w:rPr>
                <w:rFonts w:cs="Arial"/>
              </w:rPr>
              <w:t>Id-extension från den uppgift i patientjournal som sambandet pekar ut</w:t>
            </w:r>
          </w:p>
        </w:tc>
        <w:tc>
          <w:tcPr>
            <w:tcW w:w="1617" w:type="dxa"/>
            <w:tcBorders>
              <w:top w:val="single" w:sz="4" w:space="0" w:color="auto"/>
              <w:left w:val="single" w:sz="4" w:space="0" w:color="auto"/>
              <w:bottom w:val="single" w:sz="4" w:space="0" w:color="auto"/>
              <w:right w:val="single" w:sz="4" w:space="0" w:color="auto"/>
            </w:tcBorders>
          </w:tcPr>
          <w:p w14:paraId="36A6E568" w14:textId="34DB17F5" w:rsidR="00C663D3" w:rsidRPr="00C93E52" w:rsidRDefault="00C663D3" w:rsidP="00C663D3">
            <w:r>
              <w:t>0</w:t>
            </w:r>
            <w:proofErr w:type="gramStart"/>
            <w:r>
              <w:t>..</w:t>
            </w:r>
            <w:proofErr w:type="gramEnd"/>
            <w:r>
              <w:t>1</w:t>
            </w:r>
          </w:p>
        </w:tc>
      </w:tr>
      <w:tr w:rsidR="00C663D3" w:rsidRPr="0012437B" w14:paraId="07192670" w14:textId="77777777" w:rsidTr="00432C82">
        <w:tc>
          <w:tcPr>
            <w:tcW w:w="2943" w:type="dxa"/>
            <w:tcBorders>
              <w:top w:val="single" w:sz="4" w:space="0" w:color="auto"/>
              <w:left w:val="single" w:sz="4" w:space="0" w:color="auto"/>
              <w:bottom w:val="single" w:sz="4" w:space="0" w:color="auto"/>
              <w:right w:val="single" w:sz="4" w:space="0" w:color="auto"/>
            </w:tcBorders>
          </w:tcPr>
          <w:p w14:paraId="06292682" w14:textId="78949DF0" w:rsidR="00C663D3" w:rsidRDefault="00C663D3" w:rsidP="00C663D3">
            <w:pPr>
              <w:rPr>
                <w:lang w:eastAsia="sv-SE"/>
              </w:rPr>
            </w:pPr>
            <w:r>
              <w:rPr>
                <w:lang w:eastAsia="sv-SE"/>
              </w:rPr>
              <w:t>relation.</w:t>
            </w:r>
            <w:r w:rsidRPr="00C93E52">
              <w:t xml:space="preserve"> </w:t>
            </w:r>
            <w:proofErr w:type="spellStart"/>
            <w:r>
              <w:t>r</w:t>
            </w:r>
            <w:r w:rsidRPr="00C93E52">
              <w:t>eferredInformationType</w:t>
            </w:r>
            <w:proofErr w:type="spellEnd"/>
          </w:p>
        </w:tc>
        <w:tc>
          <w:tcPr>
            <w:tcW w:w="2037" w:type="dxa"/>
            <w:tcBorders>
              <w:top w:val="single" w:sz="4" w:space="0" w:color="auto"/>
              <w:left w:val="single" w:sz="4" w:space="0" w:color="auto"/>
              <w:bottom w:val="single" w:sz="4" w:space="0" w:color="auto"/>
              <w:right w:val="single" w:sz="4" w:space="0" w:color="auto"/>
            </w:tcBorders>
          </w:tcPr>
          <w:p w14:paraId="73B706E4" w14:textId="787BEE54" w:rsidR="00C663D3" w:rsidRPr="00C93E52"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4F904579" w14:textId="6DAD6EC8" w:rsidR="00C663D3" w:rsidRPr="00C93E52" w:rsidRDefault="00C663D3" w:rsidP="00C663D3">
            <w:pPr>
              <w:rPr>
                <w:rFonts w:cs="Arial"/>
              </w:rPr>
            </w:pPr>
            <w:r>
              <w:rPr>
                <w:rFonts w:cs="Arial"/>
              </w:rPr>
              <w:t xml:space="preserve">Den typ av uppgift i patientjournal som sambandet pekar ut. Detta är en kod från </w:t>
            </w:r>
            <w:proofErr w:type="spellStart"/>
            <w:r>
              <w:t>Categorization</w:t>
            </w:r>
            <w:proofErr w:type="spellEnd"/>
            <w:r>
              <w:t xml:space="preserve"> i engagemangsindexposten. Exempelvis kan en observation ha ett samband till en annan observation och då är </w:t>
            </w:r>
            <w:proofErr w:type="spellStart"/>
            <w:r>
              <w:t>referredInformationType</w:t>
            </w:r>
            <w:proofErr w:type="spellEnd"/>
            <w:r>
              <w:t xml:space="preserve"> ”</w:t>
            </w:r>
            <w:r w:rsidRPr="00F83C47">
              <w:rPr>
                <w:color w:val="000000"/>
              </w:rPr>
              <w:t xml:space="preserve"> </w:t>
            </w:r>
            <w:proofErr w:type="spellStart"/>
            <w:r w:rsidRPr="00F83C47">
              <w:rPr>
                <w:color w:val="000000"/>
              </w:rPr>
              <w:t>ch</w:t>
            </w:r>
            <w:r>
              <w:rPr>
                <w:color w:val="000000"/>
              </w:rPr>
              <w:t>b</w:t>
            </w:r>
            <w:proofErr w:type="spellEnd"/>
            <w:r>
              <w:rPr>
                <w:color w:val="000000"/>
              </w:rPr>
              <w:t>-</w:t>
            </w:r>
            <w:r w:rsidRPr="00F83C47">
              <w:rPr>
                <w:color w:val="000000"/>
              </w:rPr>
              <w:t>o</w:t>
            </w:r>
            <w:r>
              <w:t xml:space="preserve">” </w:t>
            </w:r>
          </w:p>
        </w:tc>
        <w:tc>
          <w:tcPr>
            <w:tcW w:w="1617" w:type="dxa"/>
            <w:tcBorders>
              <w:top w:val="single" w:sz="4" w:space="0" w:color="auto"/>
              <w:left w:val="single" w:sz="4" w:space="0" w:color="auto"/>
              <w:bottom w:val="single" w:sz="4" w:space="0" w:color="auto"/>
              <w:right w:val="single" w:sz="4" w:space="0" w:color="auto"/>
            </w:tcBorders>
          </w:tcPr>
          <w:p w14:paraId="6CC61B7B" w14:textId="5EBA4BA0" w:rsidR="00C663D3" w:rsidRPr="00C93E52" w:rsidRDefault="00043077" w:rsidP="00C663D3">
            <w:r>
              <w:t>1</w:t>
            </w:r>
            <w:proofErr w:type="gramStart"/>
            <w:r w:rsidR="00C663D3">
              <w:t>..</w:t>
            </w:r>
            <w:proofErr w:type="gramEnd"/>
            <w:r w:rsidR="00C663D3">
              <w:t>1</w:t>
            </w:r>
          </w:p>
        </w:tc>
      </w:tr>
      <w:tr w:rsidR="00C663D3" w:rsidRPr="0012437B" w14:paraId="311A29F9" w14:textId="77777777" w:rsidTr="00432C82">
        <w:tc>
          <w:tcPr>
            <w:tcW w:w="2943" w:type="dxa"/>
            <w:tcBorders>
              <w:top w:val="single" w:sz="4" w:space="0" w:color="auto"/>
              <w:left w:val="nil"/>
              <w:bottom w:val="nil"/>
              <w:right w:val="nil"/>
            </w:tcBorders>
          </w:tcPr>
          <w:p w14:paraId="1E7970C0" w14:textId="77777777" w:rsidR="00C663D3" w:rsidRDefault="00C663D3" w:rsidP="00C663D3">
            <w:pPr>
              <w:rPr>
                <w:lang w:eastAsia="sv-SE"/>
              </w:rPr>
            </w:pPr>
          </w:p>
        </w:tc>
        <w:tc>
          <w:tcPr>
            <w:tcW w:w="2037" w:type="dxa"/>
            <w:tcBorders>
              <w:top w:val="single" w:sz="4" w:space="0" w:color="auto"/>
              <w:left w:val="nil"/>
              <w:bottom w:val="nil"/>
              <w:right w:val="nil"/>
            </w:tcBorders>
          </w:tcPr>
          <w:p w14:paraId="33E73524" w14:textId="77777777" w:rsidR="00C663D3" w:rsidRDefault="00C663D3" w:rsidP="00C663D3"/>
        </w:tc>
        <w:tc>
          <w:tcPr>
            <w:tcW w:w="2925" w:type="dxa"/>
            <w:tcBorders>
              <w:top w:val="single" w:sz="4" w:space="0" w:color="auto"/>
              <w:left w:val="nil"/>
              <w:bottom w:val="nil"/>
              <w:right w:val="nil"/>
            </w:tcBorders>
          </w:tcPr>
          <w:p w14:paraId="47EE732E" w14:textId="77777777" w:rsidR="00C663D3" w:rsidRPr="00C93E52" w:rsidRDefault="00C663D3" w:rsidP="00C663D3">
            <w:pPr>
              <w:rPr>
                <w:rFonts w:cs="Arial"/>
              </w:rPr>
            </w:pPr>
          </w:p>
        </w:tc>
        <w:tc>
          <w:tcPr>
            <w:tcW w:w="1617" w:type="dxa"/>
            <w:tcBorders>
              <w:top w:val="single" w:sz="4" w:space="0" w:color="auto"/>
              <w:left w:val="nil"/>
              <w:bottom w:val="nil"/>
              <w:right w:val="nil"/>
            </w:tcBorders>
          </w:tcPr>
          <w:p w14:paraId="21C58208" w14:textId="77777777" w:rsidR="00C663D3" w:rsidRDefault="00C663D3" w:rsidP="00C663D3"/>
        </w:tc>
      </w:tr>
    </w:tbl>
    <w:p w14:paraId="4D27489B" w14:textId="77777777" w:rsidR="007F1238" w:rsidRDefault="007F1238">
      <w:r>
        <w:br w:type="page"/>
      </w:r>
    </w:p>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1985"/>
        <w:gridCol w:w="52"/>
        <w:gridCol w:w="2925"/>
        <w:gridCol w:w="1617"/>
      </w:tblGrid>
      <w:tr w:rsidR="00C663D3" w:rsidRPr="0012437B" w14:paraId="765BD5EF" w14:textId="77777777" w:rsidTr="00432C82">
        <w:tc>
          <w:tcPr>
            <w:tcW w:w="2943" w:type="dxa"/>
            <w:tcBorders>
              <w:top w:val="nil"/>
              <w:left w:val="nil"/>
              <w:bottom w:val="nil"/>
              <w:right w:val="nil"/>
            </w:tcBorders>
          </w:tcPr>
          <w:p w14:paraId="213D750E" w14:textId="6BE862E8" w:rsidR="00C663D3" w:rsidRPr="00432C82" w:rsidRDefault="00C663D3" w:rsidP="00C663D3"/>
          <w:p w14:paraId="4DC06769" w14:textId="77777777" w:rsidR="00C663D3" w:rsidRDefault="00C663D3" w:rsidP="00C663D3">
            <w:pPr>
              <w:rPr>
                <w:lang w:eastAsia="sv-SE"/>
              </w:rPr>
            </w:pPr>
          </w:p>
          <w:p w14:paraId="5BEF4958" w14:textId="2B59707F" w:rsidR="00C663D3" w:rsidRDefault="00C663D3" w:rsidP="00C663D3">
            <w:pPr>
              <w:pStyle w:val="Rubrik4"/>
              <w:rPr>
                <w:lang w:eastAsia="sv-SE"/>
              </w:rPr>
            </w:pPr>
            <w:r>
              <w:rPr>
                <w:lang w:eastAsia="sv-SE"/>
              </w:rPr>
              <w:t>Svar</w:t>
            </w:r>
          </w:p>
        </w:tc>
        <w:tc>
          <w:tcPr>
            <w:tcW w:w="2037" w:type="dxa"/>
            <w:gridSpan w:val="2"/>
            <w:tcBorders>
              <w:top w:val="nil"/>
              <w:left w:val="nil"/>
              <w:bottom w:val="nil"/>
              <w:right w:val="nil"/>
            </w:tcBorders>
          </w:tcPr>
          <w:p w14:paraId="05DD8BF7" w14:textId="77777777" w:rsidR="00C663D3" w:rsidRDefault="00C663D3" w:rsidP="00C663D3"/>
        </w:tc>
        <w:tc>
          <w:tcPr>
            <w:tcW w:w="2925" w:type="dxa"/>
            <w:tcBorders>
              <w:top w:val="nil"/>
              <w:left w:val="nil"/>
              <w:bottom w:val="nil"/>
              <w:right w:val="nil"/>
            </w:tcBorders>
          </w:tcPr>
          <w:p w14:paraId="1F4F31CA" w14:textId="77777777" w:rsidR="00C663D3" w:rsidRPr="00C93E52" w:rsidRDefault="00C663D3" w:rsidP="00C663D3">
            <w:pPr>
              <w:rPr>
                <w:rFonts w:cs="Arial"/>
              </w:rPr>
            </w:pPr>
          </w:p>
        </w:tc>
        <w:tc>
          <w:tcPr>
            <w:tcW w:w="1617" w:type="dxa"/>
            <w:tcBorders>
              <w:top w:val="nil"/>
              <w:left w:val="nil"/>
              <w:bottom w:val="nil"/>
              <w:right w:val="nil"/>
            </w:tcBorders>
          </w:tcPr>
          <w:p w14:paraId="3C35C88E" w14:textId="77777777" w:rsidR="00C663D3" w:rsidRDefault="00C663D3" w:rsidP="00C663D3"/>
        </w:tc>
      </w:tr>
      <w:tr w:rsidR="00C663D3" w:rsidRPr="0012437B" w14:paraId="53123B39" w14:textId="77777777" w:rsidTr="00432C82">
        <w:tc>
          <w:tcPr>
            <w:tcW w:w="2943" w:type="dxa"/>
            <w:tcBorders>
              <w:top w:val="nil"/>
              <w:left w:val="nil"/>
              <w:bottom w:val="single" w:sz="4" w:space="0" w:color="auto"/>
              <w:right w:val="nil"/>
            </w:tcBorders>
          </w:tcPr>
          <w:p w14:paraId="0DD6EDFE" w14:textId="77777777" w:rsidR="00C663D3" w:rsidRDefault="00C663D3" w:rsidP="00C663D3">
            <w:pPr>
              <w:rPr>
                <w:lang w:eastAsia="sv-SE"/>
              </w:rPr>
            </w:pPr>
          </w:p>
        </w:tc>
        <w:tc>
          <w:tcPr>
            <w:tcW w:w="2037" w:type="dxa"/>
            <w:gridSpan w:val="2"/>
            <w:tcBorders>
              <w:top w:val="nil"/>
              <w:left w:val="nil"/>
              <w:bottom w:val="single" w:sz="4" w:space="0" w:color="auto"/>
              <w:right w:val="nil"/>
            </w:tcBorders>
          </w:tcPr>
          <w:p w14:paraId="0974F45B" w14:textId="77777777" w:rsidR="00C663D3" w:rsidRDefault="00C663D3" w:rsidP="00C663D3"/>
        </w:tc>
        <w:tc>
          <w:tcPr>
            <w:tcW w:w="2925" w:type="dxa"/>
            <w:tcBorders>
              <w:top w:val="nil"/>
              <w:left w:val="nil"/>
              <w:bottom w:val="single" w:sz="4" w:space="0" w:color="auto"/>
              <w:right w:val="nil"/>
            </w:tcBorders>
          </w:tcPr>
          <w:p w14:paraId="66CEFAAF" w14:textId="77777777" w:rsidR="00C663D3" w:rsidRPr="00C93E52" w:rsidRDefault="00C663D3" w:rsidP="00C663D3">
            <w:pPr>
              <w:rPr>
                <w:rFonts w:cs="Arial"/>
              </w:rPr>
            </w:pPr>
          </w:p>
        </w:tc>
        <w:tc>
          <w:tcPr>
            <w:tcW w:w="1617" w:type="dxa"/>
            <w:tcBorders>
              <w:top w:val="nil"/>
              <w:left w:val="nil"/>
              <w:bottom w:val="single" w:sz="4" w:space="0" w:color="auto"/>
              <w:right w:val="nil"/>
            </w:tcBorders>
          </w:tcPr>
          <w:p w14:paraId="2D73EB2F" w14:textId="77777777" w:rsidR="00C663D3" w:rsidRDefault="00C663D3" w:rsidP="00C663D3"/>
        </w:tc>
      </w:tr>
      <w:tr w:rsidR="00C663D3" w:rsidRPr="00F71DFD" w14:paraId="3657677A" w14:textId="77777777" w:rsidTr="00621012">
        <w:tc>
          <w:tcPr>
            <w:tcW w:w="2943" w:type="dxa"/>
            <w:shd w:val="clear" w:color="auto" w:fill="D9D9D9" w:themeFill="background1" w:themeFillShade="D9"/>
          </w:tcPr>
          <w:p w14:paraId="504D549A" w14:textId="4BDE50B3" w:rsidR="00C663D3" w:rsidRPr="002A63EF" w:rsidRDefault="00C663D3" w:rsidP="00C663D3">
            <w:pPr>
              <w:rPr>
                <w:b/>
              </w:rPr>
            </w:pPr>
            <w:r w:rsidRPr="002A63EF">
              <w:rPr>
                <w:b/>
              </w:rPr>
              <w:t>Namn</w:t>
            </w:r>
          </w:p>
        </w:tc>
        <w:tc>
          <w:tcPr>
            <w:tcW w:w="2037" w:type="dxa"/>
            <w:gridSpan w:val="2"/>
            <w:shd w:val="clear" w:color="auto" w:fill="D9D9D9" w:themeFill="background1" w:themeFillShade="D9"/>
          </w:tcPr>
          <w:p w14:paraId="41B375D5" w14:textId="2ACAB646" w:rsidR="00C663D3" w:rsidRPr="002A63EF" w:rsidRDefault="00C663D3" w:rsidP="00C663D3">
            <w:pPr>
              <w:rPr>
                <w:b/>
              </w:rPr>
            </w:pPr>
            <w:r w:rsidRPr="002A63EF">
              <w:rPr>
                <w:b/>
              </w:rPr>
              <w:t>Typ</w:t>
            </w:r>
          </w:p>
        </w:tc>
        <w:tc>
          <w:tcPr>
            <w:tcW w:w="2925" w:type="dxa"/>
            <w:shd w:val="clear" w:color="auto" w:fill="D9D9D9" w:themeFill="background1" w:themeFillShade="D9"/>
          </w:tcPr>
          <w:p w14:paraId="1CBC36B6" w14:textId="3DBF6DB4" w:rsidR="00C663D3" w:rsidRPr="002A63EF" w:rsidRDefault="00C663D3" w:rsidP="00C663D3">
            <w:pPr>
              <w:rPr>
                <w:b/>
              </w:rPr>
            </w:pPr>
            <w:r w:rsidRPr="002A63EF">
              <w:rPr>
                <w:b/>
              </w:rPr>
              <w:t>Beskrivning</w:t>
            </w:r>
          </w:p>
        </w:tc>
        <w:tc>
          <w:tcPr>
            <w:tcW w:w="1617" w:type="dxa"/>
            <w:shd w:val="clear" w:color="auto" w:fill="D9D9D9" w:themeFill="background1" w:themeFillShade="D9"/>
          </w:tcPr>
          <w:p w14:paraId="7B8B9EC8" w14:textId="006ECA19" w:rsidR="00C663D3" w:rsidRPr="002A63EF" w:rsidRDefault="00C663D3" w:rsidP="00C663D3">
            <w:pPr>
              <w:rPr>
                <w:b/>
              </w:rPr>
            </w:pPr>
            <w:r w:rsidRPr="002A63EF">
              <w:rPr>
                <w:b/>
              </w:rPr>
              <w:t>Kardinalitet</w:t>
            </w:r>
          </w:p>
        </w:tc>
      </w:tr>
      <w:tr w:rsidR="00C663D3" w:rsidRPr="00F71DFD" w14:paraId="6E669DF5" w14:textId="77777777" w:rsidTr="00CB4AE4">
        <w:tc>
          <w:tcPr>
            <w:tcW w:w="2943" w:type="dxa"/>
            <w:shd w:val="clear" w:color="auto" w:fill="A6A6A6" w:themeFill="background1" w:themeFillShade="A6"/>
          </w:tcPr>
          <w:p w14:paraId="114AB3CD" w14:textId="5492B659" w:rsidR="00C663D3" w:rsidRPr="00CB4AE4" w:rsidRDefault="00C663D3" w:rsidP="00C663D3">
            <w:proofErr w:type="spellStart"/>
            <w:r>
              <w:t>observationGroup</w:t>
            </w:r>
            <w:proofErr w:type="spellEnd"/>
          </w:p>
        </w:tc>
        <w:tc>
          <w:tcPr>
            <w:tcW w:w="2037" w:type="dxa"/>
            <w:gridSpan w:val="2"/>
            <w:shd w:val="clear" w:color="auto" w:fill="A6A6A6" w:themeFill="background1" w:themeFillShade="A6"/>
          </w:tcPr>
          <w:p w14:paraId="79E0715F" w14:textId="1B6A5451" w:rsidR="00C663D3" w:rsidRPr="00CB4AE4" w:rsidRDefault="00C663D3" w:rsidP="00C663D3">
            <w:proofErr w:type="spellStart"/>
            <w:r>
              <w:t>ObservationGroupType</w:t>
            </w:r>
            <w:proofErr w:type="spellEnd"/>
          </w:p>
        </w:tc>
        <w:tc>
          <w:tcPr>
            <w:tcW w:w="2925" w:type="dxa"/>
            <w:shd w:val="clear" w:color="auto" w:fill="A6A6A6" w:themeFill="background1" w:themeFillShade="A6"/>
          </w:tcPr>
          <w:p w14:paraId="326A48AB" w14:textId="73DAF229" w:rsidR="00C663D3" w:rsidRPr="00CB4AE4" w:rsidRDefault="00C663D3" w:rsidP="00F13BE7">
            <w:r>
              <w:t>Grupp av observationer som delar samma</w:t>
            </w:r>
            <w:r w:rsidR="00282DC2">
              <w:t xml:space="preserve"> patient, utförare (m. tillhörande organisatorisk knytning), </w:t>
            </w:r>
            <w:proofErr w:type="spellStart"/>
            <w:r w:rsidR="00282DC2">
              <w:t>signerare</w:t>
            </w:r>
            <w:proofErr w:type="spellEnd"/>
            <w:r w:rsidR="00282DC2">
              <w:t>, ytterligare deltagare, källsystem, vårdprocess-id, utrustning, samt plats</w:t>
            </w:r>
            <w:r>
              <w:t xml:space="preserve">. Denna nivå är framförallt till för att kunna begränsa mängden </w:t>
            </w:r>
            <w:r w:rsidR="009F2EDA">
              <w:t xml:space="preserve">redundant </w:t>
            </w:r>
            <w:r>
              <w:t>data i överföringen i de fall då flera observationer gjorts med samma medverkande (exempelvis mätning av systoliskt och diastoliskt blodtryck). Denna klass är en teknisk optimering som inte speglas i NI 2015:1.</w:t>
            </w:r>
          </w:p>
        </w:tc>
        <w:tc>
          <w:tcPr>
            <w:tcW w:w="1617" w:type="dxa"/>
            <w:shd w:val="clear" w:color="auto" w:fill="A6A6A6" w:themeFill="background1" w:themeFillShade="A6"/>
          </w:tcPr>
          <w:p w14:paraId="3272850A" w14:textId="4ED81224" w:rsidR="00C663D3" w:rsidRPr="00CB4AE4" w:rsidRDefault="00C663D3" w:rsidP="00C663D3">
            <w:r w:rsidRPr="00CB4AE4">
              <w:t>0</w:t>
            </w:r>
            <w:proofErr w:type="gramStart"/>
            <w:r w:rsidRPr="00CB4AE4">
              <w:t>..</w:t>
            </w:r>
            <w:proofErr w:type="gramEnd"/>
            <w:r w:rsidRPr="00CB4AE4">
              <w:t>*</w:t>
            </w:r>
          </w:p>
        </w:tc>
      </w:tr>
      <w:tr w:rsidR="00C663D3" w:rsidRPr="00F71DFD" w14:paraId="7064BC25" w14:textId="77777777" w:rsidTr="00CB4AE4">
        <w:tc>
          <w:tcPr>
            <w:tcW w:w="2943" w:type="dxa"/>
            <w:shd w:val="clear" w:color="auto" w:fill="FFFFFF" w:themeFill="background1"/>
          </w:tcPr>
          <w:p w14:paraId="3142A67E" w14:textId="50F91B15" w:rsidR="00C663D3" w:rsidRPr="00DE065A" w:rsidRDefault="00C663D3" w:rsidP="00C663D3">
            <w:r w:rsidRPr="003C622B">
              <w:t>patient</w:t>
            </w:r>
          </w:p>
        </w:tc>
        <w:tc>
          <w:tcPr>
            <w:tcW w:w="2037" w:type="dxa"/>
            <w:gridSpan w:val="2"/>
            <w:shd w:val="clear" w:color="auto" w:fill="FFFFFF" w:themeFill="background1"/>
          </w:tcPr>
          <w:p w14:paraId="64FA00EB" w14:textId="4D716E8F" w:rsidR="00C663D3" w:rsidRDefault="00C663D3" w:rsidP="00C663D3">
            <w:proofErr w:type="spellStart"/>
            <w:r>
              <w:t>PatientType</w:t>
            </w:r>
            <w:proofErr w:type="spellEnd"/>
          </w:p>
        </w:tc>
        <w:tc>
          <w:tcPr>
            <w:tcW w:w="2925" w:type="dxa"/>
            <w:shd w:val="clear" w:color="auto" w:fill="FFFFFF" w:themeFill="background1"/>
          </w:tcPr>
          <w:p w14:paraId="66022CB5" w14:textId="46DD8F27" w:rsidR="00C663D3" w:rsidRDefault="00C663D3" w:rsidP="00C663D3">
            <w:r>
              <w:t>Den patient som observationsgruppen avser.</w:t>
            </w:r>
          </w:p>
        </w:tc>
        <w:tc>
          <w:tcPr>
            <w:tcW w:w="1617" w:type="dxa"/>
            <w:shd w:val="clear" w:color="auto" w:fill="FFFFFF" w:themeFill="background1"/>
          </w:tcPr>
          <w:p w14:paraId="7C7A06D3" w14:textId="13AB316E" w:rsidR="00C663D3" w:rsidRPr="00CB4AE4" w:rsidRDefault="00C663D3" w:rsidP="00C663D3">
            <w:r>
              <w:t>1</w:t>
            </w:r>
            <w:proofErr w:type="gramStart"/>
            <w:r>
              <w:t>..</w:t>
            </w:r>
            <w:proofErr w:type="gramEnd"/>
            <w:r>
              <w:t>1</w:t>
            </w:r>
          </w:p>
        </w:tc>
      </w:tr>
      <w:tr w:rsidR="00C663D3" w:rsidRPr="00F71DFD" w14:paraId="51F185BC" w14:textId="77777777" w:rsidTr="00CB4AE4">
        <w:tc>
          <w:tcPr>
            <w:tcW w:w="2943" w:type="dxa"/>
            <w:shd w:val="clear" w:color="auto" w:fill="FFFFFF" w:themeFill="background1"/>
          </w:tcPr>
          <w:p w14:paraId="73A76172" w14:textId="624FC314" w:rsidR="00C663D3" w:rsidRPr="00DE065A" w:rsidRDefault="00C663D3" w:rsidP="00C663D3">
            <w:proofErr w:type="spellStart"/>
            <w:r w:rsidRPr="003C622B">
              <w:t>performerRole</w:t>
            </w:r>
            <w:proofErr w:type="spellEnd"/>
          </w:p>
        </w:tc>
        <w:tc>
          <w:tcPr>
            <w:tcW w:w="2037" w:type="dxa"/>
            <w:gridSpan w:val="2"/>
            <w:shd w:val="clear" w:color="auto" w:fill="FFFFFF" w:themeFill="background1"/>
          </w:tcPr>
          <w:p w14:paraId="7752577C" w14:textId="015BB6DD" w:rsidR="00C663D3" w:rsidRDefault="00C663D3" w:rsidP="00C663D3">
            <w:proofErr w:type="spellStart"/>
            <w:r w:rsidRPr="00CB4AE4">
              <w:t>PerformerRoleType</w:t>
            </w:r>
            <w:proofErr w:type="spellEnd"/>
          </w:p>
        </w:tc>
        <w:tc>
          <w:tcPr>
            <w:tcW w:w="2925" w:type="dxa"/>
            <w:shd w:val="clear" w:color="auto" w:fill="FFFFFF" w:themeFill="background1"/>
          </w:tcPr>
          <w:p w14:paraId="2CF320AA" w14:textId="3CC9AD06" w:rsidR="00C663D3" w:rsidRDefault="00C663D3" w:rsidP="00C663D3">
            <w:r>
              <w:t>Den som utfört observationerna inom gruppen.</w:t>
            </w:r>
          </w:p>
        </w:tc>
        <w:tc>
          <w:tcPr>
            <w:tcW w:w="1617" w:type="dxa"/>
            <w:shd w:val="clear" w:color="auto" w:fill="FFFFFF" w:themeFill="background1"/>
          </w:tcPr>
          <w:p w14:paraId="0638F3E7" w14:textId="660BE34A" w:rsidR="00C663D3" w:rsidRDefault="00C663D3" w:rsidP="00C663D3">
            <w:r>
              <w:t>1</w:t>
            </w:r>
            <w:proofErr w:type="gramStart"/>
            <w:r>
              <w:t>..</w:t>
            </w:r>
            <w:proofErr w:type="gramEnd"/>
            <w:r>
              <w:t>1</w:t>
            </w:r>
          </w:p>
        </w:tc>
      </w:tr>
      <w:tr w:rsidR="00C663D3" w:rsidRPr="00F71DFD" w14:paraId="31F6C0D0" w14:textId="77777777" w:rsidTr="00CB4AE4">
        <w:tc>
          <w:tcPr>
            <w:tcW w:w="2943" w:type="dxa"/>
            <w:shd w:val="clear" w:color="auto" w:fill="FFFFFF" w:themeFill="background1"/>
          </w:tcPr>
          <w:p w14:paraId="7ED803F8" w14:textId="359BD854" w:rsidR="00C663D3" w:rsidRPr="00DE065A" w:rsidRDefault="00C663D3" w:rsidP="00C663D3">
            <w:proofErr w:type="spellStart"/>
            <w:r w:rsidRPr="003C622B">
              <w:t>legalAuthenticator</w:t>
            </w:r>
            <w:proofErr w:type="spellEnd"/>
          </w:p>
        </w:tc>
        <w:tc>
          <w:tcPr>
            <w:tcW w:w="2037" w:type="dxa"/>
            <w:gridSpan w:val="2"/>
            <w:shd w:val="clear" w:color="auto" w:fill="FFFFFF" w:themeFill="background1"/>
          </w:tcPr>
          <w:p w14:paraId="401D2F17" w14:textId="5100BA84" w:rsidR="00C663D3" w:rsidRPr="00CB4AE4" w:rsidRDefault="00C663D3" w:rsidP="00C663D3">
            <w:proofErr w:type="spellStart"/>
            <w:r w:rsidRPr="00CB4AE4">
              <w:t>LegalAuthenticatorType</w:t>
            </w:r>
            <w:proofErr w:type="spellEnd"/>
          </w:p>
        </w:tc>
        <w:tc>
          <w:tcPr>
            <w:tcW w:w="2925" w:type="dxa"/>
            <w:shd w:val="clear" w:color="auto" w:fill="FFFFFF" w:themeFill="background1"/>
          </w:tcPr>
          <w:p w14:paraId="3AA451B5" w14:textId="255126D9" w:rsidR="00C663D3" w:rsidRDefault="00C663D3" w:rsidP="00C663D3">
            <w:r>
              <w:t>Den som signerat observationerna inom gruppen.</w:t>
            </w:r>
          </w:p>
        </w:tc>
        <w:tc>
          <w:tcPr>
            <w:tcW w:w="1617" w:type="dxa"/>
            <w:shd w:val="clear" w:color="auto" w:fill="FFFFFF" w:themeFill="background1"/>
          </w:tcPr>
          <w:p w14:paraId="4CDF6A1D" w14:textId="2400373E" w:rsidR="00C663D3" w:rsidRDefault="00C663D3" w:rsidP="00C663D3">
            <w:r>
              <w:t>0</w:t>
            </w:r>
            <w:proofErr w:type="gramStart"/>
            <w:r>
              <w:t>..</w:t>
            </w:r>
            <w:proofErr w:type="gramEnd"/>
            <w:r>
              <w:t>1</w:t>
            </w:r>
          </w:p>
        </w:tc>
      </w:tr>
      <w:tr w:rsidR="00C663D3" w:rsidRPr="00F71DFD" w14:paraId="1E10BC0A" w14:textId="77777777" w:rsidTr="00CB4AE4">
        <w:tc>
          <w:tcPr>
            <w:tcW w:w="2943" w:type="dxa"/>
            <w:shd w:val="clear" w:color="auto" w:fill="FFFFFF" w:themeFill="background1"/>
          </w:tcPr>
          <w:p w14:paraId="18EF01B6" w14:textId="62C6ED6F" w:rsidR="00C663D3" w:rsidRPr="00DE065A" w:rsidRDefault="00C663D3" w:rsidP="00C663D3">
            <w:proofErr w:type="spellStart"/>
            <w:r w:rsidRPr="003C622B">
              <w:t>additionalParticipant</w:t>
            </w:r>
            <w:proofErr w:type="spellEnd"/>
          </w:p>
        </w:tc>
        <w:tc>
          <w:tcPr>
            <w:tcW w:w="2037" w:type="dxa"/>
            <w:gridSpan w:val="2"/>
            <w:shd w:val="clear" w:color="auto" w:fill="FFFFFF" w:themeFill="background1"/>
          </w:tcPr>
          <w:p w14:paraId="24216E0C" w14:textId="3685DA22" w:rsidR="00C663D3" w:rsidRPr="00CB4AE4" w:rsidRDefault="00C663D3" w:rsidP="00C663D3">
            <w:proofErr w:type="spellStart"/>
            <w:r w:rsidRPr="00CB4AE4">
              <w:t>AdditionalParticipantType</w:t>
            </w:r>
            <w:proofErr w:type="spellEnd"/>
          </w:p>
        </w:tc>
        <w:tc>
          <w:tcPr>
            <w:tcW w:w="2925" w:type="dxa"/>
            <w:shd w:val="clear" w:color="auto" w:fill="FFFFFF" w:themeFill="background1"/>
          </w:tcPr>
          <w:p w14:paraId="31878E6A" w14:textId="704BF850" w:rsidR="00C663D3" w:rsidRDefault="00C663D3" w:rsidP="00F13BE7">
            <w:r>
              <w:t>Övriga deltagare relaterat till</w:t>
            </w:r>
            <w:r w:rsidR="0000111D">
              <w:t xml:space="preserve"> observationerna inom gruppen</w:t>
            </w:r>
            <w:r>
              <w:t>.</w:t>
            </w:r>
          </w:p>
        </w:tc>
        <w:tc>
          <w:tcPr>
            <w:tcW w:w="1617" w:type="dxa"/>
            <w:shd w:val="clear" w:color="auto" w:fill="FFFFFF" w:themeFill="background1"/>
          </w:tcPr>
          <w:p w14:paraId="386F39FF" w14:textId="480E185A" w:rsidR="00C663D3" w:rsidRDefault="00C663D3" w:rsidP="00C663D3">
            <w:r>
              <w:t>0</w:t>
            </w:r>
            <w:proofErr w:type="gramStart"/>
            <w:r>
              <w:t>..</w:t>
            </w:r>
            <w:proofErr w:type="gramEnd"/>
            <w:r>
              <w:t>*</w:t>
            </w:r>
          </w:p>
        </w:tc>
      </w:tr>
      <w:tr w:rsidR="00C663D3" w:rsidRPr="00F71DFD" w14:paraId="3CB5E57D" w14:textId="77777777" w:rsidTr="00CB4AE4">
        <w:tc>
          <w:tcPr>
            <w:tcW w:w="2943" w:type="dxa"/>
            <w:shd w:val="clear" w:color="auto" w:fill="FFFFFF" w:themeFill="background1"/>
          </w:tcPr>
          <w:p w14:paraId="50382726" w14:textId="36EA136E" w:rsidR="00C663D3" w:rsidRPr="00DE065A" w:rsidRDefault="00C663D3" w:rsidP="00C663D3">
            <w:proofErr w:type="spellStart"/>
            <w:r w:rsidRPr="003C622B">
              <w:t>sourceSystem</w:t>
            </w:r>
            <w:proofErr w:type="spellEnd"/>
          </w:p>
        </w:tc>
        <w:tc>
          <w:tcPr>
            <w:tcW w:w="2037" w:type="dxa"/>
            <w:gridSpan w:val="2"/>
            <w:shd w:val="clear" w:color="auto" w:fill="FFFFFF" w:themeFill="background1"/>
          </w:tcPr>
          <w:p w14:paraId="1542C8A1" w14:textId="4A50973B" w:rsidR="00C663D3" w:rsidRPr="00CB4AE4" w:rsidRDefault="00C663D3" w:rsidP="00C663D3">
            <w:proofErr w:type="spellStart"/>
            <w:r w:rsidRPr="00CB4AE4">
              <w:t>SourceSystemType</w:t>
            </w:r>
            <w:proofErr w:type="spellEnd"/>
          </w:p>
        </w:tc>
        <w:tc>
          <w:tcPr>
            <w:tcW w:w="2925" w:type="dxa"/>
            <w:shd w:val="clear" w:color="auto" w:fill="FFFFFF" w:themeFill="background1"/>
          </w:tcPr>
          <w:p w14:paraId="3E178A93" w14:textId="08928A57" w:rsidR="00C663D3" w:rsidRDefault="00C663D3" w:rsidP="00C663D3">
            <w:r>
              <w:t>Källsystem som observationsgruppen lagras i.</w:t>
            </w:r>
          </w:p>
        </w:tc>
        <w:tc>
          <w:tcPr>
            <w:tcW w:w="1617" w:type="dxa"/>
            <w:shd w:val="clear" w:color="auto" w:fill="FFFFFF" w:themeFill="background1"/>
          </w:tcPr>
          <w:p w14:paraId="282C0B2F" w14:textId="10C69531" w:rsidR="00C663D3" w:rsidRDefault="00C663D3" w:rsidP="00C663D3">
            <w:r>
              <w:t>1</w:t>
            </w:r>
            <w:proofErr w:type="gramStart"/>
            <w:r>
              <w:t>..</w:t>
            </w:r>
            <w:proofErr w:type="gramEnd"/>
            <w:r>
              <w:t>1</w:t>
            </w:r>
          </w:p>
        </w:tc>
      </w:tr>
      <w:tr w:rsidR="00C663D3" w:rsidRPr="00966EF9" w14:paraId="3F087DD1" w14:textId="77777777" w:rsidTr="00CB4AE4">
        <w:tc>
          <w:tcPr>
            <w:tcW w:w="2943" w:type="dxa"/>
            <w:shd w:val="clear" w:color="auto" w:fill="FFFFFF" w:themeFill="background1"/>
          </w:tcPr>
          <w:p w14:paraId="794C53AC" w14:textId="565924E6" w:rsidR="00C663D3" w:rsidRPr="00DE065A" w:rsidRDefault="00C663D3" w:rsidP="00C663D3">
            <w:proofErr w:type="spellStart"/>
            <w:r w:rsidRPr="003C622B">
              <w:t>device</w:t>
            </w:r>
            <w:proofErr w:type="spellEnd"/>
          </w:p>
        </w:tc>
        <w:tc>
          <w:tcPr>
            <w:tcW w:w="2037" w:type="dxa"/>
            <w:gridSpan w:val="2"/>
            <w:shd w:val="clear" w:color="auto" w:fill="FFFFFF" w:themeFill="background1"/>
          </w:tcPr>
          <w:p w14:paraId="0032ED77" w14:textId="12A99BD9" w:rsidR="00C663D3" w:rsidRPr="00CB4AE4" w:rsidRDefault="00C663D3" w:rsidP="00C663D3">
            <w:proofErr w:type="spellStart"/>
            <w:r w:rsidRPr="00CB4AE4">
              <w:t>DeviceType</w:t>
            </w:r>
            <w:proofErr w:type="spellEnd"/>
          </w:p>
        </w:tc>
        <w:tc>
          <w:tcPr>
            <w:tcW w:w="2925" w:type="dxa"/>
            <w:shd w:val="clear" w:color="auto" w:fill="FFFFFF" w:themeFill="background1"/>
          </w:tcPr>
          <w:p w14:paraId="3CCCAAFF" w14:textId="2D8217E4" w:rsidR="00C663D3" w:rsidRDefault="00C663D3" w:rsidP="00C663D3">
            <w:r>
              <w:t xml:space="preserve">Medicinsk teknisk utrustning som använts vid </w:t>
            </w:r>
            <w:r w:rsidR="0000111D">
              <w:t>observationerna inom gruppen</w:t>
            </w:r>
            <w:r>
              <w:t>.</w:t>
            </w:r>
          </w:p>
        </w:tc>
        <w:tc>
          <w:tcPr>
            <w:tcW w:w="1617" w:type="dxa"/>
            <w:shd w:val="clear" w:color="auto" w:fill="FFFFFF" w:themeFill="background1"/>
          </w:tcPr>
          <w:p w14:paraId="12C8DE65" w14:textId="1D1E8FC2" w:rsidR="00C663D3" w:rsidRPr="00966EF9" w:rsidRDefault="00C663D3" w:rsidP="00C663D3">
            <w:pPr>
              <w:rPr>
                <w:lang w:val="en-US"/>
              </w:rPr>
            </w:pPr>
            <w:r w:rsidRPr="00966EF9">
              <w:rPr>
                <w:lang w:val="en-US"/>
              </w:rPr>
              <w:t>0..*</w:t>
            </w:r>
          </w:p>
        </w:tc>
      </w:tr>
      <w:tr w:rsidR="00C663D3" w:rsidRPr="00966EF9" w14:paraId="68F07533" w14:textId="77777777" w:rsidTr="00CB4AE4">
        <w:tc>
          <w:tcPr>
            <w:tcW w:w="2943" w:type="dxa"/>
            <w:shd w:val="clear" w:color="auto" w:fill="FFFFFF" w:themeFill="background1"/>
          </w:tcPr>
          <w:p w14:paraId="47D5E05E" w14:textId="33030198" w:rsidR="00C663D3" w:rsidRPr="00DE065A" w:rsidRDefault="00C663D3" w:rsidP="00C663D3">
            <w:pPr>
              <w:rPr>
                <w:lang w:val="en-US"/>
              </w:rPr>
            </w:pPr>
            <w:r w:rsidRPr="003C622B">
              <w:rPr>
                <w:lang w:val="en-US"/>
              </w:rPr>
              <w:lastRenderedPageBreak/>
              <w:t>location</w:t>
            </w:r>
          </w:p>
        </w:tc>
        <w:tc>
          <w:tcPr>
            <w:tcW w:w="2037" w:type="dxa"/>
            <w:gridSpan w:val="2"/>
            <w:shd w:val="clear" w:color="auto" w:fill="FFFFFF" w:themeFill="background1"/>
          </w:tcPr>
          <w:p w14:paraId="730D5C6C" w14:textId="46423221" w:rsidR="00C663D3" w:rsidRPr="00966EF9" w:rsidRDefault="00C663D3" w:rsidP="00C663D3">
            <w:pPr>
              <w:rPr>
                <w:lang w:val="en-US"/>
              </w:rPr>
            </w:pPr>
            <w:proofErr w:type="spellStart"/>
            <w:r w:rsidRPr="00966EF9">
              <w:rPr>
                <w:lang w:val="en-US"/>
              </w:rPr>
              <w:t>LocationType</w:t>
            </w:r>
            <w:proofErr w:type="spellEnd"/>
          </w:p>
        </w:tc>
        <w:tc>
          <w:tcPr>
            <w:tcW w:w="2925" w:type="dxa"/>
            <w:shd w:val="clear" w:color="auto" w:fill="FFFFFF" w:themeFill="background1"/>
          </w:tcPr>
          <w:p w14:paraId="629F991D" w14:textId="72DB3EFF" w:rsidR="00C663D3" w:rsidRPr="0039439F" w:rsidRDefault="00C663D3" w:rsidP="00C663D3">
            <w:r w:rsidRPr="0039439F">
              <w:t xml:space="preserve">Geografisk plats som </w:t>
            </w:r>
            <w:r w:rsidR="0000111D">
              <w:t>observationerna inom gruppen</w:t>
            </w:r>
            <w:r w:rsidR="0000111D" w:rsidRPr="0039439F" w:rsidDel="0000111D">
              <w:t xml:space="preserve"> </w:t>
            </w:r>
            <w:r w:rsidRPr="0039439F">
              <w:t>utförts på</w:t>
            </w:r>
            <w:r>
              <w:t>.</w:t>
            </w:r>
          </w:p>
        </w:tc>
        <w:tc>
          <w:tcPr>
            <w:tcW w:w="1617" w:type="dxa"/>
            <w:shd w:val="clear" w:color="auto" w:fill="FFFFFF" w:themeFill="background1"/>
          </w:tcPr>
          <w:p w14:paraId="1FC1CD5F" w14:textId="7489F79F" w:rsidR="00C663D3" w:rsidRPr="00966EF9" w:rsidRDefault="00C663D3" w:rsidP="00C663D3">
            <w:pPr>
              <w:rPr>
                <w:lang w:val="en-US"/>
              </w:rPr>
            </w:pPr>
            <w:r w:rsidRPr="00966EF9">
              <w:rPr>
                <w:lang w:val="en-US"/>
              </w:rPr>
              <w:t>0..1</w:t>
            </w:r>
          </w:p>
        </w:tc>
      </w:tr>
      <w:tr w:rsidR="00C663D3" w:rsidRPr="00966EF9" w14:paraId="105C82C1" w14:textId="77777777" w:rsidTr="00966EF9">
        <w:tc>
          <w:tcPr>
            <w:tcW w:w="2943" w:type="dxa"/>
            <w:tcBorders>
              <w:bottom w:val="single" w:sz="4" w:space="0" w:color="auto"/>
            </w:tcBorders>
            <w:shd w:val="clear" w:color="auto" w:fill="FFFFFF" w:themeFill="background1"/>
          </w:tcPr>
          <w:p w14:paraId="3A298A52" w14:textId="271523D4" w:rsidR="00C663D3" w:rsidRPr="00DE065A" w:rsidRDefault="00C663D3" w:rsidP="00C663D3">
            <w:pPr>
              <w:rPr>
                <w:lang w:val="en-US"/>
              </w:rPr>
            </w:pPr>
            <w:proofErr w:type="spellStart"/>
            <w:r w:rsidRPr="003C622B">
              <w:rPr>
                <w:lang w:val="en-US"/>
              </w:rPr>
              <w:t>careProcessId</w:t>
            </w:r>
            <w:proofErr w:type="spellEnd"/>
          </w:p>
        </w:tc>
        <w:tc>
          <w:tcPr>
            <w:tcW w:w="2037" w:type="dxa"/>
            <w:gridSpan w:val="2"/>
            <w:tcBorders>
              <w:bottom w:val="single" w:sz="4" w:space="0" w:color="auto"/>
            </w:tcBorders>
            <w:shd w:val="clear" w:color="auto" w:fill="FFFFFF" w:themeFill="background1"/>
          </w:tcPr>
          <w:p w14:paraId="66AC4C98" w14:textId="5C1D6C87" w:rsidR="00C663D3" w:rsidRPr="00966EF9" w:rsidRDefault="00C663D3" w:rsidP="00C663D3">
            <w:pPr>
              <w:rPr>
                <w:lang w:val="en-US"/>
              </w:rPr>
            </w:pPr>
            <w:proofErr w:type="spellStart"/>
            <w:r w:rsidRPr="00966EF9">
              <w:rPr>
                <w:lang w:val="en-US"/>
              </w:rPr>
              <w:t>UUIDType</w:t>
            </w:r>
            <w:proofErr w:type="spellEnd"/>
          </w:p>
        </w:tc>
        <w:tc>
          <w:tcPr>
            <w:tcW w:w="2925" w:type="dxa"/>
            <w:tcBorders>
              <w:bottom w:val="single" w:sz="4" w:space="0" w:color="auto"/>
            </w:tcBorders>
            <w:shd w:val="clear" w:color="auto" w:fill="FFFFFF" w:themeFill="background1"/>
          </w:tcPr>
          <w:p w14:paraId="7B035721" w14:textId="600CAD2D" w:rsidR="00C663D3" w:rsidRPr="0039439F" w:rsidRDefault="00C663D3" w:rsidP="00F13BE7">
            <w:r w:rsidRPr="0039439F">
              <w:t xml:space="preserve">Individanpassad vårdprocess </w:t>
            </w:r>
            <w:r w:rsidR="0000111D">
              <w:t>där observationerna inom gruppen</w:t>
            </w:r>
            <w:r w:rsidRPr="0039439F">
              <w:t xml:space="preserve"> utförts.</w:t>
            </w:r>
          </w:p>
        </w:tc>
        <w:tc>
          <w:tcPr>
            <w:tcW w:w="1617" w:type="dxa"/>
            <w:tcBorders>
              <w:bottom w:val="single" w:sz="4" w:space="0" w:color="auto"/>
            </w:tcBorders>
            <w:shd w:val="clear" w:color="auto" w:fill="FFFFFF" w:themeFill="background1"/>
          </w:tcPr>
          <w:p w14:paraId="4A328D1E" w14:textId="41C25C5D" w:rsidR="00C663D3" w:rsidRPr="00966EF9" w:rsidRDefault="00C663D3" w:rsidP="00C663D3">
            <w:pPr>
              <w:rPr>
                <w:lang w:val="en-US"/>
              </w:rPr>
            </w:pPr>
            <w:r w:rsidRPr="00966EF9">
              <w:rPr>
                <w:lang w:val="en-US"/>
              </w:rPr>
              <w:t>0..1</w:t>
            </w:r>
          </w:p>
        </w:tc>
      </w:tr>
      <w:tr w:rsidR="00C663D3" w:rsidRPr="0039439F" w14:paraId="3966A9D7" w14:textId="77777777" w:rsidTr="00966EF9">
        <w:tc>
          <w:tcPr>
            <w:tcW w:w="2943" w:type="dxa"/>
            <w:tcBorders>
              <w:bottom w:val="single" w:sz="4" w:space="0" w:color="auto"/>
            </w:tcBorders>
            <w:shd w:val="clear" w:color="auto" w:fill="FFFFFF" w:themeFill="background1"/>
          </w:tcPr>
          <w:p w14:paraId="32434D99" w14:textId="328E68B6" w:rsidR="00C663D3" w:rsidRPr="00DE065A" w:rsidRDefault="00C663D3" w:rsidP="00C663D3">
            <w:pPr>
              <w:rPr>
                <w:lang w:val="en-US"/>
              </w:rPr>
            </w:pPr>
            <w:r w:rsidRPr="003C622B">
              <w:rPr>
                <w:lang w:val="en-US"/>
              </w:rPr>
              <w:t>observation</w:t>
            </w:r>
          </w:p>
        </w:tc>
        <w:tc>
          <w:tcPr>
            <w:tcW w:w="2037" w:type="dxa"/>
            <w:gridSpan w:val="2"/>
            <w:tcBorders>
              <w:bottom w:val="single" w:sz="4" w:space="0" w:color="auto"/>
            </w:tcBorders>
            <w:shd w:val="clear" w:color="auto" w:fill="FFFFFF" w:themeFill="background1"/>
          </w:tcPr>
          <w:p w14:paraId="58D143E3" w14:textId="77777777" w:rsidR="00C663D3" w:rsidRDefault="00C663D3" w:rsidP="00C663D3">
            <w:pPr>
              <w:rPr>
                <w:lang w:val="en-US"/>
              </w:rPr>
            </w:pPr>
            <w:proofErr w:type="spellStart"/>
            <w:r>
              <w:rPr>
                <w:lang w:val="en-US"/>
              </w:rPr>
              <w:t>ObservationType</w:t>
            </w:r>
            <w:proofErr w:type="spellEnd"/>
          </w:p>
          <w:p w14:paraId="5B04B914" w14:textId="012F3509" w:rsidR="00C663D3" w:rsidRPr="00966EF9" w:rsidRDefault="00C663D3" w:rsidP="00C663D3">
            <w:pPr>
              <w:rPr>
                <w:lang w:val="en-US"/>
              </w:rPr>
            </w:pPr>
          </w:p>
        </w:tc>
        <w:tc>
          <w:tcPr>
            <w:tcW w:w="2925" w:type="dxa"/>
            <w:tcBorders>
              <w:bottom w:val="single" w:sz="4" w:space="0" w:color="auto"/>
            </w:tcBorders>
            <w:shd w:val="clear" w:color="auto" w:fill="FFFFFF" w:themeFill="background1"/>
          </w:tcPr>
          <w:p w14:paraId="5F3D0D94" w14:textId="1FFFA190" w:rsidR="00C663D3" w:rsidRPr="0039439F" w:rsidRDefault="00C663D3" w:rsidP="00C663D3">
            <w:r>
              <w:t>De observationer som ligger inom denna grupp av observationer.</w:t>
            </w:r>
          </w:p>
        </w:tc>
        <w:tc>
          <w:tcPr>
            <w:tcW w:w="1617" w:type="dxa"/>
            <w:tcBorders>
              <w:bottom w:val="single" w:sz="4" w:space="0" w:color="auto"/>
            </w:tcBorders>
            <w:shd w:val="clear" w:color="auto" w:fill="FFFFFF" w:themeFill="background1"/>
          </w:tcPr>
          <w:p w14:paraId="443ED463" w14:textId="59909ACC" w:rsidR="00C663D3" w:rsidRPr="0039439F" w:rsidRDefault="00C663D3" w:rsidP="00C663D3">
            <w:r>
              <w:t>1</w:t>
            </w:r>
            <w:proofErr w:type="gramStart"/>
            <w:r>
              <w:t>..</w:t>
            </w:r>
            <w:proofErr w:type="gramEnd"/>
            <w:r>
              <w:t>*</w:t>
            </w:r>
          </w:p>
        </w:tc>
      </w:tr>
      <w:tr w:rsidR="00C663D3" w:rsidRPr="0039439F" w14:paraId="4BFF10C1" w14:textId="77777777" w:rsidTr="00966EF9">
        <w:tc>
          <w:tcPr>
            <w:tcW w:w="2943" w:type="dxa"/>
            <w:tcBorders>
              <w:left w:val="nil"/>
              <w:right w:val="nil"/>
            </w:tcBorders>
            <w:shd w:val="clear" w:color="auto" w:fill="FFFFFF" w:themeFill="background1"/>
          </w:tcPr>
          <w:p w14:paraId="6A78700F" w14:textId="77777777" w:rsidR="00C663D3" w:rsidRPr="0039439F" w:rsidRDefault="00C663D3" w:rsidP="00C663D3"/>
        </w:tc>
        <w:tc>
          <w:tcPr>
            <w:tcW w:w="2037" w:type="dxa"/>
            <w:gridSpan w:val="2"/>
            <w:tcBorders>
              <w:left w:val="nil"/>
              <w:right w:val="nil"/>
            </w:tcBorders>
            <w:shd w:val="clear" w:color="auto" w:fill="FFFFFF" w:themeFill="background1"/>
          </w:tcPr>
          <w:p w14:paraId="296FD1AF" w14:textId="77777777" w:rsidR="00C663D3" w:rsidRPr="0039439F" w:rsidRDefault="00C663D3" w:rsidP="00C663D3"/>
        </w:tc>
        <w:tc>
          <w:tcPr>
            <w:tcW w:w="2925" w:type="dxa"/>
            <w:tcBorders>
              <w:left w:val="nil"/>
              <w:right w:val="nil"/>
            </w:tcBorders>
            <w:shd w:val="clear" w:color="auto" w:fill="FFFFFF" w:themeFill="background1"/>
          </w:tcPr>
          <w:p w14:paraId="41CBDF12" w14:textId="77777777" w:rsidR="00C663D3" w:rsidRPr="0039439F" w:rsidRDefault="00C663D3" w:rsidP="00C663D3"/>
        </w:tc>
        <w:tc>
          <w:tcPr>
            <w:tcW w:w="1617" w:type="dxa"/>
            <w:tcBorders>
              <w:left w:val="nil"/>
              <w:right w:val="nil"/>
            </w:tcBorders>
            <w:shd w:val="clear" w:color="auto" w:fill="FFFFFF" w:themeFill="background1"/>
          </w:tcPr>
          <w:p w14:paraId="45398DBB" w14:textId="77777777" w:rsidR="00C663D3" w:rsidRPr="0039439F" w:rsidRDefault="00C663D3" w:rsidP="00C663D3"/>
        </w:tc>
      </w:tr>
      <w:tr w:rsidR="00C663D3" w:rsidRPr="00C93E52" w14:paraId="3FE3F7E7" w14:textId="77777777" w:rsidTr="0039439F">
        <w:tc>
          <w:tcPr>
            <w:tcW w:w="2943" w:type="dxa"/>
            <w:shd w:val="clear" w:color="auto" w:fill="A6A6A6" w:themeFill="background1" w:themeFillShade="A6"/>
          </w:tcPr>
          <w:p w14:paraId="02326F8A"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63EDAC5D" w14:textId="77777777" w:rsidR="00C663D3" w:rsidRPr="00C93E52" w:rsidRDefault="00C663D3" w:rsidP="00C663D3">
            <w:pPr>
              <w:rPr>
                <w:lang w:val="en-GB"/>
              </w:rPr>
            </w:pPr>
            <w:r>
              <w:rPr>
                <w:lang w:val="en-US" w:eastAsia="sv-SE"/>
              </w:rPr>
              <w:t>p</w:t>
            </w:r>
            <w:r w:rsidRPr="00C93E52">
              <w:rPr>
                <w:lang w:val="en-US" w:eastAsia="sv-SE"/>
              </w:rPr>
              <w:t>atient</w:t>
            </w:r>
          </w:p>
        </w:tc>
        <w:tc>
          <w:tcPr>
            <w:tcW w:w="2037" w:type="dxa"/>
            <w:gridSpan w:val="2"/>
            <w:shd w:val="clear" w:color="auto" w:fill="A6A6A6" w:themeFill="background1" w:themeFillShade="A6"/>
          </w:tcPr>
          <w:p w14:paraId="2FFA6493" w14:textId="77777777" w:rsidR="00C663D3" w:rsidRPr="00C93E52" w:rsidRDefault="00C663D3" w:rsidP="00C663D3">
            <w:pPr>
              <w:rPr>
                <w:lang w:val="en-GB"/>
              </w:rPr>
            </w:pPr>
            <w:proofErr w:type="spellStart"/>
            <w:r w:rsidRPr="00C93E52">
              <w:rPr>
                <w:lang w:val="en-GB"/>
              </w:rPr>
              <w:t>PatientType</w:t>
            </w:r>
            <w:proofErr w:type="spellEnd"/>
          </w:p>
        </w:tc>
        <w:tc>
          <w:tcPr>
            <w:tcW w:w="2925" w:type="dxa"/>
            <w:shd w:val="clear" w:color="auto" w:fill="A6A6A6" w:themeFill="background1" w:themeFillShade="A6"/>
          </w:tcPr>
          <w:p w14:paraId="33F11E64" w14:textId="77777777" w:rsidR="00C663D3" w:rsidRPr="00C93E52" w:rsidRDefault="00C663D3" w:rsidP="00C663D3">
            <w:pPr>
              <w:rPr>
                <w:lang w:val="en-US"/>
              </w:rPr>
            </w:pPr>
          </w:p>
        </w:tc>
        <w:tc>
          <w:tcPr>
            <w:tcW w:w="1617" w:type="dxa"/>
            <w:shd w:val="clear" w:color="auto" w:fill="A6A6A6" w:themeFill="background1" w:themeFillShade="A6"/>
          </w:tcPr>
          <w:p w14:paraId="4427A4A4" w14:textId="615C90F4" w:rsidR="00C663D3" w:rsidRPr="00C93E52" w:rsidRDefault="00D747A8" w:rsidP="00C663D3">
            <w:pPr>
              <w:rPr>
                <w:lang w:val="en-US"/>
              </w:rPr>
            </w:pPr>
            <w:r>
              <w:rPr>
                <w:lang w:val="en-US"/>
              </w:rPr>
              <w:t xml:space="preserve">    </w:t>
            </w:r>
          </w:p>
        </w:tc>
      </w:tr>
      <w:tr w:rsidR="00C663D3" w:rsidRPr="00C93E52" w14:paraId="2B7AA7F2" w14:textId="77777777" w:rsidTr="0039439F">
        <w:tc>
          <w:tcPr>
            <w:tcW w:w="2943" w:type="dxa"/>
          </w:tcPr>
          <w:p w14:paraId="27AA27F8" w14:textId="77777777" w:rsidR="00C663D3" w:rsidRPr="003C622B" w:rsidRDefault="00C663D3" w:rsidP="00C663D3">
            <w:pPr>
              <w:rPr>
                <w:lang w:val="en-GB"/>
              </w:rPr>
            </w:pPr>
            <w:r w:rsidRPr="003C622B">
              <w:rPr>
                <w:lang w:val="en-GB"/>
              </w:rPr>
              <w:t>id</w:t>
            </w:r>
          </w:p>
        </w:tc>
        <w:tc>
          <w:tcPr>
            <w:tcW w:w="2037" w:type="dxa"/>
            <w:gridSpan w:val="2"/>
          </w:tcPr>
          <w:p w14:paraId="45CC20C5" w14:textId="77777777" w:rsidR="00C663D3" w:rsidRPr="00C93E52" w:rsidRDefault="00C663D3" w:rsidP="00C663D3">
            <w:proofErr w:type="spellStart"/>
            <w:r w:rsidRPr="00C93E52">
              <w:t>IIType</w:t>
            </w:r>
            <w:proofErr w:type="spellEnd"/>
          </w:p>
        </w:tc>
        <w:tc>
          <w:tcPr>
            <w:tcW w:w="2925" w:type="dxa"/>
          </w:tcPr>
          <w:p w14:paraId="431210F0" w14:textId="77777777" w:rsidR="00C663D3" w:rsidRPr="00C93E52" w:rsidRDefault="00C663D3" w:rsidP="00C663D3">
            <w:pPr>
              <w:rPr>
                <w:rFonts w:eastAsia="Times New Roman" w:cs="Arial"/>
              </w:rPr>
            </w:pPr>
            <w:r w:rsidRPr="00C93E52">
              <w:rPr>
                <w:rFonts w:eastAsia="Times New Roman" w:cs="Arial"/>
              </w:rPr>
              <w:t>Id för patienten. Skall anges med 12 tecken utan avskiljare.</w:t>
            </w:r>
          </w:p>
        </w:tc>
        <w:tc>
          <w:tcPr>
            <w:tcW w:w="1617" w:type="dxa"/>
          </w:tcPr>
          <w:p w14:paraId="2720AC31" w14:textId="77777777" w:rsidR="00C663D3" w:rsidRPr="00C93E52" w:rsidRDefault="00C663D3" w:rsidP="00C663D3">
            <w:r w:rsidRPr="00C93E52">
              <w:t>1</w:t>
            </w:r>
          </w:p>
        </w:tc>
      </w:tr>
      <w:tr w:rsidR="00C663D3" w:rsidRPr="00C93E52" w14:paraId="47241FEE" w14:textId="77777777" w:rsidTr="0039439F">
        <w:tc>
          <w:tcPr>
            <w:tcW w:w="2943" w:type="dxa"/>
            <w:tcBorders>
              <w:top w:val="single" w:sz="4" w:space="0" w:color="auto"/>
              <w:left w:val="single" w:sz="4" w:space="0" w:color="auto"/>
              <w:bottom w:val="single" w:sz="4" w:space="0" w:color="auto"/>
              <w:right w:val="single" w:sz="4" w:space="0" w:color="auto"/>
            </w:tcBorders>
          </w:tcPr>
          <w:p w14:paraId="1B89C815" w14:textId="77777777" w:rsidR="00C663D3" w:rsidRPr="003C622B" w:rsidRDefault="00C663D3" w:rsidP="00C663D3">
            <w:pPr>
              <w:rPr>
                <w:lang w:val="en-GB"/>
              </w:rPr>
            </w:pPr>
            <w:proofErr w:type="spellStart"/>
            <w:r w:rsidRPr="003C622B">
              <w:rPr>
                <w:lang w:val="en-GB"/>
              </w:rPr>
              <w:t>id.root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FCD86F4"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ABEF064" w14:textId="77777777" w:rsidR="00C663D3" w:rsidRPr="00C93E52" w:rsidRDefault="00C663D3" w:rsidP="00C663D3">
            <w:r w:rsidRPr="00C93E52">
              <w:t>KV OID för typ av identifierare:</w:t>
            </w:r>
          </w:p>
          <w:p w14:paraId="6A191D8B" w14:textId="77777777" w:rsidR="00C663D3" w:rsidRPr="00C93E52" w:rsidRDefault="00C663D3" w:rsidP="00C663D3"/>
          <w:p w14:paraId="608F48F1" w14:textId="77777777" w:rsidR="00C663D3" w:rsidRPr="00C93E52" w:rsidRDefault="00C663D3" w:rsidP="00C663D3">
            <w:pPr>
              <w:rPr>
                <w:rFonts w:eastAsia="Times New Roman" w:cs="Arial"/>
              </w:rPr>
            </w:pPr>
            <w:r w:rsidRPr="00C93E52">
              <w:t>För personnummer används OID (1.2.752.129.2.1.3.1).</w:t>
            </w:r>
            <w:r w:rsidRPr="00C93E52">
              <w:br/>
              <w:t>För samordningsnummer anv</w:t>
            </w:r>
            <w:r>
              <w:t>änds OID (1.2.752.129.2.1.3.3).</w:t>
            </w:r>
          </w:p>
          <w:p w14:paraId="73EE3185"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13EEB1B5" w14:textId="77777777" w:rsidR="00C663D3" w:rsidRPr="00C93E52" w:rsidRDefault="00C663D3" w:rsidP="00C663D3">
            <w:r w:rsidRPr="00C93E52">
              <w:t>1</w:t>
            </w:r>
          </w:p>
        </w:tc>
      </w:tr>
      <w:tr w:rsidR="00C663D3" w:rsidRPr="00C93E52" w14:paraId="02FA1401" w14:textId="77777777" w:rsidTr="0039439F">
        <w:tc>
          <w:tcPr>
            <w:tcW w:w="2943" w:type="dxa"/>
            <w:tcBorders>
              <w:top w:val="single" w:sz="4" w:space="0" w:color="auto"/>
              <w:left w:val="single" w:sz="4" w:space="0" w:color="auto"/>
              <w:bottom w:val="single" w:sz="4" w:space="0" w:color="auto"/>
              <w:right w:val="single" w:sz="4" w:space="0" w:color="auto"/>
            </w:tcBorders>
          </w:tcPr>
          <w:p w14:paraId="4FE9C99F" w14:textId="77777777" w:rsidR="00C663D3" w:rsidRPr="003C622B" w:rsidRDefault="00C663D3" w:rsidP="00C663D3">
            <w:pPr>
              <w:rPr>
                <w:lang w:val="en-GB"/>
              </w:rPr>
            </w:pPr>
            <w:proofErr w:type="spellStart"/>
            <w:r w:rsidRPr="003C622B">
              <w:rPr>
                <w:lang w:val="en-GB"/>
              </w:rPr>
              <w:t>id.extension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56E8C2A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A7FB3F1" w14:textId="77777777" w:rsidR="00C663D3" w:rsidRPr="00C93E52" w:rsidRDefault="00C663D3" w:rsidP="00C663D3">
            <w:r w:rsidRPr="00C93E52">
              <w:t>Personnummer/samordningsnummer.</w:t>
            </w:r>
          </w:p>
        </w:tc>
        <w:tc>
          <w:tcPr>
            <w:tcW w:w="1617" w:type="dxa"/>
            <w:tcBorders>
              <w:top w:val="single" w:sz="4" w:space="0" w:color="auto"/>
              <w:left w:val="single" w:sz="4" w:space="0" w:color="auto"/>
              <w:bottom w:val="single" w:sz="4" w:space="0" w:color="auto"/>
              <w:right w:val="single" w:sz="4" w:space="0" w:color="auto"/>
            </w:tcBorders>
          </w:tcPr>
          <w:p w14:paraId="5026FE64" w14:textId="77777777" w:rsidR="00C663D3" w:rsidRPr="00C93E52" w:rsidRDefault="00C663D3" w:rsidP="00C663D3">
            <w:r w:rsidRPr="00C93E52">
              <w:t>1</w:t>
            </w:r>
          </w:p>
        </w:tc>
      </w:tr>
      <w:tr w:rsidR="00C663D3" w:rsidRPr="00C93E52" w14:paraId="3CDB6799" w14:textId="77777777" w:rsidTr="0039439F">
        <w:tc>
          <w:tcPr>
            <w:tcW w:w="2943" w:type="dxa"/>
          </w:tcPr>
          <w:p w14:paraId="4EDE1D64" w14:textId="77777777" w:rsidR="00C663D3" w:rsidRPr="003C622B" w:rsidRDefault="00C663D3" w:rsidP="00C663D3">
            <w:pPr>
              <w:rPr>
                <w:lang w:val="en-GB"/>
              </w:rPr>
            </w:pPr>
            <w:proofErr w:type="spellStart"/>
            <w:r w:rsidRPr="003C622B">
              <w:rPr>
                <w:lang w:val="en-GB"/>
              </w:rPr>
              <w:t>dateOfBirth</w:t>
            </w:r>
            <w:proofErr w:type="spellEnd"/>
          </w:p>
        </w:tc>
        <w:tc>
          <w:tcPr>
            <w:tcW w:w="2037" w:type="dxa"/>
            <w:gridSpan w:val="2"/>
          </w:tcPr>
          <w:p w14:paraId="3A1A538E" w14:textId="77777777" w:rsidR="00C663D3" w:rsidRPr="00C93E52" w:rsidRDefault="00C663D3" w:rsidP="00C663D3">
            <w:pPr>
              <w:rPr>
                <w:lang w:val="en-GB"/>
              </w:rPr>
            </w:pPr>
            <w:proofErr w:type="spellStart"/>
            <w:r w:rsidRPr="00C93E52">
              <w:rPr>
                <w:lang w:val="en-GB"/>
              </w:rPr>
              <w:t>DateTime</w:t>
            </w:r>
            <w:proofErr w:type="spellEnd"/>
          </w:p>
        </w:tc>
        <w:tc>
          <w:tcPr>
            <w:tcW w:w="2925" w:type="dxa"/>
          </w:tcPr>
          <w:p w14:paraId="1F045158" w14:textId="77777777" w:rsidR="00C663D3" w:rsidRPr="00C93E52" w:rsidRDefault="00C663D3" w:rsidP="00C663D3">
            <w:pPr>
              <w:rPr>
                <w:rFonts w:cs="Arial"/>
              </w:rPr>
            </w:pPr>
            <w:r w:rsidRPr="00C93E52">
              <w:rPr>
                <w:rFonts w:cs="Arial"/>
              </w:rPr>
              <w:t xml:space="preserve">Anger patientens födelseår, månad och dag. </w:t>
            </w:r>
            <w:proofErr w:type="gramStart"/>
            <w:r w:rsidRPr="00C93E52">
              <w:rPr>
                <w:rFonts w:cs="Arial"/>
              </w:rPr>
              <w:t>Ej</w:t>
            </w:r>
            <w:proofErr w:type="gramEnd"/>
            <w:r w:rsidRPr="00C93E52">
              <w:rPr>
                <w:rFonts w:cs="Arial"/>
              </w:rPr>
              <w:t xml:space="preserve"> personnummer!</w:t>
            </w:r>
          </w:p>
          <w:p w14:paraId="03B15FE2" w14:textId="77777777" w:rsidR="00C663D3" w:rsidRPr="00C93E52" w:rsidRDefault="00C663D3" w:rsidP="00C663D3">
            <w:pPr>
              <w:rPr>
                <w:rFonts w:cs="Arial"/>
              </w:rPr>
            </w:pPr>
          </w:p>
          <w:p w14:paraId="46B81C72" w14:textId="77777777" w:rsidR="00C663D3" w:rsidRPr="00C93E52" w:rsidRDefault="00C663D3" w:rsidP="00C663D3">
            <w:r w:rsidRPr="00C93E52">
              <w:rPr>
                <w:rFonts w:cs="Arial"/>
              </w:rPr>
              <w:t>Datum. Format ÅÅÅÅMMDD</w:t>
            </w:r>
          </w:p>
        </w:tc>
        <w:tc>
          <w:tcPr>
            <w:tcW w:w="1617" w:type="dxa"/>
          </w:tcPr>
          <w:p w14:paraId="202815DC" w14:textId="77777777" w:rsidR="00C663D3" w:rsidRPr="00C93E52" w:rsidRDefault="00C663D3" w:rsidP="00C663D3">
            <w:pPr>
              <w:rPr>
                <w:lang w:val="en-US"/>
              </w:rPr>
            </w:pPr>
            <w:r w:rsidRPr="00C93E52">
              <w:rPr>
                <w:lang w:val="en-US"/>
              </w:rPr>
              <w:t>1</w:t>
            </w:r>
          </w:p>
        </w:tc>
      </w:tr>
      <w:tr w:rsidR="00C663D3" w:rsidRPr="00C93E52" w14:paraId="3CD17679" w14:textId="77777777" w:rsidTr="0039439F">
        <w:tc>
          <w:tcPr>
            <w:tcW w:w="2943" w:type="dxa"/>
          </w:tcPr>
          <w:p w14:paraId="482227C8" w14:textId="77777777" w:rsidR="00C663D3" w:rsidRPr="003C622B" w:rsidRDefault="00C663D3" w:rsidP="00C663D3">
            <w:pPr>
              <w:rPr>
                <w:lang w:val="en-GB"/>
              </w:rPr>
            </w:pPr>
            <w:r w:rsidRPr="003C622B">
              <w:rPr>
                <w:lang w:val="en-GB"/>
              </w:rPr>
              <w:t>gender</w:t>
            </w:r>
          </w:p>
        </w:tc>
        <w:tc>
          <w:tcPr>
            <w:tcW w:w="2037" w:type="dxa"/>
            <w:gridSpan w:val="2"/>
          </w:tcPr>
          <w:p w14:paraId="615CFD45" w14:textId="77777777" w:rsidR="00C663D3" w:rsidRPr="00C93E52" w:rsidRDefault="00C663D3" w:rsidP="00C663D3">
            <w:pPr>
              <w:rPr>
                <w:lang w:val="en-GB"/>
              </w:rPr>
            </w:pPr>
            <w:proofErr w:type="spellStart"/>
            <w:r w:rsidRPr="00C93E52">
              <w:rPr>
                <w:lang w:val="en-GB"/>
              </w:rPr>
              <w:t>CVType</w:t>
            </w:r>
            <w:proofErr w:type="spellEnd"/>
          </w:p>
        </w:tc>
        <w:tc>
          <w:tcPr>
            <w:tcW w:w="2925" w:type="dxa"/>
          </w:tcPr>
          <w:p w14:paraId="476D2332" w14:textId="77777777" w:rsidR="00C663D3" w:rsidRPr="00C93E52" w:rsidRDefault="00C663D3" w:rsidP="00C663D3">
            <w:pPr>
              <w:rPr>
                <w:rFonts w:cs="Arial"/>
              </w:rPr>
            </w:pPr>
            <w:r w:rsidRPr="00C93E52">
              <w:rPr>
                <w:rFonts w:cs="Arial"/>
              </w:rPr>
              <w:t>Anger patientens kön.</w:t>
            </w:r>
          </w:p>
        </w:tc>
        <w:tc>
          <w:tcPr>
            <w:tcW w:w="1617" w:type="dxa"/>
          </w:tcPr>
          <w:p w14:paraId="40EC1AEB" w14:textId="77777777" w:rsidR="00C663D3" w:rsidRPr="00C93E52" w:rsidRDefault="00C663D3" w:rsidP="00C663D3">
            <w:r w:rsidRPr="00C93E52">
              <w:t>0</w:t>
            </w:r>
            <w:proofErr w:type="gramStart"/>
            <w:r w:rsidRPr="00C93E52">
              <w:t>..</w:t>
            </w:r>
            <w:proofErr w:type="gramEnd"/>
            <w:r w:rsidRPr="00C93E52">
              <w:t>1</w:t>
            </w:r>
          </w:p>
        </w:tc>
      </w:tr>
      <w:tr w:rsidR="00C663D3" w:rsidRPr="00C93E52" w14:paraId="587F67A4" w14:textId="77777777" w:rsidTr="0039439F">
        <w:tc>
          <w:tcPr>
            <w:tcW w:w="2943" w:type="dxa"/>
            <w:tcBorders>
              <w:top w:val="single" w:sz="4" w:space="0" w:color="auto"/>
              <w:left w:val="single" w:sz="4" w:space="0" w:color="auto"/>
              <w:bottom w:val="single" w:sz="4" w:space="0" w:color="auto"/>
              <w:right w:val="single" w:sz="4" w:space="0" w:color="auto"/>
            </w:tcBorders>
          </w:tcPr>
          <w:p w14:paraId="4ABAD646" w14:textId="77777777" w:rsidR="00C663D3" w:rsidRPr="003C622B" w:rsidRDefault="00C663D3" w:rsidP="00C663D3">
            <w:pPr>
              <w:rPr>
                <w:lang w:val="en-GB"/>
              </w:rPr>
            </w:pPr>
            <w:proofErr w:type="spellStart"/>
            <w:r w:rsidRPr="003C622B">
              <w:rPr>
                <w:lang w:val="en-GB"/>
              </w:rPr>
              <w:t>gender.code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7CBB1EDB"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96B451" w14:textId="77777777" w:rsidR="00C663D3" w:rsidRDefault="00C663D3" w:rsidP="00C663D3">
            <w:pPr>
              <w:rPr>
                <w:rFonts w:cs="Arial"/>
              </w:rPr>
            </w:pPr>
            <w:r w:rsidRPr="00C93E52">
              <w:rPr>
                <w:rFonts w:cs="Arial"/>
              </w:rPr>
              <w:t xml:space="preserve">Kod för </w:t>
            </w:r>
            <w:proofErr w:type="spellStart"/>
            <w:r w:rsidRPr="00C93E52">
              <w:rPr>
                <w:rFonts w:cs="Arial"/>
              </w:rPr>
              <w:t>könstyp</w:t>
            </w:r>
            <w:proofErr w:type="spellEnd"/>
            <w:r w:rsidRPr="00C93E52">
              <w:rPr>
                <w:rFonts w:cs="Arial"/>
              </w:rPr>
              <w:t xml:space="preserve">. </w:t>
            </w:r>
          </w:p>
          <w:p w14:paraId="08A212DA" w14:textId="16E59539" w:rsidR="00C663D3" w:rsidRPr="00DE065A" w:rsidRDefault="00C663D3" w:rsidP="00C663D3">
            <w:pPr>
              <w:rPr>
                <w:rFonts w:cs="Arial"/>
              </w:rPr>
            </w:pPr>
            <w:r>
              <w:rPr>
                <w:rFonts w:cs="Arial"/>
              </w:rPr>
              <w:t xml:space="preserve">0 </w:t>
            </w:r>
            <w:r w:rsidRPr="00DE065A">
              <w:rPr>
                <w:rFonts w:cs="Arial"/>
              </w:rPr>
              <w:t>okänt</w:t>
            </w:r>
          </w:p>
          <w:p w14:paraId="4CB9E17A" w14:textId="401C7EE6" w:rsidR="00C663D3" w:rsidRPr="00DE065A" w:rsidRDefault="00C663D3" w:rsidP="00C663D3">
            <w:pPr>
              <w:rPr>
                <w:rFonts w:cs="Arial"/>
              </w:rPr>
            </w:pPr>
            <w:r w:rsidRPr="00DE065A">
              <w:rPr>
                <w:rFonts w:cs="Arial"/>
              </w:rPr>
              <w:t>1</w:t>
            </w:r>
            <w:r>
              <w:rPr>
                <w:rFonts w:cs="Arial"/>
              </w:rPr>
              <w:t xml:space="preserve"> </w:t>
            </w:r>
            <w:r w:rsidRPr="00DE065A">
              <w:rPr>
                <w:rFonts w:cs="Arial"/>
              </w:rPr>
              <w:t>man</w:t>
            </w:r>
          </w:p>
          <w:p w14:paraId="120BEC93" w14:textId="61026E7C" w:rsidR="00C663D3" w:rsidRPr="00DE065A" w:rsidRDefault="00C663D3" w:rsidP="00C663D3">
            <w:pPr>
              <w:rPr>
                <w:rFonts w:cs="Arial"/>
              </w:rPr>
            </w:pPr>
            <w:r w:rsidRPr="00DE065A">
              <w:rPr>
                <w:rFonts w:cs="Arial"/>
              </w:rPr>
              <w:t>2</w:t>
            </w:r>
            <w:r>
              <w:rPr>
                <w:rFonts w:cs="Arial"/>
              </w:rPr>
              <w:t xml:space="preserve"> </w:t>
            </w:r>
            <w:r w:rsidRPr="00DE065A">
              <w:rPr>
                <w:rFonts w:cs="Arial"/>
              </w:rPr>
              <w:t>kvinna</w:t>
            </w:r>
          </w:p>
          <w:p w14:paraId="319BB930" w14:textId="28AA4307" w:rsidR="00C663D3" w:rsidRPr="00C93E52" w:rsidRDefault="00C663D3" w:rsidP="00C663D3">
            <w:pPr>
              <w:rPr>
                <w:rFonts w:cs="Arial"/>
              </w:rPr>
            </w:pPr>
            <w:r w:rsidRPr="00DE065A">
              <w:rPr>
                <w:rFonts w:cs="Arial"/>
              </w:rPr>
              <w:t>9</w:t>
            </w:r>
            <w:r>
              <w:rPr>
                <w:rFonts w:cs="Arial"/>
              </w:rPr>
              <w:t xml:space="preserve"> </w:t>
            </w:r>
            <w:proofErr w:type="gramStart"/>
            <w:r w:rsidRPr="00DE065A">
              <w:rPr>
                <w:rFonts w:cs="Arial"/>
              </w:rPr>
              <w:t>ej</w:t>
            </w:r>
            <w:proofErr w:type="gramEnd"/>
            <w:r w:rsidRPr="00DE065A">
              <w:rPr>
                <w:rFonts w:cs="Arial"/>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3E1C2334" w14:textId="77777777" w:rsidR="00C663D3" w:rsidRPr="00C93E52" w:rsidRDefault="00C663D3" w:rsidP="00C663D3">
            <w:r w:rsidRPr="00C93E52">
              <w:t>1</w:t>
            </w:r>
          </w:p>
        </w:tc>
      </w:tr>
      <w:tr w:rsidR="00C663D3" w:rsidRPr="00C93E52" w14:paraId="4A80899D" w14:textId="77777777" w:rsidTr="0039439F">
        <w:tc>
          <w:tcPr>
            <w:tcW w:w="2943" w:type="dxa"/>
            <w:tcBorders>
              <w:top w:val="single" w:sz="4" w:space="0" w:color="auto"/>
              <w:left w:val="single" w:sz="4" w:space="0" w:color="auto"/>
              <w:bottom w:val="single" w:sz="4" w:space="0" w:color="auto"/>
              <w:right w:val="single" w:sz="4" w:space="0" w:color="auto"/>
            </w:tcBorders>
          </w:tcPr>
          <w:p w14:paraId="2AB7F20B" w14:textId="77777777" w:rsidR="00C663D3" w:rsidRPr="003C622B" w:rsidRDefault="00C663D3" w:rsidP="00C663D3">
            <w:pPr>
              <w:rPr>
                <w:lang w:val="en-GB"/>
              </w:rPr>
            </w:pPr>
            <w:proofErr w:type="spellStart"/>
            <w:r w:rsidRPr="003C622B">
              <w:rPr>
                <w:lang w:val="en-GB"/>
              </w:rPr>
              <w:t>gender.codeSystem</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DCD6650"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DAEE7D" w14:textId="77777777" w:rsidR="00C663D3" w:rsidRPr="00C93E52" w:rsidRDefault="00C663D3" w:rsidP="00C663D3">
            <w:pPr>
              <w:rPr>
                <w:rFonts w:cs="Arial"/>
              </w:rPr>
            </w:pPr>
            <w:r w:rsidRPr="00C93E52">
              <w:rPr>
                <w:rFonts w:cs="Arial"/>
              </w:rPr>
              <w:t xml:space="preserve">Kodsystem för angiven kod för </w:t>
            </w:r>
            <w:proofErr w:type="spellStart"/>
            <w:r w:rsidRPr="00C93E52">
              <w:rPr>
                <w:rFonts w:cs="Arial"/>
              </w:rPr>
              <w:t>könstyp</w:t>
            </w:r>
            <w:proofErr w:type="spellEnd"/>
            <w:r w:rsidRPr="00C93E52">
              <w:rPr>
                <w:rFonts w:cs="Arial"/>
              </w:rPr>
              <w:t xml:space="preserve">. </w:t>
            </w:r>
          </w:p>
          <w:p w14:paraId="18FC331D" w14:textId="77777777" w:rsidR="00C663D3" w:rsidRPr="00C93E52" w:rsidRDefault="00C663D3" w:rsidP="00C663D3">
            <w:pPr>
              <w:rPr>
                <w:rFonts w:cs="Arial"/>
              </w:rPr>
            </w:pPr>
          </w:p>
          <w:p w14:paraId="1E41A333" w14:textId="59C2F013" w:rsidR="00C663D3" w:rsidRPr="00C93E52" w:rsidRDefault="00C663D3" w:rsidP="00C663D3">
            <w:pPr>
              <w:rPr>
                <w:rFonts w:cs="Arial"/>
              </w:rPr>
            </w:pPr>
            <w:r w:rsidRPr="00C93E52">
              <w:rPr>
                <w:rFonts w:cs="Arial"/>
              </w:rPr>
              <w:t xml:space="preserve">KV kön från V-TIM (OID: </w:t>
            </w:r>
            <w:r w:rsidRPr="00C93E52">
              <w:rPr>
                <w:rFonts w:cs="Arial"/>
              </w:rPr>
              <w:lastRenderedPageBreak/>
              <w:t>1.2.752.129.2.2.1.1)</w:t>
            </w:r>
          </w:p>
        </w:tc>
        <w:tc>
          <w:tcPr>
            <w:tcW w:w="1617" w:type="dxa"/>
            <w:tcBorders>
              <w:top w:val="single" w:sz="4" w:space="0" w:color="auto"/>
              <w:left w:val="single" w:sz="4" w:space="0" w:color="auto"/>
              <w:bottom w:val="single" w:sz="4" w:space="0" w:color="auto"/>
              <w:right w:val="single" w:sz="4" w:space="0" w:color="auto"/>
            </w:tcBorders>
          </w:tcPr>
          <w:p w14:paraId="571E8FD4" w14:textId="77777777" w:rsidR="00C663D3" w:rsidRPr="00C93E52" w:rsidRDefault="00C663D3" w:rsidP="00C663D3">
            <w:r w:rsidRPr="00C93E52">
              <w:lastRenderedPageBreak/>
              <w:t>1</w:t>
            </w:r>
          </w:p>
        </w:tc>
      </w:tr>
      <w:tr w:rsidR="00C663D3" w:rsidRPr="00C93E52" w14:paraId="636ED0C8" w14:textId="77777777" w:rsidTr="0039439F">
        <w:tc>
          <w:tcPr>
            <w:tcW w:w="2943" w:type="dxa"/>
            <w:tcBorders>
              <w:top w:val="single" w:sz="4" w:space="0" w:color="auto"/>
              <w:left w:val="single" w:sz="4" w:space="0" w:color="auto"/>
              <w:bottom w:val="single" w:sz="4" w:space="0" w:color="auto"/>
              <w:right w:val="single" w:sz="4" w:space="0" w:color="auto"/>
            </w:tcBorders>
          </w:tcPr>
          <w:p w14:paraId="402C1E75" w14:textId="77777777" w:rsidR="00C663D3" w:rsidRPr="003C622B" w:rsidRDefault="00C663D3" w:rsidP="00C663D3">
            <w:pPr>
              <w:rPr>
                <w:lang w:val="en-GB"/>
              </w:rPr>
            </w:pPr>
            <w:proofErr w:type="spellStart"/>
            <w:r w:rsidRPr="003C622B">
              <w:rPr>
                <w:lang w:val="en-GB"/>
              </w:rPr>
              <w:lastRenderedPageBreak/>
              <w:t>gender.codeSystemName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779940D9"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D59B693" w14:textId="0BA77A8A" w:rsidR="00C663D3" w:rsidRPr="00C93E52" w:rsidRDefault="00C663D3" w:rsidP="00C663D3">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05BDF50E" w14:textId="77777777" w:rsidR="00C663D3" w:rsidRPr="00C93E52" w:rsidRDefault="00C663D3" w:rsidP="00C663D3">
            <w:r w:rsidRPr="00C93E52">
              <w:t>0</w:t>
            </w:r>
            <w:proofErr w:type="gramStart"/>
            <w:r w:rsidRPr="00C93E52">
              <w:t>..</w:t>
            </w:r>
            <w:proofErr w:type="gramEnd"/>
            <w:r w:rsidRPr="00C93E52">
              <w:t>1</w:t>
            </w:r>
          </w:p>
        </w:tc>
      </w:tr>
      <w:tr w:rsidR="00C663D3" w:rsidRPr="00C93E52" w14:paraId="3AF3404B" w14:textId="77777777" w:rsidTr="0039439F">
        <w:tc>
          <w:tcPr>
            <w:tcW w:w="2943" w:type="dxa"/>
            <w:tcBorders>
              <w:top w:val="single" w:sz="4" w:space="0" w:color="auto"/>
              <w:left w:val="single" w:sz="4" w:space="0" w:color="auto"/>
              <w:bottom w:val="single" w:sz="4" w:space="0" w:color="auto"/>
              <w:right w:val="single" w:sz="4" w:space="0" w:color="auto"/>
            </w:tcBorders>
          </w:tcPr>
          <w:p w14:paraId="2D4C796D" w14:textId="77777777" w:rsidR="00C663D3" w:rsidRPr="003C622B" w:rsidRDefault="00C663D3" w:rsidP="00C663D3">
            <w:pPr>
              <w:rPr>
                <w:lang w:val="en-GB"/>
              </w:rPr>
            </w:pPr>
            <w:proofErr w:type="spellStart"/>
            <w:r w:rsidRPr="003C622B">
              <w:rPr>
                <w:lang w:val="en-GB"/>
              </w:rPr>
              <w:t>gender.codeSystemVersion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9DB0C3C"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3713822"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833E20" w14:textId="77777777" w:rsidR="00C663D3" w:rsidRPr="00C93E52" w:rsidRDefault="00C663D3" w:rsidP="00C663D3">
            <w:r w:rsidRPr="00C93E52">
              <w:t>0</w:t>
            </w:r>
            <w:proofErr w:type="gramStart"/>
            <w:r w:rsidRPr="00C93E52">
              <w:t>..</w:t>
            </w:r>
            <w:proofErr w:type="gramEnd"/>
            <w:r w:rsidRPr="00C93E52">
              <w:t>1</w:t>
            </w:r>
          </w:p>
        </w:tc>
      </w:tr>
      <w:tr w:rsidR="00C663D3" w:rsidRPr="00C93E52" w14:paraId="6BF61588" w14:textId="77777777" w:rsidTr="00683B99">
        <w:tc>
          <w:tcPr>
            <w:tcW w:w="2943" w:type="dxa"/>
            <w:tcBorders>
              <w:top w:val="single" w:sz="4" w:space="0" w:color="auto"/>
              <w:left w:val="single" w:sz="4" w:space="0" w:color="auto"/>
              <w:bottom w:val="single" w:sz="4" w:space="0" w:color="auto"/>
              <w:right w:val="single" w:sz="4" w:space="0" w:color="auto"/>
            </w:tcBorders>
          </w:tcPr>
          <w:p w14:paraId="20F66207" w14:textId="77777777" w:rsidR="00C663D3" w:rsidRPr="003C622B" w:rsidRDefault="00C663D3" w:rsidP="00C663D3">
            <w:pPr>
              <w:rPr>
                <w:lang w:val="en-GB"/>
              </w:rPr>
            </w:pPr>
            <w:proofErr w:type="spellStart"/>
            <w:r w:rsidRPr="003C622B">
              <w:rPr>
                <w:lang w:val="en-GB"/>
              </w:rPr>
              <w:t>gender.displayName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271B65C9"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11C8F2F" w14:textId="77777777" w:rsidR="00C663D3" w:rsidRPr="00C93E52" w:rsidRDefault="00C663D3" w:rsidP="00C663D3">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1FADDCA3" w14:textId="77777777" w:rsidR="00C663D3" w:rsidRPr="00C93E52" w:rsidRDefault="00C663D3" w:rsidP="00C663D3">
            <w:r w:rsidRPr="00C93E52">
              <w:t>0</w:t>
            </w:r>
            <w:proofErr w:type="gramStart"/>
            <w:r w:rsidRPr="00C93E52">
              <w:t>..</w:t>
            </w:r>
            <w:proofErr w:type="gramEnd"/>
            <w:r w:rsidRPr="00C93E52">
              <w:t>1</w:t>
            </w:r>
          </w:p>
        </w:tc>
      </w:tr>
      <w:tr w:rsidR="00C663D3" w:rsidRPr="00C93E52" w14:paraId="5355D09C" w14:textId="77777777" w:rsidTr="00E3381F">
        <w:tc>
          <w:tcPr>
            <w:tcW w:w="9522" w:type="dxa"/>
            <w:gridSpan w:val="5"/>
            <w:tcBorders>
              <w:top w:val="single" w:sz="4" w:space="0" w:color="auto"/>
              <w:left w:val="nil"/>
              <w:bottom w:val="nil"/>
              <w:right w:val="nil"/>
            </w:tcBorders>
          </w:tcPr>
          <w:p w14:paraId="7C5E93B7" w14:textId="2BAA6E8D" w:rsidR="00C663D3" w:rsidRPr="00C93E52" w:rsidRDefault="00C663D3" w:rsidP="005E7BAD">
            <w:r>
              <w:t xml:space="preserve">Klassen </w:t>
            </w:r>
            <w:proofErr w:type="spellStart"/>
            <w:r>
              <w:t>Patient</w:t>
            </w:r>
            <w:r w:rsidR="005E7BAD">
              <w:t>Type</w:t>
            </w:r>
            <w:proofErr w:type="spellEnd"/>
            <w:r w:rsidR="005E7BAD">
              <w:t xml:space="preserve"> är en kompakt och specifik representation av den patient som observationen gäller.</w:t>
            </w:r>
          </w:p>
        </w:tc>
      </w:tr>
      <w:tr w:rsidR="00C663D3" w:rsidRPr="00C93E52" w14:paraId="3340C59E" w14:textId="77777777" w:rsidTr="00B606F2">
        <w:tc>
          <w:tcPr>
            <w:tcW w:w="2943" w:type="dxa"/>
            <w:tcBorders>
              <w:top w:val="nil"/>
              <w:left w:val="nil"/>
              <w:bottom w:val="single" w:sz="4" w:space="0" w:color="auto"/>
              <w:right w:val="nil"/>
            </w:tcBorders>
          </w:tcPr>
          <w:p w14:paraId="3E1D886B" w14:textId="77777777" w:rsidR="00C663D3" w:rsidRPr="00461D60" w:rsidRDefault="00C663D3" w:rsidP="00C663D3"/>
        </w:tc>
        <w:tc>
          <w:tcPr>
            <w:tcW w:w="2037" w:type="dxa"/>
            <w:gridSpan w:val="2"/>
            <w:tcBorders>
              <w:top w:val="nil"/>
              <w:left w:val="nil"/>
              <w:bottom w:val="single" w:sz="4" w:space="0" w:color="auto"/>
              <w:right w:val="nil"/>
            </w:tcBorders>
          </w:tcPr>
          <w:p w14:paraId="0E074C5D" w14:textId="77777777" w:rsidR="00C663D3" w:rsidRPr="00461D60" w:rsidRDefault="00C663D3" w:rsidP="00C663D3"/>
        </w:tc>
        <w:tc>
          <w:tcPr>
            <w:tcW w:w="2925" w:type="dxa"/>
            <w:tcBorders>
              <w:top w:val="nil"/>
              <w:left w:val="nil"/>
              <w:bottom w:val="single" w:sz="4" w:space="0" w:color="auto"/>
              <w:right w:val="nil"/>
            </w:tcBorders>
          </w:tcPr>
          <w:p w14:paraId="490936F2" w14:textId="77777777" w:rsidR="00C663D3" w:rsidRPr="00C93E52" w:rsidRDefault="00C663D3" w:rsidP="00C663D3">
            <w:pPr>
              <w:rPr>
                <w:rFonts w:cs="Arial"/>
              </w:rPr>
            </w:pPr>
          </w:p>
        </w:tc>
        <w:tc>
          <w:tcPr>
            <w:tcW w:w="1617" w:type="dxa"/>
            <w:tcBorders>
              <w:top w:val="nil"/>
              <w:left w:val="nil"/>
              <w:bottom w:val="single" w:sz="4" w:space="0" w:color="auto"/>
              <w:right w:val="nil"/>
            </w:tcBorders>
          </w:tcPr>
          <w:p w14:paraId="018DAD5F" w14:textId="77777777" w:rsidR="00C663D3" w:rsidRPr="00C93E52" w:rsidRDefault="00C663D3" w:rsidP="00C663D3"/>
        </w:tc>
      </w:tr>
      <w:tr w:rsidR="00C663D3" w:rsidRPr="00C93E52" w14:paraId="35A8DC4D"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7D5B97A" w14:textId="77777777" w:rsidR="00C663D3" w:rsidRDefault="00C663D3" w:rsidP="00C663D3">
            <w:pPr>
              <w:rPr>
                <w:lang w:eastAsia="sv-SE"/>
              </w:rPr>
            </w:pPr>
            <w:proofErr w:type="spellStart"/>
            <w:r>
              <w:rPr>
                <w:lang w:eastAsia="sv-SE"/>
              </w:rPr>
              <w:t>observationGroup</w:t>
            </w:r>
            <w:proofErr w:type="spellEnd"/>
            <w:r>
              <w:rPr>
                <w:lang w:eastAsia="sv-SE"/>
              </w:rPr>
              <w:t>/</w:t>
            </w:r>
          </w:p>
          <w:p w14:paraId="223CEEB9" w14:textId="2D391FB7" w:rsidR="00C663D3" w:rsidRPr="00C93E52" w:rsidRDefault="00C663D3" w:rsidP="00C663D3">
            <w:pPr>
              <w:rPr>
                <w:lang w:val="en-GB"/>
              </w:rPr>
            </w:pPr>
            <w:proofErr w:type="spellStart"/>
            <w:r>
              <w:rPr>
                <w:lang w:eastAsia="sv-SE"/>
              </w:rPr>
              <w:t>p</w:t>
            </w:r>
            <w:r w:rsidRPr="008F3BBF">
              <w:rPr>
                <w:lang w:eastAsia="sv-SE"/>
              </w:rPr>
              <w:t>erformerRole</w:t>
            </w:r>
            <w:proofErr w:type="spellEnd"/>
          </w:p>
        </w:tc>
        <w:tc>
          <w:tcPr>
            <w:tcW w:w="2037"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69EF891" w14:textId="77ACB947" w:rsidR="00C663D3" w:rsidRPr="00C93E52" w:rsidRDefault="00C663D3" w:rsidP="00C663D3">
            <w:pPr>
              <w:rPr>
                <w:lang w:val="en-GB"/>
              </w:rPr>
            </w:pPr>
            <w:proofErr w:type="spellStart"/>
            <w:r w:rsidRPr="008F3BBF">
              <w:t>PerformerRoleType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BB27F7B" w14:textId="77777777" w:rsidR="00C663D3" w:rsidRPr="00C93E52" w:rsidRDefault="00C663D3" w:rsidP="00C663D3">
            <w:pPr>
              <w:rPr>
                <w:rFonts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9D1835A" w14:textId="6BF573BD" w:rsidR="00C663D3" w:rsidRPr="00C93E52" w:rsidRDefault="00C663D3" w:rsidP="00C663D3"/>
        </w:tc>
      </w:tr>
      <w:tr w:rsidR="00C663D3" w:rsidRPr="00C93E52" w14:paraId="1CCAEB0B" w14:textId="77777777" w:rsidTr="0039439F">
        <w:tc>
          <w:tcPr>
            <w:tcW w:w="2943" w:type="dxa"/>
            <w:tcBorders>
              <w:top w:val="single" w:sz="4" w:space="0" w:color="auto"/>
              <w:left w:val="single" w:sz="4" w:space="0" w:color="auto"/>
              <w:bottom w:val="single" w:sz="4" w:space="0" w:color="auto"/>
              <w:right w:val="single" w:sz="4" w:space="0" w:color="auto"/>
            </w:tcBorders>
          </w:tcPr>
          <w:p w14:paraId="5703259E" w14:textId="7364CC0A" w:rsidR="00C663D3" w:rsidRPr="003C622B" w:rsidRDefault="00C663D3" w:rsidP="00C663D3">
            <w:pPr>
              <w:rPr>
                <w:lang w:val="en-GB"/>
              </w:rPr>
            </w:pPr>
            <w:r w:rsidRPr="003C622B">
              <w:rPr>
                <w:lang w:eastAsia="sv-SE"/>
              </w:rPr>
              <w:t>id*</w:t>
            </w:r>
          </w:p>
        </w:tc>
        <w:tc>
          <w:tcPr>
            <w:tcW w:w="2037" w:type="dxa"/>
            <w:gridSpan w:val="2"/>
            <w:tcBorders>
              <w:top w:val="single" w:sz="4" w:space="0" w:color="auto"/>
              <w:left w:val="single" w:sz="4" w:space="0" w:color="auto"/>
              <w:bottom w:val="single" w:sz="4" w:space="0" w:color="auto"/>
              <w:right w:val="single" w:sz="4" w:space="0" w:color="auto"/>
            </w:tcBorders>
          </w:tcPr>
          <w:p w14:paraId="2EC70F3E" w14:textId="7CF48AAC" w:rsidR="00C663D3" w:rsidRPr="00C93E52" w:rsidRDefault="00C663D3" w:rsidP="00C663D3">
            <w:pPr>
              <w:rPr>
                <w:lang w:val="en-GB"/>
              </w:rPr>
            </w:pPr>
            <w:proofErr w:type="spellStart"/>
            <w:r w:rsidRPr="008F3BBF">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6A2ECC0" w14:textId="54294A44" w:rsidR="00C663D3" w:rsidRPr="00C93E52" w:rsidRDefault="00C663D3" w:rsidP="00C663D3">
            <w:r w:rsidRPr="00C93E52">
              <w:t xml:space="preserve">Personens identitet </w:t>
            </w:r>
            <w:r>
              <w:t>i sin</w:t>
            </w:r>
            <w:r w:rsidRPr="00C93E52">
              <w:t xml:space="preserve"> </w:t>
            </w:r>
            <w:r>
              <w:t>roll som utförare.</w:t>
            </w:r>
            <w:r w:rsidRPr="00C93E52">
              <w:t xml:space="preserve"> </w:t>
            </w:r>
          </w:p>
          <w:p w14:paraId="43616C00" w14:textId="77777777" w:rsidR="00C663D3" w:rsidRPr="00C93E52" w:rsidRDefault="00C663D3" w:rsidP="00C663D3"/>
          <w:p w14:paraId="0B790535" w14:textId="3731D947" w:rsidR="00C663D3" w:rsidRPr="00C93E52" w:rsidRDefault="00C663D3" w:rsidP="00C663D3">
            <w:r w:rsidRPr="00C93E52">
              <w:t>Lämnas tomt</w:t>
            </w:r>
            <w:r w:rsidR="000F5D4F">
              <w:t xml:space="preserve"> om</w:t>
            </w:r>
            <w:r w:rsidRPr="00C93E52">
              <w:t xml:space="preserve"> </w:t>
            </w:r>
            <w:r>
              <w:t>utföraren</w:t>
            </w:r>
            <w:r w:rsidR="009F2EDA">
              <w:t xml:space="preserve"> </w:t>
            </w:r>
            <w:r>
              <w:t xml:space="preserve">identifieras av person-id (exempelvis patienten själv identifierad av personnummer i </w:t>
            </w:r>
            <w:proofErr w:type="spellStart"/>
            <w:r>
              <w:t>PersonType</w:t>
            </w:r>
            <w:proofErr w:type="spellEnd"/>
            <w:r>
              <w:t>)</w:t>
            </w:r>
          </w:p>
          <w:p w14:paraId="3CC9877D" w14:textId="77777777" w:rsidR="00C663D3" w:rsidRPr="00C93E52" w:rsidRDefault="00C663D3" w:rsidP="00C663D3"/>
          <w:p w14:paraId="25A08622" w14:textId="6B0ECED8" w:rsidR="00C663D3" w:rsidRPr="00C93E52" w:rsidRDefault="00C663D3" w:rsidP="00F13BE7">
            <w:pPr>
              <w:rPr>
                <w:rFonts w:cs="Arial"/>
              </w:rPr>
            </w:pPr>
            <w:r w:rsidRPr="00C93E52">
              <w:t>HSA</w:t>
            </w:r>
            <w:r>
              <w:t>-</w:t>
            </w:r>
            <w:r w:rsidRPr="00C93E52">
              <w:t>id skall anges ifall utföraren är vårdpersonal.</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67C38B80" w14:textId="77777777" w:rsidR="00C663D3" w:rsidRDefault="00C663D3" w:rsidP="00C663D3">
            <w:r w:rsidRPr="00C93E52">
              <w:t>0</w:t>
            </w:r>
            <w:proofErr w:type="gramStart"/>
            <w:r w:rsidRPr="00C93E52">
              <w:t>..</w:t>
            </w:r>
            <w:proofErr w:type="gramEnd"/>
            <w:r w:rsidRPr="00C93E52">
              <w:t>1</w:t>
            </w:r>
          </w:p>
          <w:p w14:paraId="1A467A34" w14:textId="45302274" w:rsidR="003268EB" w:rsidRPr="00C93E52" w:rsidRDefault="003268EB" w:rsidP="00C663D3">
            <w:r>
              <w:br/>
            </w:r>
            <w:r w:rsidRPr="00C93E52">
              <w:rPr>
                <w:rFonts w:cs="Arial"/>
              </w:rPr>
              <w:t>(Fält 2, Fält 2a)</w:t>
            </w:r>
          </w:p>
        </w:tc>
      </w:tr>
      <w:tr w:rsidR="00C663D3" w:rsidRPr="00C93E52" w14:paraId="1BDCBB13" w14:textId="77777777" w:rsidTr="0039439F">
        <w:tc>
          <w:tcPr>
            <w:tcW w:w="2943" w:type="dxa"/>
            <w:tcBorders>
              <w:top w:val="single" w:sz="4" w:space="0" w:color="auto"/>
              <w:left w:val="single" w:sz="4" w:space="0" w:color="auto"/>
              <w:bottom w:val="single" w:sz="4" w:space="0" w:color="auto"/>
              <w:right w:val="single" w:sz="4" w:space="0" w:color="auto"/>
            </w:tcBorders>
          </w:tcPr>
          <w:p w14:paraId="20C6CBBD" w14:textId="0EF30BD2" w:rsidR="00C663D3" w:rsidRPr="003C622B" w:rsidRDefault="00C663D3" w:rsidP="00C663D3">
            <w:proofErr w:type="spellStart"/>
            <w:r w:rsidRPr="003C622B">
              <w:rPr>
                <w:lang w:eastAsia="sv-SE"/>
              </w:rPr>
              <w:t>id.root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582CA3C" w14:textId="1D1937F4" w:rsidR="00C663D3" w:rsidRPr="00114699" w:rsidRDefault="00C663D3" w:rsidP="00C663D3">
            <w:r w:rsidRPr="00114699">
              <w:t>String</w:t>
            </w:r>
          </w:p>
        </w:tc>
        <w:tc>
          <w:tcPr>
            <w:tcW w:w="2925" w:type="dxa"/>
            <w:tcBorders>
              <w:top w:val="single" w:sz="4" w:space="0" w:color="auto"/>
              <w:left w:val="single" w:sz="4" w:space="0" w:color="auto"/>
              <w:bottom w:val="single" w:sz="4" w:space="0" w:color="auto"/>
              <w:right w:val="single" w:sz="4" w:space="0" w:color="auto"/>
            </w:tcBorders>
          </w:tcPr>
          <w:p w14:paraId="67BEDD33" w14:textId="76759C22" w:rsidR="00C663D3" w:rsidRDefault="00C663D3" w:rsidP="00C663D3">
            <w:pPr>
              <w:rPr>
                <w:szCs w:val="20"/>
              </w:rPr>
            </w:pPr>
            <w:r>
              <w:rPr>
                <w:szCs w:val="20"/>
              </w:rPr>
              <w:t xml:space="preserve">Om utförarens identitet beskrivs i form av ett HSA-id används </w:t>
            </w:r>
          </w:p>
          <w:p w14:paraId="05951899" w14:textId="2038ED6F" w:rsidR="00C663D3" w:rsidRPr="00C93E52" w:rsidRDefault="00C663D3" w:rsidP="00C663D3">
            <w:pPr>
              <w:rPr>
                <w:rFonts w:cs="Arial"/>
              </w:rPr>
            </w:pPr>
            <w:r>
              <w:rPr>
                <w:szCs w:val="20"/>
              </w:rPr>
              <w:t>OID</w:t>
            </w:r>
            <w:r w:rsidRPr="00C93E52">
              <w:rPr>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tcPr>
          <w:p w14:paraId="43DD4CEB" w14:textId="4FCEA185" w:rsidR="00C663D3" w:rsidRPr="00C93E52" w:rsidRDefault="00C663D3" w:rsidP="00C663D3">
            <w:r w:rsidRPr="00C93E52">
              <w:t>1</w:t>
            </w:r>
          </w:p>
        </w:tc>
      </w:tr>
      <w:tr w:rsidR="00C663D3" w:rsidRPr="00C93E52" w14:paraId="724CE25D" w14:textId="77777777" w:rsidTr="0039439F">
        <w:tc>
          <w:tcPr>
            <w:tcW w:w="2943" w:type="dxa"/>
            <w:tcBorders>
              <w:top w:val="single" w:sz="4" w:space="0" w:color="auto"/>
              <w:left w:val="single" w:sz="4" w:space="0" w:color="auto"/>
              <w:bottom w:val="single" w:sz="4" w:space="0" w:color="auto"/>
              <w:right w:val="single" w:sz="4" w:space="0" w:color="auto"/>
            </w:tcBorders>
          </w:tcPr>
          <w:p w14:paraId="4CDCEB35" w14:textId="45175531" w:rsidR="00C663D3" w:rsidRPr="003C622B" w:rsidRDefault="00C663D3" w:rsidP="00C663D3">
            <w:pPr>
              <w:rPr>
                <w:lang w:val="en-GB"/>
              </w:rPr>
            </w:pPr>
            <w:proofErr w:type="spellStart"/>
            <w:r w:rsidRPr="003C622B">
              <w:rPr>
                <w:lang w:val="en-US" w:eastAsia="sv-SE"/>
              </w:rPr>
              <w:t>id.extension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52383781" w14:textId="2B2C0587" w:rsidR="00C663D3" w:rsidRPr="00C93E52" w:rsidRDefault="00C663D3" w:rsidP="00C663D3">
            <w:pPr>
              <w:rPr>
                <w:lang w:val="en-GB"/>
              </w:rPr>
            </w:pPr>
            <w:r w:rsidRPr="00C93E52">
              <w:rPr>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1B6353E" w14:textId="3222374B" w:rsidR="00C663D3" w:rsidRPr="00C93E52" w:rsidRDefault="00C663D3" w:rsidP="00F13BE7">
            <w:pPr>
              <w:rPr>
                <w:rFonts w:cs="Arial"/>
              </w:rPr>
            </w:pPr>
            <w:r>
              <w:t xml:space="preserve">Identifierare som tillsammans med </w:t>
            </w:r>
            <w:proofErr w:type="spellStart"/>
            <w:r>
              <w:t>id.root</w:t>
            </w:r>
            <w:proofErr w:type="spellEnd"/>
            <w:r>
              <w:t xml:space="preserve"> är globalt unikt. Om utförarens identitet beskrivs med HSA-id</w:t>
            </w:r>
            <w:r w:rsidR="000F5D4F">
              <w:t xml:space="preserve"> läggs det in här</w:t>
            </w:r>
            <w:r>
              <w:t>.</w:t>
            </w:r>
          </w:p>
        </w:tc>
        <w:tc>
          <w:tcPr>
            <w:tcW w:w="1617" w:type="dxa"/>
            <w:tcBorders>
              <w:top w:val="single" w:sz="4" w:space="0" w:color="auto"/>
              <w:left w:val="single" w:sz="4" w:space="0" w:color="auto"/>
              <w:bottom w:val="single" w:sz="4" w:space="0" w:color="auto"/>
              <w:right w:val="single" w:sz="4" w:space="0" w:color="auto"/>
            </w:tcBorders>
          </w:tcPr>
          <w:p w14:paraId="56255C25" w14:textId="7F6BE0C5" w:rsidR="00C663D3" w:rsidRPr="00C93E52" w:rsidRDefault="00C663D3" w:rsidP="00C663D3">
            <w:r w:rsidRPr="00C93E52">
              <w:t>1</w:t>
            </w:r>
          </w:p>
        </w:tc>
      </w:tr>
      <w:tr w:rsidR="00C663D3" w:rsidRPr="00C93E52" w14:paraId="3380592A" w14:textId="77777777" w:rsidTr="0039439F">
        <w:tc>
          <w:tcPr>
            <w:tcW w:w="2943" w:type="dxa"/>
            <w:tcBorders>
              <w:top w:val="single" w:sz="4" w:space="0" w:color="auto"/>
              <w:left w:val="single" w:sz="4" w:space="0" w:color="auto"/>
              <w:bottom w:val="single" w:sz="4" w:space="0" w:color="auto"/>
              <w:right w:val="single" w:sz="4" w:space="0" w:color="auto"/>
            </w:tcBorders>
          </w:tcPr>
          <w:p w14:paraId="37CDB4C2" w14:textId="689AE551" w:rsidR="00C663D3" w:rsidRPr="003C622B" w:rsidRDefault="00C663D3" w:rsidP="00C663D3">
            <w:proofErr w:type="spellStart"/>
            <w:r w:rsidRPr="003C622B">
              <w:rPr>
                <w:lang w:eastAsia="sv-SE"/>
              </w:rPr>
              <w:t>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99C3A22" w14:textId="195C4918" w:rsidR="00C663D3" w:rsidRPr="005A7FC6" w:rsidRDefault="00C663D3" w:rsidP="00C663D3">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296F2B61" w14:textId="748172E1" w:rsidR="00C663D3" w:rsidRPr="00C93E52" w:rsidRDefault="00C663D3" w:rsidP="00C663D3">
            <w:pPr>
              <w:rPr>
                <w:rFonts w:cs="Arial"/>
              </w:rPr>
            </w:pPr>
            <w:r w:rsidRPr="00C93E52">
              <w:t xml:space="preserve">Beskriver </w:t>
            </w:r>
            <w:r>
              <w:t xml:space="preserve">den roll som </w:t>
            </w:r>
            <w:r w:rsidRPr="00C93E52">
              <w:t>utföraren</w:t>
            </w:r>
            <w:r>
              <w:t xml:space="preserve"> agerar i under observationen</w:t>
            </w:r>
            <w:r w:rsidRPr="00C93E52">
              <w:t>.</w:t>
            </w:r>
          </w:p>
        </w:tc>
        <w:tc>
          <w:tcPr>
            <w:tcW w:w="1617" w:type="dxa"/>
            <w:tcBorders>
              <w:top w:val="single" w:sz="4" w:space="0" w:color="auto"/>
              <w:left w:val="single" w:sz="4" w:space="0" w:color="auto"/>
              <w:bottom w:val="single" w:sz="4" w:space="0" w:color="auto"/>
              <w:right w:val="single" w:sz="4" w:space="0" w:color="auto"/>
            </w:tcBorders>
          </w:tcPr>
          <w:p w14:paraId="28DFF9D6" w14:textId="5C91291F" w:rsidR="00C663D3" w:rsidRPr="00C93E52" w:rsidRDefault="00C663D3" w:rsidP="00C663D3">
            <w:r w:rsidRPr="00C93E52">
              <w:t>1</w:t>
            </w:r>
          </w:p>
        </w:tc>
      </w:tr>
      <w:tr w:rsidR="00C663D3" w:rsidRPr="00C93E52" w14:paraId="4458C7F6" w14:textId="77777777" w:rsidTr="0039439F">
        <w:tc>
          <w:tcPr>
            <w:tcW w:w="2943" w:type="dxa"/>
            <w:tcBorders>
              <w:top w:val="single" w:sz="4" w:space="0" w:color="auto"/>
              <w:left w:val="single" w:sz="4" w:space="0" w:color="auto"/>
              <w:bottom w:val="single" w:sz="4" w:space="0" w:color="auto"/>
              <w:right w:val="single" w:sz="4" w:space="0" w:color="auto"/>
            </w:tcBorders>
          </w:tcPr>
          <w:p w14:paraId="1DBBC7DD" w14:textId="47E36B85" w:rsidR="00C663D3" w:rsidRPr="003C622B" w:rsidRDefault="00C663D3" w:rsidP="00C663D3">
            <w:proofErr w:type="spellStart"/>
            <w:r w:rsidRPr="003C622B">
              <w:t>c</w:t>
            </w:r>
            <w:r w:rsidRPr="003C622B">
              <w:rPr>
                <w:lang w:eastAsia="sv-SE"/>
              </w:rPr>
              <w:t>ode.code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47EF3C01" w14:textId="7AA09E50" w:rsidR="00C663D3" w:rsidRPr="005A7FC6"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FDDE095" w14:textId="7EE64A76" w:rsidR="00C663D3" w:rsidRPr="00C93E52" w:rsidRDefault="00C663D3" w:rsidP="00C663D3">
            <w:pPr>
              <w:rPr>
                <w:rFonts w:cs="Arial"/>
              </w:rPr>
            </w:pPr>
            <w:r w:rsidRPr="00C93E52">
              <w:t>Kod för utförarroll.</w:t>
            </w:r>
          </w:p>
        </w:tc>
        <w:tc>
          <w:tcPr>
            <w:tcW w:w="1617" w:type="dxa"/>
            <w:tcBorders>
              <w:top w:val="single" w:sz="4" w:space="0" w:color="auto"/>
              <w:left w:val="single" w:sz="4" w:space="0" w:color="auto"/>
              <w:bottom w:val="single" w:sz="4" w:space="0" w:color="auto"/>
              <w:right w:val="single" w:sz="4" w:space="0" w:color="auto"/>
            </w:tcBorders>
          </w:tcPr>
          <w:p w14:paraId="3DFD9563" w14:textId="63C3842E" w:rsidR="00C663D3" w:rsidRPr="00C93E52" w:rsidRDefault="00C663D3" w:rsidP="00C663D3">
            <w:r w:rsidRPr="00C93E52">
              <w:t>1</w:t>
            </w:r>
          </w:p>
        </w:tc>
      </w:tr>
      <w:tr w:rsidR="00C663D3" w:rsidRPr="00C93E52" w14:paraId="2AC23DF8" w14:textId="77777777" w:rsidTr="0039439F">
        <w:tc>
          <w:tcPr>
            <w:tcW w:w="2943" w:type="dxa"/>
            <w:tcBorders>
              <w:top w:val="single" w:sz="4" w:space="0" w:color="auto"/>
              <w:left w:val="single" w:sz="4" w:space="0" w:color="auto"/>
              <w:bottom w:val="single" w:sz="4" w:space="0" w:color="auto"/>
              <w:right w:val="single" w:sz="4" w:space="0" w:color="auto"/>
            </w:tcBorders>
          </w:tcPr>
          <w:p w14:paraId="5BAADA77" w14:textId="5EB2C787" w:rsidR="00C663D3" w:rsidRPr="003C622B" w:rsidRDefault="00C663D3" w:rsidP="00C663D3">
            <w:pPr>
              <w:rPr>
                <w:lang w:val="en-GB"/>
              </w:rPr>
            </w:pPr>
            <w:proofErr w:type="spellStart"/>
            <w:r w:rsidRPr="003C622B">
              <w:rPr>
                <w:lang w:eastAsia="sv-SE"/>
              </w:rPr>
              <w:t>code.codeSystem</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448BF1B4" w14:textId="0B9D78B0"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7C46480" w14:textId="582C39B6" w:rsidR="00C663D3" w:rsidRPr="00C93E52" w:rsidRDefault="00C663D3" w:rsidP="00C663D3">
            <w:pPr>
              <w:rPr>
                <w:rFonts w:cs="Arial"/>
              </w:rPr>
            </w:pPr>
            <w:r w:rsidRPr="00C93E52">
              <w:t xml:space="preserve">Kodsystem för angiven kod för utförartyp. </w:t>
            </w:r>
          </w:p>
        </w:tc>
        <w:tc>
          <w:tcPr>
            <w:tcW w:w="1617" w:type="dxa"/>
            <w:tcBorders>
              <w:top w:val="single" w:sz="4" w:space="0" w:color="auto"/>
              <w:left w:val="single" w:sz="4" w:space="0" w:color="auto"/>
              <w:bottom w:val="single" w:sz="4" w:space="0" w:color="auto"/>
              <w:right w:val="single" w:sz="4" w:space="0" w:color="auto"/>
            </w:tcBorders>
          </w:tcPr>
          <w:p w14:paraId="545061BC" w14:textId="2CD79921" w:rsidR="00C663D3" w:rsidRPr="00C93E52" w:rsidRDefault="00C663D3" w:rsidP="00C663D3">
            <w:r w:rsidRPr="00C93E52">
              <w:t>1</w:t>
            </w:r>
          </w:p>
        </w:tc>
      </w:tr>
      <w:tr w:rsidR="00C663D3" w:rsidRPr="00C93E52" w14:paraId="60853D5A" w14:textId="77777777" w:rsidTr="0039439F">
        <w:tc>
          <w:tcPr>
            <w:tcW w:w="2943" w:type="dxa"/>
            <w:tcBorders>
              <w:top w:val="single" w:sz="4" w:space="0" w:color="auto"/>
              <w:left w:val="single" w:sz="4" w:space="0" w:color="auto"/>
              <w:bottom w:val="single" w:sz="4" w:space="0" w:color="auto"/>
              <w:right w:val="single" w:sz="4" w:space="0" w:color="auto"/>
            </w:tcBorders>
          </w:tcPr>
          <w:p w14:paraId="0ED19B52" w14:textId="661A5E21" w:rsidR="00C663D3" w:rsidRPr="003C622B" w:rsidRDefault="00C663D3" w:rsidP="00C663D3">
            <w:pPr>
              <w:rPr>
                <w:lang w:val="en-GB"/>
              </w:rPr>
            </w:pPr>
            <w:proofErr w:type="spellStart"/>
            <w:r w:rsidRPr="003C622B">
              <w:rPr>
                <w:lang w:eastAsia="sv-SE"/>
              </w:rPr>
              <w:t>code.codeSystemName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1A404214" w14:textId="1C99FB58"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E33AFF7" w14:textId="06F6CBC6" w:rsidR="00C663D3" w:rsidRPr="00C93E52" w:rsidRDefault="00C663D3" w:rsidP="00C663D3">
            <w:pPr>
              <w:rPr>
                <w:rFonts w:cs="Arial"/>
              </w:rPr>
            </w:pPr>
            <w:r w:rsidRPr="00C93E52">
              <w:t xml:space="preserve">Namn </w:t>
            </w:r>
            <w:r>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0FF26123" w14:textId="38577871" w:rsidR="00C663D3" w:rsidRPr="00C93E52" w:rsidRDefault="00C663D3" w:rsidP="00C663D3">
            <w:r w:rsidRPr="00C93E52">
              <w:t>0</w:t>
            </w:r>
            <w:proofErr w:type="gramStart"/>
            <w:r w:rsidRPr="00C93E52">
              <w:t>..</w:t>
            </w:r>
            <w:proofErr w:type="gramEnd"/>
            <w:r w:rsidRPr="00C93E52">
              <w:t>1</w:t>
            </w:r>
          </w:p>
        </w:tc>
      </w:tr>
      <w:tr w:rsidR="00C663D3" w:rsidRPr="00C93E52" w14:paraId="2AAB9629" w14:textId="77777777" w:rsidTr="0039439F">
        <w:tc>
          <w:tcPr>
            <w:tcW w:w="2943" w:type="dxa"/>
            <w:tcBorders>
              <w:top w:val="single" w:sz="4" w:space="0" w:color="auto"/>
              <w:left w:val="single" w:sz="4" w:space="0" w:color="auto"/>
              <w:bottom w:val="single" w:sz="4" w:space="0" w:color="auto"/>
              <w:right w:val="single" w:sz="4" w:space="0" w:color="auto"/>
            </w:tcBorders>
          </w:tcPr>
          <w:p w14:paraId="70D0FE2B" w14:textId="0EB45E7F" w:rsidR="00C663D3" w:rsidRPr="003C622B" w:rsidRDefault="00C663D3" w:rsidP="00C663D3">
            <w:pPr>
              <w:rPr>
                <w:lang w:val="en-GB"/>
              </w:rPr>
            </w:pPr>
            <w:proofErr w:type="spellStart"/>
            <w:r w:rsidRPr="003C622B">
              <w:rPr>
                <w:lang w:eastAsia="sv-SE"/>
              </w:rPr>
              <w:t>code.codeSystemVersion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1CB3A0BF" w14:textId="3899E0A4"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22A933C" w14:textId="024BB764" w:rsidR="00C663D3" w:rsidRPr="00C93E52" w:rsidRDefault="00C663D3" w:rsidP="00C663D3">
            <w:pPr>
              <w:rPr>
                <w:rFonts w:cs="Arial"/>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65F2217" w14:textId="2DC73991" w:rsidR="00C663D3" w:rsidRPr="00C93E52" w:rsidRDefault="00C663D3" w:rsidP="00C663D3">
            <w:r w:rsidRPr="00C93E52">
              <w:t>0</w:t>
            </w:r>
            <w:proofErr w:type="gramStart"/>
            <w:r w:rsidRPr="00C93E52">
              <w:t>..</w:t>
            </w:r>
            <w:proofErr w:type="gramEnd"/>
            <w:r w:rsidRPr="00C93E52">
              <w:t>1</w:t>
            </w:r>
          </w:p>
        </w:tc>
      </w:tr>
      <w:tr w:rsidR="00C663D3" w:rsidRPr="00C93E52" w14:paraId="2D774B43" w14:textId="77777777" w:rsidTr="00DD2A23">
        <w:tc>
          <w:tcPr>
            <w:tcW w:w="2943" w:type="dxa"/>
            <w:tcBorders>
              <w:top w:val="single" w:sz="4" w:space="0" w:color="auto"/>
              <w:left w:val="single" w:sz="4" w:space="0" w:color="auto"/>
              <w:bottom w:val="single" w:sz="4" w:space="0" w:color="auto"/>
              <w:right w:val="single" w:sz="4" w:space="0" w:color="auto"/>
            </w:tcBorders>
          </w:tcPr>
          <w:p w14:paraId="24B10FA9" w14:textId="4EF83908" w:rsidR="00C663D3" w:rsidRPr="003C622B" w:rsidRDefault="00C663D3" w:rsidP="00C663D3">
            <w:pPr>
              <w:rPr>
                <w:lang w:val="en-GB"/>
              </w:rPr>
            </w:pPr>
            <w:proofErr w:type="spellStart"/>
            <w:r w:rsidRPr="003C622B">
              <w:rPr>
                <w:lang w:eastAsia="sv-SE"/>
              </w:rPr>
              <w:lastRenderedPageBreak/>
              <w:t>code.displayName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37B2821D" w14:textId="23B0D215"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6366375" w14:textId="18F3B772" w:rsidR="00C663D3" w:rsidRPr="00C93E52" w:rsidRDefault="00C663D3" w:rsidP="00C663D3">
            <w:pPr>
              <w:rPr>
                <w:rFonts w:cs="Arial"/>
              </w:rPr>
            </w:pPr>
            <w:r>
              <w:t>Klartext för</w:t>
            </w:r>
            <w:r w:rsidRPr="00C93E52">
              <w:t xml:space="preserve"> det som koden anger. </w:t>
            </w:r>
          </w:p>
        </w:tc>
        <w:tc>
          <w:tcPr>
            <w:tcW w:w="1617" w:type="dxa"/>
            <w:tcBorders>
              <w:top w:val="single" w:sz="4" w:space="0" w:color="auto"/>
              <w:left w:val="single" w:sz="4" w:space="0" w:color="auto"/>
              <w:bottom w:val="single" w:sz="4" w:space="0" w:color="auto"/>
              <w:right w:val="single" w:sz="4" w:space="0" w:color="auto"/>
            </w:tcBorders>
          </w:tcPr>
          <w:p w14:paraId="7F925FEF" w14:textId="0B1DDB02" w:rsidR="00C663D3" w:rsidRPr="00C93E52" w:rsidRDefault="00C663D3" w:rsidP="00C663D3">
            <w:r w:rsidRPr="00C93E52">
              <w:t>0</w:t>
            </w:r>
            <w:proofErr w:type="gramStart"/>
            <w:r w:rsidRPr="00C93E52">
              <w:t>..</w:t>
            </w:r>
            <w:proofErr w:type="gramEnd"/>
            <w:r w:rsidRPr="00C93E52">
              <w:t>1</w:t>
            </w:r>
          </w:p>
        </w:tc>
      </w:tr>
      <w:tr w:rsidR="00C663D3" w:rsidRPr="00C93E52" w14:paraId="45CBA004" w14:textId="77777777" w:rsidTr="00DD2A23">
        <w:tc>
          <w:tcPr>
            <w:tcW w:w="2943" w:type="dxa"/>
            <w:tcBorders>
              <w:top w:val="single" w:sz="4" w:space="0" w:color="auto"/>
              <w:left w:val="single" w:sz="4" w:space="0" w:color="auto"/>
              <w:bottom w:val="single" w:sz="4" w:space="0" w:color="auto"/>
              <w:right w:val="single" w:sz="4" w:space="0" w:color="auto"/>
            </w:tcBorders>
          </w:tcPr>
          <w:p w14:paraId="084CC24E" w14:textId="3DEB1937" w:rsidR="00C663D3" w:rsidRPr="003C622B" w:rsidRDefault="00C663D3" w:rsidP="00C663D3">
            <w:pPr>
              <w:rPr>
                <w:lang w:eastAsia="sv-SE"/>
              </w:rPr>
            </w:pPr>
            <w:r w:rsidRPr="003C622B">
              <w:rPr>
                <w:lang w:eastAsia="sv-SE"/>
              </w:rPr>
              <w:t>person</w:t>
            </w:r>
          </w:p>
        </w:tc>
        <w:tc>
          <w:tcPr>
            <w:tcW w:w="2037" w:type="dxa"/>
            <w:gridSpan w:val="2"/>
            <w:tcBorders>
              <w:top w:val="single" w:sz="4" w:space="0" w:color="auto"/>
              <w:left w:val="single" w:sz="4" w:space="0" w:color="auto"/>
              <w:bottom w:val="single" w:sz="4" w:space="0" w:color="auto"/>
              <w:right w:val="single" w:sz="4" w:space="0" w:color="auto"/>
            </w:tcBorders>
          </w:tcPr>
          <w:p w14:paraId="03C6D1C1" w14:textId="7F33160A" w:rsidR="00C663D3" w:rsidRPr="00C93E52" w:rsidRDefault="00C663D3" w:rsidP="00C663D3">
            <w:proofErr w:type="spellStart"/>
            <w:r>
              <w:t>PersonType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7D697B0D" w14:textId="4300C11E" w:rsidR="00C663D3" w:rsidRPr="00C93E52" w:rsidRDefault="00C663D3" w:rsidP="00C663D3">
            <w:r>
              <w:t>Den fysiska person som är utförare. Behöver endast anges om det finns behov av att beskriva egenskaper hos personen utöver det som beskrivs i denna klass.</w:t>
            </w:r>
          </w:p>
        </w:tc>
        <w:tc>
          <w:tcPr>
            <w:tcW w:w="1617" w:type="dxa"/>
            <w:tcBorders>
              <w:top w:val="single" w:sz="4" w:space="0" w:color="auto"/>
              <w:left w:val="single" w:sz="4" w:space="0" w:color="auto"/>
              <w:bottom w:val="single" w:sz="4" w:space="0" w:color="auto"/>
              <w:right w:val="single" w:sz="4" w:space="0" w:color="auto"/>
            </w:tcBorders>
          </w:tcPr>
          <w:p w14:paraId="52A2ACCA" w14:textId="20906685" w:rsidR="00C663D3" w:rsidRPr="00C93E52" w:rsidRDefault="00C663D3" w:rsidP="00C663D3">
            <w:r>
              <w:t>0</w:t>
            </w:r>
            <w:proofErr w:type="gramStart"/>
            <w:r>
              <w:t>..</w:t>
            </w:r>
            <w:proofErr w:type="gramEnd"/>
            <w:r>
              <w:t>1</w:t>
            </w:r>
            <w:r w:rsidR="003268EB">
              <w:br/>
            </w:r>
            <w:r w:rsidR="003268EB">
              <w:br/>
            </w:r>
            <w:r w:rsidR="003268EB" w:rsidRPr="00C93E52">
              <w:rPr>
                <w:rFonts w:cs="Arial"/>
              </w:rPr>
              <w:t>(Fält 2, Fält 2a)</w:t>
            </w:r>
          </w:p>
        </w:tc>
      </w:tr>
      <w:tr w:rsidR="00C663D3" w:rsidRPr="00C93E52" w14:paraId="207FAF12" w14:textId="77777777" w:rsidTr="00683B99">
        <w:tc>
          <w:tcPr>
            <w:tcW w:w="2943" w:type="dxa"/>
            <w:tcBorders>
              <w:top w:val="single" w:sz="4" w:space="0" w:color="auto"/>
              <w:left w:val="single" w:sz="4" w:space="0" w:color="auto"/>
              <w:bottom w:val="single" w:sz="4" w:space="0" w:color="auto"/>
              <w:right w:val="single" w:sz="4" w:space="0" w:color="auto"/>
            </w:tcBorders>
          </w:tcPr>
          <w:p w14:paraId="6D2394B9" w14:textId="2BADADCE" w:rsidR="00C663D3" w:rsidRPr="003C622B" w:rsidRDefault="00C663D3" w:rsidP="00C663D3">
            <w:pPr>
              <w:rPr>
                <w:lang w:eastAsia="sv-SE"/>
              </w:rPr>
            </w:pPr>
            <w:proofErr w:type="spellStart"/>
            <w:r w:rsidRPr="003C622B">
              <w:rPr>
                <w:lang w:eastAsia="sv-SE"/>
              </w:rPr>
              <w:t>careUnit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90D6B21" w14:textId="0A8BD845" w:rsidR="00C663D3" w:rsidRPr="00C93E52" w:rsidRDefault="00C663D3" w:rsidP="00C663D3">
            <w:proofErr w:type="spellStart"/>
            <w:r w:rsidRPr="006C50FA">
              <w:t>CareUnitType</w:t>
            </w:r>
            <w:proofErr w:type="spellEnd"/>
          </w:p>
        </w:tc>
        <w:tc>
          <w:tcPr>
            <w:tcW w:w="2925" w:type="dxa"/>
            <w:tcBorders>
              <w:top w:val="single" w:sz="4" w:space="0" w:color="auto"/>
              <w:left w:val="single" w:sz="4" w:space="0" w:color="auto"/>
              <w:bottom w:val="single" w:sz="4" w:space="0" w:color="auto"/>
              <w:right w:val="single" w:sz="4" w:space="0" w:color="auto"/>
            </w:tcBorders>
          </w:tcPr>
          <w:p w14:paraId="62D39672" w14:textId="2931CDF6" w:rsidR="00C663D3" w:rsidRPr="00C93E52" w:rsidRDefault="00C663D3" w:rsidP="00C663D3">
            <w:r>
              <w:t xml:space="preserve">Den PDL-vårdenhet </w:t>
            </w:r>
            <w:r w:rsidR="00321D0E">
              <w:t xml:space="preserve">och PDL-vårdgivare </w:t>
            </w:r>
            <w:r>
              <w:t>som observationen utförs på uppdrag av (där utföraren har sitt medarbetaruppdrag). Ska endast anges då utföraren är vårdpersonal.</w:t>
            </w:r>
          </w:p>
        </w:tc>
        <w:tc>
          <w:tcPr>
            <w:tcW w:w="1617" w:type="dxa"/>
            <w:tcBorders>
              <w:top w:val="single" w:sz="4" w:space="0" w:color="auto"/>
              <w:left w:val="single" w:sz="4" w:space="0" w:color="auto"/>
              <w:bottom w:val="single" w:sz="4" w:space="0" w:color="auto"/>
              <w:right w:val="single" w:sz="4" w:space="0" w:color="auto"/>
            </w:tcBorders>
          </w:tcPr>
          <w:p w14:paraId="6A3F7BDD" w14:textId="7DFF9615" w:rsidR="00C663D3" w:rsidRPr="00C93E52" w:rsidRDefault="00C663D3" w:rsidP="00C663D3">
            <w:r>
              <w:t>0</w:t>
            </w:r>
            <w:proofErr w:type="gramStart"/>
            <w:r>
              <w:t>..</w:t>
            </w:r>
            <w:proofErr w:type="gramEnd"/>
            <w:r>
              <w:t>1</w:t>
            </w:r>
            <w:r w:rsidR="003268EB">
              <w:br/>
            </w:r>
            <w:r w:rsidR="003268EB">
              <w:br/>
            </w:r>
            <w:r w:rsidR="003268EB" w:rsidRPr="00C93E52">
              <w:rPr>
                <w:rFonts w:cs="Arial"/>
              </w:rPr>
              <w:t>(Fält 2, Fält 2a)</w:t>
            </w:r>
          </w:p>
        </w:tc>
      </w:tr>
      <w:tr w:rsidR="00C663D3" w:rsidRPr="00C93E52" w14:paraId="6A63CDB9" w14:textId="77777777" w:rsidTr="00E3381F">
        <w:tc>
          <w:tcPr>
            <w:tcW w:w="9522" w:type="dxa"/>
            <w:gridSpan w:val="5"/>
            <w:tcBorders>
              <w:top w:val="single" w:sz="4" w:space="0" w:color="auto"/>
              <w:left w:val="nil"/>
              <w:bottom w:val="nil"/>
              <w:right w:val="nil"/>
            </w:tcBorders>
          </w:tcPr>
          <w:p w14:paraId="0080E40A" w14:textId="05DE8C7D" w:rsidR="00C663D3" w:rsidRDefault="003C1098" w:rsidP="00683B99">
            <w:r>
              <w:br/>
            </w:r>
            <w:r w:rsidR="00CF0283">
              <w:br/>
            </w:r>
          </w:p>
          <w:p w14:paraId="1882BB9A" w14:textId="7D0B028F" w:rsidR="00CF0283" w:rsidRPr="00C93E52" w:rsidRDefault="00CF0283" w:rsidP="00683B99"/>
        </w:tc>
      </w:tr>
      <w:tr w:rsidR="00C663D3" w:rsidRPr="00C93E52" w14:paraId="6DA1C313" w14:textId="77777777" w:rsidTr="006055BE">
        <w:tc>
          <w:tcPr>
            <w:tcW w:w="2943" w:type="dxa"/>
            <w:tcBorders>
              <w:top w:val="nil"/>
              <w:left w:val="nil"/>
              <w:bottom w:val="single" w:sz="4" w:space="0" w:color="auto"/>
              <w:right w:val="nil"/>
            </w:tcBorders>
          </w:tcPr>
          <w:p w14:paraId="57405B5E" w14:textId="77777777" w:rsidR="00C663D3" w:rsidRDefault="00C663D3" w:rsidP="00C663D3">
            <w:pPr>
              <w:rPr>
                <w:lang w:eastAsia="sv-SE"/>
              </w:rPr>
            </w:pPr>
          </w:p>
        </w:tc>
        <w:tc>
          <w:tcPr>
            <w:tcW w:w="2037" w:type="dxa"/>
            <w:gridSpan w:val="2"/>
            <w:tcBorders>
              <w:top w:val="nil"/>
              <w:left w:val="nil"/>
              <w:bottom w:val="single" w:sz="4" w:space="0" w:color="auto"/>
              <w:right w:val="nil"/>
            </w:tcBorders>
          </w:tcPr>
          <w:p w14:paraId="5AFE1850" w14:textId="77777777" w:rsidR="00C663D3" w:rsidRPr="00C93E52" w:rsidRDefault="00C663D3" w:rsidP="00C663D3"/>
        </w:tc>
        <w:tc>
          <w:tcPr>
            <w:tcW w:w="2925" w:type="dxa"/>
            <w:tcBorders>
              <w:top w:val="nil"/>
              <w:left w:val="nil"/>
              <w:bottom w:val="single" w:sz="4" w:space="0" w:color="auto"/>
              <w:right w:val="nil"/>
            </w:tcBorders>
          </w:tcPr>
          <w:p w14:paraId="60F795DE" w14:textId="77777777" w:rsidR="00C663D3" w:rsidRPr="00C93E52" w:rsidRDefault="00C663D3" w:rsidP="00C663D3"/>
        </w:tc>
        <w:tc>
          <w:tcPr>
            <w:tcW w:w="1617" w:type="dxa"/>
            <w:tcBorders>
              <w:top w:val="nil"/>
              <w:left w:val="nil"/>
              <w:bottom w:val="single" w:sz="4" w:space="0" w:color="auto"/>
              <w:right w:val="nil"/>
            </w:tcBorders>
          </w:tcPr>
          <w:p w14:paraId="153D5991" w14:textId="77777777" w:rsidR="00C663D3" w:rsidRPr="00C93E52" w:rsidRDefault="00C663D3" w:rsidP="00C663D3"/>
        </w:tc>
      </w:tr>
      <w:tr w:rsidR="00C663D3" w:rsidRPr="00C93E52" w14:paraId="6DB59842"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96D100D" w14:textId="77777777" w:rsidR="00C663D3" w:rsidRPr="006C50FA" w:rsidRDefault="00C663D3" w:rsidP="00C663D3">
            <w:pPr>
              <w:rPr>
                <w:lang w:eastAsia="sv-SE"/>
              </w:rPr>
            </w:pPr>
            <w:proofErr w:type="spellStart"/>
            <w:r w:rsidRPr="006C50FA">
              <w:rPr>
                <w:lang w:eastAsia="sv-SE"/>
              </w:rPr>
              <w:t>observationGroup</w:t>
            </w:r>
            <w:proofErr w:type="spellEnd"/>
            <w:r w:rsidRPr="006C50FA">
              <w:rPr>
                <w:lang w:eastAsia="sv-SE"/>
              </w:rPr>
              <w:t>/</w:t>
            </w:r>
          </w:p>
          <w:p w14:paraId="6D125D48" w14:textId="680DB0F1" w:rsidR="00C663D3" w:rsidRDefault="00C663D3" w:rsidP="00C663D3">
            <w:pPr>
              <w:rPr>
                <w:lang w:eastAsia="sv-SE"/>
              </w:rPr>
            </w:pPr>
            <w:proofErr w:type="spellStart"/>
            <w:r>
              <w:rPr>
                <w:lang w:eastAsia="sv-SE"/>
              </w:rPr>
              <w:t>l</w:t>
            </w:r>
            <w:r w:rsidRPr="00C93E52">
              <w:rPr>
                <w:lang w:eastAsia="sv-SE"/>
              </w:rPr>
              <w:t>egalAuthenticator</w:t>
            </w:r>
            <w:proofErr w:type="spellEnd"/>
          </w:p>
        </w:tc>
        <w:tc>
          <w:tcPr>
            <w:tcW w:w="2037"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491790F" w14:textId="7049EEE1" w:rsidR="00C663D3" w:rsidRPr="00C93E52" w:rsidRDefault="00C663D3" w:rsidP="00C663D3">
            <w:proofErr w:type="spellStart"/>
            <w:r w:rsidRPr="00C93E52">
              <w:t>LegalAuthenticatorType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BDE1B08" w14:textId="77777777" w:rsidR="00C663D3" w:rsidRPr="00C93E52" w:rsidRDefault="00C663D3" w:rsidP="00C663D3"/>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2BFA8A4" w14:textId="5CEB5249" w:rsidR="00C663D3" w:rsidRPr="00C93E52" w:rsidRDefault="00C663D3" w:rsidP="00C663D3"/>
        </w:tc>
      </w:tr>
      <w:tr w:rsidR="00C663D3" w:rsidRPr="00C93E52" w14:paraId="25E76721" w14:textId="77777777" w:rsidTr="00DD2A23">
        <w:tc>
          <w:tcPr>
            <w:tcW w:w="2943" w:type="dxa"/>
            <w:tcBorders>
              <w:top w:val="single" w:sz="4" w:space="0" w:color="auto"/>
              <w:left w:val="single" w:sz="4" w:space="0" w:color="auto"/>
              <w:bottom w:val="single" w:sz="4" w:space="0" w:color="auto"/>
              <w:right w:val="single" w:sz="4" w:space="0" w:color="auto"/>
            </w:tcBorders>
          </w:tcPr>
          <w:p w14:paraId="54CA5CE9" w14:textId="3ACD6B9B" w:rsidR="00C663D3" w:rsidRPr="003C622B" w:rsidRDefault="00C663D3" w:rsidP="00C663D3">
            <w:pPr>
              <w:rPr>
                <w:lang w:eastAsia="sv-SE"/>
              </w:rPr>
            </w:pPr>
            <w:r w:rsidRPr="003C622B">
              <w:t>id</w:t>
            </w:r>
          </w:p>
        </w:tc>
        <w:tc>
          <w:tcPr>
            <w:tcW w:w="2037" w:type="dxa"/>
            <w:gridSpan w:val="2"/>
            <w:tcBorders>
              <w:top w:val="single" w:sz="4" w:space="0" w:color="auto"/>
              <w:left w:val="single" w:sz="4" w:space="0" w:color="auto"/>
              <w:bottom w:val="single" w:sz="4" w:space="0" w:color="auto"/>
              <w:right w:val="single" w:sz="4" w:space="0" w:color="auto"/>
            </w:tcBorders>
          </w:tcPr>
          <w:p w14:paraId="725B2DEF" w14:textId="7AA46804" w:rsidR="00C663D3" w:rsidRPr="00C93E52" w:rsidRDefault="00C663D3" w:rsidP="00C663D3">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10375FB6" w14:textId="759E8395" w:rsidR="00C663D3" w:rsidRPr="00C93E52" w:rsidRDefault="00C663D3" w:rsidP="00C663D3">
            <w:r w:rsidRPr="00C93E52">
              <w:rPr>
                <w:rFonts w:cs="Arial"/>
              </w:rPr>
              <w:t>HSA-id för person som signerat dokumentet.</w:t>
            </w:r>
          </w:p>
          <w:p w14:paraId="2EFE1B1E" w14:textId="77777777" w:rsidR="00C663D3" w:rsidRPr="00C93E52" w:rsidRDefault="00C663D3" w:rsidP="00C663D3"/>
        </w:tc>
        <w:tc>
          <w:tcPr>
            <w:tcW w:w="1617" w:type="dxa"/>
            <w:tcBorders>
              <w:top w:val="single" w:sz="4" w:space="0" w:color="auto"/>
              <w:left w:val="single" w:sz="4" w:space="0" w:color="auto"/>
              <w:bottom w:val="single" w:sz="4" w:space="0" w:color="auto"/>
              <w:right w:val="single" w:sz="4" w:space="0" w:color="auto"/>
            </w:tcBorders>
          </w:tcPr>
          <w:p w14:paraId="656319F3" w14:textId="4DA10883" w:rsidR="00C663D3" w:rsidRPr="00C93E52" w:rsidRDefault="00C663D3" w:rsidP="00C663D3">
            <w:r w:rsidRPr="00C93E52">
              <w:t>0</w:t>
            </w:r>
            <w:proofErr w:type="gramStart"/>
            <w:r w:rsidRPr="00C93E52">
              <w:t>..</w:t>
            </w:r>
            <w:proofErr w:type="gramEnd"/>
            <w:r w:rsidRPr="00C93E52">
              <w:t>1</w:t>
            </w:r>
            <w:r w:rsidR="007E7CBF">
              <w:br/>
            </w:r>
            <w:r w:rsidR="007E7CBF">
              <w:br/>
              <w:t>(Fält 2b)</w:t>
            </w:r>
          </w:p>
        </w:tc>
      </w:tr>
      <w:tr w:rsidR="00C663D3" w:rsidRPr="00C93E52" w14:paraId="30B5B24F" w14:textId="77777777" w:rsidTr="00DD2A23">
        <w:tc>
          <w:tcPr>
            <w:tcW w:w="2943" w:type="dxa"/>
            <w:tcBorders>
              <w:top w:val="single" w:sz="4" w:space="0" w:color="auto"/>
              <w:left w:val="single" w:sz="4" w:space="0" w:color="auto"/>
              <w:bottom w:val="single" w:sz="4" w:space="0" w:color="auto"/>
              <w:right w:val="single" w:sz="4" w:space="0" w:color="auto"/>
            </w:tcBorders>
          </w:tcPr>
          <w:p w14:paraId="2FE2169D" w14:textId="659D607E" w:rsidR="00C663D3" w:rsidRPr="003C622B" w:rsidRDefault="00C663D3" w:rsidP="00C663D3">
            <w:pPr>
              <w:rPr>
                <w:lang w:eastAsia="sv-SE"/>
              </w:rPr>
            </w:pPr>
            <w:proofErr w:type="spellStart"/>
            <w:r w:rsidRPr="003C622B">
              <w:t>id</w:t>
            </w:r>
            <w:r w:rsidRPr="003C622B">
              <w:rPr>
                <w:lang w:eastAsia="sv-SE"/>
              </w:rPr>
              <w:t>.root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F8A579C" w14:textId="618BA880"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94FB597" w14:textId="45CC1177" w:rsidR="00C663D3" w:rsidRPr="00C93E52" w:rsidRDefault="00C663D3" w:rsidP="00C663D3">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11F64B5C" w14:textId="40C6C956" w:rsidR="00C663D3" w:rsidRPr="00C93E52" w:rsidRDefault="00C663D3" w:rsidP="00C663D3">
            <w:r w:rsidRPr="00C93E52">
              <w:t>1</w:t>
            </w:r>
          </w:p>
        </w:tc>
      </w:tr>
      <w:tr w:rsidR="00C663D3" w:rsidRPr="00C93E52" w14:paraId="5BB25AB6" w14:textId="77777777" w:rsidTr="00DD2A23">
        <w:tc>
          <w:tcPr>
            <w:tcW w:w="2943" w:type="dxa"/>
            <w:tcBorders>
              <w:top w:val="single" w:sz="4" w:space="0" w:color="auto"/>
              <w:left w:val="single" w:sz="4" w:space="0" w:color="auto"/>
              <w:bottom w:val="single" w:sz="4" w:space="0" w:color="auto"/>
              <w:right w:val="single" w:sz="4" w:space="0" w:color="auto"/>
            </w:tcBorders>
          </w:tcPr>
          <w:p w14:paraId="7C607E4A" w14:textId="2526D08B" w:rsidR="00C663D3" w:rsidRPr="003C622B" w:rsidRDefault="00C663D3" w:rsidP="00C663D3">
            <w:pPr>
              <w:rPr>
                <w:lang w:eastAsia="sv-SE"/>
              </w:rPr>
            </w:pPr>
            <w:r w:rsidRPr="003C622B">
              <w:t>id</w:t>
            </w:r>
            <w:r w:rsidRPr="003C622B">
              <w:rPr>
                <w:lang w:eastAsia="sv-SE"/>
              </w:rPr>
              <w:t>.extension</w:t>
            </w:r>
          </w:p>
        </w:tc>
        <w:tc>
          <w:tcPr>
            <w:tcW w:w="2037" w:type="dxa"/>
            <w:gridSpan w:val="2"/>
            <w:tcBorders>
              <w:top w:val="single" w:sz="4" w:space="0" w:color="auto"/>
              <w:left w:val="single" w:sz="4" w:space="0" w:color="auto"/>
              <w:bottom w:val="single" w:sz="4" w:space="0" w:color="auto"/>
              <w:right w:val="single" w:sz="4" w:space="0" w:color="auto"/>
            </w:tcBorders>
          </w:tcPr>
          <w:p w14:paraId="1CD9E69A" w14:textId="5D1B385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E707663" w14:textId="784D4542" w:rsidR="00C663D3" w:rsidRPr="00C93E52" w:rsidRDefault="00C663D3" w:rsidP="00C663D3">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B7AA900" w14:textId="4766E525" w:rsidR="00C663D3" w:rsidRPr="00C93E52" w:rsidRDefault="00C663D3" w:rsidP="00C663D3">
            <w:r w:rsidRPr="00C93E52">
              <w:t>1</w:t>
            </w:r>
          </w:p>
        </w:tc>
      </w:tr>
      <w:tr w:rsidR="00C663D3" w:rsidRPr="00C93E52" w14:paraId="467049C1" w14:textId="77777777" w:rsidTr="00683B99">
        <w:tc>
          <w:tcPr>
            <w:tcW w:w="2943" w:type="dxa"/>
            <w:tcBorders>
              <w:top w:val="single" w:sz="4" w:space="0" w:color="auto"/>
              <w:left w:val="single" w:sz="4" w:space="0" w:color="auto"/>
              <w:bottom w:val="single" w:sz="4" w:space="0" w:color="auto"/>
              <w:right w:val="single" w:sz="4" w:space="0" w:color="auto"/>
            </w:tcBorders>
          </w:tcPr>
          <w:p w14:paraId="2F948F7C" w14:textId="51719322" w:rsidR="00C663D3" w:rsidRPr="003C622B" w:rsidRDefault="00C663D3" w:rsidP="00C663D3">
            <w:pPr>
              <w:rPr>
                <w:lang w:eastAsia="sv-SE"/>
              </w:rPr>
            </w:pPr>
            <w:r w:rsidRPr="003C622B">
              <w:rPr>
                <w:lang w:val="en-US"/>
              </w:rPr>
              <w:t>time</w:t>
            </w:r>
          </w:p>
        </w:tc>
        <w:tc>
          <w:tcPr>
            <w:tcW w:w="2037" w:type="dxa"/>
            <w:gridSpan w:val="2"/>
            <w:tcBorders>
              <w:top w:val="single" w:sz="4" w:space="0" w:color="auto"/>
              <w:left w:val="single" w:sz="4" w:space="0" w:color="auto"/>
              <w:bottom w:val="single" w:sz="4" w:space="0" w:color="auto"/>
              <w:right w:val="single" w:sz="4" w:space="0" w:color="auto"/>
            </w:tcBorders>
          </w:tcPr>
          <w:p w14:paraId="715166AE" w14:textId="24755138" w:rsidR="00C663D3" w:rsidRPr="00C93E52" w:rsidRDefault="00C663D3" w:rsidP="00C663D3">
            <w:proofErr w:type="spellStart"/>
            <w:r w:rsidRPr="00C93E52">
              <w:rPr>
                <w:lang w:val="en-GB"/>
              </w:rPr>
              <w:t>TimeStamp</w:t>
            </w:r>
            <w:r>
              <w:rPr>
                <w:lang w:val="en-GB"/>
              </w:rPr>
              <w:t>Type</w:t>
            </w:r>
            <w:proofErr w:type="spellEnd"/>
          </w:p>
        </w:tc>
        <w:tc>
          <w:tcPr>
            <w:tcW w:w="2925" w:type="dxa"/>
            <w:tcBorders>
              <w:top w:val="single" w:sz="4" w:space="0" w:color="auto"/>
              <w:left w:val="single" w:sz="4" w:space="0" w:color="auto"/>
              <w:bottom w:val="single" w:sz="4" w:space="0" w:color="auto"/>
              <w:right w:val="single" w:sz="4" w:space="0" w:color="auto"/>
            </w:tcBorders>
          </w:tcPr>
          <w:p w14:paraId="5ADD0ADC" w14:textId="599919B8" w:rsidR="00C663D3" w:rsidRPr="00C93E52" w:rsidRDefault="00C663D3" w:rsidP="00C663D3">
            <w:r w:rsidRPr="00C93E52">
              <w:rPr>
                <w:rFonts w:cs="Arial"/>
              </w:rPr>
              <w:t xml:space="preserve">Tid för signeringen av observationen. Uttrycks </w:t>
            </w:r>
            <w:r>
              <w:rPr>
                <w:rFonts w:cs="Arial"/>
              </w:rPr>
              <w:t>på</w:t>
            </w:r>
            <w:r w:rsidRPr="00C93E52">
              <w:rPr>
                <w:rFonts w:cs="Arial"/>
              </w:rPr>
              <w:t xml:space="preserve"> formatet </w:t>
            </w:r>
            <w:proofErr w:type="spellStart"/>
            <w:r w:rsidRPr="00C93E52">
              <w:rPr>
                <w:rFonts w:cs="Arial"/>
              </w:rPr>
              <w:t>ÅÅÅÅMMDDttmmss</w:t>
            </w:r>
            <w:proofErr w:type="spellEnd"/>
            <w:r w:rsidRPr="00C93E52">
              <w:rPr>
                <w:rFonts w:cs="Arial"/>
              </w:rPr>
              <w:t xml:space="preserve"> </w:t>
            </w:r>
            <w:commentRangeStart w:id="112"/>
            <w:r w:rsidRPr="00C93E52">
              <w:rPr>
                <w:rFonts w:cs="Arial"/>
              </w:rPr>
              <w:t xml:space="preserve">där </w:t>
            </w:r>
            <w:r>
              <w:rPr>
                <w:rFonts w:cs="Arial"/>
              </w:rPr>
              <w:t>klockslaget</w:t>
            </w:r>
            <w:r w:rsidRPr="00C93E52">
              <w:rPr>
                <w:rFonts w:cs="Arial"/>
              </w:rPr>
              <w:t xml:space="preserve"> är frivillig</w:t>
            </w:r>
            <w:r>
              <w:rPr>
                <w:rFonts w:cs="Arial"/>
              </w:rPr>
              <w:t>t</w:t>
            </w:r>
            <w:commentRangeEnd w:id="112"/>
            <w:r w:rsidR="003268EB">
              <w:rPr>
                <w:rStyle w:val="Kommentarsreferens"/>
              </w:rPr>
              <w:commentReference w:id="112"/>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6CF67841" w14:textId="6823A1FB" w:rsidR="00C663D3" w:rsidRPr="00C93E52" w:rsidRDefault="00C663D3" w:rsidP="00C663D3">
            <w:r w:rsidRPr="00C93E52">
              <w:rPr>
                <w:lang w:val="en-US"/>
              </w:rPr>
              <w:t>1</w:t>
            </w:r>
          </w:p>
        </w:tc>
      </w:tr>
      <w:tr w:rsidR="00C663D3" w:rsidRPr="00C93E52" w14:paraId="66579E33" w14:textId="77777777" w:rsidTr="00683B99">
        <w:tc>
          <w:tcPr>
            <w:tcW w:w="2943" w:type="dxa"/>
            <w:tcBorders>
              <w:top w:val="single" w:sz="4" w:space="0" w:color="auto"/>
              <w:left w:val="single" w:sz="4" w:space="0" w:color="auto"/>
              <w:bottom w:val="single" w:sz="4" w:space="0" w:color="auto"/>
              <w:right w:val="single" w:sz="4" w:space="0" w:color="auto"/>
            </w:tcBorders>
          </w:tcPr>
          <w:p w14:paraId="0356268D" w14:textId="3A09FB97" w:rsidR="00C663D3" w:rsidRPr="003C622B" w:rsidRDefault="00C663D3" w:rsidP="00C663D3">
            <w:pPr>
              <w:rPr>
                <w:lang w:eastAsia="sv-SE"/>
              </w:rPr>
            </w:pPr>
            <w:r w:rsidRPr="003C622B">
              <w:rPr>
                <w:lang w:val="en-US"/>
              </w:rPr>
              <w:t>name</w:t>
            </w:r>
          </w:p>
        </w:tc>
        <w:tc>
          <w:tcPr>
            <w:tcW w:w="2037" w:type="dxa"/>
            <w:gridSpan w:val="2"/>
            <w:tcBorders>
              <w:top w:val="single" w:sz="4" w:space="0" w:color="auto"/>
              <w:left w:val="single" w:sz="4" w:space="0" w:color="auto"/>
              <w:bottom w:val="single" w:sz="4" w:space="0" w:color="auto"/>
              <w:right w:val="single" w:sz="4" w:space="0" w:color="auto"/>
            </w:tcBorders>
          </w:tcPr>
          <w:p w14:paraId="1B118FE5" w14:textId="710F5A8A" w:rsidR="00C663D3" w:rsidRPr="00C93E52" w:rsidRDefault="00C663D3" w:rsidP="00C663D3">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BC9FF2A" w14:textId="75115432" w:rsidR="00C663D3" w:rsidRPr="00C93E52" w:rsidRDefault="00C663D3" w:rsidP="00C663D3">
            <w:r w:rsidRPr="00C93E52">
              <w:rPr>
                <w:rFonts w:eastAsia="Times New Roman" w:cs="Arial"/>
              </w:rPr>
              <w:t>För- och efternamn i klartext för signerande person.</w:t>
            </w:r>
          </w:p>
        </w:tc>
        <w:tc>
          <w:tcPr>
            <w:tcW w:w="1617" w:type="dxa"/>
            <w:tcBorders>
              <w:top w:val="single" w:sz="4" w:space="0" w:color="auto"/>
              <w:left w:val="single" w:sz="4" w:space="0" w:color="auto"/>
              <w:bottom w:val="single" w:sz="4" w:space="0" w:color="auto"/>
              <w:right w:val="single" w:sz="4" w:space="0" w:color="auto"/>
            </w:tcBorders>
          </w:tcPr>
          <w:p w14:paraId="5F4E9FDC" w14:textId="47448E34" w:rsidR="00C663D3" w:rsidRPr="00C93E52" w:rsidRDefault="00C663D3" w:rsidP="00C663D3">
            <w:r w:rsidRPr="00C93E52">
              <w:t>0</w:t>
            </w:r>
            <w:proofErr w:type="gramStart"/>
            <w:r w:rsidRPr="00C93E52">
              <w:t>..</w:t>
            </w:r>
            <w:proofErr w:type="gramEnd"/>
            <w:r w:rsidRPr="00C93E52">
              <w:t>1</w:t>
            </w:r>
            <w:r w:rsidR="007E7CBF">
              <w:br/>
              <w:t>(Fält 2b)</w:t>
            </w:r>
          </w:p>
        </w:tc>
      </w:tr>
      <w:tr w:rsidR="007E7CBF" w:rsidRPr="00C93E52" w14:paraId="217FE69C" w14:textId="77777777" w:rsidTr="00683B99">
        <w:tc>
          <w:tcPr>
            <w:tcW w:w="2943" w:type="dxa"/>
            <w:tcBorders>
              <w:top w:val="single" w:sz="4" w:space="0" w:color="auto"/>
              <w:left w:val="nil"/>
              <w:bottom w:val="nil"/>
              <w:right w:val="nil"/>
            </w:tcBorders>
          </w:tcPr>
          <w:p w14:paraId="41CF0A49" w14:textId="77777777" w:rsidR="007E7CBF" w:rsidRPr="003C622B" w:rsidRDefault="007E7CBF" w:rsidP="00C663D3">
            <w:pPr>
              <w:rPr>
                <w:lang w:val="en-US"/>
              </w:rPr>
            </w:pPr>
          </w:p>
        </w:tc>
        <w:tc>
          <w:tcPr>
            <w:tcW w:w="2037" w:type="dxa"/>
            <w:gridSpan w:val="2"/>
            <w:tcBorders>
              <w:top w:val="single" w:sz="4" w:space="0" w:color="auto"/>
              <w:left w:val="nil"/>
              <w:bottom w:val="nil"/>
              <w:right w:val="nil"/>
            </w:tcBorders>
          </w:tcPr>
          <w:p w14:paraId="3ECA7281" w14:textId="77777777" w:rsidR="007E7CBF" w:rsidRPr="00C93E52" w:rsidRDefault="007E7CBF" w:rsidP="00C663D3">
            <w:pPr>
              <w:rPr>
                <w:lang w:val="en-GB"/>
              </w:rPr>
            </w:pPr>
          </w:p>
        </w:tc>
        <w:tc>
          <w:tcPr>
            <w:tcW w:w="2925" w:type="dxa"/>
            <w:tcBorders>
              <w:top w:val="single" w:sz="4" w:space="0" w:color="auto"/>
              <w:left w:val="nil"/>
              <w:bottom w:val="nil"/>
              <w:right w:val="nil"/>
            </w:tcBorders>
          </w:tcPr>
          <w:p w14:paraId="7797A37D" w14:textId="77777777" w:rsidR="007E7CBF" w:rsidRPr="00C93E52" w:rsidRDefault="007E7CBF" w:rsidP="00C663D3">
            <w:pPr>
              <w:rPr>
                <w:rFonts w:eastAsia="Times New Roman" w:cs="Arial"/>
              </w:rPr>
            </w:pPr>
          </w:p>
        </w:tc>
        <w:tc>
          <w:tcPr>
            <w:tcW w:w="1617" w:type="dxa"/>
            <w:tcBorders>
              <w:top w:val="single" w:sz="4" w:space="0" w:color="auto"/>
              <w:left w:val="nil"/>
              <w:bottom w:val="nil"/>
              <w:right w:val="nil"/>
            </w:tcBorders>
          </w:tcPr>
          <w:p w14:paraId="0F67F071" w14:textId="77777777" w:rsidR="007E7CBF" w:rsidRPr="00C93E52" w:rsidRDefault="007E7CBF" w:rsidP="00C663D3"/>
        </w:tc>
      </w:tr>
      <w:tr w:rsidR="00C663D3" w:rsidRPr="00C93E52" w14:paraId="44C98124" w14:textId="77777777" w:rsidTr="00683B99">
        <w:tc>
          <w:tcPr>
            <w:tcW w:w="9522" w:type="dxa"/>
            <w:gridSpan w:val="5"/>
            <w:tcBorders>
              <w:top w:val="nil"/>
              <w:left w:val="nil"/>
              <w:bottom w:val="nil"/>
              <w:right w:val="nil"/>
            </w:tcBorders>
          </w:tcPr>
          <w:p w14:paraId="0B13C4C7" w14:textId="319AB174" w:rsidR="00C663D3" w:rsidRDefault="00C663D3" w:rsidP="00F13BE7">
            <w:r>
              <w:t xml:space="preserve">Klassen </w:t>
            </w:r>
            <w:proofErr w:type="spellStart"/>
            <w:r>
              <w:t>LegalAuthenticator</w:t>
            </w:r>
            <w:proofErr w:type="spellEnd"/>
            <w:r>
              <w:t xml:space="preserve"> är </w:t>
            </w:r>
            <w:r w:rsidR="006055BE">
              <w:t xml:space="preserve">en kompakt och specifik version av </w:t>
            </w:r>
            <w:proofErr w:type="spellStart"/>
            <w:r w:rsidR="006055BE">
              <w:t>AdditionalPartipication</w:t>
            </w:r>
            <w:proofErr w:type="spellEnd"/>
            <w:r w:rsidR="006055BE">
              <w:t>.</w:t>
            </w:r>
          </w:p>
          <w:p w14:paraId="21C7A4F6" w14:textId="13925C96" w:rsidR="00556BBC" w:rsidRDefault="00556BBC" w:rsidP="00683B99">
            <w:proofErr w:type="spellStart"/>
            <w:r>
              <w:t>LegalAuthenticator</w:t>
            </w:r>
            <w:proofErr w:type="spellEnd"/>
            <w:r>
              <w:t xml:space="preserve"> </w:t>
            </w:r>
            <w:r w:rsidR="006055BE">
              <w:t>är</w:t>
            </w:r>
            <w:r w:rsidR="00C21193">
              <w:t xml:space="preserve"> </w:t>
            </w:r>
            <w:r>
              <w:t xml:space="preserve">indirekt en </w:t>
            </w:r>
            <w:r w:rsidR="00C21193">
              <w:t xml:space="preserve">”Professionell aktör” </w:t>
            </w:r>
            <w:r w:rsidR="006055BE">
              <w:t xml:space="preserve">med deltagandetyp </w:t>
            </w:r>
            <w:proofErr w:type="spellStart"/>
            <w:r w:rsidR="006055BE">
              <w:t>signerare</w:t>
            </w:r>
            <w:proofErr w:type="spellEnd"/>
            <w:r w:rsidR="006055BE">
              <w:t xml:space="preserve"> </w:t>
            </w:r>
            <w:r w:rsidR="00C21193">
              <w:t xml:space="preserve">enligt V-MIM.  </w:t>
            </w:r>
          </w:p>
          <w:p w14:paraId="1E62865E" w14:textId="6303BF1D" w:rsidR="00382733" w:rsidRPr="00C93E52" w:rsidRDefault="00382733" w:rsidP="00683B99"/>
        </w:tc>
      </w:tr>
      <w:tr w:rsidR="00C663D3" w:rsidRPr="00C93E52" w14:paraId="3F926D61" w14:textId="77777777" w:rsidTr="00683B99">
        <w:tc>
          <w:tcPr>
            <w:tcW w:w="2943" w:type="dxa"/>
            <w:tcBorders>
              <w:top w:val="nil"/>
              <w:left w:val="nil"/>
              <w:bottom w:val="single" w:sz="4" w:space="0" w:color="auto"/>
              <w:right w:val="nil"/>
            </w:tcBorders>
          </w:tcPr>
          <w:p w14:paraId="3DE9F920" w14:textId="77777777" w:rsidR="00C663D3" w:rsidRPr="006055BE" w:rsidRDefault="00C663D3" w:rsidP="00C663D3"/>
        </w:tc>
        <w:tc>
          <w:tcPr>
            <w:tcW w:w="2037" w:type="dxa"/>
            <w:gridSpan w:val="2"/>
            <w:tcBorders>
              <w:top w:val="nil"/>
              <w:left w:val="nil"/>
              <w:bottom w:val="single" w:sz="4" w:space="0" w:color="auto"/>
              <w:right w:val="nil"/>
            </w:tcBorders>
          </w:tcPr>
          <w:p w14:paraId="54071691" w14:textId="77777777" w:rsidR="00C663D3" w:rsidRPr="006055BE" w:rsidRDefault="00C663D3" w:rsidP="00C663D3"/>
        </w:tc>
        <w:tc>
          <w:tcPr>
            <w:tcW w:w="2925" w:type="dxa"/>
            <w:tcBorders>
              <w:top w:val="nil"/>
              <w:left w:val="nil"/>
              <w:bottom w:val="single" w:sz="4" w:space="0" w:color="auto"/>
              <w:right w:val="nil"/>
            </w:tcBorders>
          </w:tcPr>
          <w:p w14:paraId="2EF99FA1" w14:textId="77777777" w:rsidR="00C663D3" w:rsidRPr="00C93E52" w:rsidRDefault="00C663D3" w:rsidP="00C663D3">
            <w:pPr>
              <w:rPr>
                <w:rFonts w:eastAsia="Times New Roman" w:cs="Arial"/>
              </w:rPr>
            </w:pPr>
          </w:p>
        </w:tc>
        <w:tc>
          <w:tcPr>
            <w:tcW w:w="1617" w:type="dxa"/>
            <w:tcBorders>
              <w:top w:val="nil"/>
              <w:left w:val="nil"/>
              <w:bottom w:val="single" w:sz="4" w:space="0" w:color="auto"/>
              <w:right w:val="nil"/>
            </w:tcBorders>
          </w:tcPr>
          <w:p w14:paraId="396DACFE" w14:textId="77777777" w:rsidR="00C663D3" w:rsidRPr="00C93E52" w:rsidRDefault="00C663D3" w:rsidP="00C663D3"/>
        </w:tc>
      </w:tr>
      <w:tr w:rsidR="00C663D3" w:rsidRPr="00C93E52" w14:paraId="52DD3E41"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AA3219D"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02EB1284" w14:textId="4F4D5B7A" w:rsidR="00C663D3" w:rsidRPr="00C93E52" w:rsidRDefault="00C663D3" w:rsidP="00C663D3">
            <w:pPr>
              <w:rPr>
                <w:lang w:val="en-US"/>
              </w:rPr>
            </w:pPr>
            <w:proofErr w:type="spellStart"/>
            <w:r>
              <w:rPr>
                <w:lang w:val="en-US"/>
              </w:rPr>
              <w:lastRenderedPageBreak/>
              <w:t>additionalParticipant</w:t>
            </w:r>
            <w:proofErr w:type="spellEnd"/>
          </w:p>
        </w:tc>
        <w:tc>
          <w:tcPr>
            <w:tcW w:w="2037" w:type="dxa"/>
            <w:gridSpan w:val="2"/>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F320B0D" w14:textId="5AEDA15B" w:rsidR="00C663D3" w:rsidRPr="00C93E52" w:rsidRDefault="00C663D3" w:rsidP="00C663D3">
            <w:pPr>
              <w:rPr>
                <w:lang w:val="en-GB"/>
              </w:rPr>
            </w:pPr>
            <w:proofErr w:type="spellStart"/>
            <w:r w:rsidRPr="00DD2A23">
              <w:rPr>
                <w:lang w:val="en-GB"/>
              </w:rPr>
              <w:lastRenderedPageBreak/>
              <w:t>AdditionalParticipa</w:t>
            </w:r>
            <w:r w:rsidRPr="00DD2A23">
              <w:rPr>
                <w:lang w:val="en-GB"/>
              </w:rPr>
              <w:lastRenderedPageBreak/>
              <w:t>ntType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DEB4F0"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3D0230B" w14:textId="77777777" w:rsidR="00C663D3" w:rsidRPr="00C93E52" w:rsidRDefault="00C663D3" w:rsidP="00C663D3"/>
        </w:tc>
      </w:tr>
      <w:tr w:rsidR="00C663D3" w:rsidRPr="00C93E52" w14:paraId="61ED3A70" w14:textId="77777777" w:rsidTr="00DD2A23">
        <w:tc>
          <w:tcPr>
            <w:tcW w:w="2943" w:type="dxa"/>
            <w:tcBorders>
              <w:top w:val="single" w:sz="4" w:space="0" w:color="auto"/>
              <w:left w:val="single" w:sz="4" w:space="0" w:color="auto"/>
              <w:bottom w:val="single" w:sz="4" w:space="0" w:color="auto"/>
              <w:right w:val="single" w:sz="4" w:space="0" w:color="auto"/>
            </w:tcBorders>
          </w:tcPr>
          <w:p w14:paraId="0B09F1F2" w14:textId="722EFB69" w:rsidR="00C663D3" w:rsidRPr="003C622B" w:rsidRDefault="00C663D3" w:rsidP="00C663D3">
            <w:pPr>
              <w:rPr>
                <w:lang w:val="en-US"/>
              </w:rPr>
            </w:pPr>
            <w:r w:rsidRPr="003C622B">
              <w:rPr>
                <w:lang w:val="en-US"/>
              </w:rPr>
              <w:lastRenderedPageBreak/>
              <w:t>id</w:t>
            </w:r>
          </w:p>
        </w:tc>
        <w:tc>
          <w:tcPr>
            <w:tcW w:w="2037" w:type="dxa"/>
            <w:gridSpan w:val="2"/>
            <w:tcBorders>
              <w:top w:val="single" w:sz="4" w:space="0" w:color="auto"/>
              <w:left w:val="single" w:sz="4" w:space="0" w:color="auto"/>
              <w:bottom w:val="single" w:sz="4" w:space="0" w:color="auto"/>
              <w:right w:val="single" w:sz="4" w:space="0" w:color="auto"/>
            </w:tcBorders>
          </w:tcPr>
          <w:p w14:paraId="17937BDA" w14:textId="4A48F5EF" w:rsidR="00C663D3" w:rsidRPr="00C93E52" w:rsidRDefault="00C663D3" w:rsidP="00C663D3">
            <w:pPr>
              <w:rPr>
                <w:lang w:val="en-GB"/>
              </w:rPr>
            </w:pPr>
            <w:proofErr w:type="spellStart"/>
            <w:r w:rsidRPr="00966EF9">
              <w:rPr>
                <w:lang w:val="en-US"/>
              </w:rPr>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26F0236B" w14:textId="2C266BF3" w:rsidR="00C663D3" w:rsidRPr="00C93E52" w:rsidRDefault="00C663D3" w:rsidP="00C663D3">
            <w:r w:rsidRPr="00C93E52">
              <w:t xml:space="preserve">Personens identitet </w:t>
            </w:r>
            <w:r>
              <w:t>i sin</w:t>
            </w:r>
            <w:r w:rsidRPr="00C93E52">
              <w:t xml:space="preserve"> </w:t>
            </w:r>
            <w:r>
              <w:t>roll som ytterligare deltagare.</w:t>
            </w:r>
            <w:r w:rsidRPr="00C93E52">
              <w:t xml:space="preserve"> </w:t>
            </w:r>
          </w:p>
          <w:p w14:paraId="658B9536" w14:textId="77777777" w:rsidR="00C663D3" w:rsidRPr="00C93E52" w:rsidRDefault="00C663D3" w:rsidP="00C663D3"/>
          <w:p w14:paraId="36E8348D" w14:textId="65B8B7E6" w:rsidR="00C663D3" w:rsidRPr="00C93E52" w:rsidRDefault="00C663D3" w:rsidP="00C663D3">
            <w:r w:rsidRPr="00C93E52">
              <w:t xml:space="preserve">Lämnas tomt </w:t>
            </w:r>
            <w:r>
              <w:t>om deltagaren identifieras av person-id (exempelvis anhörig till patienten identifierad av personnummer)</w:t>
            </w:r>
          </w:p>
          <w:p w14:paraId="0534C956" w14:textId="77777777" w:rsidR="00C663D3" w:rsidRPr="00C93E52" w:rsidRDefault="00C663D3" w:rsidP="00C663D3"/>
          <w:p w14:paraId="100310BF" w14:textId="2F8D1DD6" w:rsidR="00C663D3" w:rsidRPr="00C93E52" w:rsidRDefault="00C663D3" w:rsidP="00F13BE7">
            <w:pPr>
              <w:rPr>
                <w:rFonts w:eastAsia="Times New Roman" w:cs="Arial"/>
              </w:rPr>
            </w:pPr>
            <w:r w:rsidRPr="00C93E52">
              <w:t>HSA</w:t>
            </w:r>
            <w:r>
              <w:t>-</w:t>
            </w:r>
            <w:r w:rsidRPr="00C93E52">
              <w:t xml:space="preserve">id skall anges ifall </w:t>
            </w:r>
            <w:r w:rsidR="0094402F">
              <w:t xml:space="preserve">deltagaren </w:t>
            </w:r>
            <w:r w:rsidRPr="00C93E52">
              <w:t>är vårdpersonal.</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60A62BDA" w14:textId="598A380C" w:rsidR="00C663D3" w:rsidRPr="00C93E52" w:rsidRDefault="00C663D3" w:rsidP="00C663D3">
            <w:r>
              <w:t>0</w:t>
            </w:r>
            <w:proofErr w:type="gramStart"/>
            <w:r>
              <w:t>..</w:t>
            </w:r>
            <w:proofErr w:type="gramEnd"/>
            <w:r>
              <w:t>1</w:t>
            </w:r>
            <w:r w:rsidR="007E7CBF">
              <w:br/>
            </w:r>
            <w:r w:rsidR="007E7CBF">
              <w:br/>
            </w:r>
            <w:r w:rsidR="007E7CBF" w:rsidRPr="00C93E52">
              <w:rPr>
                <w:rFonts w:cs="Arial"/>
              </w:rPr>
              <w:t>(Fält 2, Fält 2a)</w:t>
            </w:r>
          </w:p>
        </w:tc>
      </w:tr>
      <w:tr w:rsidR="00C663D3" w:rsidRPr="00C93E52" w14:paraId="2810BA53" w14:textId="77777777" w:rsidTr="00DD2A23">
        <w:tc>
          <w:tcPr>
            <w:tcW w:w="2943" w:type="dxa"/>
            <w:tcBorders>
              <w:top w:val="single" w:sz="4" w:space="0" w:color="auto"/>
              <w:left w:val="single" w:sz="4" w:space="0" w:color="auto"/>
              <w:bottom w:val="single" w:sz="4" w:space="0" w:color="auto"/>
              <w:right w:val="single" w:sz="4" w:space="0" w:color="auto"/>
            </w:tcBorders>
          </w:tcPr>
          <w:p w14:paraId="6A1C9D23" w14:textId="40D1C4D3" w:rsidR="00C663D3" w:rsidRPr="003C622B" w:rsidRDefault="00C663D3" w:rsidP="00C663D3">
            <w:pPr>
              <w:rPr>
                <w:lang w:val="en-US"/>
              </w:rPr>
            </w:pPr>
            <w:proofErr w:type="spellStart"/>
            <w:r w:rsidRPr="003C622B">
              <w:rPr>
                <w:lang w:eastAsia="sv-SE"/>
              </w:rPr>
              <w:t>id.root</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6C535DB" w14:textId="0F8BB178"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6B01336" w14:textId="2ACAACB5" w:rsidR="00C663D3" w:rsidRPr="00C93E52" w:rsidRDefault="00C663D3" w:rsidP="00C663D3">
            <w:pPr>
              <w:rPr>
                <w:rFonts w:eastAsia="Times New Roman" w:cs="Arial"/>
              </w:rPr>
            </w:pPr>
            <w:r>
              <w:rPr>
                <w:rFonts w:eastAsia="Times New Roman" w:cs="Arial"/>
              </w:rPr>
              <w:t>Id-</w:t>
            </w:r>
            <w:proofErr w:type="spellStart"/>
            <w:r>
              <w:rPr>
                <w:rFonts w:eastAsia="Times New Roman" w:cs="Arial"/>
              </w:rPr>
              <w:t>root</w:t>
            </w:r>
            <w:proofErr w:type="spellEnd"/>
            <w:r>
              <w:rPr>
                <w:rFonts w:eastAsia="Times New Roman" w:cs="Arial"/>
              </w:rPr>
              <w:t xml:space="preserve"> för deltagaren. Beskriver vilken typ av identitetsbeteckning detta är. Om deltagaren identifieras av HSA-id </w:t>
            </w:r>
            <w:proofErr w:type="gramStart"/>
            <w:r>
              <w:rPr>
                <w:rFonts w:eastAsia="Times New Roman" w:cs="Arial"/>
              </w:rPr>
              <w:t xml:space="preserve">anges </w:t>
            </w:r>
            <w:r w:rsidRPr="00C93E52">
              <w:rPr>
                <w:rFonts w:cs="Arial"/>
              </w:rPr>
              <w:t xml:space="preserve"> OID</w:t>
            </w:r>
            <w:proofErr w:type="gramEnd"/>
            <w:r w:rsidRPr="00C93E52">
              <w:rPr>
                <w:rFonts w:cs="Arial"/>
              </w:rPr>
              <w:t xml:space="preserve"> för HSA-id: 1.2.752.129.2.1.4.1</w:t>
            </w:r>
          </w:p>
        </w:tc>
        <w:tc>
          <w:tcPr>
            <w:tcW w:w="1617" w:type="dxa"/>
            <w:tcBorders>
              <w:top w:val="single" w:sz="4" w:space="0" w:color="auto"/>
              <w:left w:val="single" w:sz="4" w:space="0" w:color="auto"/>
              <w:bottom w:val="single" w:sz="4" w:space="0" w:color="auto"/>
              <w:right w:val="single" w:sz="4" w:space="0" w:color="auto"/>
            </w:tcBorders>
          </w:tcPr>
          <w:p w14:paraId="1BDDD3BD" w14:textId="7B0EE0CF" w:rsidR="00C663D3" w:rsidRPr="00C93E52" w:rsidRDefault="00C663D3" w:rsidP="00C663D3">
            <w:r>
              <w:t>1</w:t>
            </w:r>
            <w:proofErr w:type="gramStart"/>
            <w:r>
              <w:t>..</w:t>
            </w:r>
            <w:proofErr w:type="gramEnd"/>
            <w:r>
              <w:t>1</w:t>
            </w:r>
          </w:p>
        </w:tc>
      </w:tr>
      <w:tr w:rsidR="00C663D3" w:rsidRPr="00C93E52" w14:paraId="5B27C939" w14:textId="77777777" w:rsidTr="00DD2A23">
        <w:tc>
          <w:tcPr>
            <w:tcW w:w="2943" w:type="dxa"/>
            <w:tcBorders>
              <w:top w:val="single" w:sz="4" w:space="0" w:color="auto"/>
              <w:left w:val="single" w:sz="4" w:space="0" w:color="auto"/>
              <w:bottom w:val="single" w:sz="4" w:space="0" w:color="auto"/>
              <w:right w:val="single" w:sz="4" w:space="0" w:color="auto"/>
            </w:tcBorders>
          </w:tcPr>
          <w:p w14:paraId="463ED737" w14:textId="498B1EF7" w:rsidR="00C663D3" w:rsidRPr="003C622B" w:rsidRDefault="00C663D3" w:rsidP="00C663D3">
            <w:r w:rsidRPr="003C622B">
              <w:rPr>
                <w:lang w:eastAsia="sv-SE"/>
              </w:rPr>
              <w:t>id.extension</w:t>
            </w:r>
          </w:p>
        </w:tc>
        <w:tc>
          <w:tcPr>
            <w:tcW w:w="2037" w:type="dxa"/>
            <w:gridSpan w:val="2"/>
            <w:tcBorders>
              <w:top w:val="single" w:sz="4" w:space="0" w:color="auto"/>
              <w:left w:val="single" w:sz="4" w:space="0" w:color="auto"/>
              <w:bottom w:val="single" w:sz="4" w:space="0" w:color="auto"/>
              <w:right w:val="single" w:sz="4" w:space="0" w:color="auto"/>
            </w:tcBorders>
          </w:tcPr>
          <w:p w14:paraId="73D3446D" w14:textId="36745BC4" w:rsidR="00C663D3" w:rsidRPr="00047086"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AF4F593" w14:textId="7DF66ABC" w:rsidR="00C663D3" w:rsidRPr="00C93E52" w:rsidRDefault="00C663D3" w:rsidP="00C663D3">
            <w:pPr>
              <w:rPr>
                <w:rFonts w:eastAsia="Times New Roman" w:cs="Arial"/>
              </w:rPr>
            </w:pPr>
            <w:r>
              <w:rPr>
                <w:rFonts w:eastAsia="Times New Roman" w:cs="Arial"/>
              </w:rPr>
              <w:t>Id-extension för deltagaren. Om deltagaren identifieras med HSA-id anges HSA-id här.</w:t>
            </w:r>
          </w:p>
        </w:tc>
        <w:tc>
          <w:tcPr>
            <w:tcW w:w="1617" w:type="dxa"/>
            <w:tcBorders>
              <w:top w:val="single" w:sz="4" w:space="0" w:color="auto"/>
              <w:left w:val="single" w:sz="4" w:space="0" w:color="auto"/>
              <w:bottom w:val="single" w:sz="4" w:space="0" w:color="auto"/>
              <w:right w:val="single" w:sz="4" w:space="0" w:color="auto"/>
            </w:tcBorders>
          </w:tcPr>
          <w:p w14:paraId="727DB222" w14:textId="04D352E6" w:rsidR="00C663D3" w:rsidRPr="00C93E52" w:rsidRDefault="00C663D3" w:rsidP="00C663D3">
            <w:r>
              <w:t>1</w:t>
            </w:r>
            <w:proofErr w:type="gramStart"/>
            <w:r>
              <w:t>..</w:t>
            </w:r>
            <w:proofErr w:type="gramEnd"/>
            <w:r>
              <w:t>1</w:t>
            </w:r>
          </w:p>
        </w:tc>
      </w:tr>
      <w:tr w:rsidR="00C663D3" w:rsidRPr="00C93E52" w14:paraId="12983597" w14:textId="77777777" w:rsidTr="00DD2A23">
        <w:tc>
          <w:tcPr>
            <w:tcW w:w="2943" w:type="dxa"/>
            <w:tcBorders>
              <w:top w:val="single" w:sz="4" w:space="0" w:color="auto"/>
              <w:left w:val="single" w:sz="4" w:space="0" w:color="auto"/>
              <w:bottom w:val="single" w:sz="4" w:space="0" w:color="auto"/>
              <w:right w:val="single" w:sz="4" w:space="0" w:color="auto"/>
            </w:tcBorders>
          </w:tcPr>
          <w:p w14:paraId="5DB341BC" w14:textId="5086E463" w:rsidR="00C663D3" w:rsidRPr="003C622B" w:rsidRDefault="00C663D3" w:rsidP="00C663D3">
            <w:proofErr w:type="spellStart"/>
            <w:r w:rsidRPr="003C622B">
              <w:t>type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40EDBBA3" w14:textId="145BA73C" w:rsidR="00C663D3" w:rsidRPr="00047086" w:rsidRDefault="00C663D3" w:rsidP="00C663D3">
            <w:proofErr w:type="spellStart"/>
            <w:r w:rsidRPr="00047086">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7B443D18" w14:textId="562B7BBE" w:rsidR="00C663D3" w:rsidRPr="00C93E52" w:rsidRDefault="00C663D3" w:rsidP="005B7E6B">
            <w:pPr>
              <w:rPr>
                <w:rFonts w:eastAsia="Times New Roman" w:cs="Arial"/>
              </w:rPr>
            </w:pPr>
            <w:r>
              <w:rPr>
                <w:rFonts w:eastAsia="Times New Roman" w:cs="Arial"/>
              </w:rPr>
              <w:t>Typ av deltagande. Detta beskriver på vilket sätt en deltagare deltagit i observationen. Kan exempelvis vara sekundär utförare/assistent.</w:t>
            </w:r>
            <w:r w:rsidR="008365A5">
              <w:rPr>
                <w:rFonts w:eastAsia="Times New Roman" w:cs="Arial"/>
              </w:rPr>
              <w:t xml:space="preserve"> Istället för person kan ”deltagandet” handla om utrustning (</w:t>
            </w:r>
            <w:proofErr w:type="spellStart"/>
            <w:r w:rsidR="008365A5">
              <w:rPr>
                <w:rFonts w:eastAsia="Times New Roman" w:cs="Arial"/>
              </w:rPr>
              <w:t>device</w:t>
            </w:r>
            <w:proofErr w:type="spellEnd"/>
            <w:r w:rsidR="008365A5">
              <w:rPr>
                <w:rFonts w:eastAsia="Times New Roman" w:cs="Arial"/>
              </w:rPr>
              <w:t xml:space="preserve">) eller </w:t>
            </w:r>
            <w:r w:rsidR="005B7E6B">
              <w:rPr>
                <w:rFonts w:eastAsia="Times New Roman" w:cs="Arial"/>
              </w:rPr>
              <w:t>organisation eller plats.</w:t>
            </w:r>
          </w:p>
        </w:tc>
        <w:tc>
          <w:tcPr>
            <w:tcW w:w="1617" w:type="dxa"/>
            <w:tcBorders>
              <w:top w:val="single" w:sz="4" w:space="0" w:color="auto"/>
              <w:left w:val="single" w:sz="4" w:space="0" w:color="auto"/>
              <w:bottom w:val="single" w:sz="4" w:space="0" w:color="auto"/>
              <w:right w:val="single" w:sz="4" w:space="0" w:color="auto"/>
            </w:tcBorders>
          </w:tcPr>
          <w:p w14:paraId="03E8BC9B" w14:textId="23323D67" w:rsidR="00C663D3" w:rsidRPr="00C93E52" w:rsidRDefault="00C663D3" w:rsidP="00C663D3">
            <w:r>
              <w:t>1</w:t>
            </w:r>
            <w:proofErr w:type="gramStart"/>
            <w:r>
              <w:t>..</w:t>
            </w:r>
            <w:proofErr w:type="gramEnd"/>
            <w:r>
              <w:t>1</w:t>
            </w:r>
          </w:p>
        </w:tc>
      </w:tr>
      <w:tr w:rsidR="00C663D3" w:rsidRPr="00C93E52" w14:paraId="04AEE793" w14:textId="77777777" w:rsidTr="00DD2A23">
        <w:tc>
          <w:tcPr>
            <w:tcW w:w="2943" w:type="dxa"/>
            <w:tcBorders>
              <w:top w:val="single" w:sz="4" w:space="0" w:color="auto"/>
              <w:left w:val="single" w:sz="4" w:space="0" w:color="auto"/>
              <w:bottom w:val="single" w:sz="4" w:space="0" w:color="auto"/>
              <w:right w:val="single" w:sz="4" w:space="0" w:color="auto"/>
            </w:tcBorders>
          </w:tcPr>
          <w:p w14:paraId="121D691E" w14:textId="28344C04" w:rsidR="00C663D3" w:rsidRPr="006055BE" w:rsidRDefault="00C663D3" w:rsidP="00C663D3">
            <w:proofErr w:type="spellStart"/>
            <w:r w:rsidRPr="006055BE">
              <w:t>type</w:t>
            </w:r>
            <w:r w:rsidRPr="003C622B">
              <w:rPr>
                <w:lang w:eastAsia="sv-SE"/>
              </w:rPr>
              <w:t>.code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D565A00" w14:textId="0CB44198" w:rsidR="00C663D3" w:rsidRPr="006055BE"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4C76B05" w14:textId="40F9C3C3" w:rsidR="00C663D3" w:rsidRPr="00C93E52" w:rsidRDefault="00C663D3" w:rsidP="00C663D3">
            <w:pPr>
              <w:rPr>
                <w:rFonts w:eastAsia="Times New Roman" w:cs="Arial"/>
              </w:rPr>
            </w:pPr>
            <w:r w:rsidRPr="00C93E52">
              <w:t xml:space="preserve">Kod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tcPr>
          <w:p w14:paraId="3161816C" w14:textId="3A1FF209" w:rsidR="00C663D3" w:rsidRPr="00C93E52" w:rsidRDefault="00C663D3" w:rsidP="00C663D3">
            <w:r w:rsidRPr="00C93E52">
              <w:t>1</w:t>
            </w:r>
            <w:proofErr w:type="gramStart"/>
            <w:r>
              <w:t>..</w:t>
            </w:r>
            <w:proofErr w:type="gramEnd"/>
            <w:r>
              <w:t>1</w:t>
            </w:r>
          </w:p>
        </w:tc>
      </w:tr>
      <w:tr w:rsidR="00C663D3" w:rsidRPr="00C93E52" w14:paraId="1391AFFE" w14:textId="77777777" w:rsidTr="00DD2A23">
        <w:tc>
          <w:tcPr>
            <w:tcW w:w="2943" w:type="dxa"/>
            <w:tcBorders>
              <w:top w:val="single" w:sz="4" w:space="0" w:color="auto"/>
              <w:left w:val="single" w:sz="4" w:space="0" w:color="auto"/>
              <w:bottom w:val="single" w:sz="4" w:space="0" w:color="auto"/>
              <w:right w:val="single" w:sz="4" w:space="0" w:color="auto"/>
            </w:tcBorders>
          </w:tcPr>
          <w:p w14:paraId="27803AA6" w14:textId="45EC8A99" w:rsidR="00C663D3" w:rsidRPr="006055BE" w:rsidRDefault="00C663D3" w:rsidP="00C663D3">
            <w:proofErr w:type="spellStart"/>
            <w:r w:rsidRPr="006055BE">
              <w:t>type</w:t>
            </w:r>
            <w:r w:rsidRPr="003C622B">
              <w:rPr>
                <w:lang w:eastAsia="sv-SE"/>
              </w:rPr>
              <w:t>.codeSystem</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7D56CC11" w14:textId="15CE8256" w:rsidR="00C663D3" w:rsidRPr="006055BE"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5DF993F" w14:textId="72455DC0" w:rsidR="00C663D3" w:rsidRPr="00C93E52" w:rsidRDefault="00C663D3" w:rsidP="00C663D3">
            <w:pPr>
              <w:rPr>
                <w:rFonts w:eastAsia="Times New Roman" w:cs="Arial"/>
              </w:rPr>
            </w:pPr>
            <w:r w:rsidRPr="00C93E52">
              <w:t xml:space="preserve">Kodsystem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tcPr>
          <w:p w14:paraId="6E06BD1B" w14:textId="76950AC0" w:rsidR="00C663D3" w:rsidRPr="00C93E52" w:rsidRDefault="00C663D3" w:rsidP="00C663D3">
            <w:r w:rsidRPr="00C93E52">
              <w:t>1</w:t>
            </w:r>
            <w:proofErr w:type="gramStart"/>
            <w:r>
              <w:t>..</w:t>
            </w:r>
            <w:proofErr w:type="gramEnd"/>
            <w:r>
              <w:t>1</w:t>
            </w:r>
          </w:p>
        </w:tc>
      </w:tr>
      <w:tr w:rsidR="00C663D3" w:rsidRPr="00C93E52" w14:paraId="1197FB4B" w14:textId="77777777" w:rsidTr="00DD2A23">
        <w:tc>
          <w:tcPr>
            <w:tcW w:w="2943" w:type="dxa"/>
            <w:tcBorders>
              <w:top w:val="single" w:sz="4" w:space="0" w:color="auto"/>
              <w:left w:val="single" w:sz="4" w:space="0" w:color="auto"/>
              <w:bottom w:val="single" w:sz="4" w:space="0" w:color="auto"/>
              <w:right w:val="single" w:sz="4" w:space="0" w:color="auto"/>
            </w:tcBorders>
          </w:tcPr>
          <w:p w14:paraId="54753A0D" w14:textId="7954FE48" w:rsidR="00C663D3" w:rsidRPr="003C622B" w:rsidRDefault="00C663D3" w:rsidP="00C663D3">
            <w:pPr>
              <w:rPr>
                <w:color w:val="FF0000"/>
                <w:lang w:val="en-US"/>
              </w:rPr>
            </w:pPr>
            <w:proofErr w:type="spellStart"/>
            <w:r w:rsidRPr="006055BE">
              <w:rPr>
                <w:color w:val="FF0000"/>
              </w:rPr>
              <w:t>type</w:t>
            </w:r>
            <w:r w:rsidRPr="003C622B">
              <w:rPr>
                <w:color w:val="FF0000"/>
                <w:lang w:eastAsia="sv-SE"/>
              </w:rPr>
              <w:t>.codeSystemName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3040DB31" w14:textId="439A4CD6" w:rsidR="00C663D3" w:rsidRPr="00047086" w:rsidRDefault="00C663D3" w:rsidP="00C663D3">
            <w:pPr>
              <w:rPr>
                <w:color w:val="FF0000"/>
                <w:lang w:val="en-GB"/>
              </w:rPr>
            </w:pPr>
            <w:r w:rsidRPr="0004708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4325B1CE" w14:textId="148CF974" w:rsidR="00C663D3" w:rsidRPr="00DF7E6D" w:rsidRDefault="00C663D3" w:rsidP="00C663D3">
            <w:pPr>
              <w:rPr>
                <w:rFonts w:eastAsia="Times New Roman" w:cs="Arial"/>
                <w:color w:val="FF0000"/>
              </w:rPr>
            </w:pPr>
            <w:r w:rsidRPr="00047086">
              <w:rPr>
                <w:color w:val="FF0000"/>
              </w:rPr>
              <w:t xml:space="preserve">Skall </w:t>
            </w:r>
            <w:proofErr w:type="gramStart"/>
            <w:r w:rsidRPr="00047086">
              <w:rPr>
                <w:color w:val="FF0000"/>
              </w:rPr>
              <w:t>ej</w:t>
            </w:r>
            <w:proofErr w:type="gramEnd"/>
            <w:r w:rsidRPr="0004708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1822FEDC" w14:textId="63F51BD5" w:rsidR="00C663D3" w:rsidRPr="00DF7E6D" w:rsidRDefault="00C663D3" w:rsidP="00C663D3">
            <w:pPr>
              <w:rPr>
                <w:color w:val="FF0000"/>
              </w:rPr>
            </w:pPr>
            <w:r w:rsidRPr="00DF7E6D">
              <w:rPr>
                <w:color w:val="FF0000"/>
              </w:rPr>
              <w:t>0</w:t>
            </w:r>
            <w:proofErr w:type="gramStart"/>
            <w:r w:rsidRPr="00DF7E6D">
              <w:rPr>
                <w:color w:val="FF0000"/>
              </w:rPr>
              <w:t>..</w:t>
            </w:r>
            <w:proofErr w:type="gramEnd"/>
            <w:r w:rsidRPr="00DF7E6D">
              <w:rPr>
                <w:color w:val="FF0000"/>
              </w:rPr>
              <w:t>0</w:t>
            </w:r>
          </w:p>
        </w:tc>
      </w:tr>
      <w:tr w:rsidR="00C663D3" w:rsidRPr="00C93E52" w14:paraId="108B6794" w14:textId="77777777" w:rsidTr="00DD2A23">
        <w:tc>
          <w:tcPr>
            <w:tcW w:w="2943" w:type="dxa"/>
            <w:tcBorders>
              <w:top w:val="single" w:sz="4" w:space="0" w:color="auto"/>
              <w:left w:val="single" w:sz="4" w:space="0" w:color="auto"/>
              <w:bottom w:val="single" w:sz="4" w:space="0" w:color="auto"/>
              <w:right w:val="single" w:sz="4" w:space="0" w:color="auto"/>
            </w:tcBorders>
          </w:tcPr>
          <w:p w14:paraId="2350D6B2" w14:textId="0C6369E8" w:rsidR="00C663D3" w:rsidRPr="006055BE" w:rsidRDefault="00C663D3" w:rsidP="00C663D3">
            <w:pPr>
              <w:rPr>
                <w:color w:val="FF0000"/>
              </w:rPr>
            </w:pPr>
            <w:proofErr w:type="spellStart"/>
            <w:r w:rsidRPr="006055BE">
              <w:rPr>
                <w:color w:val="FF0000"/>
              </w:rPr>
              <w:t>type.codeSystemVersion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6F4931EB" w14:textId="0FB2C23B" w:rsidR="00C663D3" w:rsidRPr="00047086" w:rsidRDefault="00C663D3" w:rsidP="00C663D3">
            <w:pPr>
              <w:rPr>
                <w:color w:val="FF0000"/>
              </w:rPr>
            </w:pPr>
            <w:r w:rsidRPr="006055BE">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60CFA9B" w14:textId="57D203B6" w:rsidR="00C663D3" w:rsidRPr="00047086" w:rsidRDefault="00C663D3" w:rsidP="00C663D3">
            <w:pPr>
              <w:rPr>
                <w:color w:val="FF0000"/>
              </w:rPr>
            </w:pPr>
            <w:r w:rsidRPr="006055BE">
              <w:rPr>
                <w:color w:val="FF000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AF6FE6D" w14:textId="3C26DE8C" w:rsidR="00C663D3" w:rsidRPr="00DF7E6D" w:rsidRDefault="00C663D3" w:rsidP="006055BE">
            <w:pPr>
              <w:rPr>
                <w:color w:val="FF0000"/>
              </w:rPr>
            </w:pPr>
            <w:r w:rsidRPr="006055BE">
              <w:rPr>
                <w:color w:val="FF0000"/>
              </w:rPr>
              <w:t>0</w:t>
            </w:r>
            <w:proofErr w:type="gramStart"/>
            <w:r w:rsidRPr="006055BE">
              <w:rPr>
                <w:color w:val="FF0000"/>
              </w:rPr>
              <w:t>..</w:t>
            </w:r>
            <w:proofErr w:type="gramEnd"/>
            <w:r w:rsidR="006055BE" w:rsidRPr="006055BE">
              <w:rPr>
                <w:color w:val="FF0000"/>
              </w:rPr>
              <w:t>0</w:t>
            </w:r>
          </w:p>
        </w:tc>
      </w:tr>
      <w:tr w:rsidR="00C663D3" w:rsidRPr="00C93E52" w14:paraId="65756854" w14:textId="77777777" w:rsidTr="00DD2A23">
        <w:tc>
          <w:tcPr>
            <w:tcW w:w="2943" w:type="dxa"/>
            <w:tcBorders>
              <w:top w:val="single" w:sz="4" w:space="0" w:color="auto"/>
              <w:left w:val="single" w:sz="4" w:space="0" w:color="auto"/>
              <w:bottom w:val="single" w:sz="4" w:space="0" w:color="auto"/>
              <w:right w:val="single" w:sz="4" w:space="0" w:color="auto"/>
            </w:tcBorders>
          </w:tcPr>
          <w:p w14:paraId="64C229B7" w14:textId="4CABFF46" w:rsidR="00C663D3" w:rsidRPr="003C622B" w:rsidRDefault="00C663D3" w:rsidP="00C663D3">
            <w:pPr>
              <w:rPr>
                <w:color w:val="FF0000"/>
                <w:lang w:val="en-US"/>
              </w:rPr>
            </w:pPr>
            <w:r w:rsidRPr="003C622B">
              <w:rPr>
                <w:color w:val="FF0000"/>
                <w:lang w:val="en-US"/>
              </w:rPr>
              <w:t>type</w:t>
            </w:r>
            <w:r w:rsidRPr="003C622B">
              <w:rPr>
                <w:color w:val="FF0000"/>
                <w:lang w:eastAsia="sv-SE"/>
              </w:rPr>
              <w:t>.</w:t>
            </w:r>
            <w:proofErr w:type="spellStart"/>
            <w:r w:rsidRPr="003C622B">
              <w:rPr>
                <w:color w:val="FF0000"/>
                <w:lang w:eastAsia="sv-SE"/>
              </w:rPr>
              <w:t>displayName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7C72CD2" w14:textId="205DE561" w:rsidR="00C663D3" w:rsidRPr="00DF7E6D" w:rsidRDefault="00C663D3" w:rsidP="00C663D3">
            <w:pPr>
              <w:rPr>
                <w:color w:val="FF0000"/>
              </w:rPr>
            </w:pPr>
            <w:r w:rsidRPr="00DF7E6D">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7F0F37DF" w14:textId="691F27CB" w:rsidR="00C663D3" w:rsidRPr="00DF7E6D" w:rsidRDefault="00C663D3" w:rsidP="00C663D3">
            <w:pPr>
              <w:rPr>
                <w:color w:val="FF0000"/>
              </w:rPr>
            </w:pPr>
            <w:r w:rsidRPr="00DF7E6D">
              <w:rPr>
                <w:color w:val="FF0000"/>
              </w:rPr>
              <w:t xml:space="preserve">Skall </w:t>
            </w:r>
            <w:proofErr w:type="gramStart"/>
            <w:r w:rsidRPr="00DF7E6D">
              <w:rPr>
                <w:color w:val="FF0000"/>
              </w:rPr>
              <w:t>ej</w:t>
            </w:r>
            <w:proofErr w:type="gramEnd"/>
            <w:r w:rsidRPr="00DF7E6D">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05DF6013" w14:textId="6A5EEC4B" w:rsidR="00C663D3" w:rsidRPr="00DF7E6D" w:rsidRDefault="00C663D3" w:rsidP="00C663D3">
            <w:pPr>
              <w:rPr>
                <w:color w:val="FF0000"/>
              </w:rPr>
            </w:pPr>
            <w:r w:rsidRPr="00DF7E6D">
              <w:rPr>
                <w:color w:val="FF0000"/>
              </w:rPr>
              <w:t>0</w:t>
            </w:r>
            <w:proofErr w:type="gramStart"/>
            <w:r w:rsidRPr="00DF7E6D">
              <w:rPr>
                <w:color w:val="FF0000"/>
              </w:rPr>
              <w:t>..</w:t>
            </w:r>
            <w:proofErr w:type="gramEnd"/>
            <w:r w:rsidRPr="00DF7E6D">
              <w:rPr>
                <w:color w:val="FF0000"/>
              </w:rPr>
              <w:t>0</w:t>
            </w:r>
          </w:p>
        </w:tc>
      </w:tr>
      <w:tr w:rsidR="00C663D3" w:rsidRPr="00C93E52" w14:paraId="2273DE42" w14:textId="77777777" w:rsidTr="00DD2A23">
        <w:tc>
          <w:tcPr>
            <w:tcW w:w="2943" w:type="dxa"/>
            <w:tcBorders>
              <w:top w:val="single" w:sz="4" w:space="0" w:color="auto"/>
              <w:left w:val="single" w:sz="4" w:space="0" w:color="auto"/>
              <w:bottom w:val="single" w:sz="4" w:space="0" w:color="auto"/>
              <w:right w:val="single" w:sz="4" w:space="0" w:color="auto"/>
            </w:tcBorders>
          </w:tcPr>
          <w:p w14:paraId="0A5BD817" w14:textId="6F13F331" w:rsidR="00C663D3" w:rsidRPr="003C622B" w:rsidRDefault="00C663D3" w:rsidP="00C663D3">
            <w:pPr>
              <w:rPr>
                <w:lang w:val="en-US"/>
              </w:rPr>
            </w:pPr>
            <w:r w:rsidRPr="003C622B">
              <w:rPr>
                <w:lang w:val="en-US"/>
              </w:rPr>
              <w:t>role</w:t>
            </w:r>
          </w:p>
        </w:tc>
        <w:tc>
          <w:tcPr>
            <w:tcW w:w="2037" w:type="dxa"/>
            <w:gridSpan w:val="2"/>
            <w:tcBorders>
              <w:top w:val="single" w:sz="4" w:space="0" w:color="auto"/>
              <w:left w:val="single" w:sz="4" w:space="0" w:color="auto"/>
              <w:bottom w:val="single" w:sz="4" w:space="0" w:color="auto"/>
              <w:right w:val="single" w:sz="4" w:space="0" w:color="auto"/>
            </w:tcBorders>
          </w:tcPr>
          <w:p w14:paraId="007D8FC0" w14:textId="079FFB26" w:rsidR="00C663D3" w:rsidRPr="00C93E52" w:rsidRDefault="00C663D3" w:rsidP="00C663D3">
            <w:pPr>
              <w:rPr>
                <w:lang w:val="en-GB"/>
              </w:rPr>
            </w:pPr>
            <w:proofErr w:type="spellStart"/>
            <w:r w:rsidRPr="00DD2A23">
              <w:rPr>
                <w:lang w:val="en-GB"/>
              </w:rPr>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6C005E5D" w14:textId="50DF92E3" w:rsidR="00C663D3" w:rsidRPr="00C93E52" w:rsidRDefault="00C663D3" w:rsidP="00C663D3">
            <w:pPr>
              <w:rPr>
                <w:rFonts w:eastAsia="Times New Roman" w:cs="Arial"/>
              </w:rPr>
            </w:pPr>
            <w:r>
              <w:rPr>
                <w:rFonts w:eastAsia="Times New Roman" w:cs="Arial"/>
              </w:rPr>
              <w:t xml:space="preserve">Beskriver i vilken roll deltagaren agerar (exempelvis </w:t>
            </w:r>
            <w:r>
              <w:rPr>
                <w:rFonts w:eastAsia="Times New Roman" w:cs="Arial"/>
              </w:rPr>
              <w:lastRenderedPageBreak/>
              <w:t>rollen som anhörig eller i sin yrkesroll som vårdpersonal).</w:t>
            </w:r>
          </w:p>
        </w:tc>
        <w:tc>
          <w:tcPr>
            <w:tcW w:w="1617" w:type="dxa"/>
            <w:tcBorders>
              <w:top w:val="single" w:sz="4" w:space="0" w:color="auto"/>
              <w:left w:val="single" w:sz="4" w:space="0" w:color="auto"/>
              <w:bottom w:val="single" w:sz="4" w:space="0" w:color="auto"/>
              <w:right w:val="single" w:sz="4" w:space="0" w:color="auto"/>
            </w:tcBorders>
          </w:tcPr>
          <w:p w14:paraId="6530F6AB" w14:textId="6238771A" w:rsidR="00C663D3" w:rsidRPr="00C93E52" w:rsidRDefault="00C663D3" w:rsidP="00C663D3">
            <w:r>
              <w:lastRenderedPageBreak/>
              <w:t>1</w:t>
            </w:r>
            <w:proofErr w:type="gramStart"/>
            <w:r>
              <w:t>..</w:t>
            </w:r>
            <w:proofErr w:type="gramEnd"/>
            <w:r>
              <w:t>1</w:t>
            </w:r>
          </w:p>
        </w:tc>
      </w:tr>
      <w:tr w:rsidR="00C663D3" w:rsidRPr="00C93E52" w14:paraId="1319EFCE" w14:textId="77777777" w:rsidTr="00DD2A23">
        <w:tc>
          <w:tcPr>
            <w:tcW w:w="2943" w:type="dxa"/>
            <w:tcBorders>
              <w:top w:val="single" w:sz="4" w:space="0" w:color="auto"/>
              <w:left w:val="single" w:sz="4" w:space="0" w:color="auto"/>
              <w:bottom w:val="single" w:sz="4" w:space="0" w:color="auto"/>
              <w:right w:val="single" w:sz="4" w:space="0" w:color="auto"/>
            </w:tcBorders>
          </w:tcPr>
          <w:p w14:paraId="55F57FE3" w14:textId="5621CD12" w:rsidR="00C663D3" w:rsidRPr="003C622B" w:rsidRDefault="00C663D3" w:rsidP="00C663D3">
            <w:proofErr w:type="spellStart"/>
            <w:r w:rsidRPr="003C622B">
              <w:lastRenderedPageBreak/>
              <w:t>role</w:t>
            </w:r>
            <w:r w:rsidRPr="003C622B">
              <w:rPr>
                <w:lang w:eastAsia="sv-SE"/>
              </w:rPr>
              <w:t>.code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46380C3E" w14:textId="1EF00791" w:rsidR="00C663D3" w:rsidRPr="00DF7E6D"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F3A8C20" w14:textId="1D28E278" w:rsidR="00C663D3" w:rsidRPr="00C93E52" w:rsidRDefault="00C663D3" w:rsidP="00C663D3">
            <w:pPr>
              <w:rPr>
                <w:rFonts w:eastAsia="Times New Roman" w:cs="Arial"/>
              </w:rPr>
            </w:pPr>
            <w:r w:rsidRPr="00C93E52">
              <w:t xml:space="preserve">Kod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341E8D27" w14:textId="4ECA4C87" w:rsidR="00C663D3" w:rsidRPr="00C93E52" w:rsidRDefault="00C663D3" w:rsidP="00C663D3">
            <w:r w:rsidRPr="00C93E52">
              <w:t>1</w:t>
            </w:r>
            <w:proofErr w:type="gramStart"/>
            <w:r>
              <w:t>..</w:t>
            </w:r>
            <w:proofErr w:type="gramEnd"/>
            <w:r>
              <w:t>1</w:t>
            </w:r>
          </w:p>
        </w:tc>
      </w:tr>
      <w:tr w:rsidR="00C663D3" w:rsidRPr="00C93E52" w14:paraId="44C1F050" w14:textId="77777777" w:rsidTr="00DD2A23">
        <w:tc>
          <w:tcPr>
            <w:tcW w:w="2943" w:type="dxa"/>
            <w:tcBorders>
              <w:top w:val="single" w:sz="4" w:space="0" w:color="auto"/>
              <w:left w:val="single" w:sz="4" w:space="0" w:color="auto"/>
              <w:bottom w:val="single" w:sz="4" w:space="0" w:color="auto"/>
              <w:right w:val="single" w:sz="4" w:space="0" w:color="auto"/>
            </w:tcBorders>
          </w:tcPr>
          <w:p w14:paraId="379687DC" w14:textId="69D00FEE" w:rsidR="00C663D3" w:rsidRPr="003C622B" w:rsidRDefault="00C663D3" w:rsidP="00C663D3">
            <w:proofErr w:type="spellStart"/>
            <w:r w:rsidRPr="003C622B">
              <w:t>role</w:t>
            </w:r>
            <w:r w:rsidRPr="003C622B">
              <w:rPr>
                <w:lang w:eastAsia="sv-SE"/>
              </w:rPr>
              <w:t>.codeSystem</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24E6C9E2" w14:textId="233C4179" w:rsidR="00C663D3" w:rsidRPr="00DF7E6D"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4DB971A" w14:textId="52F17277" w:rsidR="00C663D3" w:rsidRPr="00C93E52" w:rsidRDefault="00C663D3" w:rsidP="00C663D3">
            <w:pPr>
              <w:rPr>
                <w:rFonts w:eastAsia="Times New Roman" w:cs="Arial"/>
              </w:rPr>
            </w:pPr>
            <w:r w:rsidRPr="00C93E52">
              <w:t xml:space="preserve">Kodsystem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37409C88" w14:textId="41E6BCB9" w:rsidR="00C663D3" w:rsidRPr="00C93E52" w:rsidRDefault="00C663D3" w:rsidP="00C663D3">
            <w:r w:rsidRPr="00C93E52">
              <w:t>1</w:t>
            </w:r>
            <w:proofErr w:type="gramStart"/>
            <w:r>
              <w:t>..</w:t>
            </w:r>
            <w:proofErr w:type="gramEnd"/>
            <w:r>
              <w:t>1</w:t>
            </w:r>
          </w:p>
        </w:tc>
      </w:tr>
      <w:tr w:rsidR="00C663D3" w:rsidRPr="00C93E52" w14:paraId="3AF52BD5" w14:textId="77777777" w:rsidTr="00DD2A23">
        <w:tc>
          <w:tcPr>
            <w:tcW w:w="2943" w:type="dxa"/>
            <w:tcBorders>
              <w:top w:val="single" w:sz="4" w:space="0" w:color="auto"/>
              <w:left w:val="single" w:sz="4" w:space="0" w:color="auto"/>
              <w:bottom w:val="single" w:sz="4" w:space="0" w:color="auto"/>
              <w:right w:val="single" w:sz="4" w:space="0" w:color="auto"/>
            </w:tcBorders>
          </w:tcPr>
          <w:p w14:paraId="4ED8EE02" w14:textId="4486A4C0" w:rsidR="00C663D3" w:rsidRPr="003C622B" w:rsidRDefault="00C663D3" w:rsidP="00C663D3">
            <w:pPr>
              <w:rPr>
                <w:color w:val="FF0000"/>
                <w:lang w:val="en-US"/>
              </w:rPr>
            </w:pPr>
            <w:proofErr w:type="spellStart"/>
            <w:r w:rsidRPr="003C622B">
              <w:rPr>
                <w:color w:val="FF0000"/>
              </w:rPr>
              <w:t>role</w:t>
            </w:r>
            <w:r w:rsidRPr="003C622B">
              <w:rPr>
                <w:color w:val="FF0000"/>
                <w:lang w:eastAsia="sv-SE"/>
              </w:rPr>
              <w:t>.codeSystemName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732FA016" w14:textId="57405049" w:rsidR="00C663D3" w:rsidRPr="005A7FC6" w:rsidRDefault="00C663D3" w:rsidP="00C663D3">
            <w:pPr>
              <w:rPr>
                <w:color w:val="FF0000"/>
                <w:lang w:val="en-GB"/>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051D5246" w14:textId="7867872D" w:rsidR="00C663D3" w:rsidRPr="005A7FC6" w:rsidRDefault="00C663D3" w:rsidP="00C663D3">
            <w:pPr>
              <w:rPr>
                <w:rFonts w:eastAsia="Times New Roman" w:cs="Arial"/>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50E9F8A8" w14:textId="26EDD13C" w:rsidR="00C663D3" w:rsidRPr="005A7FC6" w:rsidRDefault="00C663D3" w:rsidP="00C663D3">
            <w:pPr>
              <w:rPr>
                <w:color w:val="FF0000"/>
              </w:rPr>
            </w:pPr>
            <w:r w:rsidRPr="005A7FC6">
              <w:rPr>
                <w:color w:val="FF0000"/>
              </w:rPr>
              <w:t>0</w:t>
            </w:r>
            <w:proofErr w:type="gramStart"/>
            <w:r w:rsidRPr="005A7FC6">
              <w:rPr>
                <w:color w:val="FF0000"/>
              </w:rPr>
              <w:t>..</w:t>
            </w:r>
            <w:proofErr w:type="gramEnd"/>
            <w:r w:rsidRPr="005A7FC6">
              <w:rPr>
                <w:color w:val="FF0000"/>
              </w:rPr>
              <w:t>0</w:t>
            </w:r>
          </w:p>
        </w:tc>
      </w:tr>
      <w:tr w:rsidR="00C663D3" w:rsidRPr="00C93E52" w14:paraId="48BEF91D" w14:textId="77777777" w:rsidTr="00DD2A23">
        <w:tc>
          <w:tcPr>
            <w:tcW w:w="2943" w:type="dxa"/>
            <w:tcBorders>
              <w:top w:val="single" w:sz="4" w:space="0" w:color="auto"/>
              <w:left w:val="single" w:sz="4" w:space="0" w:color="auto"/>
              <w:bottom w:val="single" w:sz="4" w:space="0" w:color="auto"/>
              <w:right w:val="single" w:sz="4" w:space="0" w:color="auto"/>
            </w:tcBorders>
          </w:tcPr>
          <w:p w14:paraId="7CB473A2" w14:textId="59F0D8F9" w:rsidR="00C663D3" w:rsidRPr="003C622B" w:rsidRDefault="00C663D3" w:rsidP="00C663D3">
            <w:pPr>
              <w:rPr>
                <w:color w:val="FF0000"/>
              </w:rPr>
            </w:pPr>
            <w:proofErr w:type="spellStart"/>
            <w:r w:rsidRPr="00FE3A41">
              <w:rPr>
                <w:color w:val="FF0000"/>
              </w:rPr>
              <w:t>role.codeSystemVersion</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31C518D8" w14:textId="43771632" w:rsidR="00C663D3" w:rsidRPr="005A7FC6" w:rsidRDefault="00C663D3" w:rsidP="00C663D3">
            <w:pPr>
              <w:rPr>
                <w:color w:val="FF0000"/>
              </w:rPr>
            </w:pPr>
            <w:r w:rsidRPr="00FE3A41">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7156EE35" w14:textId="4A9B4AEA" w:rsidR="00C663D3" w:rsidRPr="005A7FC6" w:rsidRDefault="00C663D3" w:rsidP="00C663D3">
            <w:pPr>
              <w:rPr>
                <w:color w:val="FF0000"/>
              </w:rPr>
            </w:pPr>
            <w:r w:rsidRPr="00FE3A41">
              <w:rPr>
                <w:color w:val="FF000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EFD5BFE" w14:textId="67493214" w:rsidR="00C663D3" w:rsidRPr="005A7FC6" w:rsidRDefault="00C663D3" w:rsidP="00FE3A41">
            <w:pPr>
              <w:rPr>
                <w:color w:val="FF0000"/>
              </w:rPr>
            </w:pPr>
            <w:r w:rsidRPr="00FE3A41">
              <w:rPr>
                <w:color w:val="FF0000"/>
              </w:rPr>
              <w:t>0</w:t>
            </w:r>
            <w:proofErr w:type="gramStart"/>
            <w:r w:rsidRPr="00FE3A41">
              <w:rPr>
                <w:color w:val="FF0000"/>
              </w:rPr>
              <w:t>..</w:t>
            </w:r>
            <w:proofErr w:type="gramEnd"/>
            <w:r w:rsidR="00FE3A41" w:rsidRPr="00FE3A41">
              <w:rPr>
                <w:color w:val="FF0000"/>
              </w:rPr>
              <w:t>0</w:t>
            </w:r>
          </w:p>
        </w:tc>
      </w:tr>
      <w:tr w:rsidR="00C663D3" w:rsidRPr="00C93E52" w14:paraId="101555E6" w14:textId="77777777" w:rsidTr="00DD2A23">
        <w:tc>
          <w:tcPr>
            <w:tcW w:w="2943" w:type="dxa"/>
            <w:tcBorders>
              <w:top w:val="single" w:sz="4" w:space="0" w:color="auto"/>
              <w:left w:val="single" w:sz="4" w:space="0" w:color="auto"/>
              <w:bottom w:val="single" w:sz="4" w:space="0" w:color="auto"/>
              <w:right w:val="single" w:sz="4" w:space="0" w:color="auto"/>
            </w:tcBorders>
          </w:tcPr>
          <w:p w14:paraId="7CA28FC4" w14:textId="2DE58EA8" w:rsidR="00C663D3" w:rsidRPr="003C622B" w:rsidRDefault="00C663D3" w:rsidP="00C663D3">
            <w:pPr>
              <w:rPr>
                <w:color w:val="FF0000"/>
                <w:lang w:val="en-US"/>
              </w:rPr>
            </w:pPr>
            <w:r w:rsidRPr="003C622B">
              <w:rPr>
                <w:color w:val="FF0000"/>
                <w:lang w:val="en-US"/>
              </w:rPr>
              <w:t>role</w:t>
            </w:r>
            <w:r w:rsidRPr="003C622B">
              <w:rPr>
                <w:color w:val="FF0000"/>
                <w:lang w:eastAsia="sv-SE"/>
              </w:rPr>
              <w:t>.</w:t>
            </w:r>
            <w:proofErr w:type="spellStart"/>
            <w:r w:rsidRPr="003C622B">
              <w:rPr>
                <w:color w:val="FF0000"/>
                <w:lang w:eastAsia="sv-SE"/>
              </w:rPr>
              <w:t>displayName</w:t>
            </w:r>
            <w:proofErr w:type="spellEnd"/>
          </w:p>
        </w:tc>
        <w:tc>
          <w:tcPr>
            <w:tcW w:w="2037" w:type="dxa"/>
            <w:gridSpan w:val="2"/>
            <w:tcBorders>
              <w:top w:val="single" w:sz="4" w:space="0" w:color="auto"/>
              <w:left w:val="single" w:sz="4" w:space="0" w:color="auto"/>
              <w:bottom w:val="single" w:sz="4" w:space="0" w:color="auto"/>
              <w:right w:val="single" w:sz="4" w:space="0" w:color="auto"/>
            </w:tcBorders>
          </w:tcPr>
          <w:p w14:paraId="037252E6" w14:textId="3FB758E9" w:rsidR="00C663D3" w:rsidRPr="005A7FC6" w:rsidRDefault="00C663D3" w:rsidP="00C663D3">
            <w:pPr>
              <w:rPr>
                <w:color w:val="FF0000"/>
                <w:lang w:val="en-GB"/>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53E2E0A6" w14:textId="5953C06A" w:rsidR="00C663D3" w:rsidRPr="005A7FC6" w:rsidRDefault="00C663D3" w:rsidP="00C663D3">
            <w:pPr>
              <w:rPr>
                <w:rFonts w:eastAsia="Times New Roman" w:cs="Arial"/>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41D128C1" w14:textId="1B054F2C" w:rsidR="00C663D3" w:rsidRPr="005A7FC6" w:rsidRDefault="00C663D3" w:rsidP="00C663D3">
            <w:pPr>
              <w:rPr>
                <w:color w:val="FF0000"/>
              </w:rPr>
            </w:pPr>
            <w:r w:rsidRPr="005A7FC6">
              <w:rPr>
                <w:color w:val="FF0000"/>
              </w:rPr>
              <w:t>0</w:t>
            </w:r>
            <w:proofErr w:type="gramStart"/>
            <w:r w:rsidRPr="005A7FC6">
              <w:rPr>
                <w:color w:val="FF0000"/>
              </w:rPr>
              <w:t>..</w:t>
            </w:r>
            <w:proofErr w:type="gramEnd"/>
            <w:r w:rsidRPr="005A7FC6">
              <w:rPr>
                <w:color w:val="FF0000"/>
              </w:rPr>
              <w:t>0</w:t>
            </w:r>
          </w:p>
        </w:tc>
      </w:tr>
      <w:tr w:rsidR="00C663D3" w:rsidRPr="00C93E52" w14:paraId="313A4DC1" w14:textId="77777777" w:rsidTr="00F6122B">
        <w:tc>
          <w:tcPr>
            <w:tcW w:w="952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CE1CF9" w14:textId="5EEF7BB2" w:rsidR="00C663D3" w:rsidRPr="005B7E6B" w:rsidRDefault="00C663D3" w:rsidP="005A57D8">
            <w:pPr>
              <w:rPr>
                <w:strike/>
              </w:rPr>
            </w:pPr>
            <w:r w:rsidRPr="005B7E6B">
              <w:rPr>
                <w:lang w:eastAsia="sv-SE"/>
              </w:rPr>
              <w:t>Endast en av nedanstående</w:t>
            </w:r>
          </w:p>
        </w:tc>
      </w:tr>
      <w:tr w:rsidR="001411E0" w:rsidRPr="00C93E52" w14:paraId="6A2E4EF1" w14:textId="77777777" w:rsidTr="00FE3A41">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7EB0E198" w14:textId="3FC8DB26" w:rsidR="001411E0" w:rsidRPr="003A3305" w:rsidRDefault="005B7E6B" w:rsidP="001411E0">
            <w:r>
              <w:rPr>
                <w:lang w:val="en-US"/>
              </w:rPr>
              <w:t>p</w:t>
            </w:r>
            <w:r w:rsidRPr="003C622B">
              <w:rPr>
                <w:lang w:val="en-US"/>
              </w:rPr>
              <w:t>erson</w:t>
            </w:r>
            <w:r>
              <w:rPr>
                <w:lang w:val="en-US"/>
              </w:rPr>
              <w:t xml:space="preserve">                       </w:t>
            </w:r>
            <w:r w:rsidR="005E2697">
              <w:rPr>
                <w:lang w:val="en-US"/>
              </w:rPr>
              <w:t>(</w:t>
            </w:r>
            <w:proofErr w:type="spellStart"/>
            <w:r w:rsidR="005E2697">
              <w:rPr>
                <w:lang w:val="en-US"/>
              </w:rPr>
              <w:t>Fält</w:t>
            </w:r>
            <w:proofErr w:type="spellEnd"/>
            <w:r w:rsidR="005E2697">
              <w:rPr>
                <w:lang w:val="en-US"/>
              </w:rPr>
              <w:t xml:space="preserve"> 2c)</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2CB7C1A" w14:textId="64283324" w:rsidR="001411E0" w:rsidRPr="003A3305" w:rsidRDefault="001411E0" w:rsidP="001411E0">
            <w:proofErr w:type="spellStart"/>
            <w:r>
              <w:rPr>
                <w:lang w:val="en-GB"/>
              </w:rPr>
              <w:t>PersonType</w:t>
            </w:r>
            <w:proofErr w:type="spellEnd"/>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3364E343" w14:textId="4F731B70" w:rsidR="001411E0" w:rsidRPr="003A3305" w:rsidRDefault="001411E0" w:rsidP="005B7E6B">
            <w:r>
              <w:rPr>
                <w:rFonts w:eastAsia="Times New Roman" w:cs="Arial"/>
              </w:rPr>
              <w:t>De</w:t>
            </w:r>
            <w:r w:rsidR="005B7E6B">
              <w:rPr>
                <w:rFonts w:eastAsia="Times New Roman" w:cs="Arial"/>
              </w:rPr>
              <w:t xml:space="preserve">ltagande </w:t>
            </w:r>
            <w:proofErr w:type="gramStart"/>
            <w:r w:rsidR="005B7E6B">
              <w:rPr>
                <w:rFonts w:eastAsia="Times New Roman" w:cs="Arial"/>
              </w:rPr>
              <w:t>övrig</w:t>
            </w:r>
            <w:r>
              <w:rPr>
                <w:rFonts w:eastAsia="Times New Roman" w:cs="Arial"/>
              </w:rPr>
              <w:t xml:space="preserve"> person</w:t>
            </w:r>
            <w:r w:rsidR="005B7E6B">
              <w:rPr>
                <w:rFonts w:eastAsia="Times New Roman" w:cs="Arial"/>
              </w:rPr>
              <w:t>er</w:t>
            </w:r>
            <w:proofErr w:type="gramEnd"/>
            <w:r>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14570A2E" w14:textId="0DF076DA" w:rsidR="001411E0" w:rsidRPr="003A3305" w:rsidRDefault="005B7E6B" w:rsidP="001411E0">
            <w:r>
              <w:t>0</w:t>
            </w:r>
            <w:proofErr w:type="gramStart"/>
            <w:r w:rsidR="001411E0">
              <w:t>..</w:t>
            </w:r>
            <w:proofErr w:type="gramEnd"/>
            <w:r w:rsidR="001411E0">
              <w:t>1</w:t>
            </w:r>
          </w:p>
        </w:tc>
      </w:tr>
      <w:tr w:rsidR="001411E0" w:rsidRPr="00C93E52" w14:paraId="7CEC525F" w14:textId="77777777" w:rsidTr="005A57D8">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13FCBC40" w14:textId="178C23F0" w:rsidR="001411E0" w:rsidRPr="003A3305" w:rsidRDefault="005B7E6B" w:rsidP="001411E0">
            <w:pPr>
              <w:rPr>
                <w:lang w:eastAsia="sv-SE"/>
              </w:rPr>
            </w:pPr>
            <w:r>
              <w:rPr>
                <w:lang w:eastAsia="sv-SE"/>
              </w:rPr>
              <w:t>o</w:t>
            </w:r>
            <w:r w:rsidRPr="005B7E6B">
              <w:rPr>
                <w:lang w:eastAsia="sv-SE"/>
              </w:rPr>
              <w:t>rganisation</w:t>
            </w:r>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tcPr>
          <w:p w14:paraId="61CEB046" w14:textId="06D25B68" w:rsidR="001411E0" w:rsidRPr="003A3305" w:rsidRDefault="001411E0" w:rsidP="001411E0">
            <w:pPr>
              <w:rPr>
                <w:lang w:eastAsia="sv-SE"/>
              </w:rPr>
            </w:pPr>
            <w:proofErr w:type="spellStart"/>
            <w:r w:rsidRPr="005B7E6B">
              <w:rPr>
                <w:lang w:eastAsia="sv-SE"/>
              </w:rPr>
              <w:t>OrganisationType</w:t>
            </w:r>
            <w:proofErr w:type="spellEnd"/>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514D6324" w14:textId="324A0A1D" w:rsidR="001411E0" w:rsidRPr="003A3305" w:rsidRDefault="005B7E6B" w:rsidP="005B7E6B">
            <w:pPr>
              <w:rPr>
                <w:lang w:eastAsia="sv-SE"/>
              </w:rPr>
            </w:pPr>
            <w:r>
              <w:rPr>
                <w:rFonts w:eastAsia="Times New Roman" w:cs="Arial"/>
              </w:rPr>
              <w:t xml:space="preserve">Deltagande </w:t>
            </w:r>
            <w:r>
              <w:rPr>
                <w:lang w:eastAsia="sv-SE"/>
              </w:rPr>
              <w:t xml:space="preserve">övrig </w:t>
            </w:r>
            <w:r w:rsidR="001411E0" w:rsidRPr="005B7E6B">
              <w:rPr>
                <w:lang w:eastAsia="sv-SE"/>
              </w:rPr>
              <w:t>organisation.</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20E143A2" w14:textId="34BF6B52" w:rsidR="001411E0" w:rsidRPr="003A3305" w:rsidRDefault="001411E0" w:rsidP="001411E0">
            <w:pPr>
              <w:rPr>
                <w:lang w:eastAsia="sv-SE"/>
              </w:rPr>
            </w:pPr>
            <w:r w:rsidRPr="005B7E6B">
              <w:rPr>
                <w:lang w:eastAsia="sv-SE"/>
              </w:rPr>
              <w:t>0</w:t>
            </w:r>
            <w:proofErr w:type="gramStart"/>
            <w:r w:rsidRPr="005B7E6B">
              <w:rPr>
                <w:lang w:eastAsia="sv-SE"/>
              </w:rPr>
              <w:t>..</w:t>
            </w:r>
            <w:proofErr w:type="gramEnd"/>
            <w:r w:rsidRPr="005B7E6B">
              <w:rPr>
                <w:lang w:eastAsia="sv-SE"/>
              </w:rPr>
              <w:t>1</w:t>
            </w:r>
          </w:p>
        </w:tc>
      </w:tr>
      <w:tr w:rsidR="001411E0" w:rsidRPr="00C93E52" w14:paraId="256D1959" w14:textId="77777777" w:rsidTr="005A57D8">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208C9876" w14:textId="5D72C157" w:rsidR="001411E0" w:rsidRPr="003A3305" w:rsidRDefault="005B7E6B" w:rsidP="001411E0">
            <w:pPr>
              <w:rPr>
                <w:lang w:eastAsia="sv-SE"/>
              </w:rPr>
            </w:pPr>
            <w:proofErr w:type="spellStart"/>
            <w:r>
              <w:rPr>
                <w:lang w:eastAsia="sv-SE"/>
              </w:rPr>
              <w:t>d</w:t>
            </w:r>
            <w:r w:rsidRPr="005B7E6B">
              <w:rPr>
                <w:lang w:eastAsia="sv-SE"/>
              </w:rPr>
              <w:t>evice</w:t>
            </w:r>
            <w:proofErr w:type="spellEnd"/>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CC1BB9C" w14:textId="4013288A" w:rsidR="001411E0" w:rsidRPr="003A3305" w:rsidRDefault="001411E0" w:rsidP="001411E0">
            <w:pPr>
              <w:rPr>
                <w:lang w:eastAsia="sv-SE"/>
              </w:rPr>
            </w:pPr>
            <w:proofErr w:type="spellStart"/>
            <w:r w:rsidRPr="005B7E6B">
              <w:rPr>
                <w:lang w:eastAsia="sv-SE"/>
              </w:rPr>
              <w:t>DeviceType</w:t>
            </w:r>
            <w:proofErr w:type="spellEnd"/>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3F473A38" w14:textId="16701966" w:rsidR="001411E0" w:rsidRPr="003A3305" w:rsidRDefault="005B7E6B" w:rsidP="005B7E6B">
            <w:pPr>
              <w:rPr>
                <w:lang w:eastAsia="sv-SE"/>
              </w:rPr>
            </w:pPr>
            <w:r>
              <w:rPr>
                <w:rFonts w:eastAsia="Times New Roman" w:cs="Arial"/>
              </w:rPr>
              <w:t xml:space="preserve">Deltagande </w:t>
            </w:r>
            <w:r w:rsidR="001411E0" w:rsidRPr="005B7E6B">
              <w:rPr>
                <w:lang w:eastAsia="sv-SE"/>
              </w:rPr>
              <w:t>medicinsktekniska utrustning</w:t>
            </w:r>
            <w:r>
              <w:rPr>
                <w:lang w:eastAsia="sv-SE"/>
              </w:rPr>
              <w:t>.</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2A915B6C" w14:textId="1531C979" w:rsidR="001411E0" w:rsidRPr="003A3305" w:rsidRDefault="001411E0" w:rsidP="001411E0">
            <w:pPr>
              <w:rPr>
                <w:lang w:eastAsia="sv-SE"/>
              </w:rPr>
            </w:pPr>
            <w:r w:rsidRPr="005B7E6B">
              <w:rPr>
                <w:lang w:eastAsia="sv-SE"/>
              </w:rPr>
              <w:t>0</w:t>
            </w:r>
            <w:proofErr w:type="gramStart"/>
            <w:r w:rsidRPr="005B7E6B">
              <w:rPr>
                <w:lang w:eastAsia="sv-SE"/>
              </w:rPr>
              <w:t>..</w:t>
            </w:r>
            <w:proofErr w:type="gramEnd"/>
            <w:r w:rsidRPr="005B7E6B">
              <w:rPr>
                <w:lang w:eastAsia="sv-SE"/>
              </w:rPr>
              <w:t>1</w:t>
            </w:r>
          </w:p>
        </w:tc>
      </w:tr>
      <w:tr w:rsidR="005B7E6B" w:rsidRPr="00C93E52" w14:paraId="6F7971B2" w14:textId="77777777" w:rsidTr="005A57D8">
        <w:tc>
          <w:tcPr>
            <w:tcW w:w="2943" w:type="dxa"/>
            <w:tcBorders>
              <w:top w:val="single" w:sz="4" w:space="0" w:color="auto"/>
              <w:left w:val="single" w:sz="4" w:space="0" w:color="auto"/>
              <w:bottom w:val="single" w:sz="4" w:space="0" w:color="auto"/>
              <w:right w:val="single" w:sz="4" w:space="0" w:color="auto"/>
            </w:tcBorders>
            <w:shd w:val="clear" w:color="auto" w:fill="FFFFFF" w:themeFill="background1"/>
          </w:tcPr>
          <w:p w14:paraId="1AA616CE" w14:textId="15D1BEAF" w:rsidR="005B7E6B" w:rsidRPr="005B7E6B" w:rsidDel="005B7E6B" w:rsidRDefault="005B7E6B" w:rsidP="001411E0">
            <w:pPr>
              <w:rPr>
                <w:lang w:eastAsia="sv-SE"/>
              </w:rPr>
            </w:pPr>
            <w:proofErr w:type="spellStart"/>
            <w:r>
              <w:rPr>
                <w:lang w:eastAsia="sv-SE"/>
              </w:rPr>
              <w:t>location</w:t>
            </w:r>
            <w:proofErr w:type="spellEnd"/>
          </w:p>
        </w:tc>
        <w:tc>
          <w:tcPr>
            <w:tcW w:w="1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0C5A9A3" w14:textId="2A8CFBAB" w:rsidR="005B7E6B" w:rsidRPr="005B7E6B" w:rsidRDefault="005B7E6B" w:rsidP="001411E0">
            <w:pPr>
              <w:rPr>
                <w:lang w:eastAsia="sv-SE"/>
              </w:rPr>
            </w:pPr>
            <w:proofErr w:type="spellStart"/>
            <w:r>
              <w:rPr>
                <w:lang w:eastAsia="sv-SE"/>
              </w:rPr>
              <w:t>LocationType</w:t>
            </w:r>
            <w:proofErr w:type="spellEnd"/>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6A09B305" w14:textId="6D31E916" w:rsidR="005B7E6B" w:rsidRPr="005B7E6B" w:rsidRDefault="005B7E6B" w:rsidP="005B7E6B">
            <w:pPr>
              <w:rPr>
                <w:lang w:eastAsia="sv-SE"/>
              </w:rPr>
            </w:pPr>
            <w:r>
              <w:rPr>
                <w:lang w:eastAsia="sv-SE"/>
              </w:rPr>
              <w:t>Deltagande plats.</w:t>
            </w:r>
          </w:p>
        </w:tc>
        <w:tc>
          <w:tcPr>
            <w:tcW w:w="1617" w:type="dxa"/>
            <w:tcBorders>
              <w:top w:val="single" w:sz="4" w:space="0" w:color="auto"/>
              <w:left w:val="single" w:sz="4" w:space="0" w:color="auto"/>
              <w:bottom w:val="single" w:sz="4" w:space="0" w:color="auto"/>
              <w:right w:val="single" w:sz="4" w:space="0" w:color="auto"/>
            </w:tcBorders>
            <w:shd w:val="clear" w:color="auto" w:fill="FFFFFF" w:themeFill="background1"/>
          </w:tcPr>
          <w:p w14:paraId="1125BABC" w14:textId="172D5003" w:rsidR="005B7E6B" w:rsidRPr="005B7E6B" w:rsidRDefault="005B7E6B" w:rsidP="001411E0">
            <w:pPr>
              <w:rPr>
                <w:lang w:eastAsia="sv-SE"/>
              </w:rPr>
            </w:pPr>
            <w:r>
              <w:rPr>
                <w:lang w:eastAsia="sv-SE"/>
              </w:rPr>
              <w:t>0</w:t>
            </w:r>
            <w:proofErr w:type="gramStart"/>
            <w:r>
              <w:rPr>
                <w:lang w:eastAsia="sv-SE"/>
              </w:rPr>
              <w:t>..</w:t>
            </w:r>
            <w:proofErr w:type="gramEnd"/>
            <w:r>
              <w:rPr>
                <w:lang w:eastAsia="sv-SE"/>
              </w:rPr>
              <w:t>1</w:t>
            </w:r>
          </w:p>
        </w:tc>
      </w:tr>
    </w:tbl>
    <w:p w14:paraId="1400ECEC" w14:textId="77777777" w:rsidR="005A57D8" w:rsidRDefault="005A57D8"/>
    <w:p w14:paraId="3B9C1419" w14:textId="77777777" w:rsidR="0080653A" w:rsidRDefault="0080653A">
      <w:r>
        <w:br w:type="page"/>
      </w:r>
    </w:p>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2037"/>
        <w:gridCol w:w="2925"/>
        <w:gridCol w:w="1617"/>
      </w:tblGrid>
      <w:tr w:rsidR="00C663D3" w:rsidRPr="00C93E52" w14:paraId="5B4A1F5F" w14:textId="77777777" w:rsidTr="00F46AE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FBFC622" w14:textId="77777777" w:rsidR="00C663D3" w:rsidRPr="009A0B16" w:rsidRDefault="00C663D3" w:rsidP="00C663D3">
            <w:pPr>
              <w:rPr>
                <w:lang w:val="en-US" w:eastAsia="sv-SE"/>
              </w:rPr>
            </w:pPr>
            <w:proofErr w:type="spellStart"/>
            <w:r w:rsidRPr="009A0B16">
              <w:rPr>
                <w:lang w:val="en-US" w:eastAsia="sv-SE"/>
              </w:rPr>
              <w:lastRenderedPageBreak/>
              <w:t>observationGroup</w:t>
            </w:r>
            <w:proofErr w:type="spellEnd"/>
            <w:r w:rsidRPr="009A0B16">
              <w:rPr>
                <w:lang w:val="en-US" w:eastAsia="sv-SE"/>
              </w:rPr>
              <w:t>/</w:t>
            </w:r>
          </w:p>
          <w:p w14:paraId="4C3FCC41" w14:textId="59A3E58E" w:rsidR="00C663D3" w:rsidRPr="00DD2A23" w:rsidRDefault="00C663D3" w:rsidP="00C663D3">
            <w:pPr>
              <w:rPr>
                <w:lang w:val="en-US"/>
              </w:rPr>
            </w:pPr>
            <w:r>
              <w:rPr>
                <w:lang w:eastAsia="sv-SE"/>
              </w:rPr>
              <w:t>s</w:t>
            </w:r>
            <w:proofErr w:type="spellStart"/>
            <w:r w:rsidRPr="00C93E52">
              <w:rPr>
                <w:lang w:val="en-US" w:eastAsia="sv-SE"/>
              </w:rPr>
              <w:t>ourceSystem</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68BB45A" w14:textId="096A90C6" w:rsidR="00C663D3" w:rsidRDefault="00C663D3" w:rsidP="00C663D3">
            <w:pPr>
              <w:rPr>
                <w:lang w:val="en-GB"/>
              </w:rPr>
            </w:pPr>
            <w:proofErr w:type="spellStart"/>
            <w:r w:rsidRPr="00C93E52">
              <w:rPr>
                <w:lang w:val="en-GB"/>
              </w:rPr>
              <w:t>SourceSystemType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892B942" w14:textId="77777777" w:rsidR="00C663D3"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DA0DA4" w14:textId="0331DE53" w:rsidR="00C663D3" w:rsidRDefault="00C663D3" w:rsidP="00C663D3"/>
        </w:tc>
      </w:tr>
      <w:tr w:rsidR="00C663D3" w:rsidRPr="00C93E52" w14:paraId="67468A3B" w14:textId="77777777" w:rsidTr="00DD2A23">
        <w:tc>
          <w:tcPr>
            <w:tcW w:w="2943" w:type="dxa"/>
            <w:tcBorders>
              <w:top w:val="single" w:sz="4" w:space="0" w:color="auto"/>
              <w:left w:val="single" w:sz="4" w:space="0" w:color="auto"/>
              <w:bottom w:val="single" w:sz="4" w:space="0" w:color="auto"/>
              <w:right w:val="single" w:sz="4" w:space="0" w:color="auto"/>
            </w:tcBorders>
          </w:tcPr>
          <w:p w14:paraId="076588DD" w14:textId="0E2F7A9E" w:rsidR="00C663D3" w:rsidRPr="003C622B" w:rsidRDefault="005A57D8" w:rsidP="00C663D3">
            <w:pPr>
              <w:rPr>
                <w:lang w:val="en-US"/>
              </w:rPr>
            </w:pPr>
            <w:r w:rsidRPr="003C622B">
              <w:rPr>
                <w:lang w:eastAsia="sv-SE"/>
              </w:rPr>
              <w:t>I</w:t>
            </w:r>
            <w:r w:rsidR="00C663D3" w:rsidRPr="003C622B">
              <w:rPr>
                <w:lang w:eastAsia="sv-SE"/>
              </w:rPr>
              <w:t>d</w:t>
            </w:r>
          </w:p>
        </w:tc>
        <w:tc>
          <w:tcPr>
            <w:tcW w:w="2037" w:type="dxa"/>
            <w:tcBorders>
              <w:top w:val="single" w:sz="4" w:space="0" w:color="auto"/>
              <w:left w:val="single" w:sz="4" w:space="0" w:color="auto"/>
              <w:bottom w:val="single" w:sz="4" w:space="0" w:color="auto"/>
              <w:right w:val="single" w:sz="4" w:space="0" w:color="auto"/>
            </w:tcBorders>
          </w:tcPr>
          <w:p w14:paraId="5D402A2D" w14:textId="26096980" w:rsidR="00C663D3" w:rsidRDefault="00C663D3" w:rsidP="00C663D3">
            <w:pPr>
              <w:rPr>
                <w:lang w:val="en-GB"/>
              </w:rPr>
            </w:pPr>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19EDA6A" w14:textId="6C5037FB" w:rsidR="00C663D3" w:rsidRDefault="00C663D3" w:rsidP="00C663D3">
            <w:pPr>
              <w:rPr>
                <w:rFonts w:eastAsia="Times New Roman" w:cs="Arial"/>
              </w:rPr>
            </w:pPr>
            <w:r w:rsidRPr="00C93E52">
              <w:rPr>
                <w:rFonts w:eastAsia="Times New Roman" w:cs="Arial"/>
              </w:rPr>
              <w:t xml:space="preserve">HSA-id för källsystemet som </w:t>
            </w:r>
            <w:r>
              <w:t>observationsgruppen lagras i</w:t>
            </w:r>
          </w:p>
        </w:tc>
        <w:tc>
          <w:tcPr>
            <w:tcW w:w="1617" w:type="dxa"/>
            <w:tcBorders>
              <w:top w:val="single" w:sz="4" w:space="0" w:color="auto"/>
              <w:left w:val="single" w:sz="4" w:space="0" w:color="auto"/>
              <w:bottom w:val="single" w:sz="4" w:space="0" w:color="auto"/>
              <w:right w:val="single" w:sz="4" w:space="0" w:color="auto"/>
            </w:tcBorders>
          </w:tcPr>
          <w:p w14:paraId="462DD4B9" w14:textId="5B03B4BD" w:rsidR="00C663D3" w:rsidRDefault="00C663D3" w:rsidP="00C663D3">
            <w:r w:rsidRPr="00C93E52">
              <w:t>1</w:t>
            </w:r>
          </w:p>
        </w:tc>
      </w:tr>
      <w:tr w:rsidR="00C663D3" w:rsidRPr="00C93E52" w14:paraId="137CF763" w14:textId="77777777" w:rsidTr="00DD2A23">
        <w:tc>
          <w:tcPr>
            <w:tcW w:w="2943" w:type="dxa"/>
            <w:tcBorders>
              <w:top w:val="single" w:sz="4" w:space="0" w:color="auto"/>
              <w:left w:val="single" w:sz="4" w:space="0" w:color="auto"/>
              <w:bottom w:val="single" w:sz="4" w:space="0" w:color="auto"/>
              <w:right w:val="single" w:sz="4" w:space="0" w:color="auto"/>
            </w:tcBorders>
          </w:tcPr>
          <w:p w14:paraId="209CA192" w14:textId="38398EA0" w:rsidR="00C663D3" w:rsidRPr="003C622B" w:rsidRDefault="00C663D3" w:rsidP="00C663D3">
            <w:pPr>
              <w:rPr>
                <w:lang w:val="en-US"/>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33EF2AB1" w14:textId="13217368" w:rsidR="00C663D3" w:rsidRDefault="00C663D3" w:rsidP="00C663D3">
            <w:pPr>
              <w:rPr>
                <w:lang w:val="en-GB"/>
              </w:rPr>
            </w:pPr>
            <w:r w:rsidRPr="00C93E52">
              <w:t>S</w:t>
            </w:r>
            <w:proofErr w:type="spellStart"/>
            <w:r w:rsidRPr="00C93E52">
              <w:rPr>
                <w:lang w:val="en-GB"/>
              </w:rPr>
              <w:t>tring</w:t>
            </w:r>
            <w:proofErr w:type="spellEnd"/>
          </w:p>
        </w:tc>
        <w:tc>
          <w:tcPr>
            <w:tcW w:w="2925" w:type="dxa"/>
            <w:tcBorders>
              <w:top w:val="single" w:sz="4" w:space="0" w:color="auto"/>
              <w:left w:val="single" w:sz="4" w:space="0" w:color="auto"/>
              <w:bottom w:val="single" w:sz="4" w:space="0" w:color="auto"/>
              <w:right w:val="single" w:sz="4" w:space="0" w:color="auto"/>
            </w:tcBorders>
          </w:tcPr>
          <w:p w14:paraId="79459B2B" w14:textId="05552A1C" w:rsidR="00C663D3" w:rsidRDefault="00C663D3" w:rsidP="00C663D3">
            <w:pPr>
              <w:rPr>
                <w:rFonts w:eastAsia="Times New Roman" w:cs="Arial"/>
              </w:rPr>
            </w:pPr>
            <w:proofErr w:type="spellStart"/>
            <w:r w:rsidRPr="00C93E52">
              <w:rPr>
                <w:rFonts w:eastAsia="Times New Roman" w:cs="Arial"/>
              </w:rPr>
              <w:t>Root</w:t>
            </w:r>
            <w:proofErr w:type="spellEnd"/>
            <w:r w:rsidRPr="00C93E52">
              <w:rPr>
                <w:rFonts w:eastAsia="Times New Roman"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7E5EBCC6" w14:textId="2F3D3908" w:rsidR="00C663D3" w:rsidRDefault="00C663D3" w:rsidP="00C663D3">
            <w:r w:rsidRPr="00C93E52">
              <w:t>1</w:t>
            </w:r>
          </w:p>
        </w:tc>
      </w:tr>
      <w:tr w:rsidR="00C663D3" w:rsidRPr="00C93E52" w14:paraId="6C349652" w14:textId="77777777" w:rsidTr="00BF2F60">
        <w:tc>
          <w:tcPr>
            <w:tcW w:w="2943" w:type="dxa"/>
            <w:tcBorders>
              <w:top w:val="single" w:sz="4" w:space="0" w:color="auto"/>
              <w:left w:val="single" w:sz="4" w:space="0" w:color="auto"/>
              <w:bottom w:val="single" w:sz="4" w:space="0" w:color="auto"/>
              <w:right w:val="single" w:sz="4" w:space="0" w:color="auto"/>
            </w:tcBorders>
          </w:tcPr>
          <w:p w14:paraId="2A04DECA" w14:textId="5AC1BEF9" w:rsidR="00C663D3" w:rsidRPr="003C622B" w:rsidRDefault="00C663D3" w:rsidP="00C663D3">
            <w:pPr>
              <w:rPr>
                <w:lang w:val="en-US"/>
              </w:rPr>
            </w:pPr>
            <w:proofErr w:type="spellStart"/>
            <w:r w:rsidRPr="003C622B">
              <w:rPr>
                <w:lang w:val="en-US" w:eastAsia="sv-SE"/>
              </w:rPr>
              <w: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17E3A4EE" w14:textId="55C832D8" w:rsidR="00C663D3"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33B051F" w14:textId="7C5360E1" w:rsidR="00C663D3" w:rsidRDefault="00C663D3" w:rsidP="00C663D3">
            <w:pPr>
              <w:rPr>
                <w:rFonts w:eastAsia="Times New Roman" w:cs="Arial"/>
              </w:rPr>
            </w:pPr>
            <w:r w:rsidRPr="00C93E52">
              <w:rPr>
                <w:rFonts w:eastAsia="Times New Roman" w:cs="Arial"/>
              </w:rPr>
              <w:t>Extension sätts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4034C0" w14:textId="25B8A4D5" w:rsidR="00C663D3" w:rsidRDefault="00C663D3" w:rsidP="00C663D3">
            <w:r w:rsidRPr="00C93E52">
              <w:t>1</w:t>
            </w:r>
          </w:p>
        </w:tc>
      </w:tr>
      <w:tr w:rsidR="00C663D3" w:rsidRPr="00C93E52" w14:paraId="52B46961" w14:textId="77777777" w:rsidTr="00BF2F60">
        <w:tc>
          <w:tcPr>
            <w:tcW w:w="2943" w:type="dxa"/>
            <w:tcBorders>
              <w:top w:val="single" w:sz="4" w:space="0" w:color="auto"/>
              <w:left w:val="nil"/>
              <w:bottom w:val="single" w:sz="4" w:space="0" w:color="auto"/>
              <w:right w:val="nil"/>
            </w:tcBorders>
          </w:tcPr>
          <w:p w14:paraId="12C20D08" w14:textId="77777777" w:rsidR="00C663D3" w:rsidRPr="00C93E52" w:rsidRDefault="00C663D3" w:rsidP="00C663D3">
            <w:pPr>
              <w:rPr>
                <w:lang w:val="en-US" w:eastAsia="sv-SE"/>
              </w:rPr>
            </w:pPr>
          </w:p>
        </w:tc>
        <w:tc>
          <w:tcPr>
            <w:tcW w:w="2037" w:type="dxa"/>
            <w:tcBorders>
              <w:top w:val="single" w:sz="4" w:space="0" w:color="auto"/>
              <w:left w:val="nil"/>
              <w:bottom w:val="single" w:sz="4" w:space="0" w:color="auto"/>
              <w:right w:val="nil"/>
            </w:tcBorders>
          </w:tcPr>
          <w:p w14:paraId="397AB171" w14:textId="77777777" w:rsidR="00C663D3" w:rsidRPr="00C93E52" w:rsidRDefault="00C663D3" w:rsidP="00C663D3">
            <w:pPr>
              <w:rPr>
                <w:lang w:val="en-GB"/>
              </w:rPr>
            </w:pPr>
          </w:p>
        </w:tc>
        <w:tc>
          <w:tcPr>
            <w:tcW w:w="2925" w:type="dxa"/>
            <w:tcBorders>
              <w:top w:val="single" w:sz="4" w:space="0" w:color="auto"/>
              <w:left w:val="nil"/>
              <w:bottom w:val="single" w:sz="4" w:space="0" w:color="auto"/>
              <w:right w:val="nil"/>
            </w:tcBorders>
          </w:tcPr>
          <w:p w14:paraId="32F6051B" w14:textId="77777777" w:rsidR="00C663D3" w:rsidRPr="00C93E52" w:rsidRDefault="00C663D3" w:rsidP="00C663D3">
            <w:pPr>
              <w:rPr>
                <w:rFonts w:eastAsia="Times New Roman" w:cs="Arial"/>
              </w:rPr>
            </w:pPr>
          </w:p>
        </w:tc>
        <w:tc>
          <w:tcPr>
            <w:tcW w:w="1617" w:type="dxa"/>
            <w:tcBorders>
              <w:top w:val="single" w:sz="4" w:space="0" w:color="auto"/>
              <w:left w:val="nil"/>
              <w:bottom w:val="single" w:sz="4" w:space="0" w:color="auto"/>
              <w:right w:val="nil"/>
            </w:tcBorders>
          </w:tcPr>
          <w:p w14:paraId="232EBA79" w14:textId="77777777" w:rsidR="00C663D3" w:rsidRPr="00C93E52" w:rsidRDefault="00C663D3" w:rsidP="00C663D3"/>
        </w:tc>
      </w:tr>
      <w:tr w:rsidR="00C663D3" w:rsidRPr="00C93E52" w14:paraId="580FE584" w14:textId="77777777" w:rsidTr="00BF2F60">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90AAEAE" w14:textId="77777777" w:rsidR="00C663D3" w:rsidRDefault="00C663D3" w:rsidP="00C663D3">
            <w:pPr>
              <w:rPr>
                <w:lang w:val="en-US" w:eastAsia="sv-SE"/>
              </w:rPr>
            </w:pPr>
            <w:proofErr w:type="spellStart"/>
            <w:r>
              <w:rPr>
                <w:lang w:val="en-US" w:eastAsia="sv-SE"/>
              </w:rPr>
              <w:t>observationGroup</w:t>
            </w:r>
            <w:proofErr w:type="spellEnd"/>
            <w:r>
              <w:rPr>
                <w:lang w:val="en-US" w:eastAsia="sv-SE"/>
              </w:rPr>
              <w:t>/</w:t>
            </w:r>
          </w:p>
          <w:p w14:paraId="2F735019" w14:textId="79DBFF15" w:rsidR="00C663D3" w:rsidRPr="00C93E52" w:rsidRDefault="00C663D3" w:rsidP="00C663D3">
            <w:pPr>
              <w:rPr>
                <w:lang w:val="en-US" w:eastAsia="sv-SE"/>
              </w:rPr>
            </w:pPr>
            <w:r>
              <w:rPr>
                <w:lang w:val="en-US" w:eastAsia="sv-SE"/>
              </w:rPr>
              <w:t>device</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D49057" w14:textId="2097792A" w:rsidR="00C663D3" w:rsidRPr="00C93E52" w:rsidRDefault="00C663D3" w:rsidP="00C663D3">
            <w:pPr>
              <w:rPr>
                <w:lang w:val="en-GB"/>
              </w:rPr>
            </w:pPr>
            <w:proofErr w:type="spellStart"/>
            <w:r>
              <w:rPr>
                <w:lang w:val="en-GB"/>
              </w:rPr>
              <w:t>DeviceType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6B261D2"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45FBE2F" w14:textId="77777777" w:rsidR="00C663D3" w:rsidRPr="00C93E52" w:rsidRDefault="00C663D3" w:rsidP="00C663D3"/>
        </w:tc>
      </w:tr>
      <w:tr w:rsidR="00C663D3" w:rsidRPr="00C93E52" w14:paraId="683036DB" w14:textId="77777777" w:rsidTr="00DD2A23">
        <w:tc>
          <w:tcPr>
            <w:tcW w:w="2943" w:type="dxa"/>
            <w:tcBorders>
              <w:top w:val="single" w:sz="4" w:space="0" w:color="auto"/>
              <w:left w:val="single" w:sz="4" w:space="0" w:color="auto"/>
              <w:bottom w:val="single" w:sz="4" w:space="0" w:color="auto"/>
              <w:right w:val="single" w:sz="4" w:space="0" w:color="auto"/>
            </w:tcBorders>
          </w:tcPr>
          <w:p w14:paraId="3B2BE044" w14:textId="11ACD570" w:rsidR="00C663D3" w:rsidRPr="003C622B" w:rsidRDefault="00C663D3" w:rsidP="00C663D3">
            <w:pPr>
              <w:rPr>
                <w:lang w:val="en-US" w:eastAsia="sv-SE"/>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1D475E2E" w14:textId="006C867A" w:rsidR="00C663D3" w:rsidRPr="00C93E52" w:rsidRDefault="00C663D3" w:rsidP="00C663D3">
            <w:pPr>
              <w:rPr>
                <w:lang w:val="en-GB"/>
              </w:rPr>
            </w:pPr>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5F4DD81" w14:textId="6E3E34CC" w:rsidR="00C663D3" w:rsidRPr="00C93E52" w:rsidRDefault="00C663D3" w:rsidP="00C663D3">
            <w:pPr>
              <w:rPr>
                <w:rFonts w:eastAsia="Times New Roman" w:cs="Arial"/>
              </w:rPr>
            </w:pPr>
            <w:r>
              <w:rPr>
                <w:rFonts w:eastAsia="Times New Roman" w:cs="Arial"/>
              </w:rPr>
              <w:t>Id-beteckning för instans av medicinskteknisk utrustning. Exempelvis identitet för en viss MR-kamera på röntgenavdelning 18.</w:t>
            </w:r>
          </w:p>
        </w:tc>
        <w:tc>
          <w:tcPr>
            <w:tcW w:w="1617" w:type="dxa"/>
            <w:tcBorders>
              <w:top w:val="single" w:sz="4" w:space="0" w:color="auto"/>
              <w:left w:val="single" w:sz="4" w:space="0" w:color="auto"/>
              <w:bottom w:val="single" w:sz="4" w:space="0" w:color="auto"/>
              <w:right w:val="single" w:sz="4" w:space="0" w:color="auto"/>
            </w:tcBorders>
          </w:tcPr>
          <w:p w14:paraId="2DE2930D" w14:textId="30C5B72A" w:rsidR="00C663D3" w:rsidRPr="00C93E52" w:rsidRDefault="00C663D3" w:rsidP="00C663D3">
            <w:r>
              <w:t>0</w:t>
            </w:r>
            <w:proofErr w:type="gramStart"/>
            <w:r>
              <w:t>..</w:t>
            </w:r>
            <w:proofErr w:type="gramEnd"/>
            <w:r w:rsidRPr="00C93E52">
              <w:t>1</w:t>
            </w:r>
          </w:p>
        </w:tc>
      </w:tr>
      <w:tr w:rsidR="00C663D3" w:rsidRPr="00C93E52" w14:paraId="4FD4C750" w14:textId="77777777" w:rsidTr="00DD2A23">
        <w:tc>
          <w:tcPr>
            <w:tcW w:w="2943" w:type="dxa"/>
            <w:tcBorders>
              <w:top w:val="single" w:sz="4" w:space="0" w:color="auto"/>
              <w:left w:val="single" w:sz="4" w:space="0" w:color="auto"/>
              <w:bottom w:val="single" w:sz="4" w:space="0" w:color="auto"/>
              <w:right w:val="single" w:sz="4" w:space="0" w:color="auto"/>
            </w:tcBorders>
          </w:tcPr>
          <w:p w14:paraId="454CF133" w14:textId="2E84EB1A"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33CE1841" w14:textId="5E6F93FE" w:rsidR="00C663D3" w:rsidRPr="00A711EC" w:rsidRDefault="00C663D3" w:rsidP="00C663D3">
            <w:r w:rsidRPr="00C93E52">
              <w:t>S</w:t>
            </w:r>
            <w:r w:rsidRPr="00A711EC">
              <w:t>tring</w:t>
            </w:r>
          </w:p>
        </w:tc>
        <w:tc>
          <w:tcPr>
            <w:tcW w:w="2925" w:type="dxa"/>
            <w:tcBorders>
              <w:top w:val="single" w:sz="4" w:space="0" w:color="auto"/>
              <w:left w:val="single" w:sz="4" w:space="0" w:color="auto"/>
              <w:bottom w:val="single" w:sz="4" w:space="0" w:color="auto"/>
              <w:right w:val="single" w:sz="4" w:space="0" w:color="auto"/>
            </w:tcBorders>
          </w:tcPr>
          <w:p w14:paraId="04855095" w14:textId="780F006D" w:rsidR="00C663D3" w:rsidRPr="00C93E52" w:rsidRDefault="00C663D3" w:rsidP="00C663D3">
            <w:pPr>
              <w:rPr>
                <w:rFonts w:eastAsia="Times New Roman" w:cs="Arial"/>
              </w:rPr>
            </w:pPr>
            <w:r>
              <w:rPr>
                <w:rFonts w:eastAsia="Times New Roman" w:cs="Arial"/>
              </w:rPr>
              <w:t>Typ av identitetsbeteckning.</w:t>
            </w:r>
          </w:p>
        </w:tc>
        <w:tc>
          <w:tcPr>
            <w:tcW w:w="1617" w:type="dxa"/>
            <w:tcBorders>
              <w:top w:val="single" w:sz="4" w:space="0" w:color="auto"/>
              <w:left w:val="single" w:sz="4" w:space="0" w:color="auto"/>
              <w:bottom w:val="single" w:sz="4" w:space="0" w:color="auto"/>
              <w:right w:val="single" w:sz="4" w:space="0" w:color="auto"/>
            </w:tcBorders>
          </w:tcPr>
          <w:p w14:paraId="097104E0" w14:textId="744FCEC9" w:rsidR="00C663D3" w:rsidRPr="00C93E52" w:rsidRDefault="00C663D3" w:rsidP="00C663D3">
            <w:r w:rsidRPr="00C93E52">
              <w:t>1</w:t>
            </w:r>
          </w:p>
        </w:tc>
      </w:tr>
      <w:tr w:rsidR="00C663D3" w:rsidRPr="00C93E52" w14:paraId="1E512EE1" w14:textId="77777777" w:rsidTr="00DD2A23">
        <w:tc>
          <w:tcPr>
            <w:tcW w:w="2943" w:type="dxa"/>
            <w:tcBorders>
              <w:top w:val="single" w:sz="4" w:space="0" w:color="auto"/>
              <w:left w:val="single" w:sz="4" w:space="0" w:color="auto"/>
              <w:bottom w:val="single" w:sz="4" w:space="0" w:color="auto"/>
              <w:right w:val="single" w:sz="4" w:space="0" w:color="auto"/>
            </w:tcBorders>
          </w:tcPr>
          <w:p w14:paraId="104F9FC5" w14:textId="3C3C0DE0"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59B11358" w14:textId="798D4E6A" w:rsidR="00C663D3" w:rsidRPr="00A711EC" w:rsidRDefault="00C663D3" w:rsidP="00C663D3">
            <w:r w:rsidRPr="00A711EC">
              <w:t>String</w:t>
            </w:r>
          </w:p>
        </w:tc>
        <w:tc>
          <w:tcPr>
            <w:tcW w:w="2925" w:type="dxa"/>
            <w:tcBorders>
              <w:top w:val="single" w:sz="4" w:space="0" w:color="auto"/>
              <w:left w:val="single" w:sz="4" w:space="0" w:color="auto"/>
              <w:bottom w:val="single" w:sz="4" w:space="0" w:color="auto"/>
              <w:right w:val="single" w:sz="4" w:space="0" w:color="auto"/>
            </w:tcBorders>
          </w:tcPr>
          <w:p w14:paraId="793FFB72" w14:textId="6966E0E8" w:rsidR="00C663D3" w:rsidRPr="00C93E52" w:rsidRDefault="00C663D3" w:rsidP="00C663D3">
            <w:pPr>
              <w:rPr>
                <w:rFonts w:eastAsia="Times New Roman" w:cs="Arial"/>
              </w:rPr>
            </w:pPr>
            <w:proofErr w:type="spellStart"/>
            <w:r>
              <w:rPr>
                <w:rFonts w:eastAsia="Times New Roman" w:cs="Arial"/>
              </w:rPr>
              <w:t>Specfikt</w:t>
            </w:r>
            <w:proofErr w:type="spellEnd"/>
            <w:r>
              <w:rPr>
                <w:rFonts w:eastAsia="Times New Roman" w:cs="Arial"/>
              </w:rPr>
              <w:t xml:space="preserve"> id för medicinskteknisk utrustning.</w:t>
            </w:r>
          </w:p>
        </w:tc>
        <w:tc>
          <w:tcPr>
            <w:tcW w:w="1617" w:type="dxa"/>
            <w:tcBorders>
              <w:top w:val="single" w:sz="4" w:space="0" w:color="auto"/>
              <w:left w:val="single" w:sz="4" w:space="0" w:color="auto"/>
              <w:bottom w:val="single" w:sz="4" w:space="0" w:color="auto"/>
              <w:right w:val="single" w:sz="4" w:space="0" w:color="auto"/>
            </w:tcBorders>
          </w:tcPr>
          <w:p w14:paraId="269E3482" w14:textId="34BCFD9D" w:rsidR="00C663D3" w:rsidRPr="00C93E52" w:rsidRDefault="00C663D3" w:rsidP="00C663D3">
            <w:r w:rsidRPr="00C93E52">
              <w:t>1</w:t>
            </w:r>
          </w:p>
        </w:tc>
      </w:tr>
      <w:tr w:rsidR="00C663D3" w:rsidRPr="00C93E52" w14:paraId="39036090" w14:textId="77777777" w:rsidTr="00DD2A23">
        <w:tc>
          <w:tcPr>
            <w:tcW w:w="2943" w:type="dxa"/>
            <w:tcBorders>
              <w:top w:val="single" w:sz="4" w:space="0" w:color="auto"/>
              <w:left w:val="single" w:sz="4" w:space="0" w:color="auto"/>
              <w:bottom w:val="single" w:sz="4" w:space="0" w:color="auto"/>
              <w:right w:val="single" w:sz="4" w:space="0" w:color="auto"/>
            </w:tcBorders>
          </w:tcPr>
          <w:p w14:paraId="38B0BA8B" w14:textId="1D18CCC6" w:rsidR="00C663D3" w:rsidRPr="003C622B" w:rsidRDefault="00C663D3" w:rsidP="00C663D3">
            <w:pPr>
              <w:rPr>
                <w:lang w:eastAsia="sv-SE"/>
              </w:rPr>
            </w:pPr>
            <w:proofErr w:type="spellStart"/>
            <w:r w:rsidRPr="003C622B">
              <w:rPr>
                <w:lang w:eastAsia="sv-SE"/>
              </w:rPr>
              <w:t>type</w:t>
            </w:r>
            <w:proofErr w:type="spellEnd"/>
          </w:p>
        </w:tc>
        <w:tc>
          <w:tcPr>
            <w:tcW w:w="2037" w:type="dxa"/>
            <w:tcBorders>
              <w:top w:val="single" w:sz="4" w:space="0" w:color="auto"/>
              <w:left w:val="single" w:sz="4" w:space="0" w:color="auto"/>
              <w:bottom w:val="single" w:sz="4" w:space="0" w:color="auto"/>
              <w:right w:val="single" w:sz="4" w:space="0" w:color="auto"/>
            </w:tcBorders>
          </w:tcPr>
          <w:p w14:paraId="6EF135C5" w14:textId="4DA1A6AE" w:rsidR="00C663D3" w:rsidRPr="00A711EC" w:rsidRDefault="00C663D3" w:rsidP="00C663D3">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36A8A726" w14:textId="5C8078B1" w:rsidR="00C663D3" w:rsidRPr="00C93E52" w:rsidRDefault="00C663D3" w:rsidP="00C663D3">
            <w:pPr>
              <w:rPr>
                <w:rFonts w:eastAsia="Times New Roman" w:cs="Arial"/>
              </w:rPr>
            </w:pPr>
            <w:r>
              <w:rPr>
                <w:rFonts w:eastAsia="Times New Roman" w:cs="Arial"/>
              </w:rPr>
              <w:t>Beskriver typ av medicinskteknisk utrustning.</w:t>
            </w:r>
          </w:p>
        </w:tc>
        <w:tc>
          <w:tcPr>
            <w:tcW w:w="1617" w:type="dxa"/>
            <w:tcBorders>
              <w:top w:val="single" w:sz="4" w:space="0" w:color="auto"/>
              <w:left w:val="single" w:sz="4" w:space="0" w:color="auto"/>
              <w:bottom w:val="single" w:sz="4" w:space="0" w:color="auto"/>
              <w:right w:val="single" w:sz="4" w:space="0" w:color="auto"/>
            </w:tcBorders>
          </w:tcPr>
          <w:p w14:paraId="7F213BE3" w14:textId="40C140FC" w:rsidR="00C663D3" w:rsidRPr="00C93E52" w:rsidRDefault="003B26BB" w:rsidP="00C663D3">
            <w:r>
              <w:t>0</w:t>
            </w:r>
            <w:proofErr w:type="gramStart"/>
            <w:r>
              <w:t>..</w:t>
            </w:r>
            <w:proofErr w:type="gramEnd"/>
            <w:r w:rsidR="00C663D3" w:rsidRPr="00C93E52">
              <w:t>1</w:t>
            </w:r>
          </w:p>
        </w:tc>
      </w:tr>
      <w:tr w:rsidR="00C663D3" w:rsidRPr="00C93E52" w14:paraId="36B4C05C" w14:textId="77777777" w:rsidTr="00DD2A23">
        <w:tc>
          <w:tcPr>
            <w:tcW w:w="2943" w:type="dxa"/>
            <w:tcBorders>
              <w:top w:val="single" w:sz="4" w:space="0" w:color="auto"/>
              <w:left w:val="single" w:sz="4" w:space="0" w:color="auto"/>
              <w:bottom w:val="single" w:sz="4" w:space="0" w:color="auto"/>
              <w:right w:val="single" w:sz="4" w:space="0" w:color="auto"/>
            </w:tcBorders>
          </w:tcPr>
          <w:p w14:paraId="59AD6E2A" w14:textId="4D91B15C" w:rsidR="00C663D3" w:rsidRPr="003C622B" w:rsidRDefault="00C663D3" w:rsidP="00C663D3">
            <w:pPr>
              <w:rPr>
                <w:lang w:eastAsia="sv-SE"/>
              </w:rPr>
            </w:pPr>
            <w:proofErr w:type="spellStart"/>
            <w:r w:rsidRPr="003C622B">
              <w:rPr>
                <w:lang w:eastAsia="sv-SE"/>
              </w:rPr>
              <w:t>type</w:t>
            </w:r>
            <w:proofErr w:type="spellEnd"/>
            <w:r w:rsidRPr="003C622B">
              <w:rPr>
                <w:lang w:eastAsia="sv-SE"/>
              </w:rPr>
              <w:t xml:space="preserve"> .</w:t>
            </w:r>
            <w:proofErr w:type="spellStart"/>
            <w:r w:rsidRPr="003C622B">
              <w:rPr>
                <w:lang w:eastAsia="sv-SE"/>
              </w:rPr>
              <w:t>code</w:t>
            </w:r>
            <w:proofErr w:type="spellEnd"/>
          </w:p>
        </w:tc>
        <w:tc>
          <w:tcPr>
            <w:tcW w:w="2037" w:type="dxa"/>
            <w:tcBorders>
              <w:top w:val="single" w:sz="4" w:space="0" w:color="auto"/>
              <w:left w:val="single" w:sz="4" w:space="0" w:color="auto"/>
              <w:bottom w:val="single" w:sz="4" w:space="0" w:color="auto"/>
              <w:right w:val="single" w:sz="4" w:space="0" w:color="auto"/>
            </w:tcBorders>
          </w:tcPr>
          <w:p w14:paraId="6D682EE0" w14:textId="65500E17"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0DB3D9C" w14:textId="47A2F657" w:rsidR="00C663D3" w:rsidRPr="00C93E52" w:rsidRDefault="00C663D3" w:rsidP="00C663D3">
            <w:pPr>
              <w:rPr>
                <w:rFonts w:eastAsia="Times New Roman" w:cs="Arial"/>
              </w:rPr>
            </w:pPr>
            <w:r>
              <w:rPr>
                <w:rFonts w:eastAsia="Times New Roman" w:cs="Arial"/>
              </w:rPr>
              <w:t>Kod för typ av medicinskteknisk utrustning.</w:t>
            </w:r>
          </w:p>
        </w:tc>
        <w:tc>
          <w:tcPr>
            <w:tcW w:w="1617" w:type="dxa"/>
            <w:tcBorders>
              <w:top w:val="single" w:sz="4" w:space="0" w:color="auto"/>
              <w:left w:val="single" w:sz="4" w:space="0" w:color="auto"/>
              <w:bottom w:val="single" w:sz="4" w:space="0" w:color="auto"/>
              <w:right w:val="single" w:sz="4" w:space="0" w:color="auto"/>
            </w:tcBorders>
          </w:tcPr>
          <w:p w14:paraId="05D77BCB" w14:textId="59FC818C" w:rsidR="00C663D3" w:rsidRPr="00C93E52" w:rsidRDefault="00C663D3" w:rsidP="00C663D3">
            <w:r w:rsidRPr="00C93E52">
              <w:t>1</w:t>
            </w:r>
          </w:p>
        </w:tc>
      </w:tr>
      <w:tr w:rsidR="00C663D3" w:rsidRPr="00C93E52" w14:paraId="1DC31993" w14:textId="77777777" w:rsidTr="00DD2A23">
        <w:tc>
          <w:tcPr>
            <w:tcW w:w="2943" w:type="dxa"/>
            <w:tcBorders>
              <w:top w:val="single" w:sz="4" w:space="0" w:color="auto"/>
              <w:left w:val="single" w:sz="4" w:space="0" w:color="auto"/>
              <w:bottom w:val="single" w:sz="4" w:space="0" w:color="auto"/>
              <w:right w:val="single" w:sz="4" w:space="0" w:color="auto"/>
            </w:tcBorders>
          </w:tcPr>
          <w:p w14:paraId="1C08623C" w14:textId="51D151DA" w:rsidR="00C663D3" w:rsidRPr="003C622B" w:rsidRDefault="00C663D3" w:rsidP="00C663D3">
            <w:pPr>
              <w:rPr>
                <w:lang w:eastAsia="sv-SE"/>
              </w:rPr>
            </w:pPr>
            <w:proofErr w:type="spellStart"/>
            <w:r w:rsidRPr="003C622B">
              <w:rPr>
                <w:lang w:eastAsia="sv-SE"/>
              </w:rPr>
              <w:t>type.codeSystem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8AD5F0F" w14:textId="76D4632A"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E246BF5" w14:textId="7045F35E" w:rsidR="00C663D3" w:rsidRPr="00C93E52" w:rsidRDefault="00C663D3" w:rsidP="00C663D3">
            <w:pPr>
              <w:rPr>
                <w:rFonts w:eastAsia="Times New Roman" w:cs="Arial"/>
              </w:rPr>
            </w:pPr>
            <w:r>
              <w:rPr>
                <w:rFonts w:eastAsia="Times New Roman" w:cs="Arial"/>
              </w:rPr>
              <w:t>OID för kodsystem.</w:t>
            </w:r>
          </w:p>
        </w:tc>
        <w:tc>
          <w:tcPr>
            <w:tcW w:w="1617" w:type="dxa"/>
            <w:tcBorders>
              <w:top w:val="single" w:sz="4" w:space="0" w:color="auto"/>
              <w:left w:val="single" w:sz="4" w:space="0" w:color="auto"/>
              <w:bottom w:val="single" w:sz="4" w:space="0" w:color="auto"/>
              <w:right w:val="single" w:sz="4" w:space="0" w:color="auto"/>
            </w:tcBorders>
          </w:tcPr>
          <w:p w14:paraId="564E87F8" w14:textId="4702C7E1" w:rsidR="00C663D3" w:rsidRPr="00C93E52" w:rsidRDefault="00C663D3" w:rsidP="00C663D3">
            <w:r w:rsidRPr="00C93E52">
              <w:t>1</w:t>
            </w:r>
          </w:p>
        </w:tc>
      </w:tr>
      <w:tr w:rsidR="00C663D3" w:rsidRPr="00C93E52" w14:paraId="79AAF2E1" w14:textId="77777777" w:rsidTr="00DD2A23">
        <w:tc>
          <w:tcPr>
            <w:tcW w:w="2943" w:type="dxa"/>
            <w:tcBorders>
              <w:top w:val="single" w:sz="4" w:space="0" w:color="auto"/>
              <w:left w:val="single" w:sz="4" w:space="0" w:color="auto"/>
              <w:bottom w:val="single" w:sz="4" w:space="0" w:color="auto"/>
              <w:right w:val="single" w:sz="4" w:space="0" w:color="auto"/>
            </w:tcBorders>
          </w:tcPr>
          <w:p w14:paraId="281368FC" w14:textId="663E07C3" w:rsidR="00C663D3" w:rsidRPr="003C622B" w:rsidRDefault="00C663D3" w:rsidP="00C663D3">
            <w:pPr>
              <w:rPr>
                <w:lang w:eastAsia="sv-SE"/>
              </w:rPr>
            </w:pPr>
            <w:proofErr w:type="spellStart"/>
            <w:r w:rsidRPr="003C622B">
              <w:rPr>
                <w:lang w:eastAsia="sv-SE"/>
              </w:rPr>
              <w:t>type.codeSystemName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0BAF4386" w14:textId="445AE334"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DBE1317" w14:textId="41211BC3" w:rsidR="00C663D3" w:rsidRPr="00C93E52" w:rsidRDefault="00C663D3" w:rsidP="00C663D3">
            <w:pPr>
              <w:rPr>
                <w:rFonts w:eastAsia="Times New Roman" w:cs="Arial"/>
              </w:rPr>
            </w:pPr>
            <w:r w:rsidRPr="00C93E52">
              <w:t xml:space="preserve">Namn </w:t>
            </w:r>
            <w:r>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5FEF4806" w14:textId="50BACB6B" w:rsidR="00C663D3" w:rsidRPr="00C93E52" w:rsidRDefault="00C663D3" w:rsidP="00C663D3">
            <w:r w:rsidRPr="00C93E52">
              <w:t>0</w:t>
            </w:r>
            <w:proofErr w:type="gramStart"/>
            <w:r w:rsidRPr="00C93E52">
              <w:t>..</w:t>
            </w:r>
            <w:proofErr w:type="gramEnd"/>
            <w:r w:rsidRPr="00C93E52">
              <w:t>1</w:t>
            </w:r>
          </w:p>
        </w:tc>
      </w:tr>
      <w:tr w:rsidR="00C663D3" w:rsidRPr="00C93E52" w14:paraId="687D68B3" w14:textId="77777777" w:rsidTr="00DD2A23">
        <w:tc>
          <w:tcPr>
            <w:tcW w:w="2943" w:type="dxa"/>
            <w:tcBorders>
              <w:top w:val="single" w:sz="4" w:space="0" w:color="auto"/>
              <w:left w:val="single" w:sz="4" w:space="0" w:color="auto"/>
              <w:bottom w:val="single" w:sz="4" w:space="0" w:color="auto"/>
              <w:right w:val="single" w:sz="4" w:space="0" w:color="auto"/>
            </w:tcBorders>
          </w:tcPr>
          <w:p w14:paraId="34EA8859" w14:textId="74BCAF6F" w:rsidR="00C663D3" w:rsidRPr="003C622B" w:rsidRDefault="00C663D3" w:rsidP="00C663D3">
            <w:pPr>
              <w:rPr>
                <w:lang w:eastAsia="sv-SE"/>
              </w:rPr>
            </w:pPr>
            <w:proofErr w:type="spellStart"/>
            <w:r w:rsidRPr="003C622B">
              <w:rPr>
                <w:lang w:eastAsia="sv-SE"/>
              </w:rPr>
              <w:t>type.codeSystemVersion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247D93D4" w14:textId="2504BA52"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09CE929" w14:textId="3D13D124" w:rsidR="00C663D3" w:rsidRPr="00C93E52" w:rsidRDefault="00C663D3" w:rsidP="00C663D3">
            <w:pPr>
              <w:rPr>
                <w:rFonts w:eastAsia="Times New Roman" w:cs="Arial"/>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EA985C4" w14:textId="291AA90E" w:rsidR="00C663D3" w:rsidRPr="00C93E52" w:rsidRDefault="00C663D3" w:rsidP="00C663D3">
            <w:r w:rsidRPr="00C93E52">
              <w:t>0</w:t>
            </w:r>
            <w:proofErr w:type="gramStart"/>
            <w:r w:rsidRPr="00C93E52">
              <w:t>..</w:t>
            </w:r>
            <w:proofErr w:type="gramEnd"/>
            <w:r w:rsidRPr="00C93E52">
              <w:t>1</w:t>
            </w:r>
          </w:p>
        </w:tc>
      </w:tr>
      <w:tr w:rsidR="00C663D3" w:rsidRPr="00C93E52" w14:paraId="534374EB" w14:textId="77777777" w:rsidTr="00DD2A23">
        <w:tc>
          <w:tcPr>
            <w:tcW w:w="2943" w:type="dxa"/>
            <w:tcBorders>
              <w:top w:val="single" w:sz="4" w:space="0" w:color="auto"/>
              <w:left w:val="single" w:sz="4" w:space="0" w:color="auto"/>
              <w:bottom w:val="single" w:sz="4" w:space="0" w:color="auto"/>
              <w:right w:val="single" w:sz="4" w:space="0" w:color="auto"/>
            </w:tcBorders>
          </w:tcPr>
          <w:p w14:paraId="4AC3D310" w14:textId="05A32F3D" w:rsidR="00C663D3" w:rsidRPr="003C622B" w:rsidRDefault="00C663D3" w:rsidP="00C663D3">
            <w:pPr>
              <w:rPr>
                <w:lang w:eastAsia="sv-SE"/>
              </w:rPr>
            </w:pPr>
            <w:proofErr w:type="spellStart"/>
            <w:r w:rsidRPr="003C622B">
              <w:rPr>
                <w:lang w:eastAsia="sv-SE"/>
              </w:rPr>
              <w:t>type.displayName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584F869" w14:textId="01448164" w:rsidR="00C663D3" w:rsidRPr="00A711EC"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93AA7B0" w14:textId="3C4B3090" w:rsidR="00C663D3" w:rsidRPr="00C93E52" w:rsidRDefault="00C663D3" w:rsidP="00C663D3">
            <w:pPr>
              <w:rPr>
                <w:rFonts w:eastAsia="Times New Roman" w:cs="Arial"/>
              </w:rPr>
            </w:pPr>
            <w:r w:rsidRPr="00C93E52">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A3FF916" w14:textId="7ED4481D" w:rsidR="00C663D3" w:rsidRPr="00C93E52" w:rsidRDefault="00C663D3" w:rsidP="00C663D3">
            <w:r w:rsidRPr="00C93E52">
              <w:t>0</w:t>
            </w:r>
            <w:proofErr w:type="gramStart"/>
            <w:r w:rsidRPr="00C93E52">
              <w:t>..</w:t>
            </w:r>
            <w:proofErr w:type="gramEnd"/>
            <w:r w:rsidRPr="00C93E52">
              <w:t>1</w:t>
            </w:r>
          </w:p>
        </w:tc>
      </w:tr>
      <w:tr w:rsidR="00C663D3" w:rsidRPr="00C93E52" w14:paraId="5371BB56" w14:textId="77777777" w:rsidTr="00DD2A23">
        <w:tc>
          <w:tcPr>
            <w:tcW w:w="2943" w:type="dxa"/>
            <w:tcBorders>
              <w:top w:val="single" w:sz="4" w:space="0" w:color="auto"/>
              <w:left w:val="single" w:sz="4" w:space="0" w:color="auto"/>
              <w:bottom w:val="single" w:sz="4" w:space="0" w:color="auto"/>
              <w:right w:val="single" w:sz="4" w:space="0" w:color="auto"/>
            </w:tcBorders>
          </w:tcPr>
          <w:p w14:paraId="190FFC8E" w14:textId="476AA0F0" w:rsidR="00C663D3" w:rsidRPr="003C622B" w:rsidRDefault="00C663D3" w:rsidP="00C663D3">
            <w:pPr>
              <w:rPr>
                <w:lang w:eastAsia="sv-SE"/>
              </w:rPr>
            </w:pPr>
            <w:proofErr w:type="spellStart"/>
            <w:r w:rsidRPr="003C622B">
              <w:rPr>
                <w:lang w:eastAsia="sv-SE"/>
              </w:rPr>
              <w:t>model</w:t>
            </w:r>
            <w:proofErr w:type="spellEnd"/>
          </w:p>
        </w:tc>
        <w:tc>
          <w:tcPr>
            <w:tcW w:w="2037" w:type="dxa"/>
            <w:tcBorders>
              <w:top w:val="single" w:sz="4" w:space="0" w:color="auto"/>
              <w:left w:val="single" w:sz="4" w:space="0" w:color="auto"/>
              <w:bottom w:val="single" w:sz="4" w:space="0" w:color="auto"/>
              <w:right w:val="single" w:sz="4" w:space="0" w:color="auto"/>
            </w:tcBorders>
          </w:tcPr>
          <w:p w14:paraId="15589D65" w14:textId="7B3C1ACF" w:rsidR="00C663D3" w:rsidRPr="00C93E52" w:rsidRDefault="00C663D3" w:rsidP="00C663D3">
            <w:proofErr w:type="spellStart"/>
            <w:r>
              <w:t>SCType</w:t>
            </w:r>
            <w:proofErr w:type="spellEnd"/>
          </w:p>
        </w:tc>
        <w:tc>
          <w:tcPr>
            <w:tcW w:w="2925" w:type="dxa"/>
            <w:tcBorders>
              <w:top w:val="single" w:sz="4" w:space="0" w:color="auto"/>
              <w:left w:val="single" w:sz="4" w:space="0" w:color="auto"/>
              <w:bottom w:val="single" w:sz="4" w:space="0" w:color="auto"/>
              <w:right w:val="single" w:sz="4" w:space="0" w:color="auto"/>
            </w:tcBorders>
          </w:tcPr>
          <w:p w14:paraId="039ADBF3" w14:textId="4BDD7B26" w:rsidR="00C663D3" w:rsidRPr="00C93E52" w:rsidRDefault="00C663D3" w:rsidP="00C663D3">
            <w:r>
              <w:t>Modell för angiven medicinsk teknisk utrustning.</w:t>
            </w:r>
          </w:p>
        </w:tc>
        <w:tc>
          <w:tcPr>
            <w:tcW w:w="1617" w:type="dxa"/>
            <w:tcBorders>
              <w:top w:val="single" w:sz="4" w:space="0" w:color="auto"/>
              <w:left w:val="single" w:sz="4" w:space="0" w:color="auto"/>
              <w:bottom w:val="single" w:sz="4" w:space="0" w:color="auto"/>
              <w:right w:val="single" w:sz="4" w:space="0" w:color="auto"/>
            </w:tcBorders>
          </w:tcPr>
          <w:p w14:paraId="66F4ABDA" w14:textId="0ACA35B4" w:rsidR="00C663D3" w:rsidRPr="00C93E52" w:rsidRDefault="00C663D3" w:rsidP="00C663D3">
            <w:r>
              <w:t>0</w:t>
            </w:r>
            <w:proofErr w:type="gramStart"/>
            <w:r>
              <w:t>..</w:t>
            </w:r>
            <w:proofErr w:type="gramEnd"/>
            <w:r>
              <w:t>1</w:t>
            </w:r>
          </w:p>
        </w:tc>
      </w:tr>
      <w:tr w:rsidR="00C663D3" w:rsidRPr="00C93E52" w14:paraId="7321A1C1" w14:textId="77777777" w:rsidTr="00DD2A23">
        <w:tc>
          <w:tcPr>
            <w:tcW w:w="2943" w:type="dxa"/>
            <w:tcBorders>
              <w:top w:val="single" w:sz="4" w:space="0" w:color="auto"/>
              <w:left w:val="single" w:sz="4" w:space="0" w:color="auto"/>
              <w:bottom w:val="single" w:sz="4" w:space="0" w:color="auto"/>
              <w:right w:val="single" w:sz="4" w:space="0" w:color="auto"/>
            </w:tcBorders>
          </w:tcPr>
          <w:p w14:paraId="746E2BEE" w14:textId="52B9F11A" w:rsidR="00C663D3" w:rsidRPr="003C622B" w:rsidRDefault="00C663D3" w:rsidP="00C663D3">
            <w:pPr>
              <w:rPr>
                <w:lang w:eastAsia="sv-SE"/>
              </w:rPr>
            </w:pPr>
            <w:proofErr w:type="spellStart"/>
            <w:r w:rsidRPr="003C622B">
              <w:rPr>
                <w:lang w:eastAsia="sv-SE"/>
              </w:rPr>
              <w:t>model.code</w:t>
            </w:r>
            <w:proofErr w:type="spellEnd"/>
          </w:p>
        </w:tc>
        <w:tc>
          <w:tcPr>
            <w:tcW w:w="2037" w:type="dxa"/>
            <w:tcBorders>
              <w:top w:val="single" w:sz="4" w:space="0" w:color="auto"/>
              <w:left w:val="single" w:sz="4" w:space="0" w:color="auto"/>
              <w:bottom w:val="single" w:sz="4" w:space="0" w:color="auto"/>
              <w:right w:val="single" w:sz="4" w:space="0" w:color="auto"/>
            </w:tcBorders>
          </w:tcPr>
          <w:p w14:paraId="4198482A" w14:textId="563ACEEE" w:rsidR="00C663D3" w:rsidRDefault="00C663D3" w:rsidP="00C663D3">
            <w:proofErr w:type="spellStart"/>
            <w:r>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A155318" w14:textId="29216F48" w:rsidR="00C663D3" w:rsidRDefault="00C663D3" w:rsidP="00C663D3">
            <w:r>
              <w:t>Modellbeteckning</w:t>
            </w:r>
          </w:p>
        </w:tc>
        <w:tc>
          <w:tcPr>
            <w:tcW w:w="1617" w:type="dxa"/>
            <w:tcBorders>
              <w:top w:val="single" w:sz="4" w:space="0" w:color="auto"/>
              <w:left w:val="single" w:sz="4" w:space="0" w:color="auto"/>
              <w:bottom w:val="single" w:sz="4" w:space="0" w:color="auto"/>
              <w:right w:val="single" w:sz="4" w:space="0" w:color="auto"/>
            </w:tcBorders>
          </w:tcPr>
          <w:p w14:paraId="6F217F68" w14:textId="3C9D6DC2" w:rsidR="00C663D3" w:rsidRDefault="00C663D3" w:rsidP="00F13BE7">
            <w:r>
              <w:t>0</w:t>
            </w:r>
            <w:proofErr w:type="gramStart"/>
            <w:r>
              <w:t>..</w:t>
            </w:r>
            <w:proofErr w:type="gramEnd"/>
            <w:r>
              <w:t>1</w:t>
            </w:r>
          </w:p>
        </w:tc>
      </w:tr>
      <w:tr w:rsidR="00C663D3" w:rsidRPr="00C93E52" w14:paraId="2997164D" w14:textId="77777777" w:rsidTr="00DD2A23">
        <w:tc>
          <w:tcPr>
            <w:tcW w:w="2943" w:type="dxa"/>
            <w:tcBorders>
              <w:top w:val="single" w:sz="4" w:space="0" w:color="auto"/>
              <w:left w:val="single" w:sz="4" w:space="0" w:color="auto"/>
              <w:bottom w:val="single" w:sz="4" w:space="0" w:color="auto"/>
              <w:right w:val="single" w:sz="4" w:space="0" w:color="auto"/>
            </w:tcBorders>
          </w:tcPr>
          <w:p w14:paraId="3B13D2C5" w14:textId="063FB083" w:rsidR="00C663D3" w:rsidRPr="003C622B" w:rsidRDefault="00C663D3" w:rsidP="00C663D3">
            <w:pPr>
              <w:rPr>
                <w:lang w:eastAsia="sv-SE"/>
              </w:rPr>
            </w:pPr>
            <w:proofErr w:type="spellStart"/>
            <w:r w:rsidRPr="003C622B">
              <w:rPr>
                <w:lang w:eastAsia="sv-SE"/>
              </w:rPr>
              <w:t>model.code.code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2899375" w14:textId="53F9B275" w:rsidR="00C663D3"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72EA9258" w14:textId="2D401B55" w:rsidR="00C663D3" w:rsidRDefault="00C663D3" w:rsidP="00C663D3">
            <w:r>
              <w:t>Kod för modellbeteckning</w:t>
            </w:r>
          </w:p>
        </w:tc>
        <w:tc>
          <w:tcPr>
            <w:tcW w:w="1617" w:type="dxa"/>
            <w:tcBorders>
              <w:top w:val="single" w:sz="4" w:space="0" w:color="auto"/>
              <w:left w:val="single" w:sz="4" w:space="0" w:color="auto"/>
              <w:bottom w:val="single" w:sz="4" w:space="0" w:color="auto"/>
              <w:right w:val="single" w:sz="4" w:space="0" w:color="auto"/>
            </w:tcBorders>
          </w:tcPr>
          <w:p w14:paraId="2BFD2592" w14:textId="0F65522A" w:rsidR="00C663D3" w:rsidRDefault="00C663D3" w:rsidP="00C663D3">
            <w:r>
              <w:t>1</w:t>
            </w:r>
            <w:proofErr w:type="gramStart"/>
            <w:r>
              <w:t>..</w:t>
            </w:r>
            <w:proofErr w:type="gramEnd"/>
            <w:r>
              <w:t>1</w:t>
            </w:r>
          </w:p>
        </w:tc>
      </w:tr>
      <w:tr w:rsidR="00C663D3" w:rsidRPr="00C93E52" w14:paraId="0618762E" w14:textId="77777777" w:rsidTr="00DD2A23">
        <w:tc>
          <w:tcPr>
            <w:tcW w:w="2943" w:type="dxa"/>
            <w:tcBorders>
              <w:top w:val="single" w:sz="4" w:space="0" w:color="auto"/>
              <w:left w:val="single" w:sz="4" w:space="0" w:color="auto"/>
              <w:bottom w:val="single" w:sz="4" w:space="0" w:color="auto"/>
              <w:right w:val="single" w:sz="4" w:space="0" w:color="auto"/>
            </w:tcBorders>
          </w:tcPr>
          <w:p w14:paraId="1FBC09EB" w14:textId="5AD8EDF5" w:rsidR="00C663D3" w:rsidRPr="003C622B" w:rsidRDefault="00C663D3" w:rsidP="00C663D3">
            <w:pPr>
              <w:rPr>
                <w:lang w:eastAsia="sv-SE"/>
              </w:rPr>
            </w:pPr>
            <w:proofErr w:type="spellStart"/>
            <w:r w:rsidRPr="003C622B">
              <w:rPr>
                <w:lang w:eastAsia="sv-SE"/>
              </w:rPr>
              <w:t>model.code.codeSystem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BD54EA5" w14:textId="4F2DC08C" w:rsidR="00C663D3"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1136D45B" w14:textId="469645F9" w:rsidR="00C663D3" w:rsidRDefault="00C663D3" w:rsidP="00C663D3">
            <w:r>
              <w:t>Kodsystem för modellbeteckning.</w:t>
            </w:r>
          </w:p>
        </w:tc>
        <w:tc>
          <w:tcPr>
            <w:tcW w:w="1617" w:type="dxa"/>
            <w:tcBorders>
              <w:top w:val="single" w:sz="4" w:space="0" w:color="auto"/>
              <w:left w:val="single" w:sz="4" w:space="0" w:color="auto"/>
              <w:bottom w:val="single" w:sz="4" w:space="0" w:color="auto"/>
              <w:right w:val="single" w:sz="4" w:space="0" w:color="auto"/>
            </w:tcBorders>
          </w:tcPr>
          <w:p w14:paraId="7F7D5450" w14:textId="2C92B457" w:rsidR="00C663D3" w:rsidRDefault="00C663D3" w:rsidP="00C663D3">
            <w:r>
              <w:t>1</w:t>
            </w:r>
            <w:proofErr w:type="gramStart"/>
            <w:r>
              <w:t>..</w:t>
            </w:r>
            <w:proofErr w:type="gramEnd"/>
            <w:r>
              <w:t>1</w:t>
            </w:r>
          </w:p>
        </w:tc>
      </w:tr>
      <w:tr w:rsidR="00C663D3" w:rsidRPr="00C93E52" w14:paraId="23ECE6C2" w14:textId="77777777" w:rsidTr="00DD2A23">
        <w:tc>
          <w:tcPr>
            <w:tcW w:w="2943" w:type="dxa"/>
            <w:tcBorders>
              <w:top w:val="single" w:sz="4" w:space="0" w:color="auto"/>
              <w:left w:val="single" w:sz="4" w:space="0" w:color="auto"/>
              <w:bottom w:val="single" w:sz="4" w:space="0" w:color="auto"/>
              <w:right w:val="single" w:sz="4" w:space="0" w:color="auto"/>
            </w:tcBorders>
          </w:tcPr>
          <w:p w14:paraId="7CA5391F" w14:textId="0FB855A9" w:rsidR="00C663D3" w:rsidRPr="003C622B" w:rsidRDefault="00C663D3" w:rsidP="00C663D3">
            <w:pPr>
              <w:rPr>
                <w:color w:val="FF0000"/>
                <w:lang w:eastAsia="sv-SE"/>
              </w:rPr>
            </w:pPr>
            <w:proofErr w:type="spellStart"/>
            <w:r w:rsidRPr="003C622B">
              <w:rPr>
                <w:color w:val="FF0000"/>
                <w:lang w:eastAsia="sv-SE"/>
              </w:rPr>
              <w:t>model.code.codeSystemVersion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698D4495" w14:textId="65A3F4AF" w:rsidR="00C663D3" w:rsidRPr="005A7FC6" w:rsidRDefault="00C663D3" w:rsidP="00C663D3">
            <w:pPr>
              <w:rPr>
                <w:color w:val="FF0000"/>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B8CFEBD" w14:textId="5A03D3D6" w:rsidR="00C663D3" w:rsidRPr="00335A96" w:rsidRDefault="00C663D3" w:rsidP="00C663D3">
            <w:pPr>
              <w:rPr>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1B15871B" w14:textId="38E5590A" w:rsidR="00C663D3" w:rsidRPr="00335A96" w:rsidRDefault="00C663D3" w:rsidP="00C663D3">
            <w:pPr>
              <w:rPr>
                <w:color w:val="FF0000"/>
              </w:rPr>
            </w:pPr>
            <w:r w:rsidRPr="00335A96">
              <w:rPr>
                <w:color w:val="FF0000"/>
              </w:rPr>
              <w:t>0</w:t>
            </w:r>
            <w:proofErr w:type="gramStart"/>
            <w:r w:rsidRPr="00335A96">
              <w:rPr>
                <w:color w:val="FF0000"/>
              </w:rPr>
              <w:t>..</w:t>
            </w:r>
            <w:proofErr w:type="gramEnd"/>
            <w:r w:rsidRPr="00335A96">
              <w:rPr>
                <w:color w:val="FF0000"/>
              </w:rPr>
              <w:t>0</w:t>
            </w:r>
          </w:p>
        </w:tc>
      </w:tr>
      <w:tr w:rsidR="00C663D3" w:rsidRPr="00C93E52" w14:paraId="577EC2CC" w14:textId="77777777" w:rsidTr="00DD2A23">
        <w:tc>
          <w:tcPr>
            <w:tcW w:w="2943" w:type="dxa"/>
            <w:tcBorders>
              <w:top w:val="single" w:sz="4" w:space="0" w:color="auto"/>
              <w:left w:val="single" w:sz="4" w:space="0" w:color="auto"/>
              <w:bottom w:val="single" w:sz="4" w:space="0" w:color="auto"/>
              <w:right w:val="single" w:sz="4" w:space="0" w:color="auto"/>
            </w:tcBorders>
          </w:tcPr>
          <w:p w14:paraId="245F272A" w14:textId="2DBAF2F6" w:rsidR="00C663D3" w:rsidRPr="003C622B" w:rsidRDefault="00C663D3" w:rsidP="00C663D3">
            <w:pPr>
              <w:rPr>
                <w:lang w:eastAsia="sv-SE"/>
              </w:rPr>
            </w:pPr>
            <w:proofErr w:type="spellStart"/>
            <w:r w:rsidRPr="003C622B">
              <w:rPr>
                <w:lang w:eastAsia="sv-SE"/>
              </w:rPr>
              <w:t>model.code.displayName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716E49CD" w14:textId="0DFE5BDD" w:rsidR="00C663D3" w:rsidRPr="005A7FC6" w:rsidRDefault="00C663D3" w:rsidP="00C663D3">
            <w:r w:rsidRPr="005A7FC6">
              <w:t>String</w:t>
            </w:r>
          </w:p>
        </w:tc>
        <w:tc>
          <w:tcPr>
            <w:tcW w:w="2925" w:type="dxa"/>
            <w:tcBorders>
              <w:top w:val="single" w:sz="4" w:space="0" w:color="auto"/>
              <w:left w:val="single" w:sz="4" w:space="0" w:color="auto"/>
              <w:bottom w:val="single" w:sz="4" w:space="0" w:color="auto"/>
              <w:right w:val="single" w:sz="4" w:space="0" w:color="auto"/>
            </w:tcBorders>
          </w:tcPr>
          <w:p w14:paraId="2F122B9E" w14:textId="34C397AB" w:rsidR="00C663D3" w:rsidRPr="005A7FC6" w:rsidRDefault="00C663D3" w:rsidP="00C663D3">
            <w:r w:rsidRPr="005A7FC6">
              <w:t>Klartext för kod</w:t>
            </w:r>
          </w:p>
        </w:tc>
        <w:tc>
          <w:tcPr>
            <w:tcW w:w="1617" w:type="dxa"/>
            <w:tcBorders>
              <w:top w:val="single" w:sz="4" w:space="0" w:color="auto"/>
              <w:left w:val="single" w:sz="4" w:space="0" w:color="auto"/>
              <w:bottom w:val="single" w:sz="4" w:space="0" w:color="auto"/>
              <w:right w:val="single" w:sz="4" w:space="0" w:color="auto"/>
            </w:tcBorders>
          </w:tcPr>
          <w:p w14:paraId="672026D6" w14:textId="6FE50A98" w:rsidR="00C663D3" w:rsidRPr="005A7FC6" w:rsidRDefault="00C663D3" w:rsidP="00C663D3">
            <w:r w:rsidRPr="005A7FC6">
              <w:t>0</w:t>
            </w:r>
            <w:proofErr w:type="gramStart"/>
            <w:r w:rsidRPr="005A7FC6">
              <w:t>..</w:t>
            </w:r>
            <w:proofErr w:type="gramEnd"/>
            <w:r>
              <w:t>1</w:t>
            </w:r>
          </w:p>
        </w:tc>
      </w:tr>
      <w:tr w:rsidR="00C663D3" w:rsidRPr="00C93E52" w14:paraId="4AB9CEA5" w14:textId="77777777" w:rsidTr="00B71BA3">
        <w:tc>
          <w:tcPr>
            <w:tcW w:w="2943" w:type="dxa"/>
            <w:tcBorders>
              <w:top w:val="single" w:sz="4" w:space="0" w:color="auto"/>
              <w:left w:val="single" w:sz="4" w:space="0" w:color="auto"/>
              <w:bottom w:val="single" w:sz="4" w:space="0" w:color="auto"/>
              <w:right w:val="single" w:sz="4" w:space="0" w:color="auto"/>
            </w:tcBorders>
          </w:tcPr>
          <w:p w14:paraId="7F13BD07" w14:textId="2D291B4E" w:rsidR="00C663D3" w:rsidRPr="003C622B" w:rsidRDefault="00C663D3" w:rsidP="00C663D3">
            <w:pPr>
              <w:rPr>
                <w:lang w:eastAsia="sv-SE"/>
              </w:rPr>
            </w:pPr>
            <w:proofErr w:type="spellStart"/>
            <w:r w:rsidRPr="003C622B">
              <w:rPr>
                <w:lang w:eastAsia="sv-SE"/>
              </w:rPr>
              <w:t>model.value</w:t>
            </w:r>
            <w:proofErr w:type="spellEnd"/>
          </w:p>
        </w:tc>
        <w:tc>
          <w:tcPr>
            <w:tcW w:w="2037" w:type="dxa"/>
            <w:tcBorders>
              <w:top w:val="single" w:sz="4" w:space="0" w:color="auto"/>
              <w:left w:val="single" w:sz="4" w:space="0" w:color="auto"/>
              <w:bottom w:val="single" w:sz="4" w:space="0" w:color="auto"/>
              <w:right w:val="single" w:sz="4" w:space="0" w:color="auto"/>
            </w:tcBorders>
          </w:tcPr>
          <w:p w14:paraId="3347AB8E" w14:textId="1D095309" w:rsidR="00C663D3" w:rsidRPr="00C93E52" w:rsidRDefault="00C663D3" w:rsidP="00C663D3">
            <w:r>
              <w:t>String</w:t>
            </w:r>
          </w:p>
        </w:tc>
        <w:tc>
          <w:tcPr>
            <w:tcW w:w="2925" w:type="dxa"/>
            <w:tcBorders>
              <w:top w:val="single" w:sz="4" w:space="0" w:color="auto"/>
              <w:left w:val="single" w:sz="4" w:space="0" w:color="auto"/>
              <w:bottom w:val="single" w:sz="4" w:space="0" w:color="auto"/>
              <w:right w:val="single" w:sz="4" w:space="0" w:color="auto"/>
            </w:tcBorders>
          </w:tcPr>
          <w:p w14:paraId="5F8D43B8" w14:textId="0A717E89" w:rsidR="00C663D3" w:rsidRPr="00325124" w:rsidRDefault="00C663D3" w:rsidP="00C663D3">
            <w:r>
              <w:t xml:space="preserve">Tillverkarens </w:t>
            </w:r>
            <w:r>
              <w:lastRenderedPageBreak/>
              <w:t xml:space="preserve">modellbeteckning i klartext. Kan användas som komplement eller i stället för den </w:t>
            </w:r>
            <w:proofErr w:type="spellStart"/>
            <w:r>
              <w:t>model.code</w:t>
            </w:r>
            <w:proofErr w:type="spellEnd"/>
            <w:r>
              <w:t xml:space="preserve"> (kod för modell).</w:t>
            </w:r>
          </w:p>
        </w:tc>
        <w:tc>
          <w:tcPr>
            <w:tcW w:w="1617" w:type="dxa"/>
            <w:tcBorders>
              <w:top w:val="single" w:sz="4" w:space="0" w:color="auto"/>
              <w:left w:val="single" w:sz="4" w:space="0" w:color="auto"/>
              <w:bottom w:val="single" w:sz="4" w:space="0" w:color="auto"/>
              <w:right w:val="single" w:sz="4" w:space="0" w:color="auto"/>
            </w:tcBorders>
          </w:tcPr>
          <w:p w14:paraId="496BE194" w14:textId="7E889054" w:rsidR="00C663D3" w:rsidRPr="00C93E52" w:rsidRDefault="003B1FEF" w:rsidP="00C663D3">
            <w:r>
              <w:lastRenderedPageBreak/>
              <w:t>0</w:t>
            </w:r>
            <w:proofErr w:type="gramStart"/>
            <w:r w:rsidR="00C663D3">
              <w:t>..</w:t>
            </w:r>
            <w:proofErr w:type="gramEnd"/>
            <w:r w:rsidR="00C663D3">
              <w:t>1</w:t>
            </w:r>
          </w:p>
        </w:tc>
      </w:tr>
      <w:tr w:rsidR="00C663D3" w:rsidRPr="00C93E52" w14:paraId="069B5372" w14:textId="77777777" w:rsidTr="00E3381F">
        <w:tc>
          <w:tcPr>
            <w:tcW w:w="9522" w:type="dxa"/>
            <w:gridSpan w:val="4"/>
            <w:tcBorders>
              <w:top w:val="single" w:sz="4" w:space="0" w:color="auto"/>
              <w:left w:val="nil"/>
              <w:bottom w:val="nil"/>
              <w:right w:val="nil"/>
            </w:tcBorders>
          </w:tcPr>
          <w:p w14:paraId="59F77DA0" w14:textId="5D370D40" w:rsidR="00C663D3" w:rsidRDefault="00C663D3" w:rsidP="002B5FD4">
            <w:r>
              <w:lastRenderedPageBreak/>
              <w:t xml:space="preserve">Klassen </w:t>
            </w:r>
            <w:proofErr w:type="spellStart"/>
            <w:r>
              <w:t>Device</w:t>
            </w:r>
            <w:proofErr w:type="spellEnd"/>
            <w:r>
              <w:t xml:space="preserve"> är </w:t>
            </w:r>
            <w:r w:rsidR="002B5FD4">
              <w:t>en sammanslagning av de generiska typerna artefakt och roll</w:t>
            </w:r>
            <w:r>
              <w:t>.</w:t>
            </w:r>
          </w:p>
        </w:tc>
      </w:tr>
      <w:tr w:rsidR="00C663D3" w:rsidRPr="00C93E52" w14:paraId="706472E1" w14:textId="77777777" w:rsidTr="00B71BA3">
        <w:tc>
          <w:tcPr>
            <w:tcW w:w="2943" w:type="dxa"/>
            <w:tcBorders>
              <w:top w:val="nil"/>
              <w:left w:val="nil"/>
              <w:bottom w:val="single" w:sz="4" w:space="0" w:color="auto"/>
              <w:right w:val="nil"/>
            </w:tcBorders>
          </w:tcPr>
          <w:p w14:paraId="22176350" w14:textId="77777777" w:rsidR="00C663D3" w:rsidRDefault="00C663D3" w:rsidP="00C663D3">
            <w:pPr>
              <w:rPr>
                <w:lang w:eastAsia="sv-SE"/>
              </w:rPr>
            </w:pPr>
          </w:p>
        </w:tc>
        <w:tc>
          <w:tcPr>
            <w:tcW w:w="2037" w:type="dxa"/>
            <w:tcBorders>
              <w:top w:val="nil"/>
              <w:left w:val="nil"/>
              <w:bottom w:val="single" w:sz="4" w:space="0" w:color="auto"/>
              <w:right w:val="nil"/>
            </w:tcBorders>
          </w:tcPr>
          <w:p w14:paraId="7649C5BB" w14:textId="77777777" w:rsidR="00C663D3" w:rsidRDefault="00C663D3" w:rsidP="00C663D3"/>
        </w:tc>
        <w:tc>
          <w:tcPr>
            <w:tcW w:w="2925" w:type="dxa"/>
            <w:tcBorders>
              <w:top w:val="nil"/>
              <w:left w:val="nil"/>
              <w:bottom w:val="single" w:sz="4" w:space="0" w:color="auto"/>
              <w:right w:val="nil"/>
            </w:tcBorders>
          </w:tcPr>
          <w:p w14:paraId="073396B1" w14:textId="77777777" w:rsidR="00C663D3" w:rsidRDefault="00C663D3" w:rsidP="00C663D3"/>
        </w:tc>
        <w:tc>
          <w:tcPr>
            <w:tcW w:w="1617" w:type="dxa"/>
            <w:tcBorders>
              <w:top w:val="nil"/>
              <w:left w:val="nil"/>
              <w:bottom w:val="single" w:sz="4" w:space="0" w:color="auto"/>
              <w:right w:val="nil"/>
            </w:tcBorders>
          </w:tcPr>
          <w:p w14:paraId="6128AC3C" w14:textId="77777777" w:rsidR="00C663D3" w:rsidRDefault="00C663D3" w:rsidP="00C663D3"/>
        </w:tc>
      </w:tr>
      <w:tr w:rsidR="00C663D3" w:rsidRPr="00C93E52" w14:paraId="645A1776" w14:textId="77777777" w:rsidTr="0085456B">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A9131AD" w14:textId="77777777" w:rsidR="00C663D3" w:rsidRDefault="00C663D3" w:rsidP="00C663D3">
            <w:pPr>
              <w:rPr>
                <w:lang w:eastAsia="sv-SE"/>
              </w:rPr>
            </w:pPr>
            <w:proofErr w:type="spellStart"/>
            <w:r>
              <w:rPr>
                <w:lang w:eastAsia="sv-SE"/>
              </w:rPr>
              <w:t>observationGroup</w:t>
            </w:r>
            <w:proofErr w:type="spellEnd"/>
            <w:r>
              <w:rPr>
                <w:lang w:eastAsia="sv-SE"/>
              </w:rPr>
              <w:t>/</w:t>
            </w:r>
          </w:p>
          <w:p w14:paraId="6AC0738F" w14:textId="3BA18107" w:rsidR="00C663D3" w:rsidRDefault="00C663D3" w:rsidP="00C663D3">
            <w:pPr>
              <w:rPr>
                <w:lang w:eastAsia="sv-SE"/>
              </w:rPr>
            </w:pPr>
            <w:proofErr w:type="spellStart"/>
            <w:r>
              <w:rPr>
                <w:lang w:eastAsia="sv-SE"/>
              </w:rPr>
              <w:t>l</w:t>
            </w:r>
            <w:r w:rsidRPr="00C93E52">
              <w:rPr>
                <w:lang w:eastAsia="sv-SE"/>
              </w:rPr>
              <w:t>ocation</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41E1574" w14:textId="3DDFCB66" w:rsidR="00C663D3" w:rsidRDefault="00C663D3" w:rsidP="00C663D3">
            <w:proofErr w:type="spellStart"/>
            <w:r w:rsidRPr="00161A58">
              <w:t>LocationType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12A018B" w14:textId="77777777" w:rsidR="00C663D3" w:rsidRDefault="00C663D3" w:rsidP="00C663D3"/>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38A1BD3" w14:textId="424E690A" w:rsidR="00C663D3" w:rsidRDefault="00D747A8" w:rsidP="00C663D3">
            <w:r>
              <w:t xml:space="preserve">     </w:t>
            </w:r>
          </w:p>
        </w:tc>
      </w:tr>
      <w:tr w:rsidR="00C663D3" w:rsidRPr="00C93E52" w14:paraId="30D7DEDB" w14:textId="77777777" w:rsidTr="00DD2A23">
        <w:tc>
          <w:tcPr>
            <w:tcW w:w="2943" w:type="dxa"/>
            <w:tcBorders>
              <w:top w:val="single" w:sz="4" w:space="0" w:color="auto"/>
              <w:left w:val="single" w:sz="4" w:space="0" w:color="auto"/>
              <w:bottom w:val="single" w:sz="4" w:space="0" w:color="auto"/>
              <w:right w:val="single" w:sz="4" w:space="0" w:color="auto"/>
            </w:tcBorders>
          </w:tcPr>
          <w:p w14:paraId="4DA72B76" w14:textId="6550911E" w:rsidR="00C663D3" w:rsidRPr="003C622B" w:rsidRDefault="00C663D3" w:rsidP="00C663D3">
            <w:pPr>
              <w:rPr>
                <w:lang w:eastAsia="sv-SE"/>
              </w:rPr>
            </w:pPr>
            <w:r w:rsidRPr="003C622B">
              <w:t>id</w:t>
            </w:r>
          </w:p>
        </w:tc>
        <w:tc>
          <w:tcPr>
            <w:tcW w:w="2037" w:type="dxa"/>
            <w:tcBorders>
              <w:top w:val="single" w:sz="4" w:space="0" w:color="auto"/>
              <w:left w:val="single" w:sz="4" w:space="0" w:color="auto"/>
              <w:bottom w:val="single" w:sz="4" w:space="0" w:color="auto"/>
              <w:right w:val="single" w:sz="4" w:space="0" w:color="auto"/>
            </w:tcBorders>
          </w:tcPr>
          <w:p w14:paraId="213B2383" w14:textId="5EDC2235" w:rsidR="00C663D3" w:rsidRDefault="00C663D3" w:rsidP="00C663D3">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74CE23AA" w14:textId="3F0FF615" w:rsidR="00C663D3" w:rsidRDefault="00C663D3" w:rsidP="00C663D3">
            <w:r w:rsidRPr="00C93E52">
              <w:rPr>
                <w:rFonts w:cs="Arial"/>
              </w:rPr>
              <w:t>Identifiering för platsen. Anges om platsen är en vårdenhet.</w:t>
            </w:r>
          </w:p>
        </w:tc>
        <w:tc>
          <w:tcPr>
            <w:tcW w:w="1617" w:type="dxa"/>
            <w:tcBorders>
              <w:top w:val="single" w:sz="4" w:space="0" w:color="auto"/>
              <w:left w:val="single" w:sz="4" w:space="0" w:color="auto"/>
              <w:bottom w:val="single" w:sz="4" w:space="0" w:color="auto"/>
              <w:right w:val="single" w:sz="4" w:space="0" w:color="auto"/>
            </w:tcBorders>
          </w:tcPr>
          <w:p w14:paraId="233B311D" w14:textId="6A59C5B8" w:rsidR="00C663D3" w:rsidRDefault="00C663D3" w:rsidP="00C663D3">
            <w:r w:rsidRPr="00C93E52">
              <w:t>0</w:t>
            </w:r>
            <w:proofErr w:type="gramStart"/>
            <w:r w:rsidRPr="00C93E52">
              <w:t>..</w:t>
            </w:r>
            <w:proofErr w:type="gramEnd"/>
            <w:r w:rsidRPr="00C93E52">
              <w:t>1</w:t>
            </w:r>
          </w:p>
        </w:tc>
      </w:tr>
      <w:tr w:rsidR="00C663D3" w:rsidRPr="00C93E52" w14:paraId="76ED8975" w14:textId="77777777" w:rsidTr="00DD2A23">
        <w:tc>
          <w:tcPr>
            <w:tcW w:w="2943" w:type="dxa"/>
            <w:tcBorders>
              <w:top w:val="single" w:sz="4" w:space="0" w:color="auto"/>
              <w:left w:val="single" w:sz="4" w:space="0" w:color="auto"/>
              <w:bottom w:val="single" w:sz="4" w:space="0" w:color="auto"/>
              <w:right w:val="single" w:sz="4" w:space="0" w:color="auto"/>
            </w:tcBorders>
          </w:tcPr>
          <w:p w14:paraId="45E50FE3" w14:textId="11030D59" w:rsidR="00C663D3" w:rsidRPr="003C622B" w:rsidRDefault="00C663D3" w:rsidP="00C663D3">
            <w:pPr>
              <w:rPr>
                <w:lang w:eastAsia="sv-SE"/>
              </w:rPr>
            </w:pPr>
            <w:proofErr w:type="spellStart"/>
            <w:r w:rsidRPr="003C622B">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7F9F5FD6" w14:textId="3D23B938" w:rsidR="00C663D3"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02C95EC" w14:textId="1E85616D" w:rsidR="00C663D3" w:rsidRDefault="00C663D3" w:rsidP="00C663D3">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98037E7" w14:textId="7DF76265" w:rsidR="00C663D3" w:rsidRDefault="00C663D3" w:rsidP="00C663D3">
            <w:r w:rsidRPr="00C93E52">
              <w:t>1</w:t>
            </w:r>
          </w:p>
        </w:tc>
      </w:tr>
      <w:tr w:rsidR="00C663D3" w:rsidRPr="00C93E52" w14:paraId="6B7782B3" w14:textId="77777777" w:rsidTr="00DD2A23">
        <w:tc>
          <w:tcPr>
            <w:tcW w:w="2943" w:type="dxa"/>
            <w:tcBorders>
              <w:top w:val="single" w:sz="4" w:space="0" w:color="auto"/>
              <w:left w:val="single" w:sz="4" w:space="0" w:color="auto"/>
              <w:bottom w:val="single" w:sz="4" w:space="0" w:color="auto"/>
              <w:right w:val="single" w:sz="4" w:space="0" w:color="auto"/>
            </w:tcBorders>
          </w:tcPr>
          <w:p w14:paraId="6D28B7C5" w14:textId="1686A7B1" w:rsidR="00C663D3" w:rsidRPr="003C622B" w:rsidRDefault="00C663D3" w:rsidP="00C663D3">
            <w:pPr>
              <w:rPr>
                <w:lang w:eastAsia="sv-SE"/>
              </w:rPr>
            </w:pPr>
            <w:r w:rsidRPr="003C622B">
              <w:t>id.extension</w:t>
            </w:r>
          </w:p>
        </w:tc>
        <w:tc>
          <w:tcPr>
            <w:tcW w:w="2037" w:type="dxa"/>
            <w:tcBorders>
              <w:top w:val="single" w:sz="4" w:space="0" w:color="auto"/>
              <w:left w:val="single" w:sz="4" w:space="0" w:color="auto"/>
              <w:bottom w:val="single" w:sz="4" w:space="0" w:color="auto"/>
              <w:right w:val="single" w:sz="4" w:space="0" w:color="auto"/>
            </w:tcBorders>
          </w:tcPr>
          <w:p w14:paraId="4E1EEF89" w14:textId="46DBF376" w:rsidR="00C663D3"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3D83510" w14:textId="7F17DE9D" w:rsidR="00C663D3" w:rsidRDefault="00C663D3" w:rsidP="00C663D3">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8785591" w14:textId="51C42AB0" w:rsidR="00C663D3" w:rsidRDefault="00C663D3" w:rsidP="00C663D3">
            <w:r w:rsidRPr="00C93E52">
              <w:t>1</w:t>
            </w:r>
          </w:p>
        </w:tc>
      </w:tr>
      <w:tr w:rsidR="00C663D3" w:rsidRPr="00C93E52" w14:paraId="59642A3B" w14:textId="77777777" w:rsidTr="00DD2A23">
        <w:tc>
          <w:tcPr>
            <w:tcW w:w="2943" w:type="dxa"/>
            <w:tcBorders>
              <w:top w:val="single" w:sz="4" w:space="0" w:color="auto"/>
              <w:left w:val="single" w:sz="4" w:space="0" w:color="auto"/>
              <w:bottom w:val="single" w:sz="4" w:space="0" w:color="auto"/>
              <w:right w:val="single" w:sz="4" w:space="0" w:color="auto"/>
            </w:tcBorders>
          </w:tcPr>
          <w:p w14:paraId="4357288F" w14:textId="6DA6934D" w:rsidR="00C663D3" w:rsidRPr="003C622B" w:rsidRDefault="00C663D3" w:rsidP="00C663D3">
            <w:pPr>
              <w:rPr>
                <w:lang w:eastAsia="sv-SE"/>
              </w:rPr>
            </w:pPr>
            <w:proofErr w:type="spellStart"/>
            <w:r w:rsidRPr="003C622B">
              <w:t>name</w:t>
            </w:r>
            <w:proofErr w:type="spellEnd"/>
            <w:r w:rsidRPr="003C622B">
              <w:t>*</w:t>
            </w:r>
          </w:p>
        </w:tc>
        <w:tc>
          <w:tcPr>
            <w:tcW w:w="2037" w:type="dxa"/>
            <w:tcBorders>
              <w:top w:val="single" w:sz="4" w:space="0" w:color="auto"/>
              <w:left w:val="single" w:sz="4" w:space="0" w:color="auto"/>
              <w:bottom w:val="single" w:sz="4" w:space="0" w:color="auto"/>
              <w:right w:val="single" w:sz="4" w:space="0" w:color="auto"/>
            </w:tcBorders>
          </w:tcPr>
          <w:p w14:paraId="01BBC72D" w14:textId="2A6DEA5C" w:rsidR="00C663D3" w:rsidRDefault="00C663D3" w:rsidP="00C663D3">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C488CA" w14:textId="384E84F7" w:rsidR="00C663D3" w:rsidRPr="00C93E52" w:rsidRDefault="00C663D3" w:rsidP="00C663D3">
            <w:pPr>
              <w:rPr>
                <w:rFonts w:cs="Arial"/>
              </w:rPr>
            </w:pPr>
            <w:r w:rsidRPr="00C93E52">
              <w:rPr>
                <w:rFonts w:cs="Arial"/>
              </w:rPr>
              <w:t>Namn på den plats där observation har genomförts.</w:t>
            </w:r>
          </w:p>
          <w:p w14:paraId="1BD4B8EE" w14:textId="5FD472FF" w:rsidR="00C663D3" w:rsidRDefault="00C663D3" w:rsidP="00C663D3"/>
        </w:tc>
        <w:tc>
          <w:tcPr>
            <w:tcW w:w="1617" w:type="dxa"/>
            <w:tcBorders>
              <w:top w:val="single" w:sz="4" w:space="0" w:color="auto"/>
              <w:left w:val="single" w:sz="4" w:space="0" w:color="auto"/>
              <w:bottom w:val="single" w:sz="4" w:space="0" w:color="auto"/>
              <w:right w:val="single" w:sz="4" w:space="0" w:color="auto"/>
            </w:tcBorders>
          </w:tcPr>
          <w:p w14:paraId="4AC7430D" w14:textId="46B49707" w:rsidR="00C663D3" w:rsidRDefault="00C663D3" w:rsidP="00C663D3">
            <w:r w:rsidRPr="00C93E52">
              <w:rPr>
                <w:lang w:val="en-US"/>
              </w:rPr>
              <w:t>1</w:t>
            </w:r>
          </w:p>
        </w:tc>
      </w:tr>
      <w:tr w:rsidR="00C663D3" w:rsidRPr="00C93E52" w14:paraId="383BEE46" w14:textId="77777777" w:rsidTr="00DD2A23">
        <w:tc>
          <w:tcPr>
            <w:tcW w:w="2943" w:type="dxa"/>
            <w:tcBorders>
              <w:top w:val="single" w:sz="4" w:space="0" w:color="auto"/>
              <w:left w:val="single" w:sz="4" w:space="0" w:color="auto"/>
              <w:bottom w:val="single" w:sz="4" w:space="0" w:color="auto"/>
              <w:right w:val="single" w:sz="4" w:space="0" w:color="auto"/>
            </w:tcBorders>
          </w:tcPr>
          <w:p w14:paraId="0A002F05" w14:textId="0D5761C8" w:rsidR="00C663D3" w:rsidRPr="00DE065A" w:rsidRDefault="00C663D3" w:rsidP="00C663D3">
            <w:proofErr w:type="spellStart"/>
            <w:r w:rsidRPr="003C622B">
              <w:t>address</w:t>
            </w:r>
            <w:proofErr w:type="spellEnd"/>
          </w:p>
        </w:tc>
        <w:tc>
          <w:tcPr>
            <w:tcW w:w="2037" w:type="dxa"/>
            <w:tcBorders>
              <w:top w:val="single" w:sz="4" w:space="0" w:color="auto"/>
              <w:left w:val="single" w:sz="4" w:space="0" w:color="auto"/>
              <w:bottom w:val="single" w:sz="4" w:space="0" w:color="auto"/>
              <w:right w:val="single" w:sz="4" w:space="0" w:color="auto"/>
            </w:tcBorders>
          </w:tcPr>
          <w:p w14:paraId="4418847E" w14:textId="38B387AE" w:rsidR="00C663D3" w:rsidRPr="00C93E52" w:rsidRDefault="00C663D3" w:rsidP="00C663D3">
            <w:pPr>
              <w:rPr>
                <w:lang w:val="en-GB"/>
              </w:rPr>
            </w:pPr>
            <w:proofErr w:type="spellStart"/>
            <w:r w:rsidRPr="00BB1FCC">
              <w:rPr>
                <w:lang w:val="en-GB"/>
              </w:rPr>
              <w:t>AddressType</w:t>
            </w:r>
            <w:proofErr w:type="spellEnd"/>
          </w:p>
        </w:tc>
        <w:tc>
          <w:tcPr>
            <w:tcW w:w="2925" w:type="dxa"/>
            <w:tcBorders>
              <w:top w:val="single" w:sz="4" w:space="0" w:color="auto"/>
              <w:left w:val="single" w:sz="4" w:space="0" w:color="auto"/>
              <w:bottom w:val="single" w:sz="4" w:space="0" w:color="auto"/>
              <w:right w:val="single" w:sz="4" w:space="0" w:color="auto"/>
            </w:tcBorders>
          </w:tcPr>
          <w:p w14:paraId="7B9FC005" w14:textId="5013543E" w:rsidR="00C663D3" w:rsidRPr="00C93E52" w:rsidRDefault="00C663D3" w:rsidP="00C663D3">
            <w:pPr>
              <w:rPr>
                <w:rFonts w:cs="Arial"/>
              </w:rPr>
            </w:pPr>
            <w:r>
              <w:rPr>
                <w:rFonts w:cs="Arial"/>
              </w:rPr>
              <w:t>Adress till plats</w:t>
            </w:r>
          </w:p>
        </w:tc>
        <w:tc>
          <w:tcPr>
            <w:tcW w:w="1617" w:type="dxa"/>
            <w:tcBorders>
              <w:top w:val="single" w:sz="4" w:space="0" w:color="auto"/>
              <w:left w:val="single" w:sz="4" w:space="0" w:color="auto"/>
              <w:bottom w:val="single" w:sz="4" w:space="0" w:color="auto"/>
              <w:right w:val="single" w:sz="4" w:space="0" w:color="auto"/>
            </w:tcBorders>
          </w:tcPr>
          <w:p w14:paraId="3A966F63" w14:textId="2393DD43" w:rsidR="00C663D3" w:rsidRPr="00C93E52" w:rsidRDefault="00C663D3" w:rsidP="00F13BE7">
            <w:pPr>
              <w:rPr>
                <w:lang w:val="en-US"/>
              </w:rPr>
            </w:pPr>
            <w:r>
              <w:rPr>
                <w:lang w:val="en-US"/>
              </w:rPr>
              <w:t>0..</w:t>
            </w:r>
            <w:r w:rsidR="00EF7886">
              <w:rPr>
                <w:lang w:val="en-US"/>
              </w:rPr>
              <w:t>*</w:t>
            </w:r>
          </w:p>
        </w:tc>
      </w:tr>
      <w:tr w:rsidR="00C663D3" w:rsidRPr="00C93E52" w14:paraId="4D206CBE" w14:textId="77777777" w:rsidTr="00FD3FC6">
        <w:tc>
          <w:tcPr>
            <w:tcW w:w="2943" w:type="dxa"/>
            <w:tcBorders>
              <w:top w:val="single" w:sz="4" w:space="0" w:color="auto"/>
              <w:left w:val="single" w:sz="4" w:space="0" w:color="auto"/>
              <w:bottom w:val="single" w:sz="4" w:space="0" w:color="auto"/>
              <w:right w:val="single" w:sz="4" w:space="0" w:color="auto"/>
            </w:tcBorders>
          </w:tcPr>
          <w:p w14:paraId="1266B653" w14:textId="65065DA3" w:rsidR="00C663D3" w:rsidRPr="00DE065A" w:rsidRDefault="002D399A" w:rsidP="00C663D3">
            <w:proofErr w:type="spellStart"/>
            <w:r w:rsidRPr="002D399A">
              <w:t>electronicAddress</w:t>
            </w:r>
            <w:proofErr w:type="spellEnd"/>
          </w:p>
        </w:tc>
        <w:tc>
          <w:tcPr>
            <w:tcW w:w="2037" w:type="dxa"/>
            <w:tcBorders>
              <w:top w:val="single" w:sz="4" w:space="0" w:color="auto"/>
              <w:left w:val="single" w:sz="4" w:space="0" w:color="auto"/>
              <w:bottom w:val="single" w:sz="4" w:space="0" w:color="auto"/>
              <w:right w:val="single" w:sz="4" w:space="0" w:color="auto"/>
            </w:tcBorders>
          </w:tcPr>
          <w:p w14:paraId="096D3CC3" w14:textId="6E85408F" w:rsidR="00C663D3" w:rsidRPr="00BB1FCC" w:rsidRDefault="00C663D3" w:rsidP="00C663D3">
            <w:pPr>
              <w:rPr>
                <w:lang w:val="en-GB"/>
              </w:rPr>
            </w:pPr>
            <w:proofErr w:type="spellStart"/>
            <w:r>
              <w:t>TelType</w:t>
            </w:r>
            <w:proofErr w:type="spellEnd"/>
          </w:p>
        </w:tc>
        <w:tc>
          <w:tcPr>
            <w:tcW w:w="2925" w:type="dxa"/>
            <w:tcBorders>
              <w:top w:val="single" w:sz="4" w:space="0" w:color="auto"/>
              <w:left w:val="single" w:sz="4" w:space="0" w:color="auto"/>
              <w:bottom w:val="single" w:sz="4" w:space="0" w:color="auto"/>
              <w:right w:val="single" w:sz="4" w:space="0" w:color="auto"/>
            </w:tcBorders>
          </w:tcPr>
          <w:p w14:paraId="3EC0C311" w14:textId="4BBBF347" w:rsidR="00C663D3" w:rsidRDefault="00C663D3" w:rsidP="00C663D3">
            <w:pPr>
              <w:rPr>
                <w:rFonts w:cs="Arial"/>
              </w:rPr>
            </w:pPr>
            <w:r>
              <w:rPr>
                <w:rFonts w:cs="Arial"/>
              </w:rPr>
              <w:t>Elektronisk adress till plats</w:t>
            </w:r>
          </w:p>
        </w:tc>
        <w:tc>
          <w:tcPr>
            <w:tcW w:w="1617" w:type="dxa"/>
            <w:tcBorders>
              <w:top w:val="single" w:sz="4" w:space="0" w:color="auto"/>
              <w:left w:val="single" w:sz="4" w:space="0" w:color="auto"/>
              <w:bottom w:val="single" w:sz="4" w:space="0" w:color="auto"/>
              <w:right w:val="single" w:sz="4" w:space="0" w:color="auto"/>
            </w:tcBorders>
          </w:tcPr>
          <w:p w14:paraId="04084A8B" w14:textId="2841EFDA" w:rsidR="00C663D3" w:rsidRDefault="00C663D3" w:rsidP="00F13BE7">
            <w:pPr>
              <w:rPr>
                <w:lang w:val="en-US"/>
              </w:rPr>
            </w:pPr>
            <w:r>
              <w:rPr>
                <w:lang w:val="en-US"/>
              </w:rPr>
              <w:t>0..</w:t>
            </w:r>
            <w:r w:rsidR="00EF7886">
              <w:rPr>
                <w:lang w:val="en-US"/>
              </w:rPr>
              <w:t>*</w:t>
            </w:r>
          </w:p>
        </w:tc>
      </w:tr>
      <w:tr w:rsidR="00C663D3" w:rsidRPr="00C93E52" w14:paraId="7B065BC6" w14:textId="77777777" w:rsidTr="00FD3FC6">
        <w:tc>
          <w:tcPr>
            <w:tcW w:w="9522" w:type="dxa"/>
            <w:gridSpan w:val="4"/>
            <w:tcBorders>
              <w:top w:val="single" w:sz="4" w:space="0" w:color="auto"/>
              <w:left w:val="nil"/>
              <w:bottom w:val="nil"/>
              <w:right w:val="nil"/>
            </w:tcBorders>
          </w:tcPr>
          <w:p w14:paraId="48518920" w14:textId="2404394D" w:rsidR="00C663D3" w:rsidRPr="00C93E52" w:rsidRDefault="00C663D3" w:rsidP="002B5FD4">
            <w:r>
              <w:t xml:space="preserve">Klassen </w:t>
            </w:r>
            <w:proofErr w:type="spellStart"/>
            <w:r>
              <w:t>Location</w:t>
            </w:r>
            <w:proofErr w:type="spellEnd"/>
            <w:r>
              <w:t xml:space="preserve"> är </w:t>
            </w:r>
            <w:r w:rsidR="002B5FD4">
              <w:t xml:space="preserve">en sammanslagning </w:t>
            </w:r>
            <w:r>
              <w:t xml:space="preserve">av typen </w:t>
            </w:r>
            <w:r w:rsidR="002B5FD4">
              <w:t xml:space="preserve">roll och plats </w:t>
            </w:r>
            <w:r>
              <w:t>enligt V-MIM</w:t>
            </w:r>
            <w:r w:rsidR="002B5FD4">
              <w:t>.</w:t>
            </w:r>
          </w:p>
        </w:tc>
      </w:tr>
      <w:tr w:rsidR="00C663D3" w:rsidRPr="00C93E52" w14:paraId="53425474" w14:textId="77777777" w:rsidTr="00FD3FC6">
        <w:tc>
          <w:tcPr>
            <w:tcW w:w="2943" w:type="dxa"/>
            <w:tcBorders>
              <w:top w:val="nil"/>
              <w:left w:val="nil"/>
              <w:bottom w:val="nil"/>
              <w:right w:val="nil"/>
            </w:tcBorders>
          </w:tcPr>
          <w:p w14:paraId="036276F3" w14:textId="77777777" w:rsidR="00C663D3" w:rsidRPr="0014034E" w:rsidRDefault="00C663D3" w:rsidP="00C663D3"/>
        </w:tc>
        <w:tc>
          <w:tcPr>
            <w:tcW w:w="2037" w:type="dxa"/>
            <w:tcBorders>
              <w:top w:val="nil"/>
              <w:left w:val="nil"/>
              <w:bottom w:val="nil"/>
              <w:right w:val="nil"/>
            </w:tcBorders>
          </w:tcPr>
          <w:p w14:paraId="7379FE00" w14:textId="77777777" w:rsidR="00C663D3" w:rsidRPr="0014034E" w:rsidRDefault="00C663D3" w:rsidP="00C663D3"/>
        </w:tc>
        <w:tc>
          <w:tcPr>
            <w:tcW w:w="2925" w:type="dxa"/>
            <w:tcBorders>
              <w:top w:val="nil"/>
              <w:left w:val="nil"/>
              <w:bottom w:val="nil"/>
              <w:right w:val="nil"/>
            </w:tcBorders>
          </w:tcPr>
          <w:p w14:paraId="2A1228E8" w14:textId="77777777" w:rsidR="00C663D3" w:rsidRPr="00C93E52" w:rsidRDefault="00C663D3" w:rsidP="00C663D3">
            <w:pPr>
              <w:rPr>
                <w:rFonts w:cs="Arial"/>
              </w:rPr>
            </w:pPr>
          </w:p>
        </w:tc>
        <w:tc>
          <w:tcPr>
            <w:tcW w:w="1617" w:type="dxa"/>
            <w:tcBorders>
              <w:top w:val="nil"/>
              <w:left w:val="nil"/>
              <w:bottom w:val="nil"/>
              <w:right w:val="nil"/>
            </w:tcBorders>
          </w:tcPr>
          <w:p w14:paraId="15B81D22" w14:textId="77777777" w:rsidR="00C663D3" w:rsidRPr="00C93E52" w:rsidRDefault="00C663D3" w:rsidP="00C663D3"/>
        </w:tc>
      </w:tr>
      <w:tr w:rsidR="00C663D3" w:rsidRPr="00966EF9" w14:paraId="3EA213A8" w14:textId="77777777" w:rsidTr="00FD3FC6">
        <w:tc>
          <w:tcPr>
            <w:tcW w:w="2943" w:type="dxa"/>
            <w:tcBorders>
              <w:top w:val="nil"/>
            </w:tcBorders>
            <w:shd w:val="clear" w:color="auto" w:fill="A6A6A6" w:themeFill="background1" w:themeFillShade="A6"/>
          </w:tcPr>
          <w:p w14:paraId="17227E4F" w14:textId="618376F1" w:rsidR="00C663D3" w:rsidRPr="00966EF9" w:rsidRDefault="00C663D3" w:rsidP="00C663D3">
            <w:pPr>
              <w:rPr>
                <w:lang w:val="en-US" w:eastAsia="sv-SE"/>
              </w:rPr>
            </w:pPr>
            <w:proofErr w:type="spellStart"/>
            <w:r w:rsidRPr="00A711EC">
              <w:rPr>
                <w:lang w:eastAsia="sv-SE"/>
              </w:rPr>
              <w:t>obser</w:t>
            </w:r>
            <w:r w:rsidRPr="00966EF9">
              <w:rPr>
                <w:lang w:val="en-US" w:eastAsia="sv-SE"/>
              </w:rPr>
              <w:t>vationGroup</w:t>
            </w:r>
            <w:proofErr w:type="spellEnd"/>
            <w:r w:rsidRPr="00966EF9">
              <w:rPr>
                <w:lang w:val="en-US" w:eastAsia="sv-SE"/>
              </w:rPr>
              <w:t>/</w:t>
            </w:r>
          </w:p>
          <w:p w14:paraId="522980DF" w14:textId="2154672E" w:rsidR="00C663D3" w:rsidRPr="00966EF9" w:rsidRDefault="00C663D3" w:rsidP="00C663D3">
            <w:pPr>
              <w:rPr>
                <w:lang w:val="en-US"/>
              </w:rPr>
            </w:pPr>
            <w:r w:rsidRPr="00966EF9">
              <w:rPr>
                <w:lang w:val="en-US" w:eastAsia="sv-SE"/>
              </w:rPr>
              <w:t>observation</w:t>
            </w:r>
          </w:p>
        </w:tc>
        <w:tc>
          <w:tcPr>
            <w:tcW w:w="2037" w:type="dxa"/>
            <w:tcBorders>
              <w:top w:val="nil"/>
            </w:tcBorders>
            <w:shd w:val="clear" w:color="auto" w:fill="A6A6A6" w:themeFill="background1" w:themeFillShade="A6"/>
          </w:tcPr>
          <w:p w14:paraId="1D41C4C7" w14:textId="48EB0EF8" w:rsidR="00C663D3" w:rsidRPr="00966EF9" w:rsidRDefault="00C663D3" w:rsidP="00C663D3">
            <w:pPr>
              <w:rPr>
                <w:lang w:val="en-US"/>
              </w:rPr>
            </w:pPr>
            <w:proofErr w:type="spellStart"/>
            <w:r w:rsidRPr="00966EF9">
              <w:rPr>
                <w:lang w:val="en-US"/>
              </w:rPr>
              <w:t>ObservationType</w:t>
            </w:r>
            <w:proofErr w:type="spellEnd"/>
          </w:p>
        </w:tc>
        <w:tc>
          <w:tcPr>
            <w:tcW w:w="2925" w:type="dxa"/>
            <w:tcBorders>
              <w:top w:val="nil"/>
            </w:tcBorders>
            <w:shd w:val="clear" w:color="auto" w:fill="A6A6A6" w:themeFill="background1" w:themeFillShade="A6"/>
          </w:tcPr>
          <w:p w14:paraId="7F26D0FE" w14:textId="77777777" w:rsidR="00C663D3" w:rsidRPr="00966EF9" w:rsidRDefault="00C663D3" w:rsidP="00C663D3">
            <w:pPr>
              <w:rPr>
                <w:lang w:val="en-US"/>
              </w:rPr>
            </w:pPr>
          </w:p>
        </w:tc>
        <w:tc>
          <w:tcPr>
            <w:tcW w:w="1617" w:type="dxa"/>
            <w:tcBorders>
              <w:top w:val="nil"/>
            </w:tcBorders>
            <w:shd w:val="clear" w:color="auto" w:fill="A6A6A6" w:themeFill="background1" w:themeFillShade="A6"/>
          </w:tcPr>
          <w:p w14:paraId="0F2CA427" w14:textId="46811171" w:rsidR="00C663D3" w:rsidRPr="00966EF9" w:rsidRDefault="00C663D3" w:rsidP="00C663D3">
            <w:pPr>
              <w:rPr>
                <w:lang w:val="en-US"/>
              </w:rPr>
            </w:pPr>
          </w:p>
        </w:tc>
      </w:tr>
      <w:tr w:rsidR="00C663D3" w:rsidRPr="008345BA" w14:paraId="066B66DA" w14:textId="77777777" w:rsidTr="00621012">
        <w:tc>
          <w:tcPr>
            <w:tcW w:w="2943" w:type="dxa"/>
          </w:tcPr>
          <w:p w14:paraId="6AD8E34E" w14:textId="0BFFE8CF" w:rsidR="00C663D3" w:rsidRPr="003C622B" w:rsidRDefault="00C663D3" w:rsidP="00C663D3">
            <w:pPr>
              <w:rPr>
                <w:lang w:val="en-US"/>
              </w:rPr>
            </w:pPr>
            <w:r w:rsidRPr="003C622B">
              <w:rPr>
                <w:lang w:val="en-US" w:eastAsia="sv-SE"/>
              </w:rPr>
              <w:t>id</w:t>
            </w:r>
          </w:p>
        </w:tc>
        <w:tc>
          <w:tcPr>
            <w:tcW w:w="2037" w:type="dxa"/>
          </w:tcPr>
          <w:p w14:paraId="1D9507EC" w14:textId="77777777" w:rsidR="00C663D3" w:rsidRPr="00966EF9" w:rsidRDefault="00C663D3" w:rsidP="00C663D3">
            <w:pPr>
              <w:rPr>
                <w:lang w:val="en-US"/>
              </w:rPr>
            </w:pPr>
            <w:proofErr w:type="spellStart"/>
            <w:r w:rsidRPr="00966EF9">
              <w:rPr>
                <w:lang w:val="en-US"/>
              </w:rPr>
              <w:t>IIType</w:t>
            </w:r>
            <w:proofErr w:type="spellEnd"/>
          </w:p>
        </w:tc>
        <w:tc>
          <w:tcPr>
            <w:tcW w:w="2925" w:type="dxa"/>
          </w:tcPr>
          <w:p w14:paraId="795DA174" w14:textId="77777777" w:rsidR="00C663D3" w:rsidRPr="00C93E52" w:rsidRDefault="00C663D3" w:rsidP="00C663D3">
            <w:pPr>
              <w:rPr>
                <w:rFonts w:cs="Arial"/>
              </w:rPr>
            </w:pPr>
            <w:r w:rsidRPr="00DD2A23">
              <w:rPr>
                <w:rFonts w:cs="Arial"/>
              </w:rPr>
              <w:t>E</w:t>
            </w:r>
            <w:r w:rsidRPr="00C93E52">
              <w:rPr>
                <w:rFonts w:cs="Arial"/>
              </w:rPr>
              <w:t xml:space="preserve">tt unikt värde för själva observationen som också refererar till vilket källsystem informationen kommer ifrån. </w:t>
            </w:r>
          </w:p>
          <w:p w14:paraId="1807CC3D" w14:textId="77777777" w:rsidR="00C663D3" w:rsidRPr="00C93E52" w:rsidRDefault="00C663D3" w:rsidP="00C663D3"/>
        </w:tc>
        <w:tc>
          <w:tcPr>
            <w:tcW w:w="1617" w:type="dxa"/>
          </w:tcPr>
          <w:p w14:paraId="7E33059D" w14:textId="77777777" w:rsidR="00C663D3" w:rsidRPr="00C93E52" w:rsidRDefault="00C663D3" w:rsidP="00C663D3">
            <w:r w:rsidRPr="00C93E52">
              <w:t>1</w:t>
            </w:r>
          </w:p>
        </w:tc>
      </w:tr>
      <w:tr w:rsidR="00C663D3" w:rsidRPr="009C3D19" w14:paraId="494C1A36" w14:textId="77777777" w:rsidTr="00621012">
        <w:tc>
          <w:tcPr>
            <w:tcW w:w="2943" w:type="dxa"/>
            <w:tcBorders>
              <w:top w:val="single" w:sz="4" w:space="0" w:color="auto"/>
              <w:left w:val="single" w:sz="4" w:space="0" w:color="auto"/>
              <w:bottom w:val="single" w:sz="4" w:space="0" w:color="auto"/>
              <w:right w:val="single" w:sz="4" w:space="0" w:color="auto"/>
            </w:tcBorders>
          </w:tcPr>
          <w:p w14:paraId="615574C3" w14:textId="190C96EE"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266D4631"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FB490DB" w14:textId="447D2DE4" w:rsidR="00C663D3" w:rsidRPr="00C93E52" w:rsidRDefault="00C663D3" w:rsidP="00C663D3">
            <w:pPr>
              <w:rPr>
                <w:rFonts w:cs="Arial"/>
              </w:rPr>
            </w:pPr>
            <w:r w:rsidRPr="00C93E52">
              <w:rPr>
                <w:rFonts w:cs="Arial"/>
              </w:rPr>
              <w:t>Källsystemets HSA-id</w:t>
            </w:r>
            <w:r>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C663D3" w:rsidRPr="00C93E52" w:rsidRDefault="00C663D3" w:rsidP="00C663D3">
            <w:r w:rsidRPr="00C93E52">
              <w:t>1</w:t>
            </w:r>
          </w:p>
        </w:tc>
      </w:tr>
      <w:tr w:rsidR="00C663D3" w:rsidRPr="009C3D19" w14:paraId="2B03F0F4" w14:textId="77777777" w:rsidTr="00621012">
        <w:tc>
          <w:tcPr>
            <w:tcW w:w="2943" w:type="dxa"/>
            <w:tcBorders>
              <w:top w:val="single" w:sz="4" w:space="0" w:color="auto"/>
              <w:left w:val="single" w:sz="4" w:space="0" w:color="auto"/>
              <w:bottom w:val="single" w:sz="4" w:space="0" w:color="auto"/>
              <w:right w:val="single" w:sz="4" w:space="0" w:color="auto"/>
            </w:tcBorders>
          </w:tcPr>
          <w:p w14:paraId="07965599" w14:textId="1306DB31"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2D5E891A"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EBE7EF7" w14:textId="11566B3B" w:rsidR="00C663D3" w:rsidRPr="00C93E52" w:rsidRDefault="00C663D3" w:rsidP="00C663D3">
            <w:pPr>
              <w:rPr>
                <w:rFonts w:cs="Arial"/>
              </w:rPr>
            </w:pPr>
            <w:r>
              <w:rPr>
                <w:rFonts w:cs="Arial"/>
              </w:rPr>
              <w:t xml:space="preserve">Det i källsystemet unika </w:t>
            </w:r>
            <w:proofErr w:type="spellStart"/>
            <w:r>
              <w:rPr>
                <w:rFonts w:cs="Arial"/>
              </w:rPr>
              <w:t>id</w:t>
            </w:r>
            <w:r w:rsidRPr="00C93E52">
              <w:rPr>
                <w:rFonts w:cs="Arial"/>
              </w:rPr>
              <w:t>:t</w:t>
            </w:r>
            <w:proofErr w:type="spellEnd"/>
            <w:r w:rsidRPr="00C93E52">
              <w:rPr>
                <w:rFonts w:cs="Arial"/>
              </w:rPr>
              <w:t xml:space="preserve"> för observationen</w:t>
            </w:r>
            <w:r>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C663D3" w:rsidRPr="00C93E52" w:rsidRDefault="00C663D3" w:rsidP="00C663D3">
            <w:r w:rsidRPr="00C93E52">
              <w:t>1</w:t>
            </w:r>
          </w:p>
        </w:tc>
      </w:tr>
      <w:tr w:rsidR="00C663D3" w:rsidRPr="008345BA" w14:paraId="2E8A98DB" w14:textId="77777777" w:rsidTr="000C6E8D">
        <w:trPr>
          <w:trHeight w:val="3109"/>
        </w:trPr>
        <w:tc>
          <w:tcPr>
            <w:tcW w:w="2943" w:type="dxa"/>
          </w:tcPr>
          <w:p w14:paraId="513F9AA1" w14:textId="09139928" w:rsidR="00C663D3" w:rsidRPr="003C622B" w:rsidRDefault="00C663D3" w:rsidP="00C663D3">
            <w:proofErr w:type="spellStart"/>
            <w:r w:rsidRPr="003C622B">
              <w:rPr>
                <w:lang w:eastAsia="sv-SE"/>
              </w:rPr>
              <w:lastRenderedPageBreak/>
              <w:t>type</w:t>
            </w:r>
            <w:proofErr w:type="spellEnd"/>
          </w:p>
        </w:tc>
        <w:tc>
          <w:tcPr>
            <w:tcW w:w="2037" w:type="dxa"/>
          </w:tcPr>
          <w:p w14:paraId="101BF21A" w14:textId="77777777" w:rsidR="00C663D3" w:rsidRPr="00C93E52" w:rsidRDefault="00C663D3" w:rsidP="00C663D3">
            <w:proofErr w:type="spellStart"/>
            <w:r w:rsidRPr="00C93E52">
              <w:t>CVType</w:t>
            </w:r>
            <w:proofErr w:type="spellEnd"/>
          </w:p>
        </w:tc>
        <w:tc>
          <w:tcPr>
            <w:tcW w:w="2925" w:type="dxa"/>
          </w:tcPr>
          <w:p w14:paraId="4A5BC25D" w14:textId="77777777" w:rsidR="00C663D3" w:rsidRDefault="00C663D3" w:rsidP="00C663D3">
            <w:pPr>
              <w:rPr>
                <w:rFonts w:cs="Arial"/>
              </w:rPr>
            </w:pPr>
            <w:r>
              <w:rPr>
                <w:rFonts w:cs="Arial"/>
              </w:rPr>
              <w:t>NI 2015:1</w:t>
            </w:r>
          </w:p>
          <w:p w14:paraId="1B237A3B" w14:textId="338794E9" w:rsidR="00C663D3" w:rsidRPr="00C93E52" w:rsidRDefault="00C663D3" w:rsidP="00F13BE7">
            <w:r w:rsidRPr="008A0968">
              <w:rPr>
                <w:i/>
              </w:rPr>
              <w:t>Kod som motsvarar den typ av observation som avses. Det som faktiskt är avsett, önskat eller observerat tillstånd dokumenteras i attributet värde</w:t>
            </w:r>
            <w:r>
              <w:rPr>
                <w:i/>
              </w:rPr>
              <w:t xml:space="preserve"> </w:t>
            </w:r>
            <w:r w:rsidRPr="008A0968">
              <w:t>[</w:t>
            </w:r>
            <w:proofErr w:type="spellStart"/>
            <w:r w:rsidRPr="008A0968">
              <w:t>value</w:t>
            </w:r>
            <w:proofErr w:type="spellEnd"/>
            <w:r w:rsidRPr="008A0968">
              <w:t>]</w:t>
            </w:r>
            <w:r w:rsidRPr="008A0968">
              <w:rPr>
                <w:i/>
              </w:rPr>
              <w:t xml:space="preserve">. Exempelvis kan </w:t>
            </w:r>
            <w:r>
              <w:rPr>
                <w:i/>
              </w:rPr>
              <w:t xml:space="preserve">typ </w:t>
            </w:r>
            <w:r w:rsidRPr="00E669B8">
              <w:t>[</w:t>
            </w:r>
            <w:proofErr w:type="spellStart"/>
            <w:r w:rsidRPr="00E669B8">
              <w:t>type</w:t>
            </w:r>
            <w:proofErr w:type="spellEnd"/>
            <w:r w:rsidRPr="00E669B8">
              <w:t>]</w:t>
            </w:r>
            <w:r w:rsidRPr="008A0968">
              <w:rPr>
                <w:i/>
              </w:rPr>
              <w:t xml:space="preserve"> vara ”diagnos” vilket innebär att attributet värde </w:t>
            </w:r>
            <w:r w:rsidRPr="008A0968">
              <w:t>[</w:t>
            </w:r>
            <w:proofErr w:type="spellStart"/>
            <w:r w:rsidRPr="008A0968">
              <w:t>value</w:t>
            </w:r>
            <w:proofErr w:type="spellEnd"/>
            <w:r w:rsidRPr="008A0968">
              <w:t>]</w:t>
            </w:r>
            <w:r>
              <w:t xml:space="preserve"> </w:t>
            </w:r>
            <w:r w:rsidRPr="008A0968">
              <w:rPr>
                <w:i/>
              </w:rPr>
              <w:t>håller diagnosen.</w:t>
            </w:r>
          </w:p>
        </w:tc>
        <w:tc>
          <w:tcPr>
            <w:tcW w:w="1617" w:type="dxa"/>
          </w:tcPr>
          <w:p w14:paraId="3B14F869" w14:textId="77777777" w:rsidR="00C663D3" w:rsidRPr="00C93E52" w:rsidRDefault="00C663D3" w:rsidP="00C663D3">
            <w:r w:rsidRPr="00C93E52">
              <w:t>1</w:t>
            </w:r>
          </w:p>
        </w:tc>
      </w:tr>
      <w:tr w:rsidR="00C663D3" w:rsidRPr="009C3D19" w14:paraId="482663AF" w14:textId="77777777" w:rsidTr="00621012">
        <w:tc>
          <w:tcPr>
            <w:tcW w:w="2943" w:type="dxa"/>
            <w:tcBorders>
              <w:top w:val="single" w:sz="4" w:space="0" w:color="auto"/>
              <w:left w:val="single" w:sz="4" w:space="0" w:color="auto"/>
              <w:bottom w:val="single" w:sz="4" w:space="0" w:color="auto"/>
              <w:right w:val="single" w:sz="4" w:space="0" w:color="auto"/>
            </w:tcBorders>
          </w:tcPr>
          <w:p w14:paraId="1616D2B1" w14:textId="3D3C498B" w:rsidR="00C663D3" w:rsidRPr="003C622B" w:rsidRDefault="00C663D3" w:rsidP="00C663D3">
            <w:pPr>
              <w:rPr>
                <w:lang w:eastAsia="sv-SE"/>
              </w:rPr>
            </w:pPr>
            <w:proofErr w:type="spellStart"/>
            <w:r w:rsidRPr="003C622B">
              <w:rPr>
                <w:lang w:eastAsia="sv-SE"/>
              </w:rPr>
              <w:t>type.code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49D8E9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C663D3" w:rsidRPr="00C93E52" w:rsidRDefault="00C663D3" w:rsidP="00C663D3">
            <w:pPr>
              <w:rPr>
                <w:rFonts w:cs="Arial"/>
              </w:rPr>
            </w:pPr>
            <w:r w:rsidRPr="00C93E52">
              <w:rPr>
                <w:rFonts w:cs="Arial"/>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C663D3" w:rsidRPr="00C93E52" w:rsidRDefault="00C663D3" w:rsidP="00C663D3">
            <w:r w:rsidRPr="00C93E52">
              <w:t>1</w:t>
            </w:r>
          </w:p>
        </w:tc>
      </w:tr>
      <w:tr w:rsidR="00C663D3" w:rsidRPr="009C3D19" w14:paraId="59BACF76" w14:textId="77777777" w:rsidTr="00621012">
        <w:tc>
          <w:tcPr>
            <w:tcW w:w="2943" w:type="dxa"/>
            <w:tcBorders>
              <w:top w:val="single" w:sz="4" w:space="0" w:color="auto"/>
              <w:left w:val="single" w:sz="4" w:space="0" w:color="auto"/>
              <w:bottom w:val="single" w:sz="4" w:space="0" w:color="auto"/>
              <w:right w:val="single" w:sz="4" w:space="0" w:color="auto"/>
            </w:tcBorders>
          </w:tcPr>
          <w:p w14:paraId="03CB1A4D" w14:textId="76F7E542" w:rsidR="00C663D3" w:rsidRPr="003C622B" w:rsidRDefault="00C663D3" w:rsidP="00C663D3">
            <w:pPr>
              <w:rPr>
                <w:lang w:eastAsia="sv-SE"/>
              </w:rPr>
            </w:pPr>
            <w:proofErr w:type="spellStart"/>
            <w:r w:rsidRPr="003C622B">
              <w:rPr>
                <w:lang w:eastAsia="sv-SE"/>
              </w:rPr>
              <w:t>type.codeSystem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21BCBAC4"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C663D3" w:rsidRPr="00C93E52" w:rsidRDefault="00C663D3" w:rsidP="00C663D3">
            <w:pPr>
              <w:rPr>
                <w:rFonts w:cs="Arial"/>
              </w:rPr>
            </w:pPr>
            <w:r w:rsidRPr="00C93E52">
              <w:rPr>
                <w:rFonts w:cs="Arial"/>
              </w:rPr>
              <w:t xml:space="preserve">Kodsystem för angiven kod för observationstyp.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C663D3" w:rsidRPr="00C93E52" w:rsidRDefault="00C663D3" w:rsidP="00C663D3">
            <w:r w:rsidRPr="00C93E52">
              <w:t>1</w:t>
            </w:r>
          </w:p>
        </w:tc>
      </w:tr>
      <w:tr w:rsidR="00C663D3" w:rsidRPr="009C3D19" w14:paraId="12CB191D" w14:textId="77777777" w:rsidTr="00621012">
        <w:tc>
          <w:tcPr>
            <w:tcW w:w="2943" w:type="dxa"/>
            <w:tcBorders>
              <w:top w:val="single" w:sz="4" w:space="0" w:color="auto"/>
              <w:left w:val="single" w:sz="4" w:space="0" w:color="auto"/>
              <w:bottom w:val="single" w:sz="4" w:space="0" w:color="auto"/>
              <w:right w:val="single" w:sz="4" w:space="0" w:color="auto"/>
            </w:tcBorders>
          </w:tcPr>
          <w:p w14:paraId="6EB5D94D" w14:textId="1F2303F3" w:rsidR="00C663D3" w:rsidRPr="003C622B" w:rsidRDefault="00C663D3" w:rsidP="00C663D3">
            <w:pPr>
              <w:rPr>
                <w:lang w:eastAsia="sv-SE"/>
              </w:rPr>
            </w:pPr>
            <w:proofErr w:type="spellStart"/>
            <w:r w:rsidRPr="003C622B">
              <w:rPr>
                <w:lang w:eastAsia="sv-SE"/>
              </w:rPr>
              <w:t>type.codeSystemName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15E4D57"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9C9F1E0" w14:textId="5957C926" w:rsidR="00C663D3" w:rsidRPr="00C93E52" w:rsidRDefault="00C663D3" w:rsidP="00C663D3">
            <w:pPr>
              <w:rPr>
                <w:rFonts w:cs="Arial"/>
              </w:rPr>
            </w:pPr>
            <w:r w:rsidRPr="00C93E52">
              <w:rPr>
                <w:rFonts w:cs="Arial"/>
              </w:rPr>
              <w:t xml:space="preserve">Namn </w:t>
            </w:r>
            <w:r>
              <w:rPr>
                <w:rFonts w:cs="Arial"/>
              </w:rPr>
              <w:t>på</w:t>
            </w:r>
            <w:r w:rsidRPr="00C93E52">
              <w:rPr>
                <w:rFonts w:cs="Arial"/>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C663D3" w:rsidRPr="00C93E52" w:rsidRDefault="00C663D3" w:rsidP="00C663D3">
            <w:r w:rsidRPr="00C93E52">
              <w:t>0</w:t>
            </w:r>
            <w:proofErr w:type="gramStart"/>
            <w:r w:rsidRPr="00C93E52">
              <w:t>..</w:t>
            </w:r>
            <w:proofErr w:type="gramEnd"/>
            <w:r w:rsidRPr="00C93E52">
              <w:t>1</w:t>
            </w:r>
          </w:p>
        </w:tc>
      </w:tr>
      <w:tr w:rsidR="00C663D3" w:rsidRPr="009C3D19" w14:paraId="6909A0D6" w14:textId="77777777" w:rsidTr="00621012">
        <w:tc>
          <w:tcPr>
            <w:tcW w:w="2943" w:type="dxa"/>
            <w:tcBorders>
              <w:top w:val="single" w:sz="4" w:space="0" w:color="auto"/>
              <w:left w:val="single" w:sz="4" w:space="0" w:color="auto"/>
              <w:bottom w:val="single" w:sz="4" w:space="0" w:color="auto"/>
              <w:right w:val="single" w:sz="4" w:space="0" w:color="auto"/>
            </w:tcBorders>
          </w:tcPr>
          <w:p w14:paraId="148F33D2" w14:textId="1D5B3535" w:rsidR="00C663D3" w:rsidRPr="003C622B" w:rsidRDefault="00C663D3" w:rsidP="00C663D3">
            <w:pPr>
              <w:rPr>
                <w:lang w:eastAsia="sv-SE"/>
              </w:rPr>
            </w:pPr>
            <w:proofErr w:type="spellStart"/>
            <w:r w:rsidRPr="003C622B">
              <w:rPr>
                <w:lang w:eastAsia="sv-SE"/>
              </w:rPr>
              <w:t>type.codeSystemVersion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54C3C14D"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C663D3" w:rsidRPr="00C93E52" w:rsidRDefault="00C663D3" w:rsidP="00C663D3">
            <w:r w:rsidRPr="00C93E52">
              <w:t>0</w:t>
            </w:r>
            <w:proofErr w:type="gramStart"/>
            <w:r w:rsidRPr="00C93E52">
              <w:t>..</w:t>
            </w:r>
            <w:proofErr w:type="gramEnd"/>
            <w:r w:rsidRPr="00C93E52">
              <w:t>1</w:t>
            </w:r>
          </w:p>
        </w:tc>
      </w:tr>
      <w:tr w:rsidR="00C663D3" w:rsidRPr="009C3D19" w14:paraId="7CE3F95F" w14:textId="77777777" w:rsidTr="00621012">
        <w:tc>
          <w:tcPr>
            <w:tcW w:w="2943" w:type="dxa"/>
            <w:tcBorders>
              <w:top w:val="single" w:sz="4" w:space="0" w:color="auto"/>
              <w:left w:val="single" w:sz="4" w:space="0" w:color="auto"/>
              <w:bottom w:val="single" w:sz="4" w:space="0" w:color="auto"/>
              <w:right w:val="single" w:sz="4" w:space="0" w:color="auto"/>
            </w:tcBorders>
          </w:tcPr>
          <w:p w14:paraId="316C322C" w14:textId="4F14E102" w:rsidR="00C663D3" w:rsidRPr="003C622B" w:rsidRDefault="00C663D3" w:rsidP="00C663D3">
            <w:pPr>
              <w:rPr>
                <w:lang w:eastAsia="sv-SE"/>
              </w:rPr>
            </w:pPr>
            <w:proofErr w:type="spellStart"/>
            <w:r w:rsidRPr="003C622B">
              <w:rPr>
                <w:lang w:eastAsia="sv-SE"/>
              </w:rPr>
              <w:t>type.displayName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1ECD8233"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C663D3" w:rsidRPr="00C93E52" w:rsidRDefault="00C663D3" w:rsidP="00C663D3">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C663D3" w:rsidRPr="00C93E52" w:rsidRDefault="00C663D3" w:rsidP="00C663D3">
            <w:r w:rsidRPr="00C93E52">
              <w:t>0</w:t>
            </w:r>
            <w:proofErr w:type="gramStart"/>
            <w:r w:rsidRPr="00C93E52">
              <w:t>..</w:t>
            </w:r>
            <w:proofErr w:type="gramEnd"/>
            <w:r w:rsidRPr="00C93E52">
              <w:t>1</w:t>
            </w:r>
          </w:p>
        </w:tc>
      </w:tr>
      <w:tr w:rsidR="00935732" w:rsidRPr="00B3537C" w14:paraId="0C3712AB" w14:textId="77777777" w:rsidTr="00621012">
        <w:tc>
          <w:tcPr>
            <w:tcW w:w="2943" w:type="dxa"/>
            <w:tcBorders>
              <w:top w:val="single" w:sz="4" w:space="0" w:color="auto"/>
              <w:left w:val="single" w:sz="4" w:space="0" w:color="auto"/>
              <w:bottom w:val="single" w:sz="4" w:space="0" w:color="auto"/>
              <w:right w:val="single" w:sz="4" w:space="0" w:color="auto"/>
            </w:tcBorders>
          </w:tcPr>
          <w:p w14:paraId="61C73755" w14:textId="2832D7A8" w:rsidR="00935732" w:rsidRPr="003C622B" w:rsidRDefault="00935732" w:rsidP="00C663D3">
            <w:pPr>
              <w:rPr>
                <w:lang w:eastAsia="sv-SE"/>
              </w:rPr>
            </w:pPr>
            <w:r>
              <w:rPr>
                <w:lang w:eastAsia="sv-SE"/>
              </w:rPr>
              <w:t>status</w:t>
            </w:r>
          </w:p>
        </w:tc>
        <w:tc>
          <w:tcPr>
            <w:tcW w:w="2037" w:type="dxa"/>
            <w:tcBorders>
              <w:top w:val="single" w:sz="4" w:space="0" w:color="auto"/>
              <w:left w:val="single" w:sz="4" w:space="0" w:color="auto"/>
              <w:bottom w:val="single" w:sz="4" w:space="0" w:color="auto"/>
              <w:right w:val="single" w:sz="4" w:space="0" w:color="auto"/>
            </w:tcBorders>
          </w:tcPr>
          <w:p w14:paraId="32A2AEB7" w14:textId="78F052BD" w:rsidR="00935732" w:rsidRPr="00C93E52" w:rsidRDefault="00935732" w:rsidP="00C663D3">
            <w:proofErr w:type="spellStart"/>
            <w:r>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4A73B203" w14:textId="77777777" w:rsidR="00935732" w:rsidRDefault="00935732" w:rsidP="00C663D3">
            <w:pPr>
              <w:rPr>
                <w:rFonts w:cs="Arial"/>
                <w:i/>
              </w:rPr>
            </w:pPr>
            <w:r>
              <w:rPr>
                <w:rFonts w:cs="Arial"/>
              </w:rPr>
              <w:t>NI 2015:1</w:t>
            </w:r>
            <w:r>
              <w:rPr>
                <w:rFonts w:cs="Arial"/>
              </w:rPr>
              <w:br/>
            </w:r>
            <w:r w:rsidRPr="00A10FC4">
              <w:rPr>
                <w:i/>
              </w:rPr>
              <w:t xml:space="preserve"> </w:t>
            </w:r>
            <w:r w:rsidRPr="00A10FC4">
              <w:rPr>
                <w:rFonts w:cs="Arial"/>
                <w:i/>
              </w:rPr>
              <w:t>Kod för observationens status, exempelvis för att dokumentera om det tillstånd som beskrivs har funnits eller är ett potentiellt tillstånd. En instans av klassen observation kan inte byta status. Om man exempelvis vill dokumentera ett måltillstånd och som senare uppfylls så dokumenteras detta som två instanser av klassen observation, en med status måltillstånd och en med status observerat.</w:t>
            </w:r>
          </w:p>
          <w:p w14:paraId="538102C4" w14:textId="77777777" w:rsidR="00935732" w:rsidRDefault="00935732" w:rsidP="00C663D3">
            <w:pPr>
              <w:rPr>
                <w:rFonts w:cs="Arial"/>
                <w:i/>
              </w:rPr>
            </w:pPr>
          </w:p>
          <w:p w14:paraId="26157F78" w14:textId="0D6B7E78" w:rsidR="00935732" w:rsidRDefault="00935732" w:rsidP="00C663D3">
            <w:pPr>
              <w:rPr>
                <w:rFonts w:cs="Arial"/>
              </w:rPr>
            </w:pPr>
            <w:r>
              <w:rPr>
                <w:rFonts w:cs="Arial"/>
              </w:rPr>
              <w:t>Om statuskoden utelämnas antas detta vara en faktisk observation som dokumenterats.</w:t>
            </w:r>
          </w:p>
        </w:tc>
        <w:tc>
          <w:tcPr>
            <w:tcW w:w="1617" w:type="dxa"/>
            <w:tcBorders>
              <w:top w:val="single" w:sz="4" w:space="0" w:color="auto"/>
              <w:left w:val="single" w:sz="4" w:space="0" w:color="auto"/>
              <w:bottom w:val="single" w:sz="4" w:space="0" w:color="auto"/>
              <w:right w:val="single" w:sz="4" w:space="0" w:color="auto"/>
            </w:tcBorders>
          </w:tcPr>
          <w:p w14:paraId="21C7E208" w14:textId="1575275C" w:rsidR="00935732" w:rsidRPr="00C93E52" w:rsidRDefault="00935732" w:rsidP="00C663D3">
            <w:r>
              <w:t>0</w:t>
            </w:r>
            <w:proofErr w:type="gramStart"/>
            <w:r>
              <w:t>..</w:t>
            </w:r>
            <w:proofErr w:type="gramEnd"/>
            <w:r>
              <w:t>1</w:t>
            </w:r>
          </w:p>
        </w:tc>
      </w:tr>
      <w:tr w:rsidR="00C663D3" w:rsidRPr="00B3537C" w14:paraId="79601D77" w14:textId="77777777" w:rsidTr="00621012">
        <w:tc>
          <w:tcPr>
            <w:tcW w:w="2943" w:type="dxa"/>
            <w:tcBorders>
              <w:top w:val="single" w:sz="4" w:space="0" w:color="auto"/>
              <w:left w:val="single" w:sz="4" w:space="0" w:color="auto"/>
              <w:bottom w:val="single" w:sz="4" w:space="0" w:color="auto"/>
              <w:right w:val="single" w:sz="4" w:space="0" w:color="auto"/>
            </w:tcBorders>
          </w:tcPr>
          <w:p w14:paraId="50E2B2C3" w14:textId="6F08F0C0" w:rsidR="00C663D3" w:rsidRPr="003C622B" w:rsidRDefault="00C663D3" w:rsidP="00C663D3">
            <w:pPr>
              <w:rPr>
                <w:lang w:eastAsia="sv-SE"/>
              </w:rPr>
            </w:pPr>
            <w:proofErr w:type="spellStart"/>
            <w:r w:rsidRPr="003C622B">
              <w:rPr>
                <w:lang w:eastAsia="sv-SE"/>
              </w:rPr>
              <w:lastRenderedPageBreak/>
              <w:t>targetSite</w:t>
            </w:r>
            <w:proofErr w:type="spellEnd"/>
          </w:p>
        </w:tc>
        <w:tc>
          <w:tcPr>
            <w:tcW w:w="2037" w:type="dxa"/>
            <w:tcBorders>
              <w:top w:val="single" w:sz="4" w:space="0" w:color="auto"/>
              <w:left w:val="single" w:sz="4" w:space="0" w:color="auto"/>
              <w:bottom w:val="single" w:sz="4" w:space="0" w:color="auto"/>
              <w:right w:val="single" w:sz="4" w:space="0" w:color="auto"/>
            </w:tcBorders>
          </w:tcPr>
          <w:p w14:paraId="23F0C96B" w14:textId="77777777" w:rsidR="00C663D3" w:rsidRPr="00C93E52" w:rsidRDefault="00C663D3" w:rsidP="00C663D3">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45AB161" w14:textId="26538ABA" w:rsidR="00C663D3" w:rsidRDefault="00C663D3" w:rsidP="00C663D3">
            <w:pPr>
              <w:rPr>
                <w:rFonts w:cs="Arial"/>
              </w:rPr>
            </w:pPr>
            <w:r>
              <w:rPr>
                <w:rFonts w:cs="Arial"/>
              </w:rPr>
              <w:t>NI 2015:1</w:t>
            </w:r>
          </w:p>
          <w:p w14:paraId="2993DCD3" w14:textId="3A04FD7F" w:rsidR="00C663D3" w:rsidRPr="00E669B8" w:rsidRDefault="00C663D3" w:rsidP="00C663D3">
            <w:pPr>
              <w:rPr>
                <w:rFonts w:cs="Arial"/>
                <w:i/>
              </w:rPr>
            </w:pPr>
            <w:r w:rsidRPr="00E669B8">
              <w:rPr>
                <w:rFonts w:cs="Arial"/>
                <w:i/>
              </w:rPr>
              <w:t>Angivelse av lokalisation</w:t>
            </w:r>
            <w:r>
              <w:rPr>
                <w:rFonts w:cs="Arial"/>
                <w:i/>
              </w:rPr>
              <w:t xml:space="preserve"> </w:t>
            </w:r>
            <w:r w:rsidRPr="00E669B8">
              <w:rPr>
                <w:rFonts w:cs="Arial"/>
              </w:rPr>
              <w:t>[</w:t>
            </w:r>
            <w:proofErr w:type="spellStart"/>
            <w:r w:rsidRPr="00E669B8">
              <w:rPr>
                <w:rFonts w:cs="Arial"/>
              </w:rPr>
              <w:t>targetSite</w:t>
            </w:r>
            <w:proofErr w:type="spellEnd"/>
            <w:r w:rsidRPr="00E669B8">
              <w:rPr>
                <w:rFonts w:cs="Arial"/>
              </w:rPr>
              <w:t>]</w:t>
            </w:r>
            <w:r w:rsidRPr="00E669B8">
              <w:rPr>
                <w:rFonts w:cs="Arial"/>
                <w:i/>
              </w:rPr>
              <w:t>, som används för att beskriva vad observationen avser gällande anatomi, funktion eller system. Lokalisation</w:t>
            </w:r>
            <w:r>
              <w:rPr>
                <w:rFonts w:cs="Arial"/>
                <w:i/>
              </w:rPr>
              <w:t xml:space="preserve"> </w:t>
            </w:r>
            <w:r w:rsidRPr="00E669B8">
              <w:rPr>
                <w:rFonts w:cs="Arial"/>
              </w:rPr>
              <w:t>[</w:t>
            </w:r>
            <w:proofErr w:type="spellStart"/>
            <w:r w:rsidRPr="00E669B8">
              <w:rPr>
                <w:rFonts w:cs="Arial"/>
              </w:rPr>
              <w:t>targetSite</w:t>
            </w:r>
            <w:proofErr w:type="spellEnd"/>
            <w:r w:rsidRPr="00E669B8">
              <w:rPr>
                <w:rFonts w:cs="Arial"/>
              </w:rPr>
              <w:t>]</w:t>
            </w:r>
            <w:r w:rsidRPr="00E669B8">
              <w:rPr>
                <w:rFonts w:cs="Arial"/>
                <w:i/>
              </w:rPr>
              <w:t xml:space="preserve"> kan beskriva exempelvis lateralitet, organs position och orientering i relation till andra delar av kroppen. </w:t>
            </w:r>
          </w:p>
          <w:p w14:paraId="676BDAE5" w14:textId="41607EEF" w:rsidR="00C663D3" w:rsidRPr="00C93E52" w:rsidRDefault="00C663D3" w:rsidP="00C663D3">
            <w:pPr>
              <w:rPr>
                <w:rFonts w:cs="Arial"/>
              </w:rPr>
            </w:pPr>
            <w:r w:rsidRPr="00E669B8">
              <w:rPr>
                <w:rFonts w:cs="Arial"/>
                <w:i/>
              </w:rPr>
              <w:t>Lokalisationsattributet</w:t>
            </w:r>
            <w:r>
              <w:rPr>
                <w:rFonts w:cs="Arial"/>
                <w:i/>
              </w:rPr>
              <w:t xml:space="preserve"> </w:t>
            </w:r>
            <w:r w:rsidRPr="00E669B8">
              <w:rPr>
                <w:rFonts w:cs="Arial"/>
              </w:rPr>
              <w:t>[</w:t>
            </w:r>
            <w:proofErr w:type="spellStart"/>
            <w:r w:rsidRPr="00E669B8">
              <w:rPr>
                <w:rFonts w:cs="Arial"/>
              </w:rPr>
              <w:t>targetSite</w:t>
            </w:r>
            <w:proofErr w:type="spellEnd"/>
            <w:r w:rsidRPr="00E669B8">
              <w:rPr>
                <w:rFonts w:cs="Arial"/>
              </w:rPr>
              <w:t>]</w:t>
            </w:r>
            <w:r w:rsidRPr="00E669B8">
              <w:rPr>
                <w:rFonts w:cs="Arial"/>
                <w:i/>
              </w:rPr>
              <w:t xml:space="preserve"> </w:t>
            </w:r>
            <w:r>
              <w:rPr>
                <w:rFonts w:cs="Arial"/>
                <w:i/>
              </w:rPr>
              <w:t>används</w:t>
            </w:r>
            <w:r w:rsidRPr="00E669B8">
              <w:rPr>
                <w:rFonts w:cs="Arial"/>
                <w:i/>
              </w:rPr>
              <w:t xml:space="preserve"> endast om inte attributet </w:t>
            </w:r>
            <w:r>
              <w:rPr>
                <w:rFonts w:cs="Arial"/>
                <w:i/>
              </w:rPr>
              <w:t xml:space="preserve">typ </w:t>
            </w:r>
            <w:r>
              <w:rPr>
                <w:rFonts w:cs="Arial"/>
              </w:rPr>
              <w:t>[</w:t>
            </w:r>
            <w:proofErr w:type="spellStart"/>
            <w:r>
              <w:rPr>
                <w:rFonts w:cs="Arial"/>
              </w:rPr>
              <w:t>type</w:t>
            </w:r>
            <w:proofErr w:type="spellEnd"/>
            <w:r w:rsidRPr="00E669B8">
              <w:rPr>
                <w:rFonts w:cs="Arial"/>
              </w:rPr>
              <w:t>]</w:t>
            </w:r>
            <w:r w:rsidRPr="00E669B8">
              <w:rPr>
                <w:rFonts w:cs="Arial"/>
                <w:i/>
              </w:rPr>
              <w:t xml:space="preserve"> innefattar tillräcklig information om detta.</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C663D3" w:rsidRPr="00C93E52" w:rsidRDefault="00C663D3" w:rsidP="00C663D3">
            <w:r w:rsidRPr="00C93E52">
              <w:t>0</w:t>
            </w:r>
            <w:proofErr w:type="gramStart"/>
            <w:r w:rsidRPr="00C93E52">
              <w:t>..</w:t>
            </w:r>
            <w:proofErr w:type="gramEnd"/>
            <w:r w:rsidRPr="00C93E52">
              <w:t>1</w:t>
            </w:r>
          </w:p>
        </w:tc>
      </w:tr>
      <w:tr w:rsidR="00C663D3" w:rsidRPr="00B3537C" w14:paraId="71687172" w14:textId="77777777" w:rsidTr="00621012">
        <w:tc>
          <w:tcPr>
            <w:tcW w:w="2943" w:type="dxa"/>
            <w:tcBorders>
              <w:top w:val="single" w:sz="4" w:space="0" w:color="auto"/>
              <w:left w:val="single" w:sz="4" w:space="0" w:color="auto"/>
              <w:bottom w:val="single" w:sz="4" w:space="0" w:color="auto"/>
              <w:right w:val="single" w:sz="4" w:space="0" w:color="auto"/>
            </w:tcBorders>
          </w:tcPr>
          <w:p w14:paraId="77575F7B" w14:textId="4508EC96" w:rsidR="00C663D3" w:rsidRPr="003C622B" w:rsidRDefault="00C663D3" w:rsidP="00C663D3">
            <w:pPr>
              <w:rPr>
                <w:lang w:eastAsia="sv-SE"/>
              </w:rPr>
            </w:pPr>
            <w:proofErr w:type="spellStart"/>
            <w:r w:rsidRPr="003C622B">
              <w:rPr>
                <w:lang w:eastAsia="sv-SE"/>
              </w:rPr>
              <w:t>targetSite.code</w:t>
            </w:r>
            <w:proofErr w:type="spellEnd"/>
          </w:p>
        </w:tc>
        <w:tc>
          <w:tcPr>
            <w:tcW w:w="2037" w:type="dxa"/>
            <w:tcBorders>
              <w:top w:val="single" w:sz="4" w:space="0" w:color="auto"/>
              <w:left w:val="single" w:sz="4" w:space="0" w:color="auto"/>
              <w:bottom w:val="single" w:sz="4" w:space="0" w:color="auto"/>
              <w:right w:val="single" w:sz="4" w:space="0" w:color="auto"/>
            </w:tcBorders>
          </w:tcPr>
          <w:p w14:paraId="6DF6D84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1D34F71" w14:textId="2250FF06" w:rsidR="00C663D3" w:rsidRPr="00C93E52" w:rsidRDefault="00C663D3" w:rsidP="00C663D3">
            <w:pPr>
              <w:rPr>
                <w:rFonts w:cs="Arial"/>
              </w:rPr>
            </w:pPr>
            <w:r w:rsidRPr="00C93E52">
              <w:rPr>
                <w:rFonts w:cs="Arial"/>
              </w:rPr>
              <w:t xml:space="preserve">Kod för </w:t>
            </w:r>
            <w:r>
              <w:t>lokalisation</w:t>
            </w:r>
            <w:r w:rsidRPr="00E669B8">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C663D3" w:rsidRPr="00C93E52" w:rsidRDefault="00C663D3" w:rsidP="00C663D3">
            <w:r w:rsidRPr="00C93E52">
              <w:t>1</w:t>
            </w:r>
          </w:p>
        </w:tc>
      </w:tr>
      <w:tr w:rsidR="00C663D3" w:rsidRPr="00B3537C" w14:paraId="44B12AAF" w14:textId="77777777" w:rsidTr="00621012">
        <w:tc>
          <w:tcPr>
            <w:tcW w:w="2943" w:type="dxa"/>
            <w:tcBorders>
              <w:top w:val="single" w:sz="4" w:space="0" w:color="auto"/>
              <w:left w:val="single" w:sz="4" w:space="0" w:color="auto"/>
              <w:bottom w:val="single" w:sz="4" w:space="0" w:color="auto"/>
              <w:right w:val="single" w:sz="4" w:space="0" w:color="auto"/>
            </w:tcBorders>
          </w:tcPr>
          <w:p w14:paraId="4ED51FEB" w14:textId="026913A2" w:rsidR="00C663D3" w:rsidRPr="003C622B" w:rsidRDefault="00C663D3" w:rsidP="00C663D3">
            <w:pPr>
              <w:rPr>
                <w:lang w:eastAsia="sv-SE"/>
              </w:rPr>
            </w:pPr>
            <w:proofErr w:type="spellStart"/>
            <w:r w:rsidRPr="003C622B">
              <w:rPr>
                <w:lang w:eastAsia="sv-SE"/>
              </w:rPr>
              <w:t>targetSite.codeSystem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61365DCD"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DB95CBB" w14:textId="44F2A07D" w:rsidR="00C663D3" w:rsidRPr="00C93E52" w:rsidRDefault="00C663D3" w:rsidP="00C663D3">
            <w:pPr>
              <w:rPr>
                <w:rFonts w:cs="Arial"/>
              </w:rPr>
            </w:pPr>
            <w:r w:rsidRPr="00C93E52">
              <w:rPr>
                <w:rFonts w:cs="Arial"/>
              </w:rPr>
              <w:t xml:space="preserve">Kodsystem för angiven kod för </w:t>
            </w:r>
            <w:r>
              <w:rPr>
                <w:rFonts w:cs="Arial"/>
              </w:rPr>
              <w:t>lokalisation</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C663D3" w:rsidRPr="00C93E52" w:rsidRDefault="00C663D3" w:rsidP="00C663D3">
            <w:r w:rsidRPr="00C93E52">
              <w:t>1</w:t>
            </w:r>
          </w:p>
        </w:tc>
      </w:tr>
      <w:tr w:rsidR="00C663D3" w:rsidRPr="00B3537C" w14:paraId="2FE2736A" w14:textId="77777777" w:rsidTr="00621012">
        <w:tc>
          <w:tcPr>
            <w:tcW w:w="2943" w:type="dxa"/>
            <w:tcBorders>
              <w:top w:val="single" w:sz="4" w:space="0" w:color="auto"/>
              <w:left w:val="single" w:sz="4" w:space="0" w:color="auto"/>
              <w:bottom w:val="single" w:sz="4" w:space="0" w:color="auto"/>
              <w:right w:val="single" w:sz="4" w:space="0" w:color="auto"/>
            </w:tcBorders>
          </w:tcPr>
          <w:p w14:paraId="5BBF57E2" w14:textId="1422D8DD" w:rsidR="00C663D3" w:rsidRPr="003C622B" w:rsidRDefault="00C663D3" w:rsidP="00C663D3">
            <w:pPr>
              <w:rPr>
                <w:lang w:eastAsia="sv-SE"/>
              </w:rPr>
            </w:pPr>
            <w:proofErr w:type="spellStart"/>
            <w:r w:rsidRPr="003C622B">
              <w:rPr>
                <w:lang w:eastAsia="sv-SE"/>
              </w:rPr>
              <w:t>targetSite.codeSystemName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69B70E9"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447857F" w14:textId="4D4D26C9" w:rsidR="00C663D3" w:rsidRPr="00C93E52" w:rsidRDefault="00C663D3" w:rsidP="00C663D3">
            <w:pPr>
              <w:rPr>
                <w:rFonts w:cs="Arial"/>
              </w:rPr>
            </w:pPr>
            <w:r w:rsidRPr="00C93E52">
              <w:rPr>
                <w:rFonts w:cs="Arial"/>
              </w:rPr>
              <w:t xml:space="preserve">Namn </w:t>
            </w:r>
            <w:r>
              <w:rPr>
                <w:rFonts w:cs="Arial"/>
              </w:rPr>
              <w:t>på</w:t>
            </w:r>
            <w:r w:rsidRPr="00C93E52">
              <w:rPr>
                <w:rFonts w:cs="Arial"/>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C663D3" w:rsidRPr="00C93E52" w:rsidRDefault="00C663D3" w:rsidP="00C663D3">
            <w:r w:rsidRPr="00C93E52">
              <w:t>0</w:t>
            </w:r>
            <w:proofErr w:type="gramStart"/>
            <w:r w:rsidRPr="00C93E52">
              <w:t>..</w:t>
            </w:r>
            <w:proofErr w:type="gramEnd"/>
            <w:r w:rsidRPr="00C93E52">
              <w:t>1</w:t>
            </w:r>
          </w:p>
        </w:tc>
      </w:tr>
      <w:tr w:rsidR="00C663D3" w:rsidRPr="00B3537C" w14:paraId="09A55520" w14:textId="77777777" w:rsidTr="00621012">
        <w:tc>
          <w:tcPr>
            <w:tcW w:w="2943" w:type="dxa"/>
            <w:tcBorders>
              <w:top w:val="single" w:sz="4" w:space="0" w:color="auto"/>
              <w:left w:val="single" w:sz="4" w:space="0" w:color="auto"/>
              <w:bottom w:val="single" w:sz="4" w:space="0" w:color="auto"/>
              <w:right w:val="single" w:sz="4" w:space="0" w:color="auto"/>
            </w:tcBorders>
          </w:tcPr>
          <w:p w14:paraId="1D72800D" w14:textId="17E653CE" w:rsidR="00C663D3" w:rsidRPr="003C622B" w:rsidRDefault="00C663D3" w:rsidP="00C663D3">
            <w:pPr>
              <w:rPr>
                <w:lang w:eastAsia="sv-SE"/>
              </w:rPr>
            </w:pPr>
            <w:proofErr w:type="spellStart"/>
            <w:r w:rsidRPr="003C622B">
              <w:rPr>
                <w:lang w:eastAsia="sv-SE"/>
              </w:rPr>
              <w:t>targetSite.codeSystemVersion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4CA744B2"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C663D3" w:rsidRPr="00C93E52" w:rsidRDefault="00C663D3" w:rsidP="00C663D3">
            <w:r w:rsidRPr="00C93E52">
              <w:t>0</w:t>
            </w:r>
            <w:proofErr w:type="gramStart"/>
            <w:r w:rsidRPr="00C93E52">
              <w:t>..</w:t>
            </w:r>
            <w:proofErr w:type="gramEnd"/>
            <w:r w:rsidRPr="00C93E52">
              <w:t>1</w:t>
            </w:r>
          </w:p>
        </w:tc>
      </w:tr>
      <w:tr w:rsidR="00C663D3" w:rsidRPr="00891180" w14:paraId="5BD12A37" w14:textId="77777777" w:rsidTr="00621012">
        <w:tc>
          <w:tcPr>
            <w:tcW w:w="2943" w:type="dxa"/>
            <w:tcBorders>
              <w:top w:val="single" w:sz="4" w:space="0" w:color="auto"/>
              <w:left w:val="single" w:sz="4" w:space="0" w:color="auto"/>
              <w:bottom w:val="single" w:sz="4" w:space="0" w:color="auto"/>
              <w:right w:val="single" w:sz="4" w:space="0" w:color="auto"/>
            </w:tcBorders>
          </w:tcPr>
          <w:p w14:paraId="26BF6A85" w14:textId="7A29D52F" w:rsidR="00C663D3" w:rsidRPr="003C622B" w:rsidRDefault="00C663D3" w:rsidP="00C663D3">
            <w:pPr>
              <w:rPr>
                <w:lang w:eastAsia="sv-SE"/>
              </w:rPr>
            </w:pPr>
            <w:proofErr w:type="spellStart"/>
            <w:r w:rsidRPr="003C622B">
              <w:rPr>
                <w:lang w:eastAsia="sv-SE"/>
              </w:rPr>
              <w:t>targetSite.displayName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18662525"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1ABB218" w14:textId="764538EC" w:rsidR="00C663D3" w:rsidRPr="00C93E52" w:rsidRDefault="00C663D3" w:rsidP="00C663D3">
            <w:pPr>
              <w:rPr>
                <w:rFonts w:cs="Arial"/>
              </w:rPr>
            </w:pPr>
            <w:r w:rsidRPr="00C93E52">
              <w:rPr>
                <w:rFonts w:cs="Arial"/>
              </w:rPr>
              <w:t xml:space="preserve">Textuell beskrivning av </w:t>
            </w:r>
            <w:r>
              <w:t>kod för lokalisation</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C663D3" w:rsidRPr="00C93E52" w:rsidRDefault="00C663D3" w:rsidP="00C663D3">
            <w:r w:rsidRPr="00C93E52">
              <w:t>0</w:t>
            </w:r>
            <w:proofErr w:type="gramStart"/>
            <w:r w:rsidRPr="00C93E52">
              <w:t>..</w:t>
            </w:r>
            <w:proofErr w:type="gramEnd"/>
            <w:r w:rsidRPr="00C93E52">
              <w:t>1</w:t>
            </w:r>
          </w:p>
        </w:tc>
      </w:tr>
      <w:tr w:rsidR="00C663D3" w:rsidRPr="008345BA" w14:paraId="161CB3CA" w14:textId="77777777" w:rsidTr="00621012">
        <w:tc>
          <w:tcPr>
            <w:tcW w:w="2943" w:type="dxa"/>
          </w:tcPr>
          <w:p w14:paraId="024D5913" w14:textId="31E453A0" w:rsidR="00C663D3" w:rsidRPr="003C622B" w:rsidRDefault="00C663D3" w:rsidP="00C663D3">
            <w:proofErr w:type="spellStart"/>
            <w:r w:rsidRPr="003C622B">
              <w:rPr>
                <w:lang w:eastAsia="sv-SE"/>
              </w:rPr>
              <w:t>time</w:t>
            </w:r>
            <w:proofErr w:type="spellEnd"/>
          </w:p>
        </w:tc>
        <w:tc>
          <w:tcPr>
            <w:tcW w:w="2037" w:type="dxa"/>
          </w:tcPr>
          <w:p w14:paraId="6C5EE040" w14:textId="77777777" w:rsidR="00C663D3" w:rsidRPr="00C93E52" w:rsidRDefault="00C663D3" w:rsidP="00C663D3">
            <w:proofErr w:type="spellStart"/>
            <w:r w:rsidRPr="00C93E52">
              <w:rPr>
                <w:rFonts w:cs="Arial"/>
                <w:color w:val="000000"/>
                <w:highlight w:val="white"/>
                <w:lang w:eastAsia="sv-SE"/>
              </w:rPr>
              <w:t>TimePeriodType</w:t>
            </w:r>
            <w:proofErr w:type="spellEnd"/>
          </w:p>
        </w:tc>
        <w:tc>
          <w:tcPr>
            <w:tcW w:w="2925" w:type="dxa"/>
          </w:tcPr>
          <w:p w14:paraId="0ECDF9DB" w14:textId="77777777" w:rsidR="00C663D3" w:rsidRPr="00C93E52" w:rsidRDefault="00C663D3" w:rsidP="00C663D3">
            <w:pPr>
              <w:rPr>
                <w:rFonts w:cs="Arial"/>
              </w:rPr>
            </w:pPr>
            <w:r w:rsidRPr="00C93E52">
              <w:rPr>
                <w:rFonts w:cs="Arial"/>
              </w:rPr>
              <w:t xml:space="preserve">Tidsperiod för observationen. </w:t>
            </w:r>
          </w:p>
          <w:p w14:paraId="6B547A7E" w14:textId="7D6D08A7" w:rsidR="00C663D3" w:rsidRPr="00C93E52" w:rsidRDefault="00C663D3" w:rsidP="00C663D3">
            <w:pPr>
              <w:rPr>
                <w:rFonts w:cs="Arial"/>
              </w:rPr>
            </w:pPr>
            <w:r w:rsidRPr="00C93E52">
              <w:rPr>
                <w:rFonts w:cs="Arial"/>
              </w:rPr>
              <w:t xml:space="preserve">Består av </w:t>
            </w:r>
            <w:proofErr w:type="spellStart"/>
            <w:r w:rsidRPr="00C93E52">
              <w:rPr>
                <w:rFonts w:cs="Arial"/>
              </w:rPr>
              <w:t>TimeStampType</w:t>
            </w:r>
            <w:proofErr w:type="spellEnd"/>
            <w:r w:rsidRPr="00C93E52">
              <w:rPr>
                <w:rFonts w:cs="Arial"/>
              </w:rPr>
              <w:t xml:space="preserve"> intervallerna </w:t>
            </w:r>
            <w:proofErr w:type="spellStart"/>
            <w:r w:rsidRPr="00C93E52">
              <w:rPr>
                <w:rFonts w:cs="Arial"/>
              </w:rPr>
              <w:t>startTime</w:t>
            </w:r>
            <w:proofErr w:type="spellEnd"/>
            <w:r w:rsidRPr="00C93E52">
              <w:rPr>
                <w:rFonts w:cs="Arial"/>
              </w:rPr>
              <w:t xml:space="preserve"> respektive </w:t>
            </w:r>
            <w:proofErr w:type="spellStart"/>
            <w:r w:rsidRPr="00C93E52">
              <w:rPr>
                <w:rFonts w:cs="Arial"/>
              </w:rPr>
              <w:t>endTime</w:t>
            </w:r>
            <w:proofErr w:type="spellEnd"/>
            <w:r w:rsidRPr="00C93E52">
              <w:rPr>
                <w:rFonts w:cs="Arial"/>
              </w:rPr>
              <w:t xml:space="preserve">. Vardera uttrycks </w:t>
            </w:r>
            <w:r>
              <w:rPr>
                <w:rFonts w:cs="Arial"/>
              </w:rPr>
              <w:t>på</w:t>
            </w:r>
            <w:r w:rsidRPr="00C93E52">
              <w:rPr>
                <w:rFonts w:cs="Arial"/>
              </w:rPr>
              <w:t xml:space="preserve"> formatet </w:t>
            </w:r>
            <w:commentRangeStart w:id="113"/>
            <w:proofErr w:type="spellStart"/>
            <w:r w:rsidRPr="00C93E52">
              <w:rPr>
                <w:rFonts w:cs="Arial"/>
              </w:rPr>
              <w:t>ÅÅÅÅMMDD</w:t>
            </w:r>
            <w:commentRangeStart w:id="114"/>
            <w:r w:rsidRPr="00C93E52">
              <w:rPr>
                <w:rFonts w:cs="Arial"/>
              </w:rPr>
              <w:t>ttmmss</w:t>
            </w:r>
            <w:commentRangeEnd w:id="114"/>
            <w:proofErr w:type="spellEnd"/>
            <w:r w:rsidR="00621404">
              <w:rPr>
                <w:rStyle w:val="Kommentarsreferens"/>
              </w:rPr>
              <w:commentReference w:id="114"/>
            </w:r>
            <w:r w:rsidRPr="00C93E52">
              <w:rPr>
                <w:rFonts w:cs="Arial"/>
              </w:rPr>
              <w:t>.</w:t>
            </w:r>
            <w:commentRangeEnd w:id="113"/>
            <w:r w:rsidR="000C6E8D">
              <w:rPr>
                <w:rStyle w:val="Kommentarsreferens"/>
              </w:rPr>
              <w:commentReference w:id="113"/>
            </w:r>
          </w:p>
          <w:p w14:paraId="5936FF4A" w14:textId="77777777" w:rsidR="00C663D3" w:rsidRPr="00C93E52" w:rsidRDefault="00C663D3" w:rsidP="00C663D3">
            <w:pPr>
              <w:rPr>
                <w:rFonts w:cs="Arial"/>
              </w:rPr>
            </w:pPr>
          </w:p>
          <w:p w14:paraId="5139168B" w14:textId="58A59DA9" w:rsidR="00C663D3" w:rsidRDefault="00C663D3" w:rsidP="00C663D3">
            <w:pPr>
              <w:rPr>
                <w:rFonts w:cs="Arial"/>
              </w:rPr>
            </w:pPr>
            <w:r w:rsidRPr="00C93E52">
              <w:rPr>
                <w:rFonts w:cs="Arial"/>
              </w:rPr>
              <w:t>Om observationen är en tidpunkt, inte ett intervall, sätts sluttid till samma tid som starttid</w:t>
            </w:r>
            <w:r>
              <w:rPr>
                <w:rFonts w:cs="Arial"/>
              </w:rPr>
              <w:t>.</w:t>
            </w:r>
          </w:p>
          <w:p w14:paraId="1622A496" w14:textId="77777777" w:rsidR="00C663D3" w:rsidRDefault="003910DE" w:rsidP="00C663D3">
            <w:pPr>
              <w:rPr>
                <w:rFonts w:cs="Arial"/>
              </w:rPr>
            </w:pPr>
            <w:r>
              <w:rPr>
                <w:rFonts w:cs="Arial"/>
              </w:rPr>
              <w:t xml:space="preserve">Minst en av </w:t>
            </w:r>
            <w:proofErr w:type="spellStart"/>
            <w:r>
              <w:rPr>
                <w:rFonts w:cs="Arial"/>
              </w:rPr>
              <w:t>startTime</w:t>
            </w:r>
            <w:proofErr w:type="spellEnd"/>
            <w:r>
              <w:rPr>
                <w:rFonts w:cs="Arial"/>
              </w:rPr>
              <w:t xml:space="preserve"> och </w:t>
            </w:r>
            <w:proofErr w:type="spellStart"/>
            <w:r>
              <w:rPr>
                <w:rFonts w:cs="Arial"/>
              </w:rPr>
              <w:t>endTime</w:t>
            </w:r>
            <w:proofErr w:type="spellEnd"/>
            <w:r>
              <w:rPr>
                <w:rFonts w:cs="Arial"/>
              </w:rPr>
              <w:t xml:space="preserve"> måste vara angiven.</w:t>
            </w:r>
          </w:p>
          <w:p w14:paraId="51170BC6" w14:textId="77777777" w:rsidR="003910DE" w:rsidRDefault="003910DE" w:rsidP="00C663D3">
            <w:pPr>
              <w:rPr>
                <w:rFonts w:cs="Arial"/>
              </w:rPr>
            </w:pPr>
          </w:p>
          <w:p w14:paraId="4A10BCA6" w14:textId="77777777" w:rsidR="00C663D3" w:rsidRDefault="00C663D3" w:rsidP="00C663D3">
            <w:pPr>
              <w:rPr>
                <w:rFonts w:cs="Arial"/>
              </w:rPr>
            </w:pPr>
            <w:r>
              <w:rPr>
                <w:rFonts w:cs="Arial"/>
              </w:rPr>
              <w:t>NI 2015:1</w:t>
            </w:r>
          </w:p>
          <w:p w14:paraId="2054144D" w14:textId="77777777" w:rsidR="00C663D3" w:rsidRPr="008A0968" w:rsidRDefault="00C663D3" w:rsidP="00C663D3">
            <w:pPr>
              <w:rPr>
                <w:i/>
              </w:rPr>
            </w:pPr>
            <w:r w:rsidRPr="008A0968">
              <w:rPr>
                <w:i/>
              </w:rPr>
              <w:lastRenderedPageBreak/>
              <w:t xml:space="preserve">Angivelse av den tid då det som observerats faktiskt förekom eller förväntas förekomma. Exempelvis så kan tidsattributet ange att patienten hade huvudvärk igår kväll mellan kl. 20.00 och 21.45 även om detta berättades på morgonen efter och det dokumenterades först då. Om observationen är ett måltillstånd anger tidsattributet när detta tillstånd önskas vara uppnått. </w:t>
            </w:r>
          </w:p>
          <w:p w14:paraId="0EF701AE" w14:textId="4689925C" w:rsidR="002C0C9B" w:rsidRPr="00A10FC4" w:rsidRDefault="00C663D3" w:rsidP="00C663D3">
            <w:pPr>
              <w:rPr>
                <w:i/>
              </w:rPr>
            </w:pPr>
            <w:r w:rsidRPr="008A0968">
              <w:rPr>
                <w:i/>
              </w:rPr>
              <w:t>Observationens tid skiljer sig vanligtvis från dokumentationstidpunkt</w:t>
            </w:r>
            <w:r w:rsidR="002C0C9B">
              <w:rPr>
                <w:i/>
              </w:rPr>
              <w:t xml:space="preserve"> [</w:t>
            </w:r>
            <w:proofErr w:type="spellStart"/>
            <w:r w:rsidR="002C0C9B">
              <w:rPr>
                <w:i/>
              </w:rPr>
              <w:t>observation.</w:t>
            </w:r>
            <w:proofErr w:type="gramStart"/>
            <w:r w:rsidR="002C0C9B">
              <w:rPr>
                <w:i/>
              </w:rPr>
              <w:t>registrationTime</w:t>
            </w:r>
            <w:proofErr w:type="spellEnd"/>
            <w:r w:rsidR="002C0C9B">
              <w:rPr>
                <w:i/>
              </w:rPr>
              <w:t xml:space="preserve">] </w:t>
            </w:r>
            <w:r w:rsidRPr="008A0968">
              <w:rPr>
                <w:i/>
              </w:rPr>
              <w:t xml:space="preserve"> i</w:t>
            </w:r>
            <w:proofErr w:type="gramEnd"/>
            <w:r w:rsidRPr="008A0968">
              <w:rPr>
                <w:i/>
              </w:rPr>
              <w:t xml:space="preserve"> journalhandling som beskriver när tillståndet dokumenterades, vilket alltid sker i efterhand.</w:t>
            </w:r>
          </w:p>
        </w:tc>
        <w:tc>
          <w:tcPr>
            <w:tcW w:w="1617" w:type="dxa"/>
          </w:tcPr>
          <w:p w14:paraId="35082FC0" w14:textId="77777777" w:rsidR="00C663D3" w:rsidRPr="00C93E52" w:rsidRDefault="00C663D3" w:rsidP="00C663D3">
            <w:r w:rsidRPr="00C93E52">
              <w:lastRenderedPageBreak/>
              <w:t>1</w:t>
            </w:r>
          </w:p>
        </w:tc>
      </w:tr>
      <w:tr w:rsidR="00C663D3" w:rsidRPr="009C3D19" w14:paraId="291A5D4D" w14:textId="77777777" w:rsidTr="00621012">
        <w:tc>
          <w:tcPr>
            <w:tcW w:w="2943" w:type="dxa"/>
            <w:tcBorders>
              <w:top w:val="single" w:sz="4" w:space="0" w:color="auto"/>
              <w:left w:val="single" w:sz="4" w:space="0" w:color="auto"/>
              <w:bottom w:val="single" w:sz="4" w:space="0" w:color="auto"/>
              <w:right w:val="single" w:sz="4" w:space="0" w:color="auto"/>
            </w:tcBorders>
          </w:tcPr>
          <w:p w14:paraId="662A1A75" w14:textId="7C2B8BBC" w:rsidR="00C663D3" w:rsidRPr="003C622B" w:rsidRDefault="00C663D3" w:rsidP="00C663D3">
            <w:pPr>
              <w:rPr>
                <w:lang w:eastAsia="sv-SE"/>
              </w:rPr>
            </w:pPr>
            <w:proofErr w:type="spellStart"/>
            <w:r w:rsidRPr="003C622B">
              <w:rPr>
                <w:lang w:eastAsia="sv-SE"/>
              </w:rPr>
              <w:lastRenderedPageBreak/>
              <w:t>time.start</w:t>
            </w:r>
            <w:proofErr w:type="spellEnd"/>
          </w:p>
        </w:tc>
        <w:tc>
          <w:tcPr>
            <w:tcW w:w="2037" w:type="dxa"/>
            <w:tcBorders>
              <w:top w:val="single" w:sz="4" w:space="0" w:color="auto"/>
              <w:left w:val="single" w:sz="4" w:space="0" w:color="auto"/>
              <w:bottom w:val="single" w:sz="4" w:space="0" w:color="auto"/>
              <w:right w:val="single" w:sz="4" w:space="0" w:color="auto"/>
            </w:tcBorders>
          </w:tcPr>
          <w:p w14:paraId="7845DEAE" w14:textId="77777777" w:rsidR="00C663D3" w:rsidRPr="00C93E52" w:rsidRDefault="00C663D3" w:rsidP="00C663D3">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C663D3" w:rsidRPr="00C93E52" w:rsidRDefault="00C663D3" w:rsidP="00C663D3">
            <w:pPr>
              <w:rPr>
                <w:rFonts w:cs="Arial"/>
              </w:rPr>
            </w:pPr>
            <w:r w:rsidRPr="00C93E52">
              <w:rPr>
                <w:rFonts w:cs="Arial"/>
              </w:rPr>
              <w:t xml:space="preserve">Startdatum. Format </w:t>
            </w:r>
            <w:proofErr w:type="spellStart"/>
            <w:r w:rsidRPr="00C93E52">
              <w:rPr>
                <w:rFonts w:cs="Arial"/>
              </w:rPr>
              <w:t>ÅÅÅÅMMDDttmmss</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6A0A52E0" w14:textId="7C870731" w:rsidR="00C663D3" w:rsidRPr="00C93E52" w:rsidRDefault="00C663D3" w:rsidP="00C663D3">
            <w:r w:rsidRPr="00C93E52">
              <w:t>0</w:t>
            </w:r>
            <w:proofErr w:type="gramStart"/>
            <w:r w:rsidRPr="00C93E52">
              <w:t>..</w:t>
            </w:r>
            <w:proofErr w:type="gramEnd"/>
            <w:r w:rsidRPr="00C93E52">
              <w:t>1</w:t>
            </w:r>
          </w:p>
        </w:tc>
      </w:tr>
      <w:tr w:rsidR="00C663D3" w:rsidRPr="009C3D19" w14:paraId="19CB7005" w14:textId="77777777" w:rsidTr="00621012">
        <w:tc>
          <w:tcPr>
            <w:tcW w:w="2943" w:type="dxa"/>
            <w:tcBorders>
              <w:top w:val="single" w:sz="4" w:space="0" w:color="auto"/>
              <w:left w:val="single" w:sz="4" w:space="0" w:color="auto"/>
              <w:bottom w:val="single" w:sz="4" w:space="0" w:color="auto"/>
              <w:right w:val="single" w:sz="4" w:space="0" w:color="auto"/>
            </w:tcBorders>
          </w:tcPr>
          <w:p w14:paraId="737A2B76" w14:textId="199EA556" w:rsidR="00C663D3" w:rsidRPr="003C622B" w:rsidRDefault="00C663D3" w:rsidP="00C663D3">
            <w:pPr>
              <w:rPr>
                <w:lang w:eastAsia="sv-SE"/>
              </w:rPr>
            </w:pPr>
            <w:proofErr w:type="spellStart"/>
            <w:r w:rsidRPr="003C622B">
              <w:rPr>
                <w:lang w:eastAsia="sv-SE"/>
              </w:rPr>
              <w:t>time.end</w:t>
            </w:r>
            <w:proofErr w:type="spellEnd"/>
          </w:p>
        </w:tc>
        <w:tc>
          <w:tcPr>
            <w:tcW w:w="2037" w:type="dxa"/>
            <w:tcBorders>
              <w:top w:val="single" w:sz="4" w:space="0" w:color="auto"/>
              <w:left w:val="single" w:sz="4" w:space="0" w:color="auto"/>
              <w:bottom w:val="single" w:sz="4" w:space="0" w:color="auto"/>
              <w:right w:val="single" w:sz="4" w:space="0" w:color="auto"/>
            </w:tcBorders>
          </w:tcPr>
          <w:p w14:paraId="30E23B90" w14:textId="77777777" w:rsidR="00C663D3" w:rsidRPr="00C93E52" w:rsidRDefault="00C663D3" w:rsidP="00C663D3">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7213DA27" w14:textId="21F8CB9F" w:rsidR="00C663D3" w:rsidRPr="00C93E52" w:rsidRDefault="00C663D3" w:rsidP="00C663D3">
            <w:pPr>
              <w:rPr>
                <w:rFonts w:cs="Arial"/>
              </w:rPr>
            </w:pPr>
            <w:r w:rsidRPr="00C93E52">
              <w:rPr>
                <w:rFonts w:cs="Arial"/>
              </w:rPr>
              <w:t xml:space="preserve">Slutdatum. Format </w:t>
            </w:r>
            <w:proofErr w:type="spellStart"/>
            <w:r w:rsidRPr="00C93E52">
              <w:rPr>
                <w:rFonts w:cs="Arial"/>
              </w:rPr>
              <w:t>ÅÅÅÅMMDDttmmss</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C663D3" w:rsidRPr="00C93E52" w:rsidRDefault="00C663D3" w:rsidP="00C663D3">
            <w:r w:rsidRPr="00C93E52">
              <w:t>0</w:t>
            </w:r>
            <w:proofErr w:type="gramStart"/>
            <w:r w:rsidRPr="00C93E52">
              <w:t>..</w:t>
            </w:r>
            <w:proofErr w:type="gramEnd"/>
            <w:r w:rsidRPr="00C93E52">
              <w:t>1</w:t>
            </w:r>
          </w:p>
        </w:tc>
      </w:tr>
      <w:tr w:rsidR="00C663D3" w:rsidRPr="008345BA" w14:paraId="064D92D0" w14:textId="77777777" w:rsidTr="00621012">
        <w:tc>
          <w:tcPr>
            <w:tcW w:w="2943" w:type="dxa"/>
          </w:tcPr>
          <w:p w14:paraId="2C953D12" w14:textId="7639920E" w:rsidR="00C663D3" w:rsidRPr="003C622B" w:rsidRDefault="00C663D3" w:rsidP="00C663D3">
            <w:pPr>
              <w:rPr>
                <w:lang w:val="en-GB"/>
              </w:rPr>
            </w:pPr>
            <w:proofErr w:type="spellStart"/>
            <w:r w:rsidRPr="003C622B">
              <w:rPr>
                <w:lang w:eastAsia="sv-SE"/>
              </w:rPr>
              <w:t>method</w:t>
            </w:r>
            <w:proofErr w:type="spellEnd"/>
          </w:p>
        </w:tc>
        <w:tc>
          <w:tcPr>
            <w:tcW w:w="2037" w:type="dxa"/>
          </w:tcPr>
          <w:p w14:paraId="7454996D" w14:textId="77777777" w:rsidR="00C663D3" w:rsidRPr="00C93E52" w:rsidRDefault="00C663D3" w:rsidP="00C663D3">
            <w:pPr>
              <w:rPr>
                <w:lang w:val="en-GB"/>
              </w:rPr>
            </w:pPr>
            <w:proofErr w:type="spellStart"/>
            <w:r w:rsidRPr="00C93E52">
              <w:rPr>
                <w:lang w:val="en-GB"/>
              </w:rPr>
              <w:t>CVType</w:t>
            </w:r>
            <w:proofErr w:type="spellEnd"/>
          </w:p>
        </w:tc>
        <w:tc>
          <w:tcPr>
            <w:tcW w:w="2925" w:type="dxa"/>
          </w:tcPr>
          <w:p w14:paraId="6C8EEC25" w14:textId="694C125D" w:rsidR="00C663D3" w:rsidRPr="00C93E52" w:rsidRDefault="00C663D3" w:rsidP="00C663D3">
            <w:pPr>
              <w:rPr>
                <w:rFonts w:cs="Arial"/>
              </w:rPr>
            </w:pPr>
            <w:r w:rsidRPr="00C93E52">
              <w:rPr>
                <w:rFonts w:cs="Arial"/>
              </w:rPr>
              <w:t xml:space="preserve">Metod eller ansats som ligger bakom observationen. </w:t>
            </w:r>
          </w:p>
        </w:tc>
        <w:tc>
          <w:tcPr>
            <w:tcW w:w="1617" w:type="dxa"/>
          </w:tcPr>
          <w:p w14:paraId="420649E4" w14:textId="77777777" w:rsidR="00C663D3" w:rsidRPr="00C93E52" w:rsidRDefault="00C663D3" w:rsidP="00C663D3">
            <w:r w:rsidRPr="00C93E52">
              <w:t>0</w:t>
            </w:r>
            <w:proofErr w:type="gramStart"/>
            <w:r w:rsidRPr="00C93E52">
              <w:t>..</w:t>
            </w:r>
            <w:proofErr w:type="gramEnd"/>
            <w:r w:rsidRPr="00C93E52">
              <w:t>1</w:t>
            </w:r>
          </w:p>
        </w:tc>
      </w:tr>
      <w:tr w:rsidR="00C663D3" w:rsidRPr="00674765" w14:paraId="2233DEE7" w14:textId="77777777" w:rsidTr="00621012">
        <w:tc>
          <w:tcPr>
            <w:tcW w:w="2943" w:type="dxa"/>
            <w:tcBorders>
              <w:top w:val="single" w:sz="4" w:space="0" w:color="auto"/>
              <w:left w:val="single" w:sz="4" w:space="0" w:color="auto"/>
              <w:bottom w:val="single" w:sz="4" w:space="0" w:color="auto"/>
              <w:right w:val="single" w:sz="4" w:space="0" w:color="auto"/>
            </w:tcBorders>
          </w:tcPr>
          <w:p w14:paraId="6905E703" w14:textId="19A51DAC" w:rsidR="00C663D3" w:rsidRPr="003C622B" w:rsidRDefault="00C663D3" w:rsidP="00C663D3">
            <w:pPr>
              <w:rPr>
                <w:lang w:eastAsia="sv-SE"/>
              </w:rPr>
            </w:pPr>
            <w:proofErr w:type="spellStart"/>
            <w:r w:rsidRPr="003C622B">
              <w:rPr>
                <w:lang w:eastAsia="sv-SE"/>
              </w:rPr>
              <w:t>method.code</w:t>
            </w:r>
            <w:proofErr w:type="spellEnd"/>
          </w:p>
        </w:tc>
        <w:tc>
          <w:tcPr>
            <w:tcW w:w="2037" w:type="dxa"/>
            <w:tcBorders>
              <w:top w:val="single" w:sz="4" w:space="0" w:color="auto"/>
              <w:left w:val="single" w:sz="4" w:space="0" w:color="auto"/>
              <w:bottom w:val="single" w:sz="4" w:space="0" w:color="auto"/>
              <w:right w:val="single" w:sz="4" w:space="0" w:color="auto"/>
            </w:tcBorders>
          </w:tcPr>
          <w:p w14:paraId="227C59CC"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C663D3" w:rsidRPr="00C93E52" w:rsidRDefault="00C663D3" w:rsidP="00C663D3">
            <w:pPr>
              <w:rPr>
                <w:rFonts w:cs="Arial"/>
              </w:rPr>
            </w:pPr>
            <w:r w:rsidRPr="00C93E52">
              <w:rPr>
                <w:rFonts w:cs="Arial"/>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C663D3" w:rsidRPr="00C93E52" w:rsidRDefault="00C663D3" w:rsidP="00C663D3">
            <w:r w:rsidRPr="00C93E52">
              <w:t>1</w:t>
            </w:r>
          </w:p>
        </w:tc>
      </w:tr>
      <w:tr w:rsidR="00C663D3" w:rsidRPr="00674765" w14:paraId="351E7DB9" w14:textId="77777777" w:rsidTr="00621012">
        <w:tc>
          <w:tcPr>
            <w:tcW w:w="2943" w:type="dxa"/>
            <w:tcBorders>
              <w:top w:val="single" w:sz="4" w:space="0" w:color="auto"/>
              <w:left w:val="single" w:sz="4" w:space="0" w:color="auto"/>
              <w:bottom w:val="single" w:sz="4" w:space="0" w:color="auto"/>
              <w:right w:val="single" w:sz="4" w:space="0" w:color="auto"/>
            </w:tcBorders>
          </w:tcPr>
          <w:p w14:paraId="3AFAFCCA" w14:textId="6E700940" w:rsidR="00C663D3" w:rsidRPr="003C622B" w:rsidRDefault="00C663D3" w:rsidP="00C663D3">
            <w:pPr>
              <w:rPr>
                <w:lang w:eastAsia="sv-SE"/>
              </w:rPr>
            </w:pPr>
            <w:proofErr w:type="spellStart"/>
            <w:r w:rsidRPr="003C622B">
              <w:rPr>
                <w:lang w:eastAsia="sv-SE"/>
              </w:rPr>
              <w:t>method.codeSystem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49C0A60D"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C663D3" w:rsidRPr="00C93E52" w:rsidRDefault="00C663D3" w:rsidP="00C663D3">
            <w:pPr>
              <w:rPr>
                <w:rFonts w:cs="Arial"/>
              </w:rPr>
            </w:pPr>
            <w:r w:rsidRPr="00C93E52">
              <w:rPr>
                <w:rFonts w:cs="Arial"/>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C663D3" w:rsidRPr="00C93E52" w:rsidRDefault="00C663D3" w:rsidP="00C663D3">
            <w:r w:rsidRPr="00C93E52">
              <w:t>1</w:t>
            </w:r>
          </w:p>
        </w:tc>
      </w:tr>
      <w:tr w:rsidR="00C663D3" w:rsidRPr="00674765" w14:paraId="2BBEE4FC" w14:textId="77777777" w:rsidTr="00621012">
        <w:tc>
          <w:tcPr>
            <w:tcW w:w="2943" w:type="dxa"/>
            <w:tcBorders>
              <w:top w:val="single" w:sz="4" w:space="0" w:color="auto"/>
              <w:left w:val="single" w:sz="4" w:space="0" w:color="auto"/>
              <w:bottom w:val="single" w:sz="4" w:space="0" w:color="auto"/>
              <w:right w:val="single" w:sz="4" w:space="0" w:color="auto"/>
            </w:tcBorders>
          </w:tcPr>
          <w:p w14:paraId="6DC9FAC5" w14:textId="5B1FDE2D" w:rsidR="00C663D3" w:rsidRPr="003C622B" w:rsidRDefault="00C663D3" w:rsidP="00C663D3">
            <w:pPr>
              <w:rPr>
                <w:lang w:eastAsia="sv-SE"/>
              </w:rPr>
            </w:pPr>
            <w:proofErr w:type="spellStart"/>
            <w:r w:rsidRPr="003C622B">
              <w:rPr>
                <w:lang w:eastAsia="sv-SE"/>
              </w:rPr>
              <w:t>method.codeSystemName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78A64C3A"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C663D3" w:rsidRPr="00C93E52" w:rsidRDefault="00C663D3" w:rsidP="00C663D3">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C663D3" w:rsidRPr="00C93E52" w:rsidRDefault="00C663D3" w:rsidP="00C663D3">
            <w:r w:rsidRPr="00C93E52">
              <w:t>0</w:t>
            </w:r>
            <w:proofErr w:type="gramStart"/>
            <w:r w:rsidRPr="00C93E52">
              <w:t>..</w:t>
            </w:r>
            <w:proofErr w:type="gramEnd"/>
            <w:r w:rsidRPr="00C93E52">
              <w:t>1</w:t>
            </w:r>
          </w:p>
        </w:tc>
      </w:tr>
      <w:tr w:rsidR="00C663D3" w:rsidRPr="00674765" w14:paraId="25755F88" w14:textId="77777777" w:rsidTr="00621012">
        <w:tc>
          <w:tcPr>
            <w:tcW w:w="2943" w:type="dxa"/>
            <w:tcBorders>
              <w:top w:val="single" w:sz="4" w:space="0" w:color="auto"/>
              <w:left w:val="single" w:sz="4" w:space="0" w:color="auto"/>
              <w:bottom w:val="single" w:sz="4" w:space="0" w:color="auto"/>
              <w:right w:val="single" w:sz="4" w:space="0" w:color="auto"/>
            </w:tcBorders>
          </w:tcPr>
          <w:p w14:paraId="556364CC" w14:textId="709B3CFC" w:rsidR="00C663D3" w:rsidRPr="003C622B" w:rsidRDefault="00C663D3" w:rsidP="00C663D3">
            <w:pPr>
              <w:rPr>
                <w:lang w:eastAsia="sv-SE"/>
              </w:rPr>
            </w:pPr>
            <w:proofErr w:type="spellStart"/>
            <w:r w:rsidRPr="003C622B">
              <w:rPr>
                <w:lang w:eastAsia="sv-SE"/>
              </w:rPr>
              <w:t>method.codeSystemVersion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611ECA5D"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C663D3" w:rsidRPr="00C93E52" w:rsidRDefault="00C663D3" w:rsidP="00C663D3">
            <w:r w:rsidRPr="00C93E52">
              <w:t>0</w:t>
            </w:r>
            <w:proofErr w:type="gramStart"/>
            <w:r w:rsidRPr="00C93E52">
              <w:t>..</w:t>
            </w:r>
            <w:proofErr w:type="gramEnd"/>
            <w:r w:rsidRPr="00C93E52">
              <w:t>1</w:t>
            </w:r>
          </w:p>
        </w:tc>
      </w:tr>
      <w:tr w:rsidR="00C663D3" w:rsidRPr="00674765" w14:paraId="57424A25" w14:textId="77777777" w:rsidTr="0022608A">
        <w:tc>
          <w:tcPr>
            <w:tcW w:w="2943" w:type="dxa"/>
            <w:tcBorders>
              <w:top w:val="single" w:sz="4" w:space="0" w:color="auto"/>
              <w:left w:val="single" w:sz="4" w:space="0" w:color="auto"/>
              <w:bottom w:val="single" w:sz="4" w:space="0" w:color="auto"/>
              <w:right w:val="single" w:sz="4" w:space="0" w:color="auto"/>
            </w:tcBorders>
          </w:tcPr>
          <w:p w14:paraId="22DEB961" w14:textId="0E7F8B2F" w:rsidR="00C663D3" w:rsidRPr="003C622B" w:rsidRDefault="00C663D3" w:rsidP="00C663D3">
            <w:pPr>
              <w:rPr>
                <w:lang w:eastAsia="sv-SE"/>
              </w:rPr>
            </w:pPr>
            <w:proofErr w:type="spellStart"/>
            <w:r w:rsidRPr="003C622B">
              <w:rPr>
                <w:lang w:eastAsia="sv-SE"/>
              </w:rPr>
              <w:t>method.displayName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57A70F7" w14:textId="77777777" w:rsidR="00C663D3" w:rsidRPr="00C93E52" w:rsidRDefault="00C663D3" w:rsidP="00C663D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C416443" w:rsidR="00C663D3" w:rsidRPr="00C93E52" w:rsidRDefault="00C663D3" w:rsidP="00C663D3">
            <w:pPr>
              <w:rPr>
                <w:rFonts w:cs="Arial"/>
              </w:rPr>
            </w:pPr>
            <w:r>
              <w:rPr>
                <w:rFonts w:cs="Arial"/>
              </w:rPr>
              <w:t>Klartext</w:t>
            </w:r>
            <w:r w:rsidRPr="00C93E52">
              <w:rPr>
                <w:rFonts w:cs="Arial"/>
              </w:rPr>
              <w:t xml:space="preserve">beskrivning av det </w:t>
            </w:r>
            <w:r>
              <w:rPr>
                <w:rFonts w:cs="Arial"/>
              </w:rPr>
              <w:t xml:space="preserve">begrepp </w:t>
            </w:r>
            <w:r w:rsidRPr="00C93E52">
              <w:rPr>
                <w:rFonts w:cs="Arial"/>
              </w:rPr>
              <w:t xml:space="preserve">som </w:t>
            </w:r>
            <w:r>
              <w:rPr>
                <w:rFonts w:cs="Arial"/>
              </w:rPr>
              <w:t>avses</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C663D3" w:rsidRPr="00C93E52" w:rsidRDefault="00C663D3" w:rsidP="00C663D3">
            <w:r w:rsidRPr="00C93E52">
              <w:t>0</w:t>
            </w:r>
            <w:proofErr w:type="gramStart"/>
            <w:r w:rsidRPr="00C93E52">
              <w:t>..</w:t>
            </w:r>
            <w:proofErr w:type="gramEnd"/>
            <w:r w:rsidRPr="00C93E52">
              <w:t>1</w:t>
            </w:r>
          </w:p>
        </w:tc>
      </w:tr>
      <w:tr w:rsidR="00C663D3" w:rsidRPr="00674765" w14:paraId="2A56BA99" w14:textId="77777777" w:rsidTr="0022608A">
        <w:tc>
          <w:tcPr>
            <w:tcW w:w="2943" w:type="dxa"/>
            <w:tcBorders>
              <w:top w:val="single" w:sz="4" w:space="0" w:color="auto"/>
              <w:left w:val="single" w:sz="4" w:space="0" w:color="auto"/>
              <w:bottom w:val="single" w:sz="4" w:space="0" w:color="auto"/>
              <w:right w:val="single" w:sz="4" w:space="0" w:color="auto"/>
            </w:tcBorders>
          </w:tcPr>
          <w:p w14:paraId="36196A93" w14:textId="707AB66B" w:rsidR="00C663D3" w:rsidRPr="003C622B" w:rsidRDefault="00C663D3" w:rsidP="00C663D3">
            <w:pPr>
              <w:rPr>
                <w:lang w:eastAsia="sv-SE"/>
              </w:rPr>
            </w:pPr>
            <w:proofErr w:type="spellStart"/>
            <w:r w:rsidRPr="003C622B">
              <w:rPr>
                <w:lang w:eastAsia="sv-SE"/>
              </w:rPr>
              <w:t>value</w:t>
            </w:r>
            <w:proofErr w:type="spellEnd"/>
          </w:p>
        </w:tc>
        <w:tc>
          <w:tcPr>
            <w:tcW w:w="2037" w:type="dxa"/>
            <w:tcBorders>
              <w:top w:val="single" w:sz="4" w:space="0" w:color="auto"/>
              <w:left w:val="single" w:sz="4" w:space="0" w:color="auto"/>
              <w:bottom w:val="single" w:sz="4" w:space="0" w:color="auto"/>
              <w:right w:val="single" w:sz="4" w:space="0" w:color="auto"/>
            </w:tcBorders>
          </w:tcPr>
          <w:p w14:paraId="081A4B1E" w14:textId="5BBA7ECA" w:rsidR="00C663D3" w:rsidRPr="00C93E52" w:rsidRDefault="00C663D3" w:rsidP="00C663D3">
            <w:pPr>
              <w:rPr>
                <w:lang w:val="en-GB"/>
              </w:rPr>
            </w:pPr>
            <w:proofErr w:type="spellStart"/>
            <w:r>
              <w:rPr>
                <w:lang w:val="en-GB"/>
              </w:rPr>
              <w:t>ValueANYType</w:t>
            </w:r>
            <w:proofErr w:type="spellEnd"/>
          </w:p>
        </w:tc>
        <w:tc>
          <w:tcPr>
            <w:tcW w:w="2925" w:type="dxa"/>
            <w:tcBorders>
              <w:top w:val="single" w:sz="4" w:space="0" w:color="auto"/>
              <w:left w:val="single" w:sz="4" w:space="0" w:color="auto"/>
              <w:bottom w:val="single" w:sz="4" w:space="0" w:color="auto"/>
              <w:right w:val="single" w:sz="4" w:space="0" w:color="auto"/>
            </w:tcBorders>
          </w:tcPr>
          <w:p w14:paraId="26583282" w14:textId="77777777" w:rsidR="00C663D3" w:rsidRDefault="00C663D3" w:rsidP="00C663D3">
            <w:pPr>
              <w:rPr>
                <w:rFonts w:cs="Arial"/>
              </w:rPr>
            </w:pPr>
            <w:r>
              <w:rPr>
                <w:rFonts w:cs="Arial"/>
              </w:rPr>
              <w:t>Observations utfall/värde</w:t>
            </w:r>
          </w:p>
          <w:p w14:paraId="53159B93" w14:textId="77777777" w:rsidR="00C663D3" w:rsidRDefault="00C663D3" w:rsidP="00C663D3">
            <w:pPr>
              <w:rPr>
                <w:rFonts w:cs="Arial"/>
              </w:rPr>
            </w:pPr>
          </w:p>
          <w:p w14:paraId="3F58923C" w14:textId="77777777" w:rsidR="00C663D3" w:rsidRDefault="00C663D3" w:rsidP="00C663D3">
            <w:pPr>
              <w:rPr>
                <w:rFonts w:cs="Arial"/>
              </w:rPr>
            </w:pPr>
            <w:r>
              <w:rPr>
                <w:rFonts w:cs="Arial"/>
              </w:rPr>
              <w:t>NI 2015:1</w:t>
            </w:r>
          </w:p>
          <w:p w14:paraId="73C07CD6" w14:textId="7EF4CCFD" w:rsidR="00C663D3" w:rsidRPr="008A5CB4" w:rsidRDefault="00C663D3" w:rsidP="003910DE">
            <w:pPr>
              <w:rPr>
                <w:rFonts w:cs="Arial"/>
                <w:i/>
              </w:rPr>
            </w:pPr>
            <w:r w:rsidRPr="008A5CB4">
              <w:rPr>
                <w:rFonts w:cs="Arial"/>
                <w:i/>
              </w:rPr>
              <w:lastRenderedPageBreak/>
              <w:t xml:space="preserve">Angivelse av värde som innehåller resultatet av observationen. Exempelvis så skulle observationens </w:t>
            </w:r>
            <w:r w:rsidR="003910DE">
              <w:rPr>
                <w:rFonts w:cs="Arial"/>
                <w:i/>
              </w:rPr>
              <w:t>typ</w:t>
            </w:r>
            <w:r w:rsidR="003910DE">
              <w:rPr>
                <w:rFonts w:cs="Arial"/>
                <w:i/>
              </w:rPr>
              <w:t xml:space="preserve"> </w:t>
            </w:r>
            <w:r w:rsidR="003910DE">
              <w:rPr>
                <w:rFonts w:cs="Arial"/>
                <w:i/>
              </w:rPr>
              <w:t>(</w:t>
            </w:r>
            <w:proofErr w:type="spellStart"/>
            <w:r w:rsidR="00BD743E" w:rsidRPr="003910DE">
              <w:rPr>
                <w:rFonts w:cs="Arial"/>
                <w:i/>
              </w:rPr>
              <w:t>observation.type</w:t>
            </w:r>
            <w:proofErr w:type="spellEnd"/>
            <w:r w:rsidR="003910DE">
              <w:rPr>
                <w:rFonts w:cs="Arial"/>
                <w:i/>
              </w:rPr>
              <w:t>)</w:t>
            </w:r>
            <w:r w:rsidRPr="008A5CB4">
              <w:rPr>
                <w:rFonts w:cs="Arial"/>
                <w:i/>
              </w:rPr>
              <w:t xml:space="preserve"> kunna motsvara "längd mätt utan skor" och då innehåller värde-attributet resultatet av mätningen, exempelvis 168 cm. Om observationen avser ett måltillstånd motsvarar värde det resultat man önskar observera för att målet ska uppfyllas.</w:t>
            </w:r>
          </w:p>
        </w:tc>
        <w:tc>
          <w:tcPr>
            <w:tcW w:w="1617" w:type="dxa"/>
            <w:tcBorders>
              <w:top w:val="single" w:sz="4" w:space="0" w:color="auto"/>
              <w:left w:val="single" w:sz="4" w:space="0" w:color="auto"/>
              <w:bottom w:val="single" w:sz="4" w:space="0" w:color="auto"/>
              <w:right w:val="single" w:sz="4" w:space="0" w:color="auto"/>
            </w:tcBorders>
          </w:tcPr>
          <w:p w14:paraId="3A820DC3" w14:textId="22ED6623" w:rsidR="00C663D3" w:rsidRPr="00C93E52" w:rsidRDefault="00C663D3" w:rsidP="00C663D3">
            <w:r>
              <w:lastRenderedPageBreak/>
              <w:t>1</w:t>
            </w:r>
            <w:proofErr w:type="gramStart"/>
            <w:r>
              <w:t>..</w:t>
            </w:r>
            <w:proofErr w:type="gramEnd"/>
            <w:r>
              <w:t>1</w:t>
            </w:r>
          </w:p>
        </w:tc>
      </w:tr>
      <w:tr w:rsidR="00C663D3" w:rsidRPr="00674765" w14:paraId="270F8236" w14:textId="77777777" w:rsidTr="00DE065A">
        <w:tc>
          <w:tcPr>
            <w:tcW w:w="2943" w:type="dxa"/>
            <w:tcBorders>
              <w:top w:val="single" w:sz="4" w:space="0" w:color="auto"/>
              <w:left w:val="single" w:sz="4" w:space="0" w:color="auto"/>
              <w:bottom w:val="single" w:sz="4" w:space="0" w:color="auto"/>
              <w:right w:val="single" w:sz="4" w:space="0" w:color="auto"/>
            </w:tcBorders>
          </w:tcPr>
          <w:p w14:paraId="691487C1" w14:textId="43EEDA6F" w:rsidR="00C663D3" w:rsidRPr="003C622B" w:rsidRDefault="00C663D3" w:rsidP="00C663D3">
            <w:pPr>
              <w:rPr>
                <w:lang w:eastAsia="sv-SE"/>
              </w:rPr>
            </w:pPr>
            <w:proofErr w:type="spellStart"/>
            <w:r w:rsidRPr="003C622B">
              <w:rPr>
                <w:lang w:eastAsia="sv-SE"/>
              </w:rPr>
              <w:lastRenderedPageBreak/>
              <w:t>valueNegation</w:t>
            </w:r>
            <w:proofErr w:type="spellEnd"/>
          </w:p>
        </w:tc>
        <w:tc>
          <w:tcPr>
            <w:tcW w:w="2037" w:type="dxa"/>
            <w:tcBorders>
              <w:top w:val="single" w:sz="4" w:space="0" w:color="auto"/>
              <w:left w:val="single" w:sz="4" w:space="0" w:color="auto"/>
              <w:bottom w:val="single" w:sz="4" w:space="0" w:color="auto"/>
              <w:right w:val="single" w:sz="4" w:space="0" w:color="auto"/>
            </w:tcBorders>
          </w:tcPr>
          <w:p w14:paraId="53A8D78C" w14:textId="7BA48C5A" w:rsidR="00C663D3" w:rsidRPr="00C93E52" w:rsidRDefault="00C663D3" w:rsidP="00C663D3">
            <w:pPr>
              <w:rPr>
                <w:lang w:val="en-GB"/>
              </w:rPr>
            </w:pPr>
            <w:r w:rsidRPr="00C93E52">
              <w:rPr>
                <w:lang w:val="en-GB"/>
              </w:rPr>
              <w:t>Boolean</w:t>
            </w:r>
          </w:p>
        </w:tc>
        <w:tc>
          <w:tcPr>
            <w:tcW w:w="2925" w:type="dxa"/>
            <w:tcBorders>
              <w:top w:val="single" w:sz="4" w:space="0" w:color="auto"/>
              <w:left w:val="single" w:sz="4" w:space="0" w:color="auto"/>
              <w:bottom w:val="single" w:sz="4" w:space="0" w:color="auto"/>
              <w:right w:val="single" w:sz="4" w:space="0" w:color="auto"/>
            </w:tcBorders>
          </w:tcPr>
          <w:p w14:paraId="11B0EE68" w14:textId="18F4EAAA" w:rsidR="002B5FD4" w:rsidRDefault="002B5FD4" w:rsidP="00C663D3">
            <w:pPr>
              <w:rPr>
                <w:rFonts w:cs="Arial"/>
              </w:rPr>
            </w:pPr>
            <w:r>
              <w:rPr>
                <w:rFonts w:cs="Arial"/>
              </w:rPr>
              <w:t xml:space="preserve">Denna flagga negerar betydelsen av det som anges i </w:t>
            </w:r>
            <w:proofErr w:type="spellStart"/>
            <w:r>
              <w:rPr>
                <w:rFonts w:cs="Arial"/>
              </w:rPr>
              <w:t>value</w:t>
            </w:r>
            <w:proofErr w:type="spellEnd"/>
            <w:r>
              <w:rPr>
                <w:rFonts w:cs="Arial"/>
              </w:rPr>
              <w:t xml:space="preserve">-fältet. </w:t>
            </w:r>
            <w:r w:rsidR="000750E2">
              <w:rPr>
                <w:rFonts w:cs="Arial"/>
              </w:rPr>
              <w:t xml:space="preserve">Normalvärde är </w:t>
            </w:r>
            <w:proofErr w:type="spellStart"/>
            <w:r w:rsidR="000750E2">
              <w:rPr>
                <w:rFonts w:cs="Arial"/>
              </w:rPr>
              <w:t>false</w:t>
            </w:r>
            <w:proofErr w:type="spellEnd"/>
            <w:r w:rsidR="000750E2">
              <w:rPr>
                <w:rFonts w:cs="Arial"/>
              </w:rPr>
              <w:t xml:space="preserve">, det vill säga att det som anges i </w:t>
            </w:r>
            <w:proofErr w:type="spellStart"/>
            <w:r w:rsidR="000750E2">
              <w:rPr>
                <w:rFonts w:cs="Arial"/>
              </w:rPr>
              <w:t>value</w:t>
            </w:r>
            <w:proofErr w:type="spellEnd"/>
            <w:r w:rsidR="000750E2">
              <w:rPr>
                <w:rFonts w:cs="Arial"/>
              </w:rPr>
              <w:t xml:space="preserve"> är en positiv utsaga. </w:t>
            </w:r>
            <w:r>
              <w:rPr>
                <w:rFonts w:cs="Arial"/>
              </w:rPr>
              <w:t xml:space="preserve">Detta ska tolkas som att man letat efter ett visst tillstånd och konstaterat att det inte föreligger. Om man i </w:t>
            </w:r>
            <w:proofErr w:type="spellStart"/>
            <w:r>
              <w:rPr>
                <w:rFonts w:cs="Arial"/>
              </w:rPr>
              <w:t>value</w:t>
            </w:r>
            <w:proofErr w:type="spellEnd"/>
            <w:r>
              <w:rPr>
                <w:rFonts w:cs="Arial"/>
              </w:rPr>
              <w:t xml:space="preserve"> exempelvis har diagnoskoden </w:t>
            </w:r>
            <w:r w:rsidR="000750E2" w:rsidRPr="000750E2">
              <w:rPr>
                <w:rFonts w:cs="Arial"/>
              </w:rPr>
              <w:t>N19.9</w:t>
            </w:r>
            <w:r w:rsidR="000750E2">
              <w:rPr>
                <w:rFonts w:cs="Arial"/>
              </w:rPr>
              <w:t xml:space="preserve"> (</w:t>
            </w:r>
            <w:r w:rsidR="000750E2" w:rsidRPr="000750E2">
              <w:rPr>
                <w:rFonts w:cs="Arial"/>
              </w:rPr>
              <w:t>Njursvikt, icke specificerad som akut eller kronisk</w:t>
            </w:r>
            <w:r w:rsidR="000750E2">
              <w:rPr>
                <w:rFonts w:cs="Arial"/>
              </w:rPr>
              <w:t xml:space="preserve">) och </w:t>
            </w:r>
            <w:proofErr w:type="spellStart"/>
            <w:r w:rsidR="000750E2">
              <w:rPr>
                <w:rFonts w:cs="Arial"/>
              </w:rPr>
              <w:t>valueNegation</w:t>
            </w:r>
            <w:proofErr w:type="spellEnd"/>
            <w:r w:rsidR="000750E2">
              <w:rPr>
                <w:rFonts w:cs="Arial"/>
              </w:rPr>
              <w:t xml:space="preserve"> är satt till </w:t>
            </w:r>
            <w:proofErr w:type="spellStart"/>
            <w:r w:rsidR="000750E2">
              <w:rPr>
                <w:rFonts w:cs="Arial"/>
              </w:rPr>
              <w:t>true</w:t>
            </w:r>
            <w:proofErr w:type="spellEnd"/>
            <w:r w:rsidR="000750E2">
              <w:rPr>
                <w:rFonts w:cs="Arial"/>
              </w:rPr>
              <w:t xml:space="preserve"> betyder detta att patienten inte har njursvikt.</w:t>
            </w:r>
          </w:p>
          <w:p w14:paraId="2D9C9F36" w14:textId="77777777" w:rsidR="003910DE" w:rsidRDefault="003910DE" w:rsidP="00C663D3">
            <w:pPr>
              <w:rPr>
                <w:rFonts w:cs="Arial"/>
              </w:rPr>
            </w:pPr>
          </w:p>
          <w:p w14:paraId="64FA7366" w14:textId="77777777" w:rsidR="00C663D3" w:rsidRDefault="00C663D3" w:rsidP="00C663D3">
            <w:pPr>
              <w:rPr>
                <w:rFonts w:cs="Arial"/>
              </w:rPr>
            </w:pPr>
            <w:r>
              <w:rPr>
                <w:rFonts w:cs="Arial"/>
              </w:rPr>
              <w:t>NI 2015:1</w:t>
            </w:r>
          </w:p>
          <w:p w14:paraId="0F61E6EF" w14:textId="60A85226" w:rsidR="00C663D3" w:rsidRPr="00C93E52" w:rsidRDefault="00C663D3" w:rsidP="00C663D3">
            <w:pPr>
              <w:rPr>
                <w:rFonts w:cs="Arial"/>
              </w:rPr>
            </w:pPr>
            <w:r w:rsidRPr="0069307C">
              <w:rPr>
                <w:rFonts w:cs="Arial"/>
                <w:i/>
              </w:rPr>
              <w:t xml:space="preserve">Flagga som negerar betydelsen av observationen. Det används för att dokumentera exempelvis att ett tillstånd inte har förekommit/observerats men att man explicit har letat efter det. Detta till skillnad från att </w:t>
            </w:r>
            <w:r w:rsidRPr="0069307C">
              <w:rPr>
                <w:rFonts w:cs="Arial"/>
                <w:i/>
              </w:rPr>
              <w:lastRenderedPageBreak/>
              <w:t xml:space="preserve">inget dokumenterats om ett specifikt tillstånd vilket kan innebära att man inte utrett det överhuvudtaget. Det som negeras är förekomsten av det som beskrivs av värdet. Detta innebär att om exempelvis metod </w:t>
            </w:r>
            <w:r w:rsidRPr="004B377C">
              <w:rPr>
                <w:rFonts w:cs="Arial"/>
              </w:rPr>
              <w:t>[</w:t>
            </w:r>
            <w:proofErr w:type="spellStart"/>
            <w:r w:rsidRPr="004B377C">
              <w:rPr>
                <w:rFonts w:cs="Arial"/>
              </w:rPr>
              <w:t>method</w:t>
            </w:r>
            <w:proofErr w:type="spellEnd"/>
            <w:r w:rsidRPr="004B377C">
              <w:rPr>
                <w:rFonts w:cs="Arial"/>
              </w:rPr>
              <w:t>]</w:t>
            </w:r>
            <w:r>
              <w:rPr>
                <w:rFonts w:cs="Arial"/>
                <w:i/>
              </w:rPr>
              <w:t xml:space="preserve"> </w:t>
            </w:r>
            <w:r w:rsidRPr="0069307C">
              <w:rPr>
                <w:rFonts w:cs="Arial"/>
                <w:i/>
              </w:rPr>
              <w:t xml:space="preserve">och lokalisation </w:t>
            </w:r>
            <w:r w:rsidRPr="004B377C">
              <w:rPr>
                <w:rFonts w:cs="Arial"/>
              </w:rPr>
              <w:t>[</w:t>
            </w:r>
            <w:proofErr w:type="spellStart"/>
            <w:r w:rsidRPr="004B377C">
              <w:rPr>
                <w:rFonts w:cs="Arial"/>
              </w:rPr>
              <w:t>targetsite</w:t>
            </w:r>
            <w:proofErr w:type="spellEnd"/>
            <w:r w:rsidRPr="004B377C">
              <w:rPr>
                <w:rFonts w:cs="Arial"/>
              </w:rPr>
              <w:t>]</w:t>
            </w:r>
            <w:r>
              <w:rPr>
                <w:rFonts w:cs="Arial"/>
                <w:i/>
              </w:rPr>
              <w:t xml:space="preserve"> </w:t>
            </w:r>
            <w:r w:rsidRPr="0069307C">
              <w:rPr>
                <w:rFonts w:cs="Arial"/>
                <w:i/>
              </w:rPr>
              <w:t xml:space="preserve">anges ska negationen tolkas som att man med en viss metod har letat efter ett visst tillstånd som beskrivs av ett visst värde men att detta tillstånd inte har kunnat observeras.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39E526D5" w14:textId="28258169" w:rsidR="00C663D3" w:rsidRPr="00C93E52" w:rsidRDefault="00C663D3" w:rsidP="00C663D3">
            <w:r w:rsidRPr="00DE065A">
              <w:lastRenderedPageBreak/>
              <w:t>1</w:t>
            </w:r>
            <w:proofErr w:type="gramStart"/>
            <w:r w:rsidRPr="00DE065A">
              <w:t>..</w:t>
            </w:r>
            <w:proofErr w:type="gramEnd"/>
            <w:r w:rsidRPr="00DE065A">
              <w:t>1</w:t>
            </w:r>
          </w:p>
        </w:tc>
      </w:tr>
      <w:tr w:rsidR="00C663D3" w:rsidRPr="00674765" w14:paraId="69A42719" w14:textId="77777777" w:rsidTr="0022608A">
        <w:tc>
          <w:tcPr>
            <w:tcW w:w="2943" w:type="dxa"/>
            <w:tcBorders>
              <w:top w:val="single" w:sz="4" w:space="0" w:color="auto"/>
              <w:left w:val="single" w:sz="4" w:space="0" w:color="auto"/>
              <w:bottom w:val="single" w:sz="4" w:space="0" w:color="auto"/>
              <w:right w:val="single" w:sz="4" w:space="0" w:color="auto"/>
            </w:tcBorders>
          </w:tcPr>
          <w:p w14:paraId="0C470C17" w14:textId="1C9EED3E" w:rsidR="00C663D3" w:rsidRPr="003C622B" w:rsidRDefault="00C663D3" w:rsidP="00C663D3">
            <w:pPr>
              <w:rPr>
                <w:lang w:eastAsia="sv-SE"/>
              </w:rPr>
            </w:pPr>
            <w:proofErr w:type="spellStart"/>
            <w:r w:rsidRPr="003C622B">
              <w:rPr>
                <w:lang w:eastAsia="sv-SE"/>
              </w:rPr>
              <w:lastRenderedPageBreak/>
              <w:t>description</w:t>
            </w:r>
            <w:proofErr w:type="spellEnd"/>
          </w:p>
        </w:tc>
        <w:tc>
          <w:tcPr>
            <w:tcW w:w="2037" w:type="dxa"/>
            <w:tcBorders>
              <w:top w:val="single" w:sz="4" w:space="0" w:color="auto"/>
              <w:left w:val="single" w:sz="4" w:space="0" w:color="auto"/>
              <w:bottom w:val="single" w:sz="4" w:space="0" w:color="auto"/>
              <w:right w:val="single" w:sz="4" w:space="0" w:color="auto"/>
            </w:tcBorders>
          </w:tcPr>
          <w:p w14:paraId="1CA785A8" w14:textId="25E3B06C"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1BF3374" w14:textId="2AF3DD47" w:rsidR="00C663D3" w:rsidRPr="00C93E52" w:rsidRDefault="00C663D3" w:rsidP="00C663D3">
            <w:pPr>
              <w:rPr>
                <w:rFonts w:cs="Arial"/>
              </w:rPr>
            </w:pPr>
            <w:r w:rsidRPr="00C93E52">
              <w:rPr>
                <w:rFonts w:cs="Arial"/>
              </w:rPr>
              <w:t>Fritextbeskrivning av observationen där sådan kompletterar kodbeteckningen.</w:t>
            </w:r>
          </w:p>
        </w:tc>
        <w:tc>
          <w:tcPr>
            <w:tcW w:w="1617" w:type="dxa"/>
            <w:tcBorders>
              <w:top w:val="single" w:sz="4" w:space="0" w:color="auto"/>
              <w:left w:val="single" w:sz="4" w:space="0" w:color="auto"/>
              <w:bottom w:val="single" w:sz="4" w:space="0" w:color="auto"/>
              <w:right w:val="single" w:sz="4" w:space="0" w:color="auto"/>
            </w:tcBorders>
          </w:tcPr>
          <w:p w14:paraId="7F25D688" w14:textId="687CAF8D" w:rsidR="00C663D3" w:rsidRPr="00C93E52" w:rsidRDefault="00C663D3" w:rsidP="00C663D3">
            <w:r w:rsidRPr="00C93E52">
              <w:t>0</w:t>
            </w:r>
            <w:proofErr w:type="gramStart"/>
            <w:r w:rsidRPr="00C93E52">
              <w:t>..</w:t>
            </w:r>
            <w:proofErr w:type="gramEnd"/>
            <w:r w:rsidRPr="00C93E52">
              <w:t>1</w:t>
            </w:r>
          </w:p>
        </w:tc>
      </w:tr>
      <w:tr w:rsidR="00C663D3" w:rsidRPr="00674765" w14:paraId="1CF6090F" w14:textId="77777777" w:rsidTr="0022608A">
        <w:tc>
          <w:tcPr>
            <w:tcW w:w="2943" w:type="dxa"/>
            <w:tcBorders>
              <w:top w:val="single" w:sz="4" w:space="0" w:color="auto"/>
              <w:left w:val="single" w:sz="4" w:space="0" w:color="auto"/>
              <w:bottom w:val="single" w:sz="4" w:space="0" w:color="auto"/>
              <w:right w:val="single" w:sz="4" w:space="0" w:color="auto"/>
            </w:tcBorders>
          </w:tcPr>
          <w:p w14:paraId="181EC271" w14:textId="1267AE5C" w:rsidR="00C663D3" w:rsidRPr="003C622B" w:rsidRDefault="00C663D3" w:rsidP="00C663D3">
            <w:pPr>
              <w:rPr>
                <w:lang w:eastAsia="sv-SE"/>
              </w:rPr>
            </w:pPr>
            <w:proofErr w:type="spellStart"/>
            <w:r w:rsidRPr="003C622B">
              <w:rPr>
                <w:lang w:val="en-GB"/>
              </w:rPr>
              <w:t>approvedForPatient</w:t>
            </w:r>
            <w:proofErr w:type="spellEnd"/>
          </w:p>
        </w:tc>
        <w:tc>
          <w:tcPr>
            <w:tcW w:w="2037" w:type="dxa"/>
            <w:tcBorders>
              <w:top w:val="single" w:sz="4" w:space="0" w:color="auto"/>
              <w:left w:val="single" w:sz="4" w:space="0" w:color="auto"/>
              <w:bottom w:val="single" w:sz="4" w:space="0" w:color="auto"/>
              <w:right w:val="single" w:sz="4" w:space="0" w:color="auto"/>
            </w:tcBorders>
          </w:tcPr>
          <w:p w14:paraId="6F1630D4" w14:textId="2E98B5BF" w:rsidR="00C663D3" w:rsidRPr="00C93E52" w:rsidRDefault="00C663D3" w:rsidP="00C663D3">
            <w:pPr>
              <w:rPr>
                <w:lang w:val="en-GB"/>
              </w:rPr>
            </w:pPr>
            <w:proofErr w:type="spellStart"/>
            <w:r w:rsidRPr="00C93E52">
              <w:t>Boolean</w:t>
            </w:r>
            <w:proofErr w:type="spellEnd"/>
          </w:p>
        </w:tc>
        <w:tc>
          <w:tcPr>
            <w:tcW w:w="2925" w:type="dxa"/>
            <w:tcBorders>
              <w:top w:val="single" w:sz="4" w:space="0" w:color="auto"/>
              <w:left w:val="single" w:sz="4" w:space="0" w:color="auto"/>
              <w:bottom w:val="single" w:sz="4" w:space="0" w:color="auto"/>
              <w:right w:val="single" w:sz="4" w:space="0" w:color="auto"/>
            </w:tcBorders>
          </w:tcPr>
          <w:p w14:paraId="415C35AB" w14:textId="609839CC" w:rsidR="00C663D3" w:rsidRPr="00C93E52" w:rsidRDefault="00C663D3" w:rsidP="00C663D3">
            <w:pPr>
              <w:rPr>
                <w:rFonts w:cs="Arial"/>
              </w:rPr>
            </w:pPr>
            <w:r w:rsidRPr="00C93E52">
              <w:rPr>
                <w:rFonts w:cs="Arial"/>
              </w:rPr>
              <w:t>Anger om information får delas till patient</w:t>
            </w:r>
            <w:r>
              <w:rPr>
                <w:rFonts w:cs="Arial"/>
              </w:rPr>
              <w:t xml:space="preserve"> (</w:t>
            </w:r>
            <w:proofErr w:type="spellStart"/>
            <w:r>
              <w:rPr>
                <w:rFonts w:cs="Arial"/>
              </w:rPr>
              <w:t>menprövad</w:t>
            </w:r>
            <w:proofErr w:type="spellEnd"/>
            <w:r>
              <w:rPr>
                <w:rFonts w:cs="Arial"/>
              </w:rPr>
              <w:t>)</w:t>
            </w:r>
            <w:r w:rsidRPr="00C93E52">
              <w:rPr>
                <w:rFonts w:cs="Arial"/>
              </w:rPr>
              <w:t>. Värdet sätts i sådant fall till ”</w:t>
            </w:r>
            <w:proofErr w:type="spellStart"/>
            <w:r w:rsidRPr="00C93E52">
              <w:rPr>
                <w:rFonts w:cs="Arial"/>
              </w:rPr>
              <w:t>true</w:t>
            </w:r>
            <w:proofErr w:type="spellEnd"/>
            <w:r w:rsidRPr="00C93E52">
              <w:rPr>
                <w:rFonts w:cs="Arial"/>
              </w:rPr>
              <w:t>”, i annat fall till ”</w:t>
            </w:r>
            <w:proofErr w:type="spellStart"/>
            <w:r w:rsidRPr="00C93E52">
              <w:rPr>
                <w:rFonts w:cs="Arial"/>
              </w:rPr>
              <w:t>false</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0983B651" w14:textId="7DDA894D" w:rsidR="00C663D3" w:rsidRPr="00C93E52" w:rsidRDefault="00C663D3" w:rsidP="00C663D3">
            <w:r w:rsidRPr="00C93E52">
              <w:t>1</w:t>
            </w:r>
          </w:p>
        </w:tc>
      </w:tr>
      <w:tr w:rsidR="002C0C9B" w:rsidRPr="00674765" w14:paraId="03F2D26D" w14:textId="77777777" w:rsidTr="0022608A">
        <w:tc>
          <w:tcPr>
            <w:tcW w:w="2943" w:type="dxa"/>
            <w:tcBorders>
              <w:top w:val="single" w:sz="4" w:space="0" w:color="auto"/>
              <w:left w:val="single" w:sz="4" w:space="0" w:color="auto"/>
              <w:bottom w:val="single" w:sz="4" w:space="0" w:color="auto"/>
              <w:right w:val="single" w:sz="4" w:space="0" w:color="auto"/>
            </w:tcBorders>
          </w:tcPr>
          <w:p w14:paraId="10AF3DC1" w14:textId="157F4524" w:rsidR="002C0C9B" w:rsidRPr="003C622B" w:rsidRDefault="002C0C9B" w:rsidP="00C663D3">
            <w:pPr>
              <w:rPr>
                <w:lang w:val="en-GB"/>
              </w:rPr>
            </w:pPr>
            <w:proofErr w:type="spellStart"/>
            <w:r>
              <w:rPr>
                <w:lang w:val="en-GB"/>
              </w:rPr>
              <w:t>registrationTime</w:t>
            </w:r>
            <w:proofErr w:type="spellEnd"/>
          </w:p>
        </w:tc>
        <w:tc>
          <w:tcPr>
            <w:tcW w:w="2037" w:type="dxa"/>
            <w:tcBorders>
              <w:top w:val="single" w:sz="4" w:space="0" w:color="auto"/>
              <w:left w:val="single" w:sz="4" w:space="0" w:color="auto"/>
              <w:bottom w:val="single" w:sz="4" w:space="0" w:color="auto"/>
              <w:right w:val="single" w:sz="4" w:space="0" w:color="auto"/>
            </w:tcBorders>
          </w:tcPr>
          <w:p w14:paraId="2DE0CFEF" w14:textId="6996A3A9" w:rsidR="002C0C9B" w:rsidRPr="006C50FA" w:rsidRDefault="002C0C9B" w:rsidP="00C663D3">
            <w:proofErr w:type="spellStart"/>
            <w:r w:rsidRPr="002C0C9B">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2495CDDB" w14:textId="5FBF282A" w:rsidR="002C0C9B" w:rsidRDefault="002C0C9B" w:rsidP="00C663D3">
            <w:pPr>
              <w:rPr>
                <w:rFonts w:cs="Arial"/>
              </w:rPr>
            </w:pPr>
            <w:r>
              <w:rPr>
                <w:rFonts w:cs="Arial"/>
              </w:rPr>
              <w:t xml:space="preserve">Dokumentationstidpunkt. När uppgiften registrerades i </w:t>
            </w:r>
            <w:r w:rsidR="00FC3569">
              <w:rPr>
                <w:rFonts w:cs="Arial"/>
              </w:rPr>
              <w:t>patientens journal</w:t>
            </w:r>
            <w:r>
              <w:rPr>
                <w:rFonts w:cs="Arial"/>
              </w:rPr>
              <w:t xml:space="preserve">. Kan skilja sig från signeringstidpunkt som återfinns i </w:t>
            </w:r>
            <w:proofErr w:type="spellStart"/>
            <w:r>
              <w:rPr>
                <w:rFonts w:cs="Arial"/>
              </w:rPr>
              <w:t>LegalAuthenticatior</w:t>
            </w:r>
            <w:proofErr w:type="spellEnd"/>
            <w:r>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22070FB8" w14:textId="56E04644" w:rsidR="002C0C9B" w:rsidRDefault="002C0C9B" w:rsidP="00C663D3">
            <w:r>
              <w:t>0</w:t>
            </w:r>
            <w:proofErr w:type="gramStart"/>
            <w:r>
              <w:t>..</w:t>
            </w:r>
            <w:proofErr w:type="gramEnd"/>
            <w:r>
              <w:t>1</w:t>
            </w:r>
          </w:p>
        </w:tc>
      </w:tr>
      <w:tr w:rsidR="00C663D3" w:rsidRPr="00674765" w14:paraId="69AA1E36" w14:textId="77777777" w:rsidTr="0022608A">
        <w:tc>
          <w:tcPr>
            <w:tcW w:w="2943" w:type="dxa"/>
            <w:tcBorders>
              <w:top w:val="single" w:sz="4" w:space="0" w:color="auto"/>
              <w:left w:val="single" w:sz="4" w:space="0" w:color="auto"/>
              <w:bottom w:val="single" w:sz="4" w:space="0" w:color="auto"/>
              <w:right w:val="single" w:sz="4" w:space="0" w:color="auto"/>
            </w:tcBorders>
          </w:tcPr>
          <w:p w14:paraId="7E3EB2C5" w14:textId="453F0D1B" w:rsidR="00C663D3" w:rsidRPr="002C0C9B" w:rsidRDefault="00C663D3" w:rsidP="00C663D3">
            <w:r w:rsidRPr="002C0C9B">
              <w:t>relation</w:t>
            </w:r>
          </w:p>
        </w:tc>
        <w:tc>
          <w:tcPr>
            <w:tcW w:w="2037" w:type="dxa"/>
            <w:tcBorders>
              <w:top w:val="single" w:sz="4" w:space="0" w:color="auto"/>
              <w:left w:val="single" w:sz="4" w:space="0" w:color="auto"/>
              <w:bottom w:val="single" w:sz="4" w:space="0" w:color="auto"/>
              <w:right w:val="single" w:sz="4" w:space="0" w:color="auto"/>
            </w:tcBorders>
          </w:tcPr>
          <w:p w14:paraId="465D1B03" w14:textId="74521D4B" w:rsidR="00C663D3" w:rsidRPr="00C93E52" w:rsidRDefault="00C663D3" w:rsidP="00C663D3">
            <w:proofErr w:type="spellStart"/>
            <w:r w:rsidRPr="006C50FA">
              <w:t>RelationType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7CE22E35" w14:textId="582D6EC4" w:rsidR="00C663D3" w:rsidRPr="00C93E52" w:rsidRDefault="00C663D3" w:rsidP="00C663D3">
            <w:pPr>
              <w:rPr>
                <w:rFonts w:cs="Arial"/>
              </w:rPr>
            </w:pPr>
            <w:r>
              <w:rPr>
                <w:rFonts w:cs="Arial"/>
              </w:rPr>
              <w:t>Beskriver typade samband till andra informationsmängder. Exempelvis kan en observation av en post-operativ infektion ha ett samband av typen ”har orsak” till en tidigare operation (aktivitet).</w:t>
            </w:r>
          </w:p>
        </w:tc>
        <w:tc>
          <w:tcPr>
            <w:tcW w:w="1617" w:type="dxa"/>
            <w:tcBorders>
              <w:top w:val="single" w:sz="4" w:space="0" w:color="auto"/>
              <w:left w:val="single" w:sz="4" w:space="0" w:color="auto"/>
              <w:bottom w:val="single" w:sz="4" w:space="0" w:color="auto"/>
              <w:right w:val="single" w:sz="4" w:space="0" w:color="auto"/>
            </w:tcBorders>
          </w:tcPr>
          <w:p w14:paraId="0C13AB95" w14:textId="2304D208" w:rsidR="00C663D3" w:rsidRPr="00C93E52" w:rsidRDefault="00C663D3" w:rsidP="00C663D3">
            <w:r>
              <w:t>0</w:t>
            </w:r>
            <w:proofErr w:type="gramStart"/>
            <w:r>
              <w:t>..</w:t>
            </w:r>
            <w:proofErr w:type="gramEnd"/>
            <w:r>
              <w:t>*</w:t>
            </w:r>
          </w:p>
        </w:tc>
      </w:tr>
      <w:tr w:rsidR="00C663D3" w:rsidRPr="00674765" w14:paraId="1785F491" w14:textId="77777777" w:rsidTr="0022608A">
        <w:tc>
          <w:tcPr>
            <w:tcW w:w="2943" w:type="dxa"/>
            <w:tcBorders>
              <w:top w:val="single" w:sz="4" w:space="0" w:color="auto"/>
              <w:left w:val="nil"/>
              <w:bottom w:val="single" w:sz="4" w:space="0" w:color="auto"/>
              <w:right w:val="nil"/>
            </w:tcBorders>
          </w:tcPr>
          <w:p w14:paraId="5A550592" w14:textId="77777777" w:rsidR="00C663D3" w:rsidRPr="00C93E52" w:rsidRDefault="00C663D3" w:rsidP="00C663D3">
            <w:pPr>
              <w:rPr>
                <w:highlight w:val="white"/>
                <w:lang w:eastAsia="sv-SE"/>
              </w:rPr>
            </w:pPr>
          </w:p>
        </w:tc>
        <w:tc>
          <w:tcPr>
            <w:tcW w:w="2037" w:type="dxa"/>
            <w:tcBorders>
              <w:top w:val="single" w:sz="4" w:space="0" w:color="auto"/>
              <w:left w:val="nil"/>
              <w:bottom w:val="single" w:sz="4" w:space="0" w:color="auto"/>
              <w:right w:val="nil"/>
            </w:tcBorders>
          </w:tcPr>
          <w:p w14:paraId="0AC3AB80" w14:textId="77777777" w:rsidR="00C663D3" w:rsidRPr="006C50FA" w:rsidRDefault="00C663D3" w:rsidP="00C663D3"/>
        </w:tc>
        <w:tc>
          <w:tcPr>
            <w:tcW w:w="2925" w:type="dxa"/>
            <w:tcBorders>
              <w:top w:val="single" w:sz="4" w:space="0" w:color="auto"/>
              <w:left w:val="nil"/>
              <w:bottom w:val="single" w:sz="4" w:space="0" w:color="auto"/>
              <w:right w:val="nil"/>
            </w:tcBorders>
          </w:tcPr>
          <w:p w14:paraId="0F9711D6" w14:textId="77777777" w:rsidR="00C663D3" w:rsidRPr="00C93E52" w:rsidRDefault="00C663D3" w:rsidP="00C663D3">
            <w:pPr>
              <w:rPr>
                <w:rFonts w:cs="Arial"/>
              </w:rPr>
            </w:pPr>
          </w:p>
        </w:tc>
        <w:tc>
          <w:tcPr>
            <w:tcW w:w="1617" w:type="dxa"/>
            <w:tcBorders>
              <w:top w:val="single" w:sz="4" w:space="0" w:color="auto"/>
              <w:left w:val="nil"/>
              <w:bottom w:val="single" w:sz="4" w:space="0" w:color="auto"/>
              <w:right w:val="nil"/>
            </w:tcBorders>
          </w:tcPr>
          <w:p w14:paraId="31940B65" w14:textId="77777777" w:rsidR="00C663D3" w:rsidRPr="00C93E52" w:rsidRDefault="00C663D3" w:rsidP="00C663D3"/>
        </w:tc>
      </w:tr>
      <w:tr w:rsidR="00C663D3" w:rsidRPr="00674765" w14:paraId="20ACE749" w14:textId="77777777" w:rsidTr="0022608A">
        <w:tc>
          <w:tcPr>
            <w:tcW w:w="294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484ADB" w14:textId="77777777" w:rsidR="00C663D3" w:rsidRDefault="00C663D3" w:rsidP="00C663D3">
            <w:pPr>
              <w:rPr>
                <w:lang w:eastAsia="sv-SE"/>
              </w:rPr>
            </w:pPr>
            <w:proofErr w:type="spellStart"/>
            <w:r>
              <w:rPr>
                <w:lang w:eastAsia="sv-SE"/>
              </w:rPr>
              <w:t>observationGroup</w:t>
            </w:r>
            <w:proofErr w:type="spellEnd"/>
            <w:r>
              <w:rPr>
                <w:lang w:eastAsia="sv-SE"/>
              </w:rPr>
              <w:t>/</w:t>
            </w:r>
          </w:p>
          <w:p w14:paraId="27945387" w14:textId="77777777" w:rsidR="00C663D3" w:rsidRDefault="00C663D3" w:rsidP="00C663D3">
            <w:r w:rsidRPr="00C93E52">
              <w:rPr>
                <w:lang w:eastAsia="sv-SE"/>
              </w:rPr>
              <w:lastRenderedPageBreak/>
              <w:t>observation</w:t>
            </w:r>
            <w:r>
              <w:t>/</w:t>
            </w:r>
          </w:p>
          <w:p w14:paraId="12A78D70" w14:textId="005537B1" w:rsidR="00C663D3" w:rsidRPr="0022608A" w:rsidRDefault="00C663D3" w:rsidP="00C663D3">
            <w:proofErr w:type="spellStart"/>
            <w:r>
              <w:t>v</w:t>
            </w:r>
            <w:r w:rsidRPr="0022608A">
              <w:t>alue</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E9C1AD" w14:textId="47333324" w:rsidR="00C663D3" w:rsidRPr="0022608A" w:rsidRDefault="00C663D3" w:rsidP="00C663D3">
            <w:proofErr w:type="spellStart"/>
            <w:r w:rsidRPr="0022608A">
              <w:lastRenderedPageBreak/>
              <w:t>ValueAnyType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7515EB" w14:textId="77777777" w:rsidR="00C663D3" w:rsidRDefault="00C663D3" w:rsidP="00C663D3">
            <w:pPr>
              <w:rPr>
                <w:rFonts w:cs="Arial"/>
              </w:rPr>
            </w:pPr>
            <w:r>
              <w:rPr>
                <w:rFonts w:cs="Arial"/>
              </w:rPr>
              <w:t>Observations utfall/värde</w:t>
            </w:r>
          </w:p>
          <w:p w14:paraId="62B7E855" w14:textId="5B1E2B6F" w:rsidR="00C663D3" w:rsidRPr="0022608A" w:rsidRDefault="00C663D3" w:rsidP="00C663D3"/>
        </w:tc>
        <w:tc>
          <w:tcPr>
            <w:tcW w:w="161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58E097" w14:textId="1A5CD2A5" w:rsidR="00C663D3" w:rsidRPr="005F1FB8" w:rsidRDefault="00C663D3" w:rsidP="00C663D3">
            <w:pPr>
              <w:rPr>
                <w:b/>
              </w:rPr>
            </w:pPr>
          </w:p>
        </w:tc>
      </w:tr>
      <w:tr w:rsidR="00C663D3" w:rsidRPr="00674765" w14:paraId="6663BEA0" w14:textId="77777777" w:rsidTr="0099405B">
        <w:tc>
          <w:tcPr>
            <w:tcW w:w="952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770E14" w14:textId="665C82C9" w:rsidR="00C663D3" w:rsidRPr="005F1FB8" w:rsidRDefault="00C663D3" w:rsidP="00C663D3">
            <w:pPr>
              <w:rPr>
                <w:b/>
              </w:rPr>
            </w:pPr>
            <w:r w:rsidRPr="005F1FB8">
              <w:rPr>
                <w:b/>
              </w:rPr>
              <w:lastRenderedPageBreak/>
              <w:t>En och endast en av nedanstående huvudtyper</w:t>
            </w:r>
          </w:p>
        </w:tc>
      </w:tr>
      <w:tr w:rsidR="00C663D3" w:rsidRPr="00674765" w14:paraId="1412C797" w14:textId="77777777" w:rsidTr="0022608A">
        <w:tc>
          <w:tcPr>
            <w:tcW w:w="9522"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A784C46" w14:textId="08020BC6" w:rsidR="00C663D3" w:rsidRPr="0022608A" w:rsidRDefault="00C663D3" w:rsidP="00C663D3">
            <w:pPr>
              <w:rPr>
                <w:i/>
              </w:rPr>
            </w:pPr>
            <w:r w:rsidRPr="0022608A">
              <w:rPr>
                <w:i/>
              </w:rPr>
              <w:t>Kodade värden</w:t>
            </w:r>
          </w:p>
        </w:tc>
      </w:tr>
      <w:tr w:rsidR="00C663D3" w:rsidRPr="008345BA" w14:paraId="4B3E6546" w14:textId="77777777" w:rsidTr="00621012">
        <w:tc>
          <w:tcPr>
            <w:tcW w:w="2943" w:type="dxa"/>
          </w:tcPr>
          <w:p w14:paraId="25235C90" w14:textId="5D2922D7" w:rsidR="00C663D3" w:rsidRPr="003C622B" w:rsidRDefault="00C663D3" w:rsidP="00C663D3">
            <w:r w:rsidRPr="003C622B">
              <w:rPr>
                <w:lang w:eastAsia="sv-SE"/>
              </w:rPr>
              <w:t>cv</w:t>
            </w:r>
          </w:p>
        </w:tc>
        <w:tc>
          <w:tcPr>
            <w:tcW w:w="2037" w:type="dxa"/>
          </w:tcPr>
          <w:p w14:paraId="58A2C219" w14:textId="77777777" w:rsidR="00C663D3" w:rsidRPr="00C93E52" w:rsidRDefault="00C663D3" w:rsidP="00C663D3">
            <w:proofErr w:type="spellStart"/>
            <w:r w:rsidRPr="00C93E52">
              <w:t>CVType</w:t>
            </w:r>
            <w:proofErr w:type="spellEnd"/>
          </w:p>
        </w:tc>
        <w:tc>
          <w:tcPr>
            <w:tcW w:w="2925" w:type="dxa"/>
          </w:tcPr>
          <w:p w14:paraId="76FD255A" w14:textId="0561E1AA" w:rsidR="00C663D3" w:rsidRPr="00C93E52" w:rsidRDefault="00C663D3" w:rsidP="00C663D3">
            <w:r w:rsidRPr="00C93E52">
              <w:rPr>
                <w:rFonts w:cs="Arial"/>
              </w:rPr>
              <w:t>Här anges det som observerats</w:t>
            </w:r>
            <w:r>
              <w:rPr>
                <w:rFonts w:cs="Arial"/>
              </w:rPr>
              <w:t xml:space="preserve"> som ett kodat värde.</w:t>
            </w:r>
            <w:r w:rsidRPr="00C93E52">
              <w:rPr>
                <w:rFonts w:cs="Arial"/>
              </w:rPr>
              <w:t xml:space="preserve"> Kan exempelvis vara en </w:t>
            </w:r>
            <w:r>
              <w:rPr>
                <w:rFonts w:cs="Arial"/>
              </w:rPr>
              <w:t>diagnoskod</w:t>
            </w:r>
            <w:r w:rsidRPr="00C93E52">
              <w:rPr>
                <w:rFonts w:cs="Arial"/>
              </w:rPr>
              <w:t xml:space="preserve"> </w:t>
            </w:r>
            <w:r>
              <w:rPr>
                <w:rFonts w:cs="Arial"/>
              </w:rPr>
              <w:t xml:space="preserve">enligt ICD-10 </w:t>
            </w:r>
            <w:r w:rsidRPr="00C93E52">
              <w:rPr>
                <w:rFonts w:cs="Arial"/>
              </w:rPr>
              <w:t xml:space="preserve">eller </w:t>
            </w:r>
            <w:r>
              <w:rPr>
                <w:rFonts w:cs="Arial"/>
              </w:rPr>
              <w:t xml:space="preserve">ett kliniskt fynd enligt </w:t>
            </w:r>
            <w:proofErr w:type="spellStart"/>
            <w:r>
              <w:rPr>
                <w:rFonts w:cs="Arial"/>
              </w:rPr>
              <w:t>Snomed</w:t>
            </w:r>
            <w:proofErr w:type="spellEnd"/>
            <w:r>
              <w:rPr>
                <w:rFonts w:cs="Arial"/>
              </w:rPr>
              <w:t xml:space="preserve"> CT</w:t>
            </w:r>
            <w:r w:rsidRPr="00C93E52">
              <w:rPr>
                <w:rFonts w:cs="Arial"/>
              </w:rPr>
              <w:t xml:space="preserve">.  </w:t>
            </w:r>
          </w:p>
        </w:tc>
        <w:tc>
          <w:tcPr>
            <w:tcW w:w="1617" w:type="dxa"/>
          </w:tcPr>
          <w:p w14:paraId="688ED997" w14:textId="484399D2" w:rsidR="00C663D3" w:rsidRPr="00C93E52" w:rsidRDefault="00C663D3" w:rsidP="00C663D3">
            <w:r>
              <w:t>0</w:t>
            </w:r>
            <w:proofErr w:type="gramStart"/>
            <w:r>
              <w:t>..</w:t>
            </w:r>
            <w:proofErr w:type="gramEnd"/>
            <w:r w:rsidRPr="00C93E52">
              <w:t>1</w:t>
            </w:r>
          </w:p>
        </w:tc>
      </w:tr>
      <w:tr w:rsidR="00C663D3" w:rsidRPr="00674765" w14:paraId="1899B9DA" w14:textId="77777777" w:rsidTr="00621012">
        <w:tc>
          <w:tcPr>
            <w:tcW w:w="2943" w:type="dxa"/>
            <w:tcBorders>
              <w:top w:val="single" w:sz="4" w:space="0" w:color="auto"/>
              <w:left w:val="single" w:sz="4" w:space="0" w:color="auto"/>
              <w:bottom w:val="single" w:sz="4" w:space="0" w:color="auto"/>
              <w:right w:val="single" w:sz="4" w:space="0" w:color="auto"/>
            </w:tcBorders>
          </w:tcPr>
          <w:p w14:paraId="33C00C17" w14:textId="4EE5F7D4" w:rsidR="00C663D3" w:rsidRPr="003C622B" w:rsidRDefault="00C663D3" w:rsidP="00C663D3">
            <w:pPr>
              <w:rPr>
                <w:lang w:eastAsia="sv-SE"/>
              </w:rPr>
            </w:pPr>
            <w:proofErr w:type="spellStart"/>
            <w:r w:rsidRPr="003C622B">
              <w:rPr>
                <w:lang w:eastAsia="sv-SE"/>
              </w:rPr>
              <w:t>cv.code</w:t>
            </w:r>
            <w:proofErr w:type="spellEnd"/>
          </w:p>
        </w:tc>
        <w:tc>
          <w:tcPr>
            <w:tcW w:w="2037" w:type="dxa"/>
            <w:tcBorders>
              <w:top w:val="single" w:sz="4" w:space="0" w:color="auto"/>
              <w:left w:val="single" w:sz="4" w:space="0" w:color="auto"/>
              <w:bottom w:val="single" w:sz="4" w:space="0" w:color="auto"/>
              <w:right w:val="single" w:sz="4" w:space="0" w:color="auto"/>
            </w:tcBorders>
          </w:tcPr>
          <w:p w14:paraId="699CAA24"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A381479" w14:textId="01F39C99" w:rsidR="00C663D3" w:rsidRPr="00C93E52" w:rsidRDefault="00C663D3" w:rsidP="00C663D3">
            <w:pPr>
              <w:rPr>
                <w:rFonts w:cs="Arial"/>
              </w:rPr>
            </w:pPr>
            <w:r>
              <w:rPr>
                <w:rFonts w:cs="Arial"/>
              </w:rPr>
              <w:t>Kod för värde</w:t>
            </w:r>
            <w:r w:rsidRPr="00C93E52">
              <w:rPr>
                <w:rFonts w:cs="Arial"/>
              </w:rPr>
              <w:t>typ.</w:t>
            </w:r>
          </w:p>
        </w:tc>
        <w:tc>
          <w:tcPr>
            <w:tcW w:w="1617" w:type="dxa"/>
            <w:tcBorders>
              <w:top w:val="single" w:sz="4" w:space="0" w:color="auto"/>
              <w:left w:val="single" w:sz="4" w:space="0" w:color="auto"/>
              <w:bottom w:val="single" w:sz="4" w:space="0" w:color="auto"/>
              <w:right w:val="single" w:sz="4" w:space="0" w:color="auto"/>
            </w:tcBorders>
          </w:tcPr>
          <w:p w14:paraId="1476474B" w14:textId="275B1B39" w:rsidR="00C663D3" w:rsidRPr="00C93E52" w:rsidRDefault="00C663D3" w:rsidP="00C663D3">
            <w:r>
              <w:t>1</w:t>
            </w:r>
            <w:proofErr w:type="gramStart"/>
            <w:r>
              <w:t>..</w:t>
            </w:r>
            <w:proofErr w:type="gramEnd"/>
            <w:r>
              <w:t>1</w:t>
            </w:r>
          </w:p>
        </w:tc>
      </w:tr>
      <w:tr w:rsidR="00C663D3" w:rsidRPr="00674765" w14:paraId="084C12C4" w14:textId="77777777" w:rsidTr="00621012">
        <w:tc>
          <w:tcPr>
            <w:tcW w:w="2943" w:type="dxa"/>
            <w:tcBorders>
              <w:top w:val="single" w:sz="4" w:space="0" w:color="auto"/>
              <w:left w:val="single" w:sz="4" w:space="0" w:color="auto"/>
              <w:bottom w:val="single" w:sz="4" w:space="0" w:color="auto"/>
              <w:right w:val="single" w:sz="4" w:space="0" w:color="auto"/>
            </w:tcBorders>
          </w:tcPr>
          <w:p w14:paraId="5C7B9D1C" w14:textId="2A451B76" w:rsidR="00C663D3" w:rsidRPr="003C622B" w:rsidRDefault="00C663D3" w:rsidP="00C663D3">
            <w:pPr>
              <w:rPr>
                <w:lang w:eastAsia="sv-SE"/>
              </w:rPr>
            </w:pPr>
            <w:proofErr w:type="spellStart"/>
            <w:r w:rsidRPr="003C622B">
              <w:rPr>
                <w:lang w:eastAsia="sv-SE"/>
              </w:rPr>
              <w:t>cv.codeSystem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D472EDD"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C663D3" w:rsidRPr="00C93E52" w:rsidRDefault="00C663D3" w:rsidP="00C663D3">
            <w:pPr>
              <w:rPr>
                <w:rFonts w:cs="Arial"/>
              </w:rPr>
            </w:pPr>
            <w:r w:rsidRPr="00C93E52">
              <w:rPr>
                <w:rFonts w:cs="Arial"/>
              </w:rPr>
              <w:t xml:space="preserve">Kodsystem för angiven kod för </w:t>
            </w:r>
            <w:proofErr w:type="spellStart"/>
            <w:r w:rsidRPr="00C93E52">
              <w:rPr>
                <w:rFonts w:cs="Arial"/>
              </w:rPr>
              <w:t>värdestyp</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1648F783" w14:textId="67FACFCC" w:rsidR="00C663D3" w:rsidRPr="00C93E52" w:rsidRDefault="00C663D3" w:rsidP="00C663D3">
            <w:r>
              <w:t>1</w:t>
            </w:r>
            <w:proofErr w:type="gramStart"/>
            <w:r>
              <w:t>..</w:t>
            </w:r>
            <w:proofErr w:type="gramEnd"/>
            <w:r>
              <w:t>1</w:t>
            </w:r>
          </w:p>
        </w:tc>
      </w:tr>
      <w:tr w:rsidR="00C663D3" w:rsidRPr="00674765" w14:paraId="5282B973" w14:textId="77777777" w:rsidTr="00621012">
        <w:tc>
          <w:tcPr>
            <w:tcW w:w="2943" w:type="dxa"/>
            <w:tcBorders>
              <w:top w:val="single" w:sz="4" w:space="0" w:color="auto"/>
              <w:left w:val="single" w:sz="4" w:space="0" w:color="auto"/>
              <w:bottom w:val="single" w:sz="4" w:space="0" w:color="auto"/>
              <w:right w:val="single" w:sz="4" w:space="0" w:color="auto"/>
            </w:tcBorders>
          </w:tcPr>
          <w:p w14:paraId="6978A931" w14:textId="66C45324" w:rsidR="00C663D3" w:rsidRPr="003C622B" w:rsidRDefault="00C663D3" w:rsidP="00C663D3">
            <w:pPr>
              <w:rPr>
                <w:lang w:eastAsia="sv-SE"/>
              </w:rPr>
            </w:pPr>
            <w:proofErr w:type="spellStart"/>
            <w:r w:rsidRPr="003C622B">
              <w:rPr>
                <w:lang w:eastAsia="sv-SE"/>
              </w:rPr>
              <w:t>cv.codeSystemName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4FF9B49"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C663D3" w:rsidRPr="00C93E52" w:rsidRDefault="00C663D3" w:rsidP="00C663D3">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C663D3" w:rsidRPr="00C93E52" w:rsidRDefault="00C663D3" w:rsidP="00C663D3">
            <w:r w:rsidRPr="00C93E52">
              <w:t>0</w:t>
            </w:r>
            <w:proofErr w:type="gramStart"/>
            <w:r w:rsidRPr="00C93E52">
              <w:t>..</w:t>
            </w:r>
            <w:proofErr w:type="gramEnd"/>
            <w:r w:rsidRPr="00C93E52">
              <w:t>1</w:t>
            </w:r>
          </w:p>
        </w:tc>
      </w:tr>
      <w:tr w:rsidR="00C663D3" w:rsidRPr="00674765" w14:paraId="621335D3" w14:textId="77777777" w:rsidTr="00621012">
        <w:tc>
          <w:tcPr>
            <w:tcW w:w="2943" w:type="dxa"/>
            <w:tcBorders>
              <w:top w:val="single" w:sz="4" w:space="0" w:color="auto"/>
              <w:left w:val="single" w:sz="4" w:space="0" w:color="auto"/>
              <w:bottom w:val="single" w:sz="4" w:space="0" w:color="auto"/>
              <w:right w:val="single" w:sz="4" w:space="0" w:color="auto"/>
            </w:tcBorders>
          </w:tcPr>
          <w:p w14:paraId="7C114F55" w14:textId="538D2520" w:rsidR="00C663D3" w:rsidRPr="003C622B" w:rsidRDefault="00C663D3" w:rsidP="00C663D3">
            <w:pPr>
              <w:rPr>
                <w:lang w:eastAsia="sv-SE"/>
              </w:rPr>
            </w:pPr>
            <w:proofErr w:type="spellStart"/>
            <w:r w:rsidRPr="003C622B">
              <w:rPr>
                <w:lang w:eastAsia="sv-SE"/>
              </w:rPr>
              <w:t>cv.codeSystemVersion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3F1D78EC"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C663D3" w:rsidRPr="00C93E52" w:rsidRDefault="00C663D3" w:rsidP="00C663D3">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C663D3" w:rsidRPr="00C93E52" w:rsidRDefault="00C663D3" w:rsidP="00C663D3">
            <w:r w:rsidRPr="00C93E52">
              <w:t>0</w:t>
            </w:r>
            <w:proofErr w:type="gramStart"/>
            <w:r w:rsidRPr="00C93E52">
              <w:t>..</w:t>
            </w:r>
            <w:proofErr w:type="gramEnd"/>
            <w:r w:rsidRPr="00C93E52">
              <w:t>1</w:t>
            </w:r>
          </w:p>
        </w:tc>
      </w:tr>
      <w:tr w:rsidR="00C663D3" w:rsidRPr="00674765" w14:paraId="04EF6A12" w14:textId="77777777" w:rsidTr="00621012">
        <w:tc>
          <w:tcPr>
            <w:tcW w:w="2943" w:type="dxa"/>
            <w:tcBorders>
              <w:top w:val="single" w:sz="4" w:space="0" w:color="auto"/>
              <w:left w:val="single" w:sz="4" w:space="0" w:color="auto"/>
              <w:bottom w:val="single" w:sz="4" w:space="0" w:color="auto"/>
              <w:right w:val="single" w:sz="4" w:space="0" w:color="auto"/>
            </w:tcBorders>
          </w:tcPr>
          <w:p w14:paraId="1604D8AA" w14:textId="288088F1" w:rsidR="00C663D3" w:rsidRPr="003C622B" w:rsidRDefault="00C663D3" w:rsidP="00C663D3">
            <w:pPr>
              <w:rPr>
                <w:lang w:eastAsia="sv-SE"/>
              </w:rPr>
            </w:pPr>
            <w:proofErr w:type="spellStart"/>
            <w:r w:rsidRPr="003C622B">
              <w:rPr>
                <w:lang w:eastAsia="sv-SE"/>
              </w:rPr>
              <w:t>cv.displayName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2F8B2A5" w14:textId="7777777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C663D3" w:rsidRPr="00C93E52" w:rsidRDefault="00C663D3" w:rsidP="00C663D3">
            <w:pPr>
              <w:rPr>
                <w:rFonts w:cs="Arial"/>
              </w:rPr>
            </w:pPr>
            <w:r w:rsidRPr="00C93E52">
              <w:rPr>
                <w:rFonts w:cs="Arial"/>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C663D3" w:rsidRPr="00C93E52" w:rsidRDefault="00C663D3" w:rsidP="00C663D3">
            <w:r w:rsidRPr="00C93E52">
              <w:t>0</w:t>
            </w:r>
            <w:proofErr w:type="gramStart"/>
            <w:r w:rsidRPr="00C93E52">
              <w:t>..</w:t>
            </w:r>
            <w:proofErr w:type="gramEnd"/>
            <w:r w:rsidRPr="00C93E52">
              <w:t>1</w:t>
            </w:r>
          </w:p>
        </w:tc>
      </w:tr>
      <w:tr w:rsidR="00C663D3" w:rsidRPr="008345BA" w14:paraId="5BEB681E" w14:textId="77777777" w:rsidTr="002A63EF">
        <w:tc>
          <w:tcPr>
            <w:tcW w:w="9522" w:type="dxa"/>
            <w:gridSpan w:val="4"/>
            <w:shd w:val="clear" w:color="auto" w:fill="F2F2F2" w:themeFill="background1" w:themeFillShade="F2"/>
          </w:tcPr>
          <w:p w14:paraId="3A79562A" w14:textId="1EF906E1" w:rsidR="00C663D3" w:rsidRPr="00C93E52" w:rsidRDefault="00C663D3" w:rsidP="00C663D3">
            <w:proofErr w:type="spellStart"/>
            <w:r w:rsidRPr="00161A58">
              <w:rPr>
                <w:i/>
                <w:lang w:val="en-GB"/>
              </w:rPr>
              <w:t>Mätvärden</w:t>
            </w:r>
            <w:proofErr w:type="spellEnd"/>
          </w:p>
        </w:tc>
      </w:tr>
      <w:tr w:rsidR="00C663D3" w:rsidRPr="008345BA" w14:paraId="79CE91E1" w14:textId="77777777" w:rsidTr="00621012">
        <w:tc>
          <w:tcPr>
            <w:tcW w:w="2943" w:type="dxa"/>
          </w:tcPr>
          <w:p w14:paraId="71061F16" w14:textId="11527759" w:rsidR="00C663D3" w:rsidRPr="003C622B" w:rsidRDefault="00C663D3" w:rsidP="00C663D3">
            <w:proofErr w:type="spellStart"/>
            <w:r w:rsidRPr="003C622B">
              <w:t>pq</w:t>
            </w:r>
            <w:proofErr w:type="spellEnd"/>
          </w:p>
        </w:tc>
        <w:tc>
          <w:tcPr>
            <w:tcW w:w="2037" w:type="dxa"/>
          </w:tcPr>
          <w:p w14:paraId="12E3872E" w14:textId="6AA4AD06" w:rsidR="00C663D3" w:rsidRPr="00C93E52" w:rsidRDefault="00C663D3" w:rsidP="00C663D3">
            <w:proofErr w:type="spellStart"/>
            <w:r>
              <w:t>PQType</w:t>
            </w:r>
            <w:proofErr w:type="spellEnd"/>
          </w:p>
        </w:tc>
        <w:tc>
          <w:tcPr>
            <w:tcW w:w="2925" w:type="dxa"/>
          </w:tcPr>
          <w:p w14:paraId="3DC5B0AD" w14:textId="44191E75" w:rsidR="00C663D3" w:rsidRPr="00C93E52" w:rsidRDefault="00C663D3" w:rsidP="00C663D3">
            <w:r>
              <w:t>Här anges det värde som uppmätts. Kan exempelvis vara 187 cm.</w:t>
            </w:r>
          </w:p>
        </w:tc>
        <w:tc>
          <w:tcPr>
            <w:tcW w:w="1617" w:type="dxa"/>
          </w:tcPr>
          <w:p w14:paraId="6417A2D4" w14:textId="1398371E" w:rsidR="00C663D3" w:rsidRPr="00C93E52" w:rsidRDefault="00C663D3" w:rsidP="00C663D3">
            <w:r>
              <w:t>0</w:t>
            </w:r>
            <w:proofErr w:type="gramStart"/>
            <w:r>
              <w:t>..</w:t>
            </w:r>
            <w:proofErr w:type="gramEnd"/>
            <w:r>
              <w:t>1</w:t>
            </w:r>
          </w:p>
        </w:tc>
      </w:tr>
      <w:tr w:rsidR="00C663D3" w:rsidRPr="008345BA" w14:paraId="7787F680" w14:textId="77777777" w:rsidTr="00621012">
        <w:tc>
          <w:tcPr>
            <w:tcW w:w="2943" w:type="dxa"/>
            <w:tcBorders>
              <w:bottom w:val="single" w:sz="4" w:space="0" w:color="auto"/>
            </w:tcBorders>
          </w:tcPr>
          <w:p w14:paraId="04BF500A" w14:textId="1025E608" w:rsidR="00C663D3" w:rsidRPr="003C622B" w:rsidRDefault="00C663D3" w:rsidP="00C663D3">
            <w:proofErr w:type="spellStart"/>
            <w:r w:rsidRPr="003C622B">
              <w:t>pq.value</w:t>
            </w:r>
            <w:proofErr w:type="spellEnd"/>
          </w:p>
        </w:tc>
        <w:tc>
          <w:tcPr>
            <w:tcW w:w="2037" w:type="dxa"/>
            <w:tcBorders>
              <w:bottom w:val="single" w:sz="4" w:space="0" w:color="auto"/>
            </w:tcBorders>
          </w:tcPr>
          <w:p w14:paraId="3A6E474E" w14:textId="419E67A9" w:rsidR="00C663D3" w:rsidRPr="00C93E52" w:rsidRDefault="00C663D3" w:rsidP="00C663D3">
            <w:proofErr w:type="spellStart"/>
            <w:proofErr w:type="gramStart"/>
            <w:r>
              <w:t>xs:decimal</w:t>
            </w:r>
            <w:proofErr w:type="spellEnd"/>
            <w:proofErr w:type="gramEnd"/>
          </w:p>
        </w:tc>
        <w:tc>
          <w:tcPr>
            <w:tcW w:w="2925" w:type="dxa"/>
            <w:tcBorders>
              <w:bottom w:val="single" w:sz="4" w:space="0" w:color="auto"/>
            </w:tcBorders>
          </w:tcPr>
          <w:p w14:paraId="33B2539A" w14:textId="06D0BC92" w:rsidR="00C663D3" w:rsidRPr="00C93E52" w:rsidRDefault="00C663D3" w:rsidP="00C663D3">
            <w:pPr>
              <w:rPr>
                <w:rFonts w:cs="Arial"/>
              </w:rPr>
            </w:pPr>
            <w:r>
              <w:rPr>
                <w:rFonts w:cs="Arial"/>
              </w:rPr>
              <w:t>Den numeriska delen av värdet (</w:t>
            </w:r>
            <w:r>
              <w:t>187</w:t>
            </w:r>
            <w:r>
              <w:rPr>
                <w:rFonts w:cs="Arial"/>
              </w:rPr>
              <w:t>).</w:t>
            </w:r>
          </w:p>
        </w:tc>
        <w:tc>
          <w:tcPr>
            <w:tcW w:w="1617" w:type="dxa"/>
            <w:tcBorders>
              <w:bottom w:val="single" w:sz="4" w:space="0" w:color="auto"/>
            </w:tcBorders>
          </w:tcPr>
          <w:p w14:paraId="5B3E13BC" w14:textId="51873996" w:rsidR="00C663D3" w:rsidRPr="00C93E52" w:rsidRDefault="00C663D3" w:rsidP="00C663D3">
            <w:r>
              <w:t>1</w:t>
            </w:r>
            <w:proofErr w:type="gramStart"/>
            <w:r>
              <w:t>..</w:t>
            </w:r>
            <w:proofErr w:type="gramEnd"/>
            <w:r>
              <w:t>1</w:t>
            </w:r>
          </w:p>
        </w:tc>
      </w:tr>
      <w:tr w:rsidR="00C663D3" w:rsidRPr="008345BA" w14:paraId="07767C1F" w14:textId="77777777" w:rsidTr="00621012">
        <w:tc>
          <w:tcPr>
            <w:tcW w:w="2943" w:type="dxa"/>
            <w:tcBorders>
              <w:bottom w:val="single" w:sz="4" w:space="0" w:color="auto"/>
            </w:tcBorders>
          </w:tcPr>
          <w:p w14:paraId="02BDEA24" w14:textId="6953304B" w:rsidR="00C663D3" w:rsidRPr="003C622B" w:rsidRDefault="00C663D3" w:rsidP="00C663D3">
            <w:proofErr w:type="spellStart"/>
            <w:r w:rsidRPr="003C622B">
              <w:t>pq.unit</w:t>
            </w:r>
            <w:proofErr w:type="spellEnd"/>
          </w:p>
        </w:tc>
        <w:tc>
          <w:tcPr>
            <w:tcW w:w="2037" w:type="dxa"/>
            <w:tcBorders>
              <w:bottom w:val="single" w:sz="4" w:space="0" w:color="auto"/>
            </w:tcBorders>
          </w:tcPr>
          <w:p w14:paraId="4ACC1BD4" w14:textId="1E7C86EE" w:rsidR="00C663D3" w:rsidRDefault="00C663D3" w:rsidP="00C663D3">
            <w:proofErr w:type="spellStart"/>
            <w:proofErr w:type="gramStart"/>
            <w:r>
              <w:t>xs:string</w:t>
            </w:r>
            <w:proofErr w:type="spellEnd"/>
            <w:proofErr w:type="gramEnd"/>
          </w:p>
        </w:tc>
        <w:tc>
          <w:tcPr>
            <w:tcW w:w="2925" w:type="dxa"/>
            <w:tcBorders>
              <w:bottom w:val="single" w:sz="4" w:space="0" w:color="auto"/>
            </w:tcBorders>
          </w:tcPr>
          <w:p w14:paraId="13546911" w14:textId="08D33943" w:rsidR="00C663D3" w:rsidRDefault="00C663D3" w:rsidP="00C663D3">
            <w:pPr>
              <w:rPr>
                <w:rFonts w:cs="Arial"/>
              </w:rPr>
            </w:pPr>
            <w:r>
              <w:rPr>
                <w:rFonts w:cs="Arial"/>
              </w:rPr>
              <w:t>Måttenheten (cm).</w:t>
            </w:r>
            <w:r w:rsidR="00000E6B">
              <w:rPr>
                <w:rFonts w:cs="Arial"/>
              </w:rPr>
              <w:t xml:space="preserve"> Giltig värden på </w:t>
            </w:r>
            <w:proofErr w:type="spellStart"/>
            <w:r w:rsidR="00000E6B">
              <w:rPr>
                <w:rFonts w:cs="Arial"/>
              </w:rPr>
              <w:t>unit</w:t>
            </w:r>
            <w:proofErr w:type="spellEnd"/>
            <w:r w:rsidR="00000E6B">
              <w:rPr>
                <w:rFonts w:cs="Arial"/>
              </w:rPr>
              <w:t xml:space="preserve"> hämtas från [R4].</w:t>
            </w:r>
          </w:p>
        </w:tc>
        <w:tc>
          <w:tcPr>
            <w:tcW w:w="1617" w:type="dxa"/>
            <w:tcBorders>
              <w:bottom w:val="single" w:sz="4" w:space="0" w:color="auto"/>
            </w:tcBorders>
          </w:tcPr>
          <w:p w14:paraId="284F5B83" w14:textId="4E8F340F" w:rsidR="00C663D3" w:rsidRDefault="00C663D3" w:rsidP="00C663D3">
            <w:r>
              <w:t>1</w:t>
            </w:r>
            <w:proofErr w:type="gramStart"/>
            <w:r>
              <w:t>..</w:t>
            </w:r>
            <w:proofErr w:type="gramEnd"/>
            <w:r>
              <w:t>1</w:t>
            </w:r>
          </w:p>
        </w:tc>
      </w:tr>
      <w:tr w:rsidR="00C663D3" w:rsidRPr="008345BA" w14:paraId="2042FD80" w14:textId="77777777" w:rsidTr="006A09CA">
        <w:tc>
          <w:tcPr>
            <w:tcW w:w="9522" w:type="dxa"/>
            <w:gridSpan w:val="4"/>
            <w:tcBorders>
              <w:bottom w:val="single" w:sz="4" w:space="0" w:color="auto"/>
            </w:tcBorders>
            <w:shd w:val="clear" w:color="auto" w:fill="F2F2F2" w:themeFill="background1" w:themeFillShade="F2"/>
          </w:tcPr>
          <w:p w14:paraId="47123333" w14:textId="5EC2A6DE" w:rsidR="00C663D3" w:rsidRPr="00C93E52" w:rsidRDefault="00C663D3" w:rsidP="00B84B8B">
            <w:r w:rsidRPr="006A09CA">
              <w:rPr>
                <w:i/>
              </w:rPr>
              <w:t>Tidpunkt</w:t>
            </w:r>
          </w:p>
        </w:tc>
      </w:tr>
      <w:tr w:rsidR="00C663D3" w:rsidRPr="008345BA" w14:paraId="5D337CD1" w14:textId="77777777" w:rsidTr="00D44F90">
        <w:tc>
          <w:tcPr>
            <w:tcW w:w="2943" w:type="dxa"/>
            <w:tcBorders>
              <w:bottom w:val="single" w:sz="4" w:space="0" w:color="auto"/>
            </w:tcBorders>
          </w:tcPr>
          <w:p w14:paraId="7A57E09E" w14:textId="7D5F5E34" w:rsidR="00C663D3" w:rsidRPr="00161A58" w:rsidRDefault="00C663D3" w:rsidP="00C663D3">
            <w:proofErr w:type="spellStart"/>
            <w:r w:rsidRPr="003C622B">
              <w:t>ts</w:t>
            </w:r>
            <w:proofErr w:type="spellEnd"/>
          </w:p>
        </w:tc>
        <w:tc>
          <w:tcPr>
            <w:tcW w:w="2037" w:type="dxa"/>
            <w:tcBorders>
              <w:bottom w:val="single" w:sz="4" w:space="0" w:color="auto"/>
            </w:tcBorders>
          </w:tcPr>
          <w:p w14:paraId="185113C0" w14:textId="6AD65A4E" w:rsidR="00C663D3" w:rsidRPr="00C93E52" w:rsidRDefault="00C663D3" w:rsidP="00C663D3">
            <w:proofErr w:type="spellStart"/>
            <w:r>
              <w:t>TimeStampType</w:t>
            </w:r>
            <w:proofErr w:type="spellEnd"/>
          </w:p>
        </w:tc>
        <w:tc>
          <w:tcPr>
            <w:tcW w:w="2925" w:type="dxa"/>
            <w:tcBorders>
              <w:bottom w:val="single" w:sz="4" w:space="0" w:color="auto"/>
            </w:tcBorders>
          </w:tcPr>
          <w:p w14:paraId="796F6B03" w14:textId="35E12C58" w:rsidR="00C663D3" w:rsidRPr="00C93E52" w:rsidRDefault="00C663D3" w:rsidP="00C663D3">
            <w:pPr>
              <w:rPr>
                <w:rFonts w:cs="Arial"/>
              </w:rPr>
            </w:pPr>
            <w:r>
              <w:rPr>
                <w:rFonts w:cs="Arial"/>
              </w:rPr>
              <w:t xml:space="preserve">Tidsstämpel på formatet </w:t>
            </w:r>
            <w:proofErr w:type="spellStart"/>
            <w:r w:rsidRPr="009B1B5B">
              <w:rPr>
                <w:rFonts w:cs="Arial"/>
              </w:rPr>
              <w:t>YYYYMMDD</w:t>
            </w:r>
            <w:commentRangeStart w:id="115"/>
            <w:r w:rsidRPr="009B1B5B">
              <w:rPr>
                <w:rFonts w:cs="Arial"/>
              </w:rPr>
              <w:t>hhmmss</w:t>
            </w:r>
            <w:commentRangeEnd w:id="115"/>
            <w:proofErr w:type="spellEnd"/>
            <w:r w:rsidR="00556BBC">
              <w:rPr>
                <w:rStyle w:val="Kommentarsreferens"/>
              </w:rPr>
              <w:commentReference w:id="115"/>
            </w:r>
            <w:r>
              <w:rPr>
                <w:rFonts w:cs="Arial"/>
              </w:rPr>
              <w:t xml:space="preserve">. </w:t>
            </w:r>
          </w:p>
        </w:tc>
        <w:tc>
          <w:tcPr>
            <w:tcW w:w="1617" w:type="dxa"/>
            <w:tcBorders>
              <w:bottom w:val="single" w:sz="4" w:space="0" w:color="auto"/>
            </w:tcBorders>
          </w:tcPr>
          <w:p w14:paraId="4269501F" w14:textId="03775065" w:rsidR="00C663D3" w:rsidRPr="00C93E52" w:rsidRDefault="00C663D3" w:rsidP="00C663D3">
            <w:r>
              <w:t>0</w:t>
            </w:r>
            <w:proofErr w:type="gramStart"/>
            <w:r>
              <w:t>..</w:t>
            </w:r>
            <w:proofErr w:type="gramEnd"/>
            <w:r>
              <w:t>1</w:t>
            </w:r>
          </w:p>
        </w:tc>
      </w:tr>
      <w:tr w:rsidR="00D44F90" w:rsidRPr="008345BA" w14:paraId="28647F6E" w14:textId="77777777" w:rsidTr="00D44F90">
        <w:tc>
          <w:tcPr>
            <w:tcW w:w="9522" w:type="dxa"/>
            <w:gridSpan w:val="4"/>
            <w:tcBorders>
              <w:left w:val="single" w:sz="4" w:space="0" w:color="auto"/>
              <w:bottom w:val="single" w:sz="4" w:space="0" w:color="auto"/>
              <w:right w:val="single" w:sz="4" w:space="0" w:color="auto"/>
            </w:tcBorders>
            <w:shd w:val="clear" w:color="auto" w:fill="F2F2F2" w:themeFill="background1" w:themeFillShade="F2"/>
          </w:tcPr>
          <w:p w14:paraId="76514F84" w14:textId="53EC3047" w:rsidR="00D44F90" w:rsidRPr="00C93E52" w:rsidRDefault="00D44F90" w:rsidP="00C663D3">
            <w:r>
              <w:rPr>
                <w:i/>
              </w:rPr>
              <w:t>Tidsintervall</w:t>
            </w:r>
          </w:p>
        </w:tc>
      </w:tr>
      <w:tr w:rsidR="00B84B8B" w:rsidRPr="00D44F90" w14:paraId="6562C0F4" w14:textId="77777777" w:rsidTr="00D44F90">
        <w:tc>
          <w:tcPr>
            <w:tcW w:w="2943" w:type="dxa"/>
            <w:tcBorders>
              <w:left w:val="single" w:sz="4" w:space="0" w:color="auto"/>
              <w:right w:val="single" w:sz="4" w:space="0" w:color="auto"/>
            </w:tcBorders>
          </w:tcPr>
          <w:p w14:paraId="08CB1E94" w14:textId="64FE8E25" w:rsidR="00B84B8B" w:rsidRPr="000460B4" w:rsidRDefault="00D44F90" w:rsidP="00C663D3">
            <w:proofErr w:type="spellStart"/>
            <w:r>
              <w:t>ivl_ts</w:t>
            </w:r>
            <w:proofErr w:type="spellEnd"/>
          </w:p>
        </w:tc>
        <w:tc>
          <w:tcPr>
            <w:tcW w:w="2037" w:type="dxa"/>
            <w:tcBorders>
              <w:left w:val="single" w:sz="4" w:space="0" w:color="auto"/>
              <w:right w:val="single" w:sz="4" w:space="0" w:color="auto"/>
            </w:tcBorders>
          </w:tcPr>
          <w:p w14:paraId="7360C1D8" w14:textId="4D9D3240" w:rsidR="00B84B8B" w:rsidRPr="00C93E52" w:rsidRDefault="00D44F90" w:rsidP="00C663D3">
            <w:proofErr w:type="spellStart"/>
            <w:r w:rsidRPr="00D44F90">
              <w:t>TimePeriodType</w:t>
            </w:r>
            <w:proofErr w:type="spellEnd"/>
          </w:p>
        </w:tc>
        <w:tc>
          <w:tcPr>
            <w:tcW w:w="2925" w:type="dxa"/>
            <w:tcBorders>
              <w:left w:val="single" w:sz="4" w:space="0" w:color="auto"/>
              <w:right w:val="single" w:sz="4" w:space="0" w:color="auto"/>
            </w:tcBorders>
          </w:tcPr>
          <w:p w14:paraId="61F97081" w14:textId="350352D5" w:rsidR="00B84B8B" w:rsidRPr="00D44F90" w:rsidRDefault="00D44F90" w:rsidP="00D44F90">
            <w:pPr>
              <w:rPr>
                <w:rFonts w:cs="Arial"/>
              </w:rPr>
            </w:pPr>
            <w:proofErr w:type="spellStart"/>
            <w:r w:rsidRPr="00D44F90">
              <w:rPr>
                <w:rFonts w:cs="Arial"/>
                <w:lang w:val="en-US"/>
              </w:rPr>
              <w:t>Tidsintervall</w:t>
            </w:r>
            <w:proofErr w:type="spellEnd"/>
            <w:r w:rsidRPr="00D44F90">
              <w:rPr>
                <w:rFonts w:cs="Arial"/>
                <w:lang w:val="en-US"/>
              </w:rPr>
              <w:t xml:space="preserve">. </w:t>
            </w:r>
            <w:r w:rsidRPr="00D44F90">
              <w:rPr>
                <w:rFonts w:cs="Arial"/>
              </w:rPr>
              <w:t xml:space="preserve">Minst en av start och end tiderna skall anges på </w:t>
            </w:r>
            <w:proofErr w:type="gramStart"/>
            <w:r w:rsidRPr="00D44F90">
              <w:rPr>
                <w:rFonts w:cs="Arial"/>
              </w:rPr>
              <w:t>formatet</w:t>
            </w:r>
            <w:r>
              <w:rPr>
                <w:rFonts w:cs="Arial"/>
              </w:rPr>
              <w:t xml:space="preserve"> </w:t>
            </w:r>
            <w:r w:rsidRPr="009B1B5B">
              <w:rPr>
                <w:rFonts w:cs="Arial"/>
              </w:rPr>
              <w:t xml:space="preserve"> </w:t>
            </w:r>
            <w:proofErr w:type="spellStart"/>
            <w:r w:rsidRPr="009B1B5B">
              <w:rPr>
                <w:rFonts w:cs="Arial"/>
              </w:rPr>
              <w:t>YYYYMMDD</w:t>
            </w:r>
            <w:commentRangeStart w:id="116"/>
            <w:r w:rsidRPr="009B1B5B">
              <w:rPr>
                <w:rFonts w:cs="Arial"/>
              </w:rPr>
              <w:t>hhmmss</w:t>
            </w:r>
            <w:commentRangeEnd w:id="116"/>
            <w:proofErr w:type="spellEnd"/>
            <w:proofErr w:type="gramEnd"/>
            <w:r>
              <w:rPr>
                <w:rStyle w:val="Kommentarsreferens"/>
              </w:rPr>
              <w:commentReference w:id="116"/>
            </w:r>
            <w:r>
              <w:rPr>
                <w:rFonts w:cs="Arial"/>
              </w:rPr>
              <w:t>.</w:t>
            </w:r>
          </w:p>
        </w:tc>
        <w:tc>
          <w:tcPr>
            <w:tcW w:w="1617" w:type="dxa"/>
            <w:tcBorders>
              <w:left w:val="single" w:sz="4" w:space="0" w:color="auto"/>
              <w:right w:val="single" w:sz="4" w:space="0" w:color="auto"/>
            </w:tcBorders>
          </w:tcPr>
          <w:p w14:paraId="395DFA94" w14:textId="77777777" w:rsidR="00B84B8B" w:rsidRPr="00D44F90" w:rsidRDefault="00B84B8B" w:rsidP="00C663D3"/>
        </w:tc>
      </w:tr>
      <w:tr w:rsidR="00C663D3" w:rsidRPr="00D44F90" w14:paraId="740E3864" w14:textId="77777777" w:rsidTr="00621012">
        <w:tc>
          <w:tcPr>
            <w:tcW w:w="2943" w:type="dxa"/>
            <w:tcBorders>
              <w:left w:val="nil"/>
              <w:right w:val="nil"/>
            </w:tcBorders>
          </w:tcPr>
          <w:p w14:paraId="6F9C09C0" w14:textId="77777777" w:rsidR="00C663D3" w:rsidRPr="00D44F90" w:rsidRDefault="00C663D3" w:rsidP="00C663D3"/>
        </w:tc>
        <w:tc>
          <w:tcPr>
            <w:tcW w:w="2037" w:type="dxa"/>
            <w:tcBorders>
              <w:left w:val="nil"/>
              <w:right w:val="nil"/>
            </w:tcBorders>
          </w:tcPr>
          <w:p w14:paraId="502EFB71" w14:textId="77777777" w:rsidR="00C663D3" w:rsidRPr="00D44F90" w:rsidRDefault="00C663D3" w:rsidP="00C663D3"/>
        </w:tc>
        <w:tc>
          <w:tcPr>
            <w:tcW w:w="2925" w:type="dxa"/>
            <w:tcBorders>
              <w:left w:val="nil"/>
              <w:right w:val="nil"/>
            </w:tcBorders>
          </w:tcPr>
          <w:p w14:paraId="3570FF15" w14:textId="77777777" w:rsidR="00C663D3" w:rsidRPr="00D44F90" w:rsidRDefault="00C663D3" w:rsidP="00C663D3">
            <w:pPr>
              <w:rPr>
                <w:rFonts w:cs="Arial"/>
              </w:rPr>
            </w:pPr>
          </w:p>
        </w:tc>
        <w:tc>
          <w:tcPr>
            <w:tcW w:w="1617" w:type="dxa"/>
            <w:tcBorders>
              <w:left w:val="nil"/>
              <w:right w:val="nil"/>
            </w:tcBorders>
          </w:tcPr>
          <w:p w14:paraId="4AF6AB16" w14:textId="77777777" w:rsidR="00C663D3" w:rsidRPr="00D44F90" w:rsidRDefault="00C663D3" w:rsidP="00C663D3"/>
        </w:tc>
      </w:tr>
      <w:tr w:rsidR="00757615" w:rsidRPr="00D44F90" w14:paraId="4662EDA8" w14:textId="77777777" w:rsidTr="00521E7A">
        <w:trPr>
          <w:trHeight w:val="920"/>
        </w:trPr>
        <w:tc>
          <w:tcPr>
            <w:tcW w:w="2943" w:type="dxa"/>
            <w:shd w:val="clear" w:color="auto" w:fill="A6A6A6" w:themeFill="background1" w:themeFillShade="A6"/>
          </w:tcPr>
          <w:p w14:paraId="63767F68" w14:textId="77777777" w:rsidR="00B84B8B" w:rsidRPr="00D44F90" w:rsidRDefault="00757615" w:rsidP="00C663D3">
            <w:pPr>
              <w:rPr>
                <w:lang w:val="en-US" w:eastAsia="sv-SE"/>
              </w:rPr>
            </w:pPr>
            <w:proofErr w:type="spellStart"/>
            <w:r w:rsidRPr="00D44F90">
              <w:rPr>
                <w:lang w:val="en-US" w:eastAsia="sv-SE"/>
              </w:rPr>
              <w:t>observationGroup</w:t>
            </w:r>
            <w:proofErr w:type="spellEnd"/>
            <w:r w:rsidRPr="00D44F90">
              <w:rPr>
                <w:lang w:val="en-US" w:eastAsia="sv-SE"/>
              </w:rPr>
              <w:t>/</w:t>
            </w:r>
          </w:p>
          <w:p w14:paraId="20D4ACE2" w14:textId="5402AB59" w:rsidR="00757615" w:rsidRPr="00D44F90" w:rsidRDefault="00B84B8B" w:rsidP="00C663D3">
            <w:pPr>
              <w:rPr>
                <w:lang w:val="en-US" w:eastAsia="sv-SE"/>
              </w:rPr>
            </w:pPr>
            <w:proofErr w:type="spellStart"/>
            <w:r w:rsidRPr="00D44F90">
              <w:rPr>
                <w:lang w:val="en-US" w:eastAsia="sv-SE"/>
              </w:rPr>
              <w:t>additionalParticipant</w:t>
            </w:r>
            <w:proofErr w:type="spellEnd"/>
            <w:r w:rsidRPr="00D44F90">
              <w:rPr>
                <w:lang w:val="en-US" w:eastAsia="sv-SE"/>
              </w:rPr>
              <w:t>/</w:t>
            </w:r>
          </w:p>
          <w:p w14:paraId="19F91719" w14:textId="6CB78EEB" w:rsidR="00757615" w:rsidRDefault="00757615" w:rsidP="00C663D3">
            <w:pPr>
              <w:rPr>
                <w:lang w:val="en-GB"/>
              </w:rPr>
            </w:pPr>
            <w:proofErr w:type="spellStart"/>
            <w:r w:rsidRPr="00D44F90">
              <w:rPr>
                <w:lang w:val="en-US"/>
              </w:rPr>
              <w:t>locati</w:t>
            </w:r>
            <w:proofErr w:type="spellEnd"/>
            <w:r>
              <w:rPr>
                <w:lang w:val="en-GB"/>
              </w:rPr>
              <w:t>on/</w:t>
            </w:r>
          </w:p>
          <w:p w14:paraId="03F7C804" w14:textId="386904F3" w:rsidR="00757615" w:rsidRDefault="00757615" w:rsidP="00C663D3">
            <w:pPr>
              <w:rPr>
                <w:lang w:val="en-GB"/>
              </w:rPr>
            </w:pPr>
            <w:r>
              <w:rPr>
                <w:lang w:val="en-GB"/>
              </w:rPr>
              <w:lastRenderedPageBreak/>
              <w:t>address/</w:t>
            </w:r>
          </w:p>
          <w:p w14:paraId="53C10231" w14:textId="7F5A4403" w:rsidR="00757615" w:rsidRDefault="00757615" w:rsidP="00C663D3">
            <w:pPr>
              <w:rPr>
                <w:lang w:val="en-GB"/>
              </w:rPr>
            </w:pPr>
          </w:p>
          <w:p w14:paraId="36087939" w14:textId="51A9F4C8" w:rsidR="00757615" w:rsidRPr="00D44F90" w:rsidRDefault="00757615" w:rsidP="00C663D3">
            <w:pPr>
              <w:rPr>
                <w:lang w:val="en-US"/>
              </w:rPr>
            </w:pPr>
          </w:p>
        </w:tc>
        <w:tc>
          <w:tcPr>
            <w:tcW w:w="2037" w:type="dxa"/>
            <w:shd w:val="clear" w:color="auto" w:fill="A6A6A6" w:themeFill="background1" w:themeFillShade="A6"/>
          </w:tcPr>
          <w:p w14:paraId="7E1F48C2" w14:textId="400F46B3" w:rsidR="00757615" w:rsidRPr="00D44F90" w:rsidRDefault="00757615" w:rsidP="00C663D3">
            <w:pPr>
              <w:rPr>
                <w:lang w:val="en-US"/>
              </w:rPr>
            </w:pPr>
            <w:proofErr w:type="spellStart"/>
            <w:r w:rsidRPr="00D44F90">
              <w:rPr>
                <w:lang w:val="en-US"/>
              </w:rPr>
              <w:lastRenderedPageBreak/>
              <w:t>AddressType</w:t>
            </w:r>
            <w:proofErr w:type="spellEnd"/>
          </w:p>
        </w:tc>
        <w:tc>
          <w:tcPr>
            <w:tcW w:w="2925" w:type="dxa"/>
            <w:shd w:val="clear" w:color="auto" w:fill="A6A6A6" w:themeFill="background1" w:themeFillShade="A6"/>
          </w:tcPr>
          <w:p w14:paraId="11373E81" w14:textId="77777777" w:rsidR="00757615" w:rsidRPr="00D44F90" w:rsidRDefault="00757615" w:rsidP="00C663D3">
            <w:pPr>
              <w:rPr>
                <w:lang w:val="en-US"/>
              </w:rPr>
            </w:pPr>
          </w:p>
        </w:tc>
        <w:tc>
          <w:tcPr>
            <w:tcW w:w="1617" w:type="dxa"/>
            <w:shd w:val="clear" w:color="auto" w:fill="A6A6A6" w:themeFill="background1" w:themeFillShade="A6"/>
          </w:tcPr>
          <w:p w14:paraId="0F659071" w14:textId="193721AD" w:rsidR="00757615" w:rsidRPr="00D44F90" w:rsidRDefault="00757615" w:rsidP="00C663D3">
            <w:pPr>
              <w:rPr>
                <w:lang w:val="en-US"/>
              </w:rPr>
            </w:pPr>
          </w:p>
        </w:tc>
      </w:tr>
      <w:tr w:rsidR="00C663D3" w:rsidRPr="008345BA" w14:paraId="6DDCA310" w14:textId="77777777" w:rsidTr="00621012">
        <w:tc>
          <w:tcPr>
            <w:tcW w:w="2943" w:type="dxa"/>
          </w:tcPr>
          <w:p w14:paraId="5C441F1F" w14:textId="66DD5267" w:rsidR="00C663D3" w:rsidRPr="00D44F90" w:rsidRDefault="00C663D3" w:rsidP="00C663D3">
            <w:pPr>
              <w:rPr>
                <w:highlight w:val="green"/>
                <w:lang w:val="en-US"/>
              </w:rPr>
            </w:pPr>
            <w:r w:rsidRPr="00D44F90">
              <w:rPr>
                <w:lang w:val="en-US"/>
              </w:rPr>
              <w:lastRenderedPageBreak/>
              <w:t>use</w:t>
            </w:r>
          </w:p>
        </w:tc>
        <w:tc>
          <w:tcPr>
            <w:tcW w:w="2037" w:type="dxa"/>
          </w:tcPr>
          <w:p w14:paraId="3C6AC0FA" w14:textId="335E75FD" w:rsidR="00C663D3" w:rsidRPr="00C93E52" w:rsidRDefault="00C663D3" w:rsidP="00C663D3">
            <w:r w:rsidRPr="00D44F90">
              <w:rPr>
                <w:lang w:val="en-US"/>
              </w:rPr>
              <w:t>Post</w:t>
            </w:r>
            <w:proofErr w:type="spellStart"/>
            <w:r w:rsidRPr="00F6122B">
              <w:t>alAddressUse</w:t>
            </w:r>
            <w:r>
              <w:t>Enum</w:t>
            </w:r>
            <w:proofErr w:type="spellEnd"/>
          </w:p>
        </w:tc>
        <w:tc>
          <w:tcPr>
            <w:tcW w:w="2925" w:type="dxa"/>
          </w:tcPr>
          <w:p w14:paraId="3D2444EB" w14:textId="56AC2089" w:rsidR="00C663D3" w:rsidRDefault="00C663D3" w:rsidP="00C663D3">
            <w:commentRangeStart w:id="117"/>
            <w:r>
              <w:t>H – Hemadress</w:t>
            </w:r>
          </w:p>
          <w:p w14:paraId="24690DC0" w14:textId="4F5AE492" w:rsidR="00C663D3" w:rsidRDefault="00C663D3" w:rsidP="00C663D3">
            <w:r>
              <w:t>HV – Semesteradress</w:t>
            </w:r>
          </w:p>
          <w:p w14:paraId="6CFF8CC7" w14:textId="11EAC810" w:rsidR="00C663D3" w:rsidRDefault="00C663D3" w:rsidP="00C663D3">
            <w:r>
              <w:t>WP – Arbetsplats</w:t>
            </w:r>
          </w:p>
          <w:p w14:paraId="39CB676B" w14:textId="77777777" w:rsidR="00C663D3" w:rsidRDefault="00C663D3" w:rsidP="00C663D3">
            <w:r>
              <w:t>TMP – Tillfällig adress</w:t>
            </w:r>
            <w:commentRangeEnd w:id="117"/>
            <w:r w:rsidR="00757615">
              <w:rPr>
                <w:rStyle w:val="Kommentarsreferens"/>
              </w:rPr>
              <w:commentReference w:id="117"/>
            </w:r>
          </w:p>
          <w:p w14:paraId="4B4B3AD4" w14:textId="77777777" w:rsidR="00C663D3" w:rsidRDefault="00C663D3" w:rsidP="00C663D3"/>
          <w:p w14:paraId="667A130E" w14:textId="49262EED" w:rsidR="00C663D3" w:rsidRPr="00C93E52" w:rsidRDefault="00EF7886" w:rsidP="00C663D3">
            <w:r>
              <w:t xml:space="preserve">När </w:t>
            </w:r>
            <w:r w:rsidR="00C663D3">
              <w:t xml:space="preserve">det inte finns en adress med </w:t>
            </w:r>
            <w:r>
              <w:t>”</w:t>
            </w:r>
            <w:proofErr w:type="spellStart"/>
            <w:r w:rsidR="00C663D3">
              <w:t>use</w:t>
            </w:r>
            <w:proofErr w:type="spellEnd"/>
            <w:r>
              <w:t>”</w:t>
            </w:r>
            <w:r w:rsidR="00C663D3">
              <w:t xml:space="preserve"> som matchar syftet med adressanvändningen</w:t>
            </w:r>
            <w:r>
              <w:t>, då väljs en adress utan ”</w:t>
            </w:r>
            <w:proofErr w:type="spellStart"/>
            <w:r>
              <w:t>use</w:t>
            </w:r>
            <w:proofErr w:type="spellEnd"/>
            <w:r>
              <w:t xml:space="preserve">” som </w:t>
            </w:r>
            <w:proofErr w:type="spellStart"/>
            <w:r>
              <w:t>defaultadress</w:t>
            </w:r>
            <w:proofErr w:type="spellEnd"/>
            <w:r w:rsidR="00C663D3">
              <w:t>.</w:t>
            </w:r>
          </w:p>
        </w:tc>
        <w:tc>
          <w:tcPr>
            <w:tcW w:w="1617" w:type="dxa"/>
          </w:tcPr>
          <w:p w14:paraId="7439F0ED" w14:textId="4C37C655" w:rsidR="00C663D3" w:rsidRPr="00C93E52" w:rsidRDefault="00C663D3" w:rsidP="00C663D3">
            <w:r>
              <w:t>0</w:t>
            </w:r>
            <w:proofErr w:type="gramStart"/>
            <w:r>
              <w:t>..</w:t>
            </w:r>
            <w:proofErr w:type="gramEnd"/>
            <w:r>
              <w:t>1</w:t>
            </w:r>
          </w:p>
        </w:tc>
      </w:tr>
      <w:tr w:rsidR="00C663D3" w:rsidRPr="003E007E" w14:paraId="3E7A7761" w14:textId="77777777" w:rsidTr="003E007E">
        <w:tc>
          <w:tcPr>
            <w:tcW w:w="2943" w:type="dxa"/>
            <w:tcBorders>
              <w:top w:val="single" w:sz="4" w:space="0" w:color="auto"/>
              <w:left w:val="single" w:sz="4" w:space="0" w:color="auto"/>
              <w:bottom w:val="single" w:sz="4" w:space="0" w:color="auto"/>
              <w:right w:val="single" w:sz="4" w:space="0" w:color="auto"/>
            </w:tcBorders>
          </w:tcPr>
          <w:p w14:paraId="44689D77" w14:textId="0DF38E56" w:rsidR="00C663D3" w:rsidRPr="00F6122B" w:rsidRDefault="00C663D3" w:rsidP="00C663D3">
            <w:pPr>
              <w:rPr>
                <w:highlight w:val="green"/>
              </w:rPr>
            </w:pPr>
            <w:r w:rsidRPr="003C622B">
              <w:t>part</w:t>
            </w:r>
          </w:p>
        </w:tc>
        <w:tc>
          <w:tcPr>
            <w:tcW w:w="2037" w:type="dxa"/>
            <w:tcBorders>
              <w:top w:val="single" w:sz="4" w:space="0" w:color="auto"/>
              <w:left w:val="single" w:sz="4" w:space="0" w:color="auto"/>
              <w:bottom w:val="single" w:sz="4" w:space="0" w:color="auto"/>
              <w:right w:val="single" w:sz="4" w:space="0" w:color="auto"/>
            </w:tcBorders>
          </w:tcPr>
          <w:p w14:paraId="7C6DB36C" w14:textId="6C36F80E" w:rsidR="00C663D3" w:rsidRPr="00C93E52" w:rsidRDefault="00C663D3" w:rsidP="00C663D3">
            <w:proofErr w:type="spellStart"/>
            <w:r w:rsidRPr="003E007E">
              <w:t>AddressPartType</w:t>
            </w:r>
            <w:proofErr w:type="spellEnd"/>
          </w:p>
        </w:tc>
        <w:tc>
          <w:tcPr>
            <w:tcW w:w="2925" w:type="dxa"/>
            <w:tcBorders>
              <w:top w:val="single" w:sz="4" w:space="0" w:color="auto"/>
              <w:left w:val="single" w:sz="4" w:space="0" w:color="auto"/>
              <w:bottom w:val="single" w:sz="4" w:space="0" w:color="auto"/>
              <w:right w:val="single" w:sz="4" w:space="0" w:color="auto"/>
            </w:tcBorders>
          </w:tcPr>
          <w:p w14:paraId="1789243B" w14:textId="245DC6F1" w:rsidR="00C663D3" w:rsidRPr="00C93E52" w:rsidRDefault="00C663D3" w:rsidP="00C663D3">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033FB7CA" w14:textId="13D72767" w:rsidR="00C663D3" w:rsidRPr="003E007E" w:rsidRDefault="00C663D3" w:rsidP="00C663D3">
            <w:pPr>
              <w:rPr>
                <w:lang w:val="en-US"/>
              </w:rPr>
            </w:pPr>
            <w:r w:rsidRPr="003E007E">
              <w:rPr>
                <w:lang w:val="en-US"/>
              </w:rPr>
              <w:t>1..*</w:t>
            </w:r>
          </w:p>
        </w:tc>
      </w:tr>
      <w:tr w:rsidR="00C663D3" w:rsidRPr="003E007E" w14:paraId="6AE7A86B" w14:textId="77777777" w:rsidTr="003E007E">
        <w:tc>
          <w:tcPr>
            <w:tcW w:w="2943" w:type="dxa"/>
            <w:tcBorders>
              <w:top w:val="single" w:sz="4" w:space="0" w:color="auto"/>
              <w:left w:val="nil"/>
              <w:bottom w:val="single" w:sz="4" w:space="0" w:color="auto"/>
              <w:right w:val="nil"/>
            </w:tcBorders>
          </w:tcPr>
          <w:p w14:paraId="7B42AA84" w14:textId="0408DD06" w:rsidR="00C663D3" w:rsidRPr="003E007E" w:rsidRDefault="00C663D3" w:rsidP="00C663D3">
            <w:pPr>
              <w:rPr>
                <w:highlight w:val="green"/>
                <w:lang w:val="en-US"/>
              </w:rPr>
            </w:pPr>
          </w:p>
        </w:tc>
        <w:tc>
          <w:tcPr>
            <w:tcW w:w="2037" w:type="dxa"/>
            <w:tcBorders>
              <w:top w:val="single" w:sz="4" w:space="0" w:color="auto"/>
              <w:left w:val="nil"/>
              <w:bottom w:val="single" w:sz="4" w:space="0" w:color="auto"/>
              <w:right w:val="nil"/>
            </w:tcBorders>
          </w:tcPr>
          <w:p w14:paraId="47947879" w14:textId="7A8866E8" w:rsidR="00C663D3" w:rsidRPr="003E007E" w:rsidRDefault="00C663D3" w:rsidP="00C663D3">
            <w:pPr>
              <w:rPr>
                <w:lang w:val="en-US"/>
              </w:rPr>
            </w:pPr>
          </w:p>
        </w:tc>
        <w:tc>
          <w:tcPr>
            <w:tcW w:w="2925" w:type="dxa"/>
            <w:tcBorders>
              <w:top w:val="single" w:sz="4" w:space="0" w:color="auto"/>
              <w:left w:val="nil"/>
              <w:bottom w:val="single" w:sz="4" w:space="0" w:color="auto"/>
              <w:right w:val="nil"/>
            </w:tcBorders>
          </w:tcPr>
          <w:p w14:paraId="25DE90CD" w14:textId="51BA7E34" w:rsidR="00C663D3" w:rsidRPr="003E007E" w:rsidRDefault="00C663D3" w:rsidP="00C663D3">
            <w:pPr>
              <w:rPr>
                <w:rFonts w:cs="Arial"/>
                <w:lang w:val="en-US"/>
              </w:rPr>
            </w:pPr>
          </w:p>
        </w:tc>
        <w:tc>
          <w:tcPr>
            <w:tcW w:w="1617" w:type="dxa"/>
            <w:tcBorders>
              <w:top w:val="single" w:sz="4" w:space="0" w:color="auto"/>
              <w:left w:val="nil"/>
              <w:bottom w:val="single" w:sz="4" w:space="0" w:color="auto"/>
              <w:right w:val="nil"/>
            </w:tcBorders>
          </w:tcPr>
          <w:p w14:paraId="6665CFF4" w14:textId="4F502C26" w:rsidR="00C663D3" w:rsidRPr="003E007E" w:rsidRDefault="00C663D3" w:rsidP="00C663D3">
            <w:pPr>
              <w:rPr>
                <w:lang w:val="en-US"/>
              </w:rPr>
            </w:pPr>
          </w:p>
        </w:tc>
      </w:tr>
      <w:tr w:rsidR="00C663D3" w:rsidRPr="003E007E" w14:paraId="5321EFCF" w14:textId="77777777" w:rsidTr="003E007E">
        <w:tc>
          <w:tcPr>
            <w:tcW w:w="2943" w:type="dxa"/>
            <w:tcBorders>
              <w:bottom w:val="single" w:sz="4" w:space="0" w:color="auto"/>
            </w:tcBorders>
            <w:shd w:val="clear" w:color="auto" w:fill="A6A6A6" w:themeFill="background1" w:themeFillShade="A6"/>
          </w:tcPr>
          <w:p w14:paraId="734B8951" w14:textId="7055D445" w:rsidR="00C663D3"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587E8EA2" w14:textId="11665BB5" w:rsidR="00B84B8B" w:rsidRPr="009A0B16" w:rsidRDefault="00B84B8B" w:rsidP="00C663D3">
            <w:pPr>
              <w:rPr>
                <w:lang w:val="en-US" w:eastAsia="sv-SE"/>
              </w:rPr>
            </w:pPr>
            <w:proofErr w:type="spellStart"/>
            <w:r>
              <w:rPr>
                <w:lang w:eastAsia="sv-SE"/>
              </w:rPr>
              <w:t>additionalParticipant</w:t>
            </w:r>
            <w:proofErr w:type="spellEnd"/>
            <w:r>
              <w:rPr>
                <w:lang w:eastAsia="sv-SE"/>
              </w:rPr>
              <w:t>/</w:t>
            </w:r>
          </w:p>
          <w:p w14:paraId="33DFE568" w14:textId="7B7626AE" w:rsidR="00C663D3" w:rsidRDefault="00757615" w:rsidP="00C663D3">
            <w:pPr>
              <w:rPr>
                <w:lang w:val="en-GB"/>
              </w:rPr>
            </w:pPr>
            <w:r>
              <w:rPr>
                <w:lang w:val="en-GB"/>
              </w:rPr>
              <w:t>location</w:t>
            </w:r>
            <w:r w:rsidR="00C663D3">
              <w:rPr>
                <w:lang w:val="en-GB"/>
              </w:rPr>
              <w:t>/</w:t>
            </w:r>
          </w:p>
          <w:p w14:paraId="2F709FB9" w14:textId="58E31D14" w:rsidR="00C663D3" w:rsidRDefault="00757615" w:rsidP="00C663D3">
            <w:pPr>
              <w:rPr>
                <w:lang w:val="en-GB"/>
              </w:rPr>
            </w:pPr>
            <w:r>
              <w:rPr>
                <w:lang w:val="en-GB"/>
              </w:rPr>
              <w:t>address</w:t>
            </w:r>
            <w:r w:rsidR="00C663D3">
              <w:rPr>
                <w:lang w:val="en-GB"/>
              </w:rPr>
              <w:t>/</w:t>
            </w:r>
          </w:p>
          <w:p w14:paraId="0EAC46FD" w14:textId="1DC68D87" w:rsidR="00C663D3" w:rsidRDefault="00757615" w:rsidP="00C663D3">
            <w:pPr>
              <w:rPr>
                <w:lang w:val="en-GB"/>
              </w:rPr>
            </w:pPr>
            <w:r>
              <w:rPr>
                <w:lang w:val="en-GB"/>
              </w:rPr>
              <w:t>part</w:t>
            </w:r>
          </w:p>
          <w:p w14:paraId="022C1608" w14:textId="653048B6" w:rsidR="00C663D3" w:rsidRDefault="00C663D3" w:rsidP="00C663D3">
            <w:pPr>
              <w:rPr>
                <w:lang w:val="en-GB"/>
              </w:rPr>
            </w:pPr>
          </w:p>
          <w:p w14:paraId="5434F679" w14:textId="6313E7E6" w:rsidR="00C663D3" w:rsidRPr="003E007E" w:rsidRDefault="00C663D3" w:rsidP="00C663D3">
            <w:pPr>
              <w:rPr>
                <w:highlight w:val="green"/>
                <w:lang w:val="en-US"/>
              </w:rPr>
            </w:pPr>
          </w:p>
        </w:tc>
        <w:tc>
          <w:tcPr>
            <w:tcW w:w="2037" w:type="dxa"/>
            <w:tcBorders>
              <w:bottom w:val="single" w:sz="4" w:space="0" w:color="auto"/>
            </w:tcBorders>
            <w:shd w:val="clear" w:color="auto" w:fill="A6A6A6" w:themeFill="background1" w:themeFillShade="A6"/>
          </w:tcPr>
          <w:p w14:paraId="0EE0657D" w14:textId="35685E38" w:rsidR="00C663D3" w:rsidRPr="003E007E" w:rsidRDefault="00C663D3" w:rsidP="00C663D3">
            <w:pPr>
              <w:rPr>
                <w:lang w:val="en-US"/>
              </w:rPr>
            </w:pPr>
            <w:proofErr w:type="spellStart"/>
            <w:r w:rsidRPr="003E007E">
              <w:t>AddressPartType</w:t>
            </w:r>
            <w:proofErr w:type="spellEnd"/>
          </w:p>
        </w:tc>
        <w:tc>
          <w:tcPr>
            <w:tcW w:w="2925" w:type="dxa"/>
            <w:tcBorders>
              <w:bottom w:val="single" w:sz="4" w:space="0" w:color="auto"/>
            </w:tcBorders>
            <w:shd w:val="clear" w:color="auto" w:fill="A6A6A6" w:themeFill="background1" w:themeFillShade="A6"/>
          </w:tcPr>
          <w:p w14:paraId="546330FD" w14:textId="62294EC8" w:rsidR="00C663D3" w:rsidRPr="003E007E" w:rsidRDefault="00C663D3" w:rsidP="00C663D3">
            <w:pPr>
              <w:rPr>
                <w:lang w:val="en-US"/>
              </w:rPr>
            </w:pPr>
          </w:p>
        </w:tc>
        <w:tc>
          <w:tcPr>
            <w:tcW w:w="1617" w:type="dxa"/>
            <w:tcBorders>
              <w:bottom w:val="single" w:sz="4" w:space="0" w:color="auto"/>
            </w:tcBorders>
            <w:shd w:val="clear" w:color="auto" w:fill="A6A6A6" w:themeFill="background1" w:themeFillShade="A6"/>
          </w:tcPr>
          <w:p w14:paraId="7C5B3C36" w14:textId="123A505A" w:rsidR="00C663D3" w:rsidRPr="003E007E" w:rsidRDefault="00C663D3" w:rsidP="00C663D3">
            <w:pPr>
              <w:rPr>
                <w:lang w:val="en-US"/>
              </w:rPr>
            </w:pPr>
          </w:p>
        </w:tc>
      </w:tr>
      <w:tr w:rsidR="00C663D3" w:rsidRPr="003E007E" w14:paraId="0A5D9BE9" w14:textId="77777777" w:rsidTr="00621012">
        <w:tc>
          <w:tcPr>
            <w:tcW w:w="2943" w:type="dxa"/>
            <w:tcBorders>
              <w:bottom w:val="single" w:sz="4" w:space="0" w:color="auto"/>
            </w:tcBorders>
          </w:tcPr>
          <w:p w14:paraId="04BA1124" w14:textId="4124DB0A" w:rsidR="00C663D3" w:rsidRPr="003C622B" w:rsidRDefault="00C663D3" w:rsidP="00C663D3">
            <w:pPr>
              <w:rPr>
                <w:lang w:val="en-US"/>
              </w:rPr>
            </w:pPr>
            <w:r w:rsidRPr="003C622B">
              <w:rPr>
                <w:lang w:val="en-US"/>
              </w:rPr>
              <w:t>value</w:t>
            </w:r>
          </w:p>
        </w:tc>
        <w:tc>
          <w:tcPr>
            <w:tcW w:w="2037" w:type="dxa"/>
            <w:tcBorders>
              <w:bottom w:val="single" w:sz="4" w:space="0" w:color="auto"/>
            </w:tcBorders>
          </w:tcPr>
          <w:p w14:paraId="71304746" w14:textId="78607F61" w:rsidR="00C663D3" w:rsidRPr="003E007E" w:rsidRDefault="00C663D3" w:rsidP="00C663D3">
            <w:pPr>
              <w:rPr>
                <w:lang w:val="en-US"/>
              </w:rPr>
            </w:pPr>
            <w:r>
              <w:rPr>
                <w:lang w:val="en-US"/>
              </w:rPr>
              <w:t>String</w:t>
            </w:r>
          </w:p>
        </w:tc>
        <w:tc>
          <w:tcPr>
            <w:tcW w:w="2925" w:type="dxa"/>
            <w:tcBorders>
              <w:bottom w:val="single" w:sz="4" w:space="0" w:color="auto"/>
            </w:tcBorders>
          </w:tcPr>
          <w:p w14:paraId="642B4748" w14:textId="24D77393" w:rsidR="00C663D3" w:rsidRPr="003E007E" w:rsidRDefault="00C663D3" w:rsidP="00C663D3">
            <w:pPr>
              <w:rPr>
                <w:rFonts w:cs="Arial"/>
                <w:lang w:val="en-US"/>
              </w:rPr>
            </w:pPr>
          </w:p>
        </w:tc>
        <w:tc>
          <w:tcPr>
            <w:tcW w:w="1617" w:type="dxa"/>
            <w:tcBorders>
              <w:bottom w:val="single" w:sz="4" w:space="0" w:color="auto"/>
            </w:tcBorders>
          </w:tcPr>
          <w:p w14:paraId="6B5A82ED" w14:textId="3B2A2493" w:rsidR="00C663D3" w:rsidRPr="003E007E" w:rsidRDefault="00C663D3" w:rsidP="00C663D3">
            <w:pPr>
              <w:rPr>
                <w:lang w:val="en-US"/>
              </w:rPr>
            </w:pPr>
            <w:r>
              <w:rPr>
                <w:lang w:val="en-US"/>
              </w:rPr>
              <w:t>1..1</w:t>
            </w:r>
          </w:p>
        </w:tc>
      </w:tr>
      <w:tr w:rsidR="00C663D3" w:rsidRPr="003E007E" w14:paraId="5E618BAC" w14:textId="77777777" w:rsidTr="00621012">
        <w:tc>
          <w:tcPr>
            <w:tcW w:w="2943" w:type="dxa"/>
            <w:tcBorders>
              <w:bottom w:val="single" w:sz="4" w:space="0" w:color="auto"/>
            </w:tcBorders>
          </w:tcPr>
          <w:p w14:paraId="56A47B99" w14:textId="602B4E1C" w:rsidR="00C663D3" w:rsidRPr="003C622B" w:rsidRDefault="00C663D3" w:rsidP="00C663D3">
            <w:pPr>
              <w:rPr>
                <w:lang w:val="en-US"/>
              </w:rPr>
            </w:pPr>
            <w:r w:rsidRPr="003C622B">
              <w:rPr>
                <w:lang w:val="en-US"/>
              </w:rPr>
              <w:t>type</w:t>
            </w:r>
          </w:p>
        </w:tc>
        <w:tc>
          <w:tcPr>
            <w:tcW w:w="2037" w:type="dxa"/>
            <w:tcBorders>
              <w:bottom w:val="single" w:sz="4" w:space="0" w:color="auto"/>
            </w:tcBorders>
          </w:tcPr>
          <w:p w14:paraId="7F2678E4" w14:textId="75FB0CE2" w:rsidR="00C663D3" w:rsidRPr="003E007E" w:rsidRDefault="00C663D3" w:rsidP="00C663D3">
            <w:pPr>
              <w:rPr>
                <w:lang w:val="en-US"/>
              </w:rPr>
            </w:pPr>
            <w:proofErr w:type="spellStart"/>
            <w:r w:rsidRPr="003E007E">
              <w:rPr>
                <w:lang w:val="en-US"/>
              </w:rPr>
              <w:t>AddressPartTypeEnum</w:t>
            </w:r>
            <w:proofErr w:type="spellEnd"/>
          </w:p>
        </w:tc>
        <w:tc>
          <w:tcPr>
            <w:tcW w:w="2925" w:type="dxa"/>
            <w:tcBorders>
              <w:bottom w:val="single" w:sz="4" w:space="0" w:color="auto"/>
            </w:tcBorders>
          </w:tcPr>
          <w:p w14:paraId="5E1BDE33" w14:textId="77777777" w:rsidR="00C663D3" w:rsidRPr="00C93E52" w:rsidRDefault="00C663D3" w:rsidP="00C663D3">
            <w:pPr>
              <w:rPr>
                <w:rFonts w:cs="Arial"/>
              </w:rPr>
            </w:pPr>
            <w:r w:rsidRPr="00C93E52">
              <w:rPr>
                <w:rFonts w:cs="Arial"/>
                <w:color w:val="000000"/>
                <w:lang w:eastAsia="sv-SE"/>
              </w:rPr>
              <w:t xml:space="preserve">Enumeration baserat på </w:t>
            </w:r>
            <w:r w:rsidRPr="00C93E52">
              <w:rPr>
                <w:rFonts w:cs="Arial"/>
              </w:rPr>
              <w:t>ISO 21090:</w:t>
            </w:r>
          </w:p>
          <w:p w14:paraId="1E6A9902" w14:textId="77777777" w:rsidR="009F51A5" w:rsidRPr="00C93E52" w:rsidRDefault="009F51A5" w:rsidP="009F51A5">
            <w:pPr>
              <w:rPr>
                <w:rFonts w:cs="Arial"/>
                <w:lang w:val="en-US"/>
              </w:rPr>
            </w:pPr>
            <w:r w:rsidRPr="00C93E52">
              <w:rPr>
                <w:rFonts w:cs="Arial"/>
                <w:lang w:val="en-US"/>
              </w:rPr>
              <w:t xml:space="preserve">CAR = C/O (care of) </w:t>
            </w:r>
            <w:proofErr w:type="spellStart"/>
            <w:r w:rsidRPr="00C93E52">
              <w:rPr>
                <w:rFonts w:cs="Arial"/>
                <w:lang w:val="en-US"/>
              </w:rPr>
              <w:t>adress</w:t>
            </w:r>
            <w:proofErr w:type="spellEnd"/>
          </w:p>
          <w:p w14:paraId="5B6FC7F7" w14:textId="4515EBEE" w:rsidR="009F51A5" w:rsidRPr="009F51A5" w:rsidRDefault="009F51A5" w:rsidP="009F51A5">
            <w:pPr>
              <w:rPr>
                <w:rFonts w:cs="Arial"/>
              </w:rPr>
            </w:pPr>
            <w:r>
              <w:rPr>
                <w:rFonts w:cs="Arial"/>
              </w:rPr>
              <w:t>POB = Postbox</w:t>
            </w:r>
          </w:p>
          <w:p w14:paraId="6E284051" w14:textId="77777777" w:rsidR="00C663D3" w:rsidRDefault="00C663D3" w:rsidP="00C663D3">
            <w:pPr>
              <w:rPr>
                <w:rFonts w:cs="Arial"/>
              </w:rPr>
            </w:pPr>
            <w:r w:rsidRPr="00C93E52">
              <w:rPr>
                <w:rFonts w:cs="Arial"/>
              </w:rPr>
              <w:t xml:space="preserve">SAL = Gatuadressrad </w:t>
            </w:r>
          </w:p>
          <w:p w14:paraId="7CAD2176" w14:textId="77777777" w:rsidR="009F51A5" w:rsidRPr="00C93E52" w:rsidRDefault="009F51A5" w:rsidP="009F51A5">
            <w:pPr>
              <w:rPr>
                <w:rFonts w:cs="Arial"/>
              </w:rPr>
            </w:pPr>
            <w:r w:rsidRPr="00C93E52">
              <w:rPr>
                <w:rFonts w:cs="Arial"/>
              </w:rPr>
              <w:t>ZIP = Postnummer</w:t>
            </w:r>
          </w:p>
          <w:p w14:paraId="6946739D" w14:textId="77777777" w:rsidR="009F51A5" w:rsidRPr="00C93E52" w:rsidRDefault="009F51A5" w:rsidP="009F51A5">
            <w:pPr>
              <w:rPr>
                <w:rFonts w:cs="Arial"/>
              </w:rPr>
            </w:pPr>
            <w:r w:rsidRPr="00C93E52">
              <w:rPr>
                <w:rFonts w:cs="Arial"/>
              </w:rPr>
              <w:t>CTY = Postort</w:t>
            </w:r>
          </w:p>
          <w:p w14:paraId="157B3EFC" w14:textId="77777777" w:rsidR="009F51A5" w:rsidRPr="00C93E52" w:rsidDel="009F51A5" w:rsidRDefault="009F51A5" w:rsidP="009F51A5">
            <w:pPr>
              <w:rPr>
                <w:del w:id="118" w:author="Torbjörn Dahlin" w:date="2015-02-24T15:37:00Z"/>
                <w:rFonts w:cs="Arial"/>
              </w:rPr>
            </w:pPr>
            <w:r w:rsidRPr="00C93E52">
              <w:rPr>
                <w:rFonts w:cs="Arial"/>
              </w:rPr>
              <w:t>CNT = Land</w:t>
            </w:r>
          </w:p>
          <w:p w14:paraId="61D7B8B8" w14:textId="77777777" w:rsidR="009F51A5" w:rsidRPr="00C93E52" w:rsidRDefault="009F51A5" w:rsidP="009F51A5">
            <w:pPr>
              <w:rPr>
                <w:rFonts w:cs="Arial"/>
              </w:rPr>
            </w:pPr>
          </w:p>
          <w:p w14:paraId="7B424C9C" w14:textId="0EE44B26" w:rsidR="009F51A5" w:rsidRPr="00C93E52" w:rsidRDefault="009F51A5" w:rsidP="009F51A5">
            <w:pPr>
              <w:rPr>
                <w:rFonts w:cs="Arial"/>
              </w:rPr>
            </w:pPr>
            <w:r w:rsidRPr="00C93E52">
              <w:rPr>
                <w:rFonts w:cs="Arial"/>
              </w:rPr>
              <w:t>PRE = Distriktsområde</w:t>
            </w:r>
            <w:r>
              <w:rPr>
                <w:rFonts w:cs="Arial"/>
              </w:rPr>
              <w:t xml:space="preserve"> (LKF-kod)</w:t>
            </w:r>
          </w:p>
          <w:p w14:paraId="4C1F3FEA" w14:textId="4160A2EC" w:rsidR="009F51A5" w:rsidRDefault="009F51A5" w:rsidP="009F51A5">
            <w:pPr>
              <w:rPr>
                <w:rFonts w:cs="Arial"/>
              </w:rPr>
            </w:pPr>
            <w:r>
              <w:rPr>
                <w:rFonts w:cs="Arial"/>
              </w:rPr>
              <w:t>CPA = Län</w:t>
            </w:r>
            <w:r>
              <w:rPr>
                <w:rFonts w:cs="Arial"/>
              </w:rPr>
              <w:t xml:space="preserve"> (anges med länskod enligt SCB)</w:t>
            </w:r>
          </w:p>
          <w:p w14:paraId="60C33D89" w14:textId="77777777" w:rsidR="009F51A5" w:rsidRDefault="009F51A5" w:rsidP="009F51A5">
            <w:pPr>
              <w:rPr>
                <w:rFonts w:cs="Arial"/>
              </w:rPr>
            </w:pPr>
          </w:p>
          <w:p w14:paraId="3D1C91E1" w14:textId="6966AB5E" w:rsidR="009F51A5" w:rsidRDefault="009F51A5" w:rsidP="009F51A5">
            <w:pPr>
              <w:rPr>
                <w:rFonts w:cs="Arial"/>
              </w:rPr>
            </w:pPr>
            <w:r>
              <w:rPr>
                <w:rFonts w:cs="Arial"/>
              </w:rPr>
              <w:t xml:space="preserve">Koderna är listade i den sorteringsordning de ska </w:t>
            </w:r>
            <w:r>
              <w:rPr>
                <w:rFonts w:cs="Arial"/>
              </w:rPr>
              <w:lastRenderedPageBreak/>
              <w:t>förekomma</w:t>
            </w:r>
            <w:r>
              <w:rPr>
                <w:rFonts w:cs="Arial"/>
              </w:rPr>
              <w:t xml:space="preserve"> </w:t>
            </w:r>
            <w:r>
              <w:rPr>
                <w:rFonts w:cs="Arial"/>
              </w:rPr>
              <w:t>i meddelandet.</w:t>
            </w:r>
          </w:p>
          <w:p w14:paraId="01F8C61B" w14:textId="3E584348" w:rsidR="00C663D3" w:rsidRPr="006C50FA" w:rsidRDefault="00C663D3" w:rsidP="00C663D3">
            <w:pPr>
              <w:rPr>
                <w:rFonts w:cs="Arial"/>
              </w:rPr>
            </w:pPr>
          </w:p>
        </w:tc>
        <w:tc>
          <w:tcPr>
            <w:tcW w:w="1617" w:type="dxa"/>
            <w:tcBorders>
              <w:bottom w:val="single" w:sz="4" w:space="0" w:color="auto"/>
            </w:tcBorders>
          </w:tcPr>
          <w:p w14:paraId="3FD4B647" w14:textId="5AC9F996" w:rsidR="00C663D3" w:rsidRPr="003E007E" w:rsidRDefault="00C663D3" w:rsidP="00C663D3">
            <w:pPr>
              <w:rPr>
                <w:lang w:val="en-US"/>
              </w:rPr>
            </w:pPr>
            <w:r>
              <w:rPr>
                <w:lang w:val="en-US"/>
              </w:rPr>
              <w:lastRenderedPageBreak/>
              <w:t>0..1</w:t>
            </w:r>
          </w:p>
        </w:tc>
      </w:tr>
      <w:tr w:rsidR="00C663D3" w:rsidRPr="003E007E" w14:paraId="18DB6037" w14:textId="77777777" w:rsidTr="00621012">
        <w:tc>
          <w:tcPr>
            <w:tcW w:w="2943" w:type="dxa"/>
            <w:tcBorders>
              <w:top w:val="single" w:sz="4" w:space="0" w:color="auto"/>
              <w:left w:val="nil"/>
              <w:bottom w:val="single" w:sz="4" w:space="0" w:color="auto"/>
              <w:right w:val="nil"/>
            </w:tcBorders>
          </w:tcPr>
          <w:p w14:paraId="03292DC3" w14:textId="77777777" w:rsidR="00C663D3" w:rsidRPr="003E007E" w:rsidRDefault="00C663D3" w:rsidP="00C663D3">
            <w:pPr>
              <w:rPr>
                <w:lang w:val="en-US"/>
              </w:rPr>
            </w:pPr>
          </w:p>
        </w:tc>
        <w:tc>
          <w:tcPr>
            <w:tcW w:w="2037" w:type="dxa"/>
            <w:tcBorders>
              <w:top w:val="single" w:sz="4" w:space="0" w:color="auto"/>
              <w:left w:val="nil"/>
              <w:bottom w:val="single" w:sz="4" w:space="0" w:color="auto"/>
              <w:right w:val="nil"/>
            </w:tcBorders>
          </w:tcPr>
          <w:p w14:paraId="5DCD48E9" w14:textId="77777777" w:rsidR="00C663D3" w:rsidRPr="003E007E" w:rsidRDefault="00C663D3" w:rsidP="00C663D3">
            <w:pPr>
              <w:rPr>
                <w:lang w:val="en-US"/>
              </w:rPr>
            </w:pPr>
          </w:p>
        </w:tc>
        <w:tc>
          <w:tcPr>
            <w:tcW w:w="2925" w:type="dxa"/>
            <w:tcBorders>
              <w:top w:val="single" w:sz="4" w:space="0" w:color="auto"/>
              <w:left w:val="nil"/>
              <w:bottom w:val="single" w:sz="4" w:space="0" w:color="auto"/>
              <w:right w:val="nil"/>
            </w:tcBorders>
          </w:tcPr>
          <w:p w14:paraId="2772FFE5" w14:textId="77777777" w:rsidR="00C663D3" w:rsidRPr="003E007E" w:rsidRDefault="00C663D3" w:rsidP="00C663D3">
            <w:pPr>
              <w:rPr>
                <w:rFonts w:cs="Arial"/>
                <w:lang w:val="en-US"/>
              </w:rPr>
            </w:pPr>
          </w:p>
        </w:tc>
        <w:tc>
          <w:tcPr>
            <w:tcW w:w="1617" w:type="dxa"/>
            <w:tcBorders>
              <w:top w:val="single" w:sz="4" w:space="0" w:color="auto"/>
              <w:left w:val="nil"/>
              <w:bottom w:val="single" w:sz="4" w:space="0" w:color="auto"/>
              <w:right w:val="nil"/>
            </w:tcBorders>
          </w:tcPr>
          <w:p w14:paraId="01CFB83B" w14:textId="77777777" w:rsidR="00C663D3" w:rsidRPr="003E007E" w:rsidRDefault="00C663D3" w:rsidP="00C663D3">
            <w:pPr>
              <w:rPr>
                <w:lang w:val="en-US"/>
              </w:rPr>
            </w:pPr>
          </w:p>
        </w:tc>
      </w:tr>
      <w:tr w:rsidR="00C663D3" w:rsidRPr="00964D8F" w14:paraId="286903E7" w14:textId="77777777" w:rsidTr="00621012">
        <w:tc>
          <w:tcPr>
            <w:tcW w:w="2943" w:type="dxa"/>
            <w:shd w:val="clear" w:color="auto" w:fill="A6A6A6" w:themeFill="background1" w:themeFillShade="A6"/>
          </w:tcPr>
          <w:p w14:paraId="5D91F394"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433A4ADC" w14:textId="77777777" w:rsidR="00C663D3" w:rsidRDefault="00C663D3" w:rsidP="00C663D3">
            <w:pPr>
              <w:rPr>
                <w:lang w:val="en-GB"/>
              </w:rPr>
            </w:pPr>
            <w:r>
              <w:rPr>
                <w:lang w:val="en-GB"/>
              </w:rPr>
              <w:t>observation/</w:t>
            </w:r>
          </w:p>
          <w:p w14:paraId="0BC74CCE" w14:textId="2E56A873" w:rsidR="00C663D3" w:rsidRPr="00C93E52" w:rsidRDefault="00C663D3" w:rsidP="00C663D3">
            <w:pPr>
              <w:rPr>
                <w:lang w:val="en-GB"/>
              </w:rPr>
            </w:pPr>
            <w:r>
              <w:rPr>
                <w:lang w:val="en-US" w:eastAsia="sv-SE"/>
              </w:rPr>
              <w:t>r</w:t>
            </w:r>
            <w:r w:rsidRPr="00C93E52">
              <w:rPr>
                <w:lang w:val="en-US" w:eastAsia="sv-SE"/>
              </w:rPr>
              <w:t>elation</w:t>
            </w:r>
          </w:p>
        </w:tc>
        <w:tc>
          <w:tcPr>
            <w:tcW w:w="2037" w:type="dxa"/>
            <w:shd w:val="clear" w:color="auto" w:fill="A6A6A6" w:themeFill="background1" w:themeFillShade="A6"/>
          </w:tcPr>
          <w:p w14:paraId="77DA405E" w14:textId="4D89050A" w:rsidR="00C663D3" w:rsidRPr="00C93E52" w:rsidRDefault="00C663D3" w:rsidP="00C663D3">
            <w:pPr>
              <w:rPr>
                <w:lang w:val="en-GB"/>
              </w:rPr>
            </w:pPr>
            <w:proofErr w:type="spellStart"/>
            <w:r w:rsidRPr="00C93E52">
              <w:rPr>
                <w:lang w:val="en-US"/>
              </w:rPr>
              <w:t>RelationType</w:t>
            </w:r>
            <w:proofErr w:type="spellEnd"/>
          </w:p>
        </w:tc>
        <w:tc>
          <w:tcPr>
            <w:tcW w:w="2925" w:type="dxa"/>
            <w:shd w:val="clear" w:color="auto" w:fill="A6A6A6" w:themeFill="background1" w:themeFillShade="A6"/>
          </w:tcPr>
          <w:p w14:paraId="0AE44592" w14:textId="3A31401D" w:rsidR="00C663D3" w:rsidRPr="00C93E52" w:rsidRDefault="00C663D3" w:rsidP="00C663D3">
            <w:pPr>
              <w:rPr>
                <w:rFonts w:cs="Arial"/>
              </w:rPr>
            </w:pPr>
          </w:p>
        </w:tc>
        <w:tc>
          <w:tcPr>
            <w:tcW w:w="1617" w:type="dxa"/>
            <w:shd w:val="clear" w:color="auto" w:fill="A6A6A6" w:themeFill="background1" w:themeFillShade="A6"/>
          </w:tcPr>
          <w:p w14:paraId="724DA969" w14:textId="18DB5D42" w:rsidR="00C663D3" w:rsidRPr="00C93E52" w:rsidRDefault="00C663D3" w:rsidP="00C663D3"/>
        </w:tc>
      </w:tr>
      <w:tr w:rsidR="00C663D3" w:rsidRPr="00964D8F" w14:paraId="26F03FE9" w14:textId="77777777" w:rsidTr="00621012">
        <w:tc>
          <w:tcPr>
            <w:tcW w:w="2943" w:type="dxa"/>
          </w:tcPr>
          <w:p w14:paraId="5FC777FA" w14:textId="1C93327E" w:rsidR="00C663D3" w:rsidRPr="003C622B" w:rsidRDefault="00C663D3" w:rsidP="00C663D3">
            <w:pPr>
              <w:rPr>
                <w:lang w:val="en-US"/>
              </w:rPr>
            </w:pPr>
            <w:proofErr w:type="spellStart"/>
            <w:r w:rsidRPr="003C622B">
              <w:rPr>
                <w:lang w:eastAsia="sv-SE"/>
              </w:rPr>
              <w:t>code</w:t>
            </w:r>
            <w:proofErr w:type="spellEnd"/>
          </w:p>
        </w:tc>
        <w:tc>
          <w:tcPr>
            <w:tcW w:w="2037" w:type="dxa"/>
          </w:tcPr>
          <w:p w14:paraId="0252A178" w14:textId="5604C7CA" w:rsidR="00C663D3" w:rsidRPr="00C93E52" w:rsidRDefault="00C663D3" w:rsidP="00C663D3">
            <w:proofErr w:type="spellStart"/>
            <w:r w:rsidRPr="00C93E52">
              <w:t>CVType</w:t>
            </w:r>
            <w:proofErr w:type="spellEnd"/>
          </w:p>
        </w:tc>
        <w:tc>
          <w:tcPr>
            <w:tcW w:w="2925" w:type="dxa"/>
          </w:tcPr>
          <w:p w14:paraId="37091E6F" w14:textId="10717D2F" w:rsidR="00C663D3" w:rsidRPr="00C93E52" w:rsidRDefault="00C663D3" w:rsidP="00C663D3">
            <w:pPr>
              <w:rPr>
                <w:rFonts w:cs="Arial"/>
              </w:rPr>
            </w:pPr>
            <w:r w:rsidRPr="00C93E52">
              <w:t>Anger vilken typ av relation den refererade informationen har till hämtad observation.</w:t>
            </w:r>
          </w:p>
        </w:tc>
        <w:tc>
          <w:tcPr>
            <w:tcW w:w="1617" w:type="dxa"/>
          </w:tcPr>
          <w:p w14:paraId="73E157BF" w14:textId="6CDC1DA8" w:rsidR="00C663D3" w:rsidRPr="00C93E52" w:rsidRDefault="00C663D3" w:rsidP="00C663D3">
            <w:pPr>
              <w:rPr>
                <w:lang w:val="en-US"/>
              </w:rPr>
            </w:pPr>
            <w:r w:rsidRPr="00C93E52">
              <w:t>1</w:t>
            </w:r>
          </w:p>
        </w:tc>
      </w:tr>
      <w:tr w:rsidR="00C663D3" w:rsidRPr="00964D8F" w14:paraId="43008158" w14:textId="77777777" w:rsidTr="00621012">
        <w:tc>
          <w:tcPr>
            <w:tcW w:w="2943" w:type="dxa"/>
          </w:tcPr>
          <w:p w14:paraId="69D09B7E" w14:textId="536AAEF7" w:rsidR="00C663D3" w:rsidRPr="003C622B" w:rsidRDefault="00C663D3" w:rsidP="00C663D3">
            <w:pPr>
              <w:rPr>
                <w:lang w:val="en-GB"/>
              </w:rPr>
            </w:pPr>
            <w:proofErr w:type="spellStart"/>
            <w:r w:rsidRPr="003C622B">
              <w:rPr>
                <w:lang w:eastAsia="sv-SE"/>
              </w:rPr>
              <w:t>code.code</w:t>
            </w:r>
            <w:proofErr w:type="spellEnd"/>
          </w:p>
        </w:tc>
        <w:tc>
          <w:tcPr>
            <w:tcW w:w="2037" w:type="dxa"/>
          </w:tcPr>
          <w:p w14:paraId="6BD06ABA" w14:textId="3EC71A2A" w:rsidR="00C663D3" w:rsidRPr="00C93E52" w:rsidRDefault="00C663D3" w:rsidP="00C663D3">
            <w:pPr>
              <w:rPr>
                <w:lang w:val="en-GB"/>
              </w:rPr>
            </w:pPr>
            <w:r w:rsidRPr="00C93E52">
              <w:t>String</w:t>
            </w:r>
          </w:p>
        </w:tc>
        <w:tc>
          <w:tcPr>
            <w:tcW w:w="2925" w:type="dxa"/>
          </w:tcPr>
          <w:p w14:paraId="77438E54" w14:textId="77777777" w:rsidR="00C663D3" w:rsidRPr="00C93E52" w:rsidRDefault="00C663D3" w:rsidP="00C663D3">
            <w:r w:rsidRPr="00C93E52">
              <w:t>Kod för relationstyp.</w:t>
            </w:r>
          </w:p>
          <w:p w14:paraId="4D7FE2CA" w14:textId="01F63A01" w:rsidR="00C663D3" w:rsidRPr="00220AAB" w:rsidRDefault="00C663D3" w:rsidP="00C663D3">
            <w:pPr>
              <w:rPr>
                <w:rFonts w:cs="Arial"/>
              </w:rPr>
            </w:pPr>
          </w:p>
        </w:tc>
        <w:tc>
          <w:tcPr>
            <w:tcW w:w="1617" w:type="dxa"/>
          </w:tcPr>
          <w:p w14:paraId="3E2C4283" w14:textId="75B81AE2" w:rsidR="00C663D3" w:rsidRPr="00C93E52" w:rsidRDefault="00C663D3" w:rsidP="00C663D3">
            <w:r w:rsidRPr="00C93E52">
              <w:t>1</w:t>
            </w:r>
          </w:p>
        </w:tc>
      </w:tr>
      <w:tr w:rsidR="00C663D3" w:rsidRPr="008345BA" w14:paraId="4D7FFC22" w14:textId="77777777" w:rsidTr="00621012">
        <w:tc>
          <w:tcPr>
            <w:tcW w:w="2943" w:type="dxa"/>
          </w:tcPr>
          <w:p w14:paraId="056EDA13" w14:textId="32EC3F5F" w:rsidR="00C663D3" w:rsidRPr="003C622B" w:rsidRDefault="00C663D3" w:rsidP="00C663D3">
            <w:proofErr w:type="spellStart"/>
            <w:r w:rsidRPr="003C622B">
              <w:rPr>
                <w:lang w:eastAsia="sv-SE"/>
              </w:rPr>
              <w:t>code.codeSystem</w:t>
            </w:r>
            <w:proofErr w:type="spellEnd"/>
          </w:p>
        </w:tc>
        <w:tc>
          <w:tcPr>
            <w:tcW w:w="2037" w:type="dxa"/>
          </w:tcPr>
          <w:p w14:paraId="08B0BADC" w14:textId="2C47EF50" w:rsidR="00C663D3" w:rsidRPr="00C93E52" w:rsidRDefault="00C663D3" w:rsidP="00C663D3">
            <w:r w:rsidRPr="00C93E52">
              <w:t>String</w:t>
            </w:r>
          </w:p>
        </w:tc>
        <w:tc>
          <w:tcPr>
            <w:tcW w:w="2925" w:type="dxa"/>
          </w:tcPr>
          <w:p w14:paraId="714D021D" w14:textId="5EB494B2" w:rsidR="00C663D3" w:rsidRPr="00C93E52" w:rsidRDefault="00C663D3" w:rsidP="00C663D3">
            <w:pPr>
              <w:rPr>
                <w:rFonts w:cs="Arial"/>
              </w:rPr>
            </w:pPr>
            <w:r w:rsidRPr="00C93E52">
              <w:t xml:space="preserve">Kodsystem för angiven kod för relationstyp. </w:t>
            </w:r>
          </w:p>
        </w:tc>
        <w:tc>
          <w:tcPr>
            <w:tcW w:w="1617" w:type="dxa"/>
          </w:tcPr>
          <w:p w14:paraId="3256F84A" w14:textId="50B95930" w:rsidR="00C663D3" w:rsidRPr="00C93E52" w:rsidRDefault="00C663D3" w:rsidP="00C663D3">
            <w:pPr>
              <w:rPr>
                <w:lang w:val="en-US"/>
              </w:rPr>
            </w:pPr>
            <w:r w:rsidRPr="00C93E52">
              <w:t>1</w:t>
            </w:r>
          </w:p>
        </w:tc>
      </w:tr>
      <w:tr w:rsidR="00C663D3" w:rsidRPr="00B81FE2" w14:paraId="6196F08D" w14:textId="77777777" w:rsidTr="00621012">
        <w:tc>
          <w:tcPr>
            <w:tcW w:w="2943" w:type="dxa"/>
          </w:tcPr>
          <w:p w14:paraId="41F8889B" w14:textId="719F6F2F" w:rsidR="00C663D3" w:rsidRPr="003C622B" w:rsidRDefault="00C663D3" w:rsidP="00C663D3">
            <w:proofErr w:type="spellStart"/>
            <w:r w:rsidRPr="003C622B">
              <w:rPr>
                <w:lang w:eastAsia="sv-SE"/>
              </w:rPr>
              <w:t>code.codeSystemName</w:t>
            </w:r>
            <w:proofErr w:type="spellEnd"/>
          </w:p>
        </w:tc>
        <w:tc>
          <w:tcPr>
            <w:tcW w:w="2037" w:type="dxa"/>
          </w:tcPr>
          <w:p w14:paraId="769D7D7E" w14:textId="0C795BBC" w:rsidR="00C663D3" w:rsidRPr="00C93E52" w:rsidRDefault="00C663D3" w:rsidP="00C663D3">
            <w:r w:rsidRPr="00C93E52">
              <w:t>String</w:t>
            </w:r>
          </w:p>
        </w:tc>
        <w:tc>
          <w:tcPr>
            <w:tcW w:w="2925" w:type="dxa"/>
          </w:tcPr>
          <w:p w14:paraId="25468ABD" w14:textId="26C0DFF0" w:rsidR="00C663D3" w:rsidRPr="00C93E52" w:rsidRDefault="00C663D3" w:rsidP="00C663D3">
            <w:pPr>
              <w:rPr>
                <w:rFonts w:cs="Arial"/>
              </w:rPr>
            </w:pPr>
            <w:r w:rsidRPr="00C93E52">
              <w:t>Namn för kodsystem.</w:t>
            </w:r>
          </w:p>
        </w:tc>
        <w:tc>
          <w:tcPr>
            <w:tcW w:w="1617" w:type="dxa"/>
          </w:tcPr>
          <w:p w14:paraId="1E453F37" w14:textId="505BCD35" w:rsidR="00C663D3" w:rsidRPr="00C93E52" w:rsidRDefault="00C663D3" w:rsidP="00C663D3">
            <w:pPr>
              <w:rPr>
                <w:lang w:val="en-US"/>
              </w:rPr>
            </w:pPr>
            <w:r w:rsidRPr="00C93E52">
              <w:t>0</w:t>
            </w:r>
            <w:proofErr w:type="gramStart"/>
            <w:r w:rsidRPr="00C93E52">
              <w:t>..</w:t>
            </w:r>
            <w:proofErr w:type="gramEnd"/>
            <w:r w:rsidRPr="00C93E52">
              <w:t>1</w:t>
            </w:r>
          </w:p>
        </w:tc>
      </w:tr>
      <w:tr w:rsidR="00C663D3" w:rsidRPr="00B81FE2" w14:paraId="2456933D" w14:textId="77777777" w:rsidTr="00621012">
        <w:tc>
          <w:tcPr>
            <w:tcW w:w="2943" w:type="dxa"/>
            <w:tcBorders>
              <w:bottom w:val="single" w:sz="4" w:space="0" w:color="auto"/>
            </w:tcBorders>
          </w:tcPr>
          <w:p w14:paraId="76974DAD" w14:textId="6CDC4DFB" w:rsidR="00C663D3" w:rsidRPr="003C622B" w:rsidRDefault="00C663D3" w:rsidP="00C663D3">
            <w:proofErr w:type="spellStart"/>
            <w:r w:rsidRPr="003C622B">
              <w:rPr>
                <w:lang w:eastAsia="sv-SE"/>
              </w:rPr>
              <w:t>code.codeSystemVersion</w:t>
            </w:r>
            <w:proofErr w:type="spellEnd"/>
          </w:p>
        </w:tc>
        <w:tc>
          <w:tcPr>
            <w:tcW w:w="2037" w:type="dxa"/>
            <w:tcBorders>
              <w:bottom w:val="single" w:sz="4" w:space="0" w:color="auto"/>
            </w:tcBorders>
          </w:tcPr>
          <w:p w14:paraId="258BDABD" w14:textId="5AA88D51" w:rsidR="00C663D3" w:rsidRPr="00C93E52" w:rsidRDefault="00C663D3" w:rsidP="00C663D3">
            <w:r w:rsidRPr="00C93E52">
              <w:t>String</w:t>
            </w:r>
          </w:p>
        </w:tc>
        <w:tc>
          <w:tcPr>
            <w:tcW w:w="2925" w:type="dxa"/>
            <w:tcBorders>
              <w:bottom w:val="single" w:sz="4" w:space="0" w:color="auto"/>
            </w:tcBorders>
          </w:tcPr>
          <w:p w14:paraId="015345ED" w14:textId="0F425570" w:rsidR="00C663D3" w:rsidRPr="00C93E52" w:rsidRDefault="00C663D3" w:rsidP="00C663D3">
            <w:pPr>
              <w:rPr>
                <w:rFonts w:cs="Arial"/>
              </w:rPr>
            </w:pPr>
            <w:r w:rsidRPr="00C93E52">
              <w:t>Versionsnummer för använt kodsystem.</w:t>
            </w:r>
          </w:p>
        </w:tc>
        <w:tc>
          <w:tcPr>
            <w:tcW w:w="1617" w:type="dxa"/>
            <w:tcBorders>
              <w:bottom w:val="single" w:sz="4" w:space="0" w:color="auto"/>
            </w:tcBorders>
          </w:tcPr>
          <w:p w14:paraId="72AE5097" w14:textId="7ED46A92" w:rsidR="00C663D3" w:rsidRPr="00C93E52" w:rsidRDefault="00C663D3" w:rsidP="00C663D3">
            <w:pPr>
              <w:rPr>
                <w:lang w:val="en-US"/>
              </w:rPr>
            </w:pPr>
            <w:r w:rsidRPr="00C93E52">
              <w:t>0</w:t>
            </w:r>
            <w:proofErr w:type="gramStart"/>
            <w:r w:rsidRPr="00C93E52">
              <w:t>..</w:t>
            </w:r>
            <w:proofErr w:type="gramEnd"/>
            <w:r w:rsidRPr="00C93E52">
              <w:t>1</w:t>
            </w:r>
          </w:p>
        </w:tc>
      </w:tr>
      <w:tr w:rsidR="00C663D3" w:rsidRPr="00B81FE2" w14:paraId="4E6080F6" w14:textId="77777777" w:rsidTr="00621012">
        <w:tc>
          <w:tcPr>
            <w:tcW w:w="2943" w:type="dxa"/>
            <w:tcBorders>
              <w:bottom w:val="single" w:sz="4" w:space="0" w:color="auto"/>
            </w:tcBorders>
          </w:tcPr>
          <w:p w14:paraId="0F37745E" w14:textId="2498A92E" w:rsidR="00C663D3" w:rsidRPr="00DE065A" w:rsidRDefault="00C663D3" w:rsidP="00C663D3">
            <w:pPr>
              <w:rPr>
                <w:lang w:eastAsia="sv-SE"/>
              </w:rPr>
            </w:pPr>
            <w:proofErr w:type="spellStart"/>
            <w:r w:rsidRPr="003C622B">
              <w:rPr>
                <w:lang w:eastAsia="sv-SE"/>
              </w:rPr>
              <w:t>referredInformation</w:t>
            </w:r>
            <w:proofErr w:type="spellEnd"/>
          </w:p>
        </w:tc>
        <w:tc>
          <w:tcPr>
            <w:tcW w:w="2037" w:type="dxa"/>
            <w:tcBorders>
              <w:bottom w:val="single" w:sz="4" w:space="0" w:color="auto"/>
            </w:tcBorders>
          </w:tcPr>
          <w:p w14:paraId="5D77F3FE" w14:textId="7A6E82DD" w:rsidR="00C663D3" w:rsidRPr="00C93E52" w:rsidRDefault="00C663D3" w:rsidP="00C663D3">
            <w:proofErr w:type="spellStart"/>
            <w:r w:rsidRPr="006C50FA">
              <w:t>ReferredInformationType</w:t>
            </w:r>
            <w:proofErr w:type="spellEnd"/>
          </w:p>
        </w:tc>
        <w:tc>
          <w:tcPr>
            <w:tcW w:w="2925" w:type="dxa"/>
            <w:tcBorders>
              <w:bottom w:val="single" w:sz="4" w:space="0" w:color="auto"/>
            </w:tcBorders>
          </w:tcPr>
          <w:p w14:paraId="5DD839CD" w14:textId="77777777" w:rsidR="00C663D3" w:rsidRPr="00C93E52" w:rsidRDefault="00C663D3" w:rsidP="00C663D3"/>
        </w:tc>
        <w:tc>
          <w:tcPr>
            <w:tcW w:w="1617" w:type="dxa"/>
            <w:tcBorders>
              <w:bottom w:val="single" w:sz="4" w:space="0" w:color="auto"/>
            </w:tcBorders>
          </w:tcPr>
          <w:p w14:paraId="4B2E6834" w14:textId="6B39015C" w:rsidR="00C663D3" w:rsidRPr="00C93E52" w:rsidRDefault="00904AC3" w:rsidP="00C663D3">
            <w:r>
              <w:t>1</w:t>
            </w:r>
            <w:proofErr w:type="gramStart"/>
            <w:r>
              <w:t>..</w:t>
            </w:r>
            <w:proofErr w:type="gramEnd"/>
            <w:r>
              <w:t>1</w:t>
            </w:r>
          </w:p>
        </w:tc>
      </w:tr>
      <w:tr w:rsidR="00C663D3" w:rsidRPr="00B81FE2" w14:paraId="53D52190" w14:textId="77777777" w:rsidTr="00621012">
        <w:tc>
          <w:tcPr>
            <w:tcW w:w="2943" w:type="dxa"/>
            <w:tcBorders>
              <w:left w:val="nil"/>
              <w:right w:val="nil"/>
            </w:tcBorders>
          </w:tcPr>
          <w:p w14:paraId="0F8C30ED" w14:textId="77777777" w:rsidR="00C663D3" w:rsidRPr="00C93E52" w:rsidRDefault="00C663D3" w:rsidP="00C663D3"/>
        </w:tc>
        <w:tc>
          <w:tcPr>
            <w:tcW w:w="2037" w:type="dxa"/>
            <w:tcBorders>
              <w:left w:val="nil"/>
              <w:right w:val="nil"/>
            </w:tcBorders>
          </w:tcPr>
          <w:p w14:paraId="103DA4A8" w14:textId="77777777" w:rsidR="00C663D3" w:rsidRPr="00C93E52" w:rsidRDefault="00C663D3" w:rsidP="00C663D3"/>
        </w:tc>
        <w:tc>
          <w:tcPr>
            <w:tcW w:w="2925" w:type="dxa"/>
            <w:tcBorders>
              <w:left w:val="nil"/>
              <w:right w:val="nil"/>
            </w:tcBorders>
          </w:tcPr>
          <w:p w14:paraId="27E2691F" w14:textId="77777777" w:rsidR="00C663D3" w:rsidRPr="00C93E52" w:rsidRDefault="00C663D3" w:rsidP="00C663D3">
            <w:pPr>
              <w:rPr>
                <w:rFonts w:cs="Arial"/>
                <w:color w:val="000000"/>
                <w:lang w:eastAsia="sv-SE"/>
              </w:rPr>
            </w:pPr>
          </w:p>
        </w:tc>
        <w:tc>
          <w:tcPr>
            <w:tcW w:w="1617" w:type="dxa"/>
            <w:tcBorders>
              <w:left w:val="nil"/>
              <w:right w:val="nil"/>
            </w:tcBorders>
          </w:tcPr>
          <w:p w14:paraId="33E7848F" w14:textId="77777777" w:rsidR="00C663D3" w:rsidRPr="00C93E52" w:rsidRDefault="00C663D3" w:rsidP="00C663D3">
            <w:pPr>
              <w:rPr>
                <w:lang w:val="en-US"/>
              </w:rPr>
            </w:pPr>
          </w:p>
        </w:tc>
      </w:tr>
      <w:tr w:rsidR="00C663D3" w:rsidRPr="008345BA" w14:paraId="473D4552" w14:textId="77777777" w:rsidTr="00621012">
        <w:tc>
          <w:tcPr>
            <w:tcW w:w="2943" w:type="dxa"/>
            <w:shd w:val="clear" w:color="auto" w:fill="A6A6A6" w:themeFill="background1" w:themeFillShade="A6"/>
          </w:tcPr>
          <w:p w14:paraId="5D2824BD"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681647EA" w14:textId="77777777" w:rsidR="00C663D3" w:rsidRDefault="00C663D3" w:rsidP="00C663D3">
            <w:pPr>
              <w:rPr>
                <w:lang w:val="en-GB"/>
              </w:rPr>
            </w:pPr>
            <w:r>
              <w:rPr>
                <w:lang w:val="en-GB"/>
              </w:rPr>
              <w:t>observation/</w:t>
            </w:r>
          </w:p>
          <w:p w14:paraId="3103822D" w14:textId="77777777" w:rsidR="00C663D3" w:rsidRDefault="00C663D3" w:rsidP="00C663D3">
            <w:pPr>
              <w:rPr>
                <w:lang w:eastAsia="sv-SE"/>
              </w:rPr>
            </w:pPr>
            <w:r>
              <w:rPr>
                <w:lang w:eastAsia="sv-SE"/>
              </w:rPr>
              <w:t>r</w:t>
            </w:r>
            <w:r w:rsidRPr="00C93E52">
              <w:rPr>
                <w:lang w:val="en-US" w:eastAsia="sv-SE"/>
              </w:rPr>
              <w:t>elation</w:t>
            </w:r>
            <w:r w:rsidRPr="00C93E52">
              <w:rPr>
                <w:lang w:eastAsia="sv-SE"/>
              </w:rPr>
              <w:t>/</w:t>
            </w:r>
          </w:p>
          <w:p w14:paraId="285B5D35" w14:textId="6EA5C0BA" w:rsidR="00C663D3" w:rsidRPr="00C93E52" w:rsidRDefault="00C663D3" w:rsidP="00C663D3">
            <w:pPr>
              <w:rPr>
                <w:lang w:val="en-GB"/>
              </w:rPr>
            </w:pPr>
            <w:proofErr w:type="spellStart"/>
            <w:r w:rsidRPr="00C93E52">
              <w:rPr>
                <w:lang w:eastAsia="sv-SE"/>
              </w:rPr>
              <w:t>referredInformation</w:t>
            </w:r>
            <w:proofErr w:type="spellEnd"/>
          </w:p>
        </w:tc>
        <w:tc>
          <w:tcPr>
            <w:tcW w:w="2037" w:type="dxa"/>
            <w:shd w:val="clear" w:color="auto" w:fill="A6A6A6" w:themeFill="background1" w:themeFillShade="A6"/>
          </w:tcPr>
          <w:p w14:paraId="5413901F" w14:textId="6E788358" w:rsidR="00C663D3" w:rsidRPr="00C93E52" w:rsidRDefault="00C663D3" w:rsidP="00C663D3">
            <w:pPr>
              <w:rPr>
                <w:lang w:val="en-GB"/>
              </w:rPr>
            </w:pPr>
            <w:proofErr w:type="spellStart"/>
            <w:r w:rsidRPr="00C93E52">
              <w:t>ReferredInformationType</w:t>
            </w:r>
            <w:proofErr w:type="spellEnd"/>
          </w:p>
        </w:tc>
        <w:tc>
          <w:tcPr>
            <w:tcW w:w="2925" w:type="dxa"/>
            <w:shd w:val="clear" w:color="auto" w:fill="A6A6A6" w:themeFill="background1" w:themeFillShade="A6"/>
          </w:tcPr>
          <w:p w14:paraId="0D8CD540" w14:textId="77777777" w:rsidR="00C663D3" w:rsidRPr="00C93E52" w:rsidRDefault="00C663D3" w:rsidP="00C663D3">
            <w:pPr>
              <w:rPr>
                <w:lang w:val="en-US"/>
              </w:rPr>
            </w:pPr>
          </w:p>
        </w:tc>
        <w:tc>
          <w:tcPr>
            <w:tcW w:w="1617" w:type="dxa"/>
            <w:shd w:val="clear" w:color="auto" w:fill="A6A6A6" w:themeFill="background1" w:themeFillShade="A6"/>
          </w:tcPr>
          <w:p w14:paraId="6EDD9F83" w14:textId="264C6ACB" w:rsidR="00C663D3" w:rsidRPr="00C93E52" w:rsidRDefault="00C663D3" w:rsidP="00C663D3">
            <w:pPr>
              <w:rPr>
                <w:lang w:val="en-US"/>
              </w:rPr>
            </w:pPr>
          </w:p>
        </w:tc>
      </w:tr>
      <w:tr w:rsidR="00C663D3" w:rsidRPr="008345BA" w14:paraId="330C6B9A" w14:textId="77777777" w:rsidTr="00621012">
        <w:tc>
          <w:tcPr>
            <w:tcW w:w="2943" w:type="dxa"/>
          </w:tcPr>
          <w:p w14:paraId="149947D0" w14:textId="479145CD" w:rsidR="00C663D3" w:rsidRPr="003C622B" w:rsidRDefault="00C663D3" w:rsidP="00C663D3">
            <w:pPr>
              <w:rPr>
                <w:lang w:val="en-GB"/>
              </w:rPr>
            </w:pPr>
            <w:r w:rsidRPr="003C622B">
              <w:t>id</w:t>
            </w:r>
          </w:p>
        </w:tc>
        <w:tc>
          <w:tcPr>
            <w:tcW w:w="2037" w:type="dxa"/>
          </w:tcPr>
          <w:p w14:paraId="5764B50D" w14:textId="2B2FB0BA" w:rsidR="00C663D3" w:rsidRPr="00C93E52" w:rsidRDefault="00C663D3" w:rsidP="00C663D3">
            <w:proofErr w:type="spellStart"/>
            <w:r w:rsidRPr="00C93E52">
              <w:t>IIType</w:t>
            </w:r>
            <w:proofErr w:type="spellEnd"/>
          </w:p>
        </w:tc>
        <w:tc>
          <w:tcPr>
            <w:tcW w:w="2925" w:type="dxa"/>
          </w:tcPr>
          <w:p w14:paraId="4D82A04B" w14:textId="5F9B8E95" w:rsidR="00C663D3" w:rsidRPr="00C93E52" w:rsidRDefault="00C663D3" w:rsidP="00C663D3">
            <w:pPr>
              <w:rPr>
                <w:rFonts w:eastAsia="Times New Roman" w:cs="Arial"/>
              </w:rPr>
            </w:pPr>
            <w:r w:rsidRPr="00C93E52">
              <w:rPr>
                <w:rFonts w:cs="Arial"/>
              </w:rPr>
              <w:t xml:space="preserve">Den refererade externa informationens identitet </w:t>
            </w:r>
          </w:p>
        </w:tc>
        <w:tc>
          <w:tcPr>
            <w:tcW w:w="1617" w:type="dxa"/>
          </w:tcPr>
          <w:p w14:paraId="274C3EA8" w14:textId="6DB9E11D" w:rsidR="00C663D3" w:rsidRPr="00C93E52" w:rsidRDefault="00C663D3" w:rsidP="00C663D3">
            <w:r w:rsidRPr="00C93E52">
              <w:t>1</w:t>
            </w:r>
            <w:proofErr w:type="gramStart"/>
            <w:r w:rsidRPr="00C93E52">
              <w:t>..</w:t>
            </w:r>
            <w:proofErr w:type="gramEnd"/>
            <w:r w:rsidRPr="00C93E52">
              <w:t>1</w:t>
            </w:r>
          </w:p>
        </w:tc>
      </w:tr>
      <w:tr w:rsidR="00C663D3" w:rsidRPr="000D472E" w14:paraId="219A3958" w14:textId="77777777" w:rsidTr="00621012">
        <w:tc>
          <w:tcPr>
            <w:tcW w:w="2943" w:type="dxa"/>
            <w:tcBorders>
              <w:top w:val="single" w:sz="4" w:space="0" w:color="auto"/>
              <w:left w:val="single" w:sz="4" w:space="0" w:color="auto"/>
              <w:bottom w:val="single" w:sz="4" w:space="0" w:color="auto"/>
              <w:right w:val="single" w:sz="4" w:space="0" w:color="auto"/>
            </w:tcBorders>
          </w:tcPr>
          <w:p w14:paraId="7E88D21A" w14:textId="0EFE0076" w:rsidR="00C663D3" w:rsidRPr="003C622B" w:rsidRDefault="00C663D3" w:rsidP="00C663D3">
            <w:pPr>
              <w:rPr>
                <w:lang w:val="en-GB"/>
              </w:rPr>
            </w:pPr>
            <w:proofErr w:type="spellStart"/>
            <w:r w:rsidRPr="003C622B">
              <w:t>id</w:t>
            </w:r>
            <w:r w:rsidRPr="003C622B">
              <w:rPr>
                <w:lang w:eastAsia="sv-SE"/>
              </w:rPr>
              <w:t>.root</w:t>
            </w:r>
            <w:proofErr w:type="spellEnd"/>
          </w:p>
        </w:tc>
        <w:tc>
          <w:tcPr>
            <w:tcW w:w="2037" w:type="dxa"/>
            <w:tcBorders>
              <w:top w:val="single" w:sz="4" w:space="0" w:color="auto"/>
              <w:left w:val="single" w:sz="4" w:space="0" w:color="auto"/>
              <w:bottom w:val="single" w:sz="4" w:space="0" w:color="auto"/>
              <w:right w:val="single" w:sz="4" w:space="0" w:color="auto"/>
            </w:tcBorders>
          </w:tcPr>
          <w:p w14:paraId="61F12382" w14:textId="41646A23"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9AC05A5" w14:textId="44488E31" w:rsidR="00C663D3" w:rsidRPr="00C93E52" w:rsidRDefault="00C663D3" w:rsidP="00C663D3">
            <w:pPr>
              <w:rPr>
                <w:rFonts w:eastAsia="Times New Roman" w:cs="Arial"/>
              </w:rPr>
            </w:pPr>
            <w:r w:rsidRPr="00C93E52">
              <w:rPr>
                <w:rFonts w:cs="Arial"/>
              </w:rPr>
              <w:t>Källsystemets HSA-id</w:t>
            </w:r>
          </w:p>
        </w:tc>
        <w:tc>
          <w:tcPr>
            <w:tcW w:w="1617" w:type="dxa"/>
            <w:tcBorders>
              <w:top w:val="single" w:sz="4" w:space="0" w:color="auto"/>
              <w:left w:val="single" w:sz="4" w:space="0" w:color="auto"/>
              <w:bottom w:val="single" w:sz="4" w:space="0" w:color="auto"/>
              <w:right w:val="single" w:sz="4" w:space="0" w:color="auto"/>
            </w:tcBorders>
          </w:tcPr>
          <w:p w14:paraId="67617A35" w14:textId="2E83C099" w:rsidR="00C663D3" w:rsidRPr="00C93E52" w:rsidRDefault="00C663D3" w:rsidP="00C663D3">
            <w:r w:rsidRPr="00C93E52">
              <w:rPr>
                <w:lang w:val="en-US"/>
              </w:rPr>
              <w:t>1..1</w:t>
            </w:r>
          </w:p>
        </w:tc>
      </w:tr>
      <w:tr w:rsidR="00C663D3" w:rsidRPr="000D472E" w14:paraId="18A4A063" w14:textId="77777777" w:rsidTr="00621012">
        <w:tc>
          <w:tcPr>
            <w:tcW w:w="2943" w:type="dxa"/>
            <w:tcBorders>
              <w:top w:val="single" w:sz="4" w:space="0" w:color="auto"/>
              <w:left w:val="single" w:sz="4" w:space="0" w:color="auto"/>
              <w:bottom w:val="single" w:sz="4" w:space="0" w:color="auto"/>
              <w:right w:val="single" w:sz="4" w:space="0" w:color="auto"/>
            </w:tcBorders>
          </w:tcPr>
          <w:p w14:paraId="3496A2A3" w14:textId="0F807C69" w:rsidR="00C663D3" w:rsidRPr="003C622B" w:rsidRDefault="00C663D3" w:rsidP="00C663D3">
            <w:pPr>
              <w:rPr>
                <w:lang w:val="en-GB"/>
              </w:rPr>
            </w:pPr>
            <w:r w:rsidRPr="003C622B">
              <w:t>id</w:t>
            </w:r>
            <w:r w:rsidRPr="003C622B">
              <w:rPr>
                <w:lang w:eastAsia="sv-SE"/>
              </w:rPr>
              <w:t>.extension</w:t>
            </w:r>
          </w:p>
        </w:tc>
        <w:tc>
          <w:tcPr>
            <w:tcW w:w="2037" w:type="dxa"/>
            <w:tcBorders>
              <w:top w:val="single" w:sz="4" w:space="0" w:color="auto"/>
              <w:left w:val="single" w:sz="4" w:space="0" w:color="auto"/>
              <w:bottom w:val="single" w:sz="4" w:space="0" w:color="auto"/>
              <w:right w:val="single" w:sz="4" w:space="0" w:color="auto"/>
            </w:tcBorders>
          </w:tcPr>
          <w:p w14:paraId="11EA0D80" w14:textId="4F317EEB"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34F0BF4" w14:textId="38DECEBE" w:rsidR="00C663D3" w:rsidRPr="00C93E52" w:rsidRDefault="00C663D3" w:rsidP="00C663D3">
            <w:r w:rsidRPr="00C93E52">
              <w:rPr>
                <w:rFonts w:cs="Arial"/>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2A8A59D2" w14:textId="56AE32E7" w:rsidR="00C663D3" w:rsidRPr="00C93E52" w:rsidRDefault="00C663D3" w:rsidP="00C663D3">
            <w:r w:rsidRPr="00C93E52">
              <w:rPr>
                <w:lang w:val="en-US"/>
              </w:rPr>
              <w:t>1..1</w:t>
            </w:r>
          </w:p>
        </w:tc>
      </w:tr>
      <w:tr w:rsidR="00C663D3" w:rsidRPr="008345BA" w14:paraId="2BA31E67" w14:textId="77777777" w:rsidTr="00621012">
        <w:tc>
          <w:tcPr>
            <w:tcW w:w="2943" w:type="dxa"/>
          </w:tcPr>
          <w:p w14:paraId="7EA9BA4C" w14:textId="73E3A6A0" w:rsidR="00C663D3" w:rsidRPr="003C622B" w:rsidRDefault="00C663D3" w:rsidP="00C663D3">
            <w:pPr>
              <w:rPr>
                <w:lang w:val="en-GB"/>
              </w:rPr>
            </w:pPr>
            <w:proofErr w:type="spellStart"/>
            <w:r w:rsidRPr="003C622B">
              <w:t>time</w:t>
            </w:r>
            <w:proofErr w:type="spellEnd"/>
          </w:p>
        </w:tc>
        <w:tc>
          <w:tcPr>
            <w:tcW w:w="2037" w:type="dxa"/>
          </w:tcPr>
          <w:p w14:paraId="505CE8A0" w14:textId="7F7C38BD" w:rsidR="00C663D3" w:rsidRPr="00C93E52" w:rsidRDefault="00C663D3" w:rsidP="00C663D3">
            <w:pPr>
              <w:rPr>
                <w:lang w:val="en-GB"/>
              </w:rPr>
            </w:pPr>
            <w:proofErr w:type="spellStart"/>
            <w:r w:rsidRPr="00C93E52">
              <w:t>TimeStamp</w:t>
            </w:r>
            <w:proofErr w:type="spellEnd"/>
          </w:p>
        </w:tc>
        <w:tc>
          <w:tcPr>
            <w:tcW w:w="2925" w:type="dxa"/>
          </w:tcPr>
          <w:p w14:paraId="0C47CEDF" w14:textId="5B99AB29" w:rsidR="00C663D3" w:rsidRPr="00C93E52" w:rsidRDefault="00C663D3" w:rsidP="00C663D3">
            <w:r w:rsidRPr="00C93E52">
              <w:rPr>
                <w:rFonts w:cs="Arial"/>
              </w:rPr>
              <w:t xml:space="preserve">Starttid av refererad information. Uttrycks med formatet </w:t>
            </w:r>
            <w:proofErr w:type="spellStart"/>
            <w:r w:rsidRPr="00C93E52">
              <w:rPr>
                <w:rFonts w:cs="Arial"/>
              </w:rPr>
              <w:t>ÅÅÅÅMMDD</w:t>
            </w:r>
            <w:commentRangeStart w:id="119"/>
            <w:r w:rsidRPr="00C93E52">
              <w:rPr>
                <w:rFonts w:cs="Arial"/>
              </w:rPr>
              <w:t>ttmmss</w:t>
            </w:r>
            <w:commentRangeEnd w:id="119"/>
            <w:proofErr w:type="spellEnd"/>
            <w:r w:rsidR="0001179B">
              <w:rPr>
                <w:rStyle w:val="Kommentarsreferens"/>
              </w:rPr>
              <w:commentReference w:id="119"/>
            </w:r>
            <w:r w:rsidRPr="00C93E52">
              <w:rPr>
                <w:rFonts w:cs="Arial"/>
              </w:rPr>
              <w:t xml:space="preserve">. </w:t>
            </w:r>
          </w:p>
        </w:tc>
        <w:tc>
          <w:tcPr>
            <w:tcW w:w="1617" w:type="dxa"/>
          </w:tcPr>
          <w:p w14:paraId="39D7ECC5" w14:textId="31483184" w:rsidR="00C663D3" w:rsidRPr="00C93E52" w:rsidRDefault="00C663D3" w:rsidP="00C663D3">
            <w:pPr>
              <w:rPr>
                <w:lang w:val="en-US"/>
              </w:rPr>
            </w:pPr>
            <w:r w:rsidRPr="00C93E52">
              <w:t>1</w:t>
            </w:r>
          </w:p>
        </w:tc>
      </w:tr>
      <w:tr w:rsidR="00C663D3" w:rsidRPr="008345BA" w14:paraId="6427288B" w14:textId="77777777" w:rsidTr="00621012">
        <w:tc>
          <w:tcPr>
            <w:tcW w:w="2943" w:type="dxa"/>
          </w:tcPr>
          <w:p w14:paraId="2BD23148" w14:textId="39A064D4" w:rsidR="00C663D3" w:rsidRPr="003C622B" w:rsidRDefault="00C663D3" w:rsidP="00C663D3">
            <w:pPr>
              <w:rPr>
                <w:lang w:val="en-GB"/>
              </w:rPr>
            </w:pPr>
            <w:proofErr w:type="spellStart"/>
            <w:r w:rsidRPr="003C622B">
              <w:t>type</w:t>
            </w:r>
            <w:proofErr w:type="spellEnd"/>
          </w:p>
        </w:tc>
        <w:tc>
          <w:tcPr>
            <w:tcW w:w="2037" w:type="dxa"/>
          </w:tcPr>
          <w:p w14:paraId="39B96528" w14:textId="368BAC3A" w:rsidR="00C663D3" w:rsidRPr="00C93E52" w:rsidRDefault="00C663D3" w:rsidP="00C663D3">
            <w:pPr>
              <w:rPr>
                <w:lang w:val="en-GB"/>
              </w:rPr>
            </w:pPr>
            <w:r>
              <w:t>S</w:t>
            </w:r>
            <w:r w:rsidRPr="00C93E52">
              <w:t>tring</w:t>
            </w:r>
          </w:p>
        </w:tc>
        <w:tc>
          <w:tcPr>
            <w:tcW w:w="2925" w:type="dxa"/>
          </w:tcPr>
          <w:p w14:paraId="186A8CBF" w14:textId="5B8D92E3" w:rsidR="00C663D3" w:rsidRPr="00C93E52" w:rsidRDefault="00C663D3" w:rsidP="00F13BE7">
            <w:pPr>
              <w:rPr>
                <w:rFonts w:cs="Arial"/>
              </w:rPr>
            </w:pPr>
            <w:r>
              <w:rPr>
                <w:rFonts w:cs="Arial"/>
              </w:rPr>
              <w:t xml:space="preserve">Den typ av uppgift i patientjournal som sambandet pekar ut. Detta är en kod </w:t>
            </w:r>
            <w:proofErr w:type="gramStart"/>
            <w:r>
              <w:rPr>
                <w:rFonts w:cs="Arial"/>
              </w:rPr>
              <w:t xml:space="preserve">från </w:t>
            </w:r>
            <w:r>
              <w:t xml:space="preserve"> </w:t>
            </w:r>
            <w:proofErr w:type="spellStart"/>
            <w:r>
              <w:t>Categorization</w:t>
            </w:r>
            <w:proofErr w:type="spellEnd"/>
            <w:proofErr w:type="gramEnd"/>
            <w:r>
              <w:t xml:space="preserve"> i engagemangsindexposten. Exempelvis kan</w:t>
            </w:r>
            <w:r w:rsidR="0001179B">
              <w:t xml:space="preserve"> en aktivitet ha ett samband till </w:t>
            </w:r>
            <w:proofErr w:type="gramStart"/>
            <w:r w:rsidR="0001179B">
              <w:t xml:space="preserve">en  </w:t>
            </w:r>
            <w:r w:rsidR="0001179B">
              <w:lastRenderedPageBreak/>
              <w:t>observation</w:t>
            </w:r>
            <w:proofErr w:type="gramEnd"/>
            <w:r w:rsidR="0001179B">
              <w:t xml:space="preserve"> och då är  </w:t>
            </w:r>
            <w:proofErr w:type="spellStart"/>
            <w:r w:rsidR="0001179B">
              <w:t>r</w:t>
            </w:r>
            <w:r w:rsidR="0001179B" w:rsidRPr="00C93E52">
              <w:t>eferredInformationType</w:t>
            </w:r>
            <w:proofErr w:type="spellEnd"/>
            <w:r w:rsidR="0001179B">
              <w:t xml:space="preserve"> ”</w:t>
            </w:r>
            <w:proofErr w:type="spellStart"/>
            <w:r w:rsidR="0001179B" w:rsidRPr="00F83C47">
              <w:rPr>
                <w:color w:val="000000"/>
              </w:rPr>
              <w:t>ch</w:t>
            </w:r>
            <w:r w:rsidR="0001179B">
              <w:rPr>
                <w:color w:val="000000"/>
              </w:rPr>
              <w:t>b</w:t>
            </w:r>
            <w:proofErr w:type="spellEnd"/>
            <w:r w:rsidR="0001179B">
              <w:rPr>
                <w:color w:val="000000"/>
              </w:rPr>
              <w:t>-</w:t>
            </w:r>
            <w:r w:rsidR="0001179B" w:rsidRPr="00F83C47">
              <w:rPr>
                <w:color w:val="000000"/>
              </w:rPr>
              <w:t>o</w:t>
            </w:r>
            <w:r w:rsidR="0001179B">
              <w:t xml:space="preserve">” eller </w:t>
            </w:r>
            <w:r>
              <w:t>en observation ha</w:t>
            </w:r>
            <w:r w:rsidR="00986B59">
              <w:t>r</w:t>
            </w:r>
            <w:r>
              <w:t xml:space="preserve"> ett samband till en </w:t>
            </w:r>
            <w:r w:rsidR="0001179B">
              <w:t>kontakt</w:t>
            </w:r>
            <w:r>
              <w:t xml:space="preserve"> och då är  </w:t>
            </w:r>
            <w:proofErr w:type="spellStart"/>
            <w:r>
              <w:t>r</w:t>
            </w:r>
            <w:r w:rsidRPr="00C93E52">
              <w:t>eferredInformationType</w:t>
            </w:r>
            <w:proofErr w:type="spellEnd"/>
            <w:r>
              <w:t xml:space="preserve"> ”</w:t>
            </w:r>
            <w:proofErr w:type="spellStart"/>
            <w:r w:rsidR="0001179B">
              <w:rPr>
                <w:color w:val="000000"/>
              </w:rPr>
              <w:t>v</w:t>
            </w:r>
            <w:r w:rsidR="00986B59">
              <w:rPr>
                <w:color w:val="000000"/>
              </w:rPr>
              <w:t>k</w:t>
            </w:r>
            <w:r w:rsidR="0001179B">
              <w:rPr>
                <w:color w:val="000000"/>
              </w:rPr>
              <w:t>o</w:t>
            </w:r>
            <w:proofErr w:type="spellEnd"/>
            <w:r>
              <w:t>”</w:t>
            </w:r>
            <w:r w:rsidR="0001179B">
              <w:t xml:space="preserve">. Se avsnitt om </w:t>
            </w:r>
            <w:proofErr w:type="spellStart"/>
            <w:r w:rsidR="0001179B">
              <w:t>categorization</w:t>
            </w:r>
            <w:proofErr w:type="spellEnd"/>
            <w:r w:rsidR="0001179B">
              <w:t xml:space="preserve"> i tjänstekontraktsbeskrivning för respektive tjänst, som passar för det relaterade objektet.</w:t>
            </w:r>
          </w:p>
        </w:tc>
        <w:tc>
          <w:tcPr>
            <w:tcW w:w="1617" w:type="dxa"/>
          </w:tcPr>
          <w:p w14:paraId="4AA62D5D" w14:textId="4418D888" w:rsidR="00C663D3" w:rsidRPr="00C93E52" w:rsidRDefault="00C663D3" w:rsidP="00C663D3">
            <w:r w:rsidRPr="002C2FC3">
              <w:lastRenderedPageBreak/>
              <w:t>1</w:t>
            </w:r>
          </w:p>
        </w:tc>
      </w:tr>
      <w:tr w:rsidR="00C663D3" w:rsidRPr="000D472E" w14:paraId="535328E3" w14:textId="77777777" w:rsidTr="00621012">
        <w:tc>
          <w:tcPr>
            <w:tcW w:w="2943" w:type="dxa"/>
            <w:tcBorders>
              <w:top w:val="single" w:sz="4" w:space="0" w:color="auto"/>
              <w:left w:val="single" w:sz="4" w:space="0" w:color="auto"/>
              <w:bottom w:val="single" w:sz="4" w:space="0" w:color="auto"/>
              <w:right w:val="single" w:sz="4" w:space="0" w:color="auto"/>
            </w:tcBorders>
          </w:tcPr>
          <w:p w14:paraId="4D4B3B94" w14:textId="77337DA6" w:rsidR="00C663D3" w:rsidRPr="002C2FC3" w:rsidRDefault="00C663D3" w:rsidP="00C663D3">
            <w:proofErr w:type="spellStart"/>
            <w:r w:rsidRPr="002C2FC3">
              <w:lastRenderedPageBreak/>
              <w:t>informationOwner</w:t>
            </w:r>
            <w:proofErr w:type="spellEnd"/>
          </w:p>
        </w:tc>
        <w:tc>
          <w:tcPr>
            <w:tcW w:w="2037" w:type="dxa"/>
            <w:tcBorders>
              <w:top w:val="single" w:sz="4" w:space="0" w:color="auto"/>
              <w:left w:val="single" w:sz="4" w:space="0" w:color="auto"/>
              <w:bottom w:val="single" w:sz="4" w:space="0" w:color="auto"/>
              <w:right w:val="single" w:sz="4" w:space="0" w:color="auto"/>
            </w:tcBorders>
          </w:tcPr>
          <w:p w14:paraId="5A3989DC" w14:textId="201A4969" w:rsidR="00C663D3" w:rsidRPr="002C2FC3" w:rsidRDefault="00C663D3" w:rsidP="00C663D3">
            <w:proofErr w:type="spellStart"/>
            <w:r w:rsidRPr="002C2FC3">
              <w:t>InformationOwnerType</w:t>
            </w:r>
            <w:proofErr w:type="spellEnd"/>
          </w:p>
        </w:tc>
        <w:tc>
          <w:tcPr>
            <w:tcW w:w="2925" w:type="dxa"/>
            <w:tcBorders>
              <w:top w:val="single" w:sz="4" w:space="0" w:color="auto"/>
              <w:left w:val="single" w:sz="4" w:space="0" w:color="auto"/>
              <w:bottom w:val="single" w:sz="4" w:space="0" w:color="auto"/>
              <w:right w:val="single" w:sz="4" w:space="0" w:color="auto"/>
            </w:tcBorders>
          </w:tcPr>
          <w:p w14:paraId="6C6AA8BE" w14:textId="4127C1AD" w:rsidR="00C663D3" w:rsidRPr="00C93E52" w:rsidRDefault="00C663D3" w:rsidP="00C663D3">
            <w:pPr>
              <w:rPr>
                <w:rFonts w:cs="Arial"/>
              </w:rPr>
            </w:pPr>
            <w:commentRangeStart w:id="120"/>
            <w:commentRangeStart w:id="121"/>
            <w:r>
              <w:rPr>
                <w:rFonts w:cs="Arial"/>
              </w:rPr>
              <w:t xml:space="preserve">Källsystem </w:t>
            </w:r>
            <w:commentRangeEnd w:id="120"/>
            <w:r w:rsidR="00986B59">
              <w:rPr>
                <w:rStyle w:val="Kommentarsreferens"/>
              </w:rPr>
              <w:commentReference w:id="120"/>
            </w:r>
            <w:r>
              <w:rPr>
                <w:rFonts w:cs="Arial"/>
              </w:rPr>
              <w:t>där den refererade informationen finns lagrat.</w:t>
            </w:r>
            <w:commentRangeEnd w:id="121"/>
            <w:r w:rsidR="00C67A46">
              <w:rPr>
                <w:rStyle w:val="Kommentarsreferens"/>
              </w:rPr>
              <w:commentReference w:id="121"/>
            </w:r>
          </w:p>
        </w:tc>
        <w:tc>
          <w:tcPr>
            <w:tcW w:w="1617" w:type="dxa"/>
            <w:tcBorders>
              <w:top w:val="single" w:sz="4" w:space="0" w:color="auto"/>
              <w:left w:val="single" w:sz="4" w:space="0" w:color="auto"/>
              <w:bottom w:val="single" w:sz="4" w:space="0" w:color="auto"/>
              <w:right w:val="single" w:sz="4" w:space="0" w:color="auto"/>
            </w:tcBorders>
          </w:tcPr>
          <w:p w14:paraId="52D86979" w14:textId="2B7EF91E" w:rsidR="00C663D3" w:rsidRPr="00C93E52" w:rsidRDefault="00C663D3" w:rsidP="00C663D3">
            <w:r>
              <w:t>1</w:t>
            </w:r>
            <w:proofErr w:type="gramStart"/>
            <w:r>
              <w:t>..</w:t>
            </w:r>
            <w:proofErr w:type="gramEnd"/>
            <w:r>
              <w:t>1</w:t>
            </w:r>
          </w:p>
        </w:tc>
      </w:tr>
      <w:tr w:rsidR="00C663D3" w:rsidRPr="000D472E" w14:paraId="359D698F" w14:textId="77777777" w:rsidTr="00621012">
        <w:tc>
          <w:tcPr>
            <w:tcW w:w="2943" w:type="dxa"/>
            <w:tcBorders>
              <w:top w:val="single" w:sz="4" w:space="0" w:color="auto"/>
              <w:left w:val="nil"/>
              <w:bottom w:val="single" w:sz="4" w:space="0" w:color="auto"/>
              <w:right w:val="nil"/>
            </w:tcBorders>
          </w:tcPr>
          <w:p w14:paraId="6E186E65" w14:textId="77777777" w:rsidR="00C663D3" w:rsidRPr="002C2FC3" w:rsidRDefault="00C663D3" w:rsidP="00C663D3"/>
        </w:tc>
        <w:tc>
          <w:tcPr>
            <w:tcW w:w="2037" w:type="dxa"/>
            <w:tcBorders>
              <w:top w:val="single" w:sz="4" w:space="0" w:color="auto"/>
              <w:left w:val="nil"/>
              <w:bottom w:val="single" w:sz="4" w:space="0" w:color="auto"/>
              <w:right w:val="nil"/>
            </w:tcBorders>
          </w:tcPr>
          <w:p w14:paraId="3A5018BF" w14:textId="77777777" w:rsidR="00C663D3" w:rsidRPr="002C2FC3" w:rsidRDefault="00C663D3" w:rsidP="00C663D3"/>
        </w:tc>
        <w:tc>
          <w:tcPr>
            <w:tcW w:w="2925" w:type="dxa"/>
            <w:tcBorders>
              <w:top w:val="single" w:sz="4" w:space="0" w:color="auto"/>
              <w:left w:val="nil"/>
              <w:bottom w:val="single" w:sz="4" w:space="0" w:color="auto"/>
              <w:right w:val="nil"/>
            </w:tcBorders>
          </w:tcPr>
          <w:p w14:paraId="2DD21B33" w14:textId="77777777" w:rsidR="00C663D3" w:rsidRPr="00C93E52" w:rsidRDefault="00C663D3" w:rsidP="00C663D3">
            <w:pPr>
              <w:rPr>
                <w:rFonts w:cs="Arial"/>
              </w:rPr>
            </w:pPr>
          </w:p>
        </w:tc>
        <w:tc>
          <w:tcPr>
            <w:tcW w:w="1617" w:type="dxa"/>
            <w:tcBorders>
              <w:top w:val="single" w:sz="4" w:space="0" w:color="auto"/>
              <w:left w:val="nil"/>
              <w:bottom w:val="single" w:sz="4" w:space="0" w:color="auto"/>
              <w:right w:val="nil"/>
            </w:tcBorders>
          </w:tcPr>
          <w:p w14:paraId="706A35C3" w14:textId="77777777" w:rsidR="00C663D3" w:rsidRPr="00C93E52" w:rsidRDefault="00C663D3" w:rsidP="00C663D3"/>
        </w:tc>
      </w:tr>
      <w:tr w:rsidR="00C663D3" w:rsidRPr="008345BA" w14:paraId="6DE7C29E" w14:textId="77777777" w:rsidTr="00621012">
        <w:tc>
          <w:tcPr>
            <w:tcW w:w="2943" w:type="dxa"/>
            <w:shd w:val="clear" w:color="auto" w:fill="A6A6A6" w:themeFill="background1" w:themeFillShade="A6"/>
          </w:tcPr>
          <w:p w14:paraId="4127F505" w14:textId="77777777" w:rsidR="00C663D3" w:rsidRPr="009A0B16" w:rsidRDefault="00C663D3" w:rsidP="00C663D3">
            <w:pPr>
              <w:rPr>
                <w:lang w:val="en-US" w:eastAsia="sv-SE"/>
              </w:rPr>
            </w:pPr>
            <w:proofErr w:type="spellStart"/>
            <w:r w:rsidRPr="00846389">
              <w:rPr>
                <w:lang w:val="en-US" w:eastAsia="sv-SE"/>
              </w:rPr>
              <w:t>observationGroup</w:t>
            </w:r>
            <w:proofErr w:type="spellEnd"/>
            <w:r w:rsidRPr="009A0B16">
              <w:rPr>
                <w:lang w:val="en-US" w:eastAsia="sv-SE"/>
              </w:rPr>
              <w:t>/</w:t>
            </w:r>
          </w:p>
          <w:p w14:paraId="34EF9B7B" w14:textId="77777777" w:rsidR="00C663D3" w:rsidRDefault="00C663D3" w:rsidP="00C663D3">
            <w:pPr>
              <w:rPr>
                <w:lang w:val="en-GB"/>
              </w:rPr>
            </w:pPr>
            <w:r>
              <w:rPr>
                <w:lang w:val="en-GB"/>
              </w:rPr>
              <w:t>observation/</w:t>
            </w:r>
          </w:p>
          <w:p w14:paraId="672C8F47" w14:textId="77777777" w:rsidR="00C663D3" w:rsidRPr="006C50FA" w:rsidRDefault="00C663D3" w:rsidP="00C663D3">
            <w:pPr>
              <w:rPr>
                <w:lang w:val="en-US" w:eastAsia="sv-SE"/>
              </w:rPr>
            </w:pPr>
            <w:r w:rsidRPr="006C50FA">
              <w:rPr>
                <w:lang w:val="en-US" w:eastAsia="sv-SE"/>
              </w:rPr>
              <w:t>r</w:t>
            </w:r>
            <w:r w:rsidRPr="00C93E52">
              <w:rPr>
                <w:lang w:val="en-US" w:eastAsia="sv-SE"/>
              </w:rPr>
              <w:t>elation</w:t>
            </w:r>
            <w:r w:rsidRPr="006C50FA">
              <w:rPr>
                <w:lang w:val="en-US" w:eastAsia="sv-SE"/>
              </w:rPr>
              <w:t>/</w:t>
            </w:r>
          </w:p>
          <w:p w14:paraId="7C606249" w14:textId="79E511BE" w:rsidR="00C663D3" w:rsidRPr="006C50FA" w:rsidRDefault="00C663D3" w:rsidP="00C663D3">
            <w:pPr>
              <w:rPr>
                <w:lang w:val="en-US"/>
              </w:rPr>
            </w:pPr>
            <w:proofErr w:type="spellStart"/>
            <w:r w:rsidRPr="006C50FA">
              <w:rPr>
                <w:lang w:val="en-US" w:eastAsia="sv-SE"/>
              </w:rPr>
              <w:t>referredInformation</w:t>
            </w:r>
            <w:proofErr w:type="spellEnd"/>
            <w:r w:rsidRPr="006C50FA">
              <w:rPr>
                <w:lang w:val="en-US"/>
              </w:rPr>
              <w:t>/</w:t>
            </w:r>
            <w:r>
              <w:rPr>
                <w:lang w:val="en-US"/>
              </w:rPr>
              <w:t xml:space="preserve"> </w:t>
            </w:r>
            <w:proofErr w:type="spellStart"/>
            <w:r w:rsidRPr="006C50FA">
              <w:rPr>
                <w:lang w:val="en-US"/>
              </w:rPr>
              <w:t>informationOwner</w:t>
            </w:r>
            <w:proofErr w:type="spellEnd"/>
          </w:p>
        </w:tc>
        <w:tc>
          <w:tcPr>
            <w:tcW w:w="2037" w:type="dxa"/>
            <w:shd w:val="clear" w:color="auto" w:fill="A6A6A6" w:themeFill="background1" w:themeFillShade="A6"/>
          </w:tcPr>
          <w:p w14:paraId="18A78CBF" w14:textId="66B6B1F3" w:rsidR="00C663D3" w:rsidRPr="00C93E52" w:rsidRDefault="00C663D3" w:rsidP="00C663D3">
            <w:proofErr w:type="spellStart"/>
            <w:r w:rsidRPr="00C93E52">
              <w:t>InformationOwnerType</w:t>
            </w:r>
            <w:proofErr w:type="spellEnd"/>
          </w:p>
        </w:tc>
        <w:tc>
          <w:tcPr>
            <w:tcW w:w="2925" w:type="dxa"/>
            <w:shd w:val="clear" w:color="auto" w:fill="A6A6A6" w:themeFill="background1" w:themeFillShade="A6"/>
          </w:tcPr>
          <w:p w14:paraId="6ECF4989" w14:textId="77777777" w:rsidR="00C663D3" w:rsidRPr="00C93E52" w:rsidRDefault="00C663D3" w:rsidP="00C663D3"/>
        </w:tc>
        <w:tc>
          <w:tcPr>
            <w:tcW w:w="1617" w:type="dxa"/>
            <w:shd w:val="clear" w:color="auto" w:fill="A6A6A6" w:themeFill="background1" w:themeFillShade="A6"/>
          </w:tcPr>
          <w:p w14:paraId="2144F7EB" w14:textId="5E26D94A" w:rsidR="00C663D3" w:rsidRPr="00C93E52" w:rsidRDefault="00C663D3" w:rsidP="00C663D3"/>
        </w:tc>
      </w:tr>
      <w:tr w:rsidR="00C663D3" w:rsidRPr="008345BA" w14:paraId="368F7EDC" w14:textId="77777777" w:rsidTr="00621012">
        <w:tc>
          <w:tcPr>
            <w:tcW w:w="2943" w:type="dxa"/>
          </w:tcPr>
          <w:p w14:paraId="6F2215D7" w14:textId="09D5A7D3" w:rsidR="00C663D3" w:rsidRPr="003C622B" w:rsidRDefault="00C663D3" w:rsidP="00C663D3">
            <w:r w:rsidRPr="003C622B">
              <w:t>id</w:t>
            </w:r>
          </w:p>
        </w:tc>
        <w:tc>
          <w:tcPr>
            <w:tcW w:w="2037" w:type="dxa"/>
          </w:tcPr>
          <w:p w14:paraId="459E0E84" w14:textId="6493F662" w:rsidR="00C663D3" w:rsidRPr="00C93E52" w:rsidRDefault="00C663D3" w:rsidP="00C663D3">
            <w:proofErr w:type="spellStart"/>
            <w:r w:rsidRPr="00C93E52">
              <w:t>IIType</w:t>
            </w:r>
            <w:proofErr w:type="spellEnd"/>
          </w:p>
        </w:tc>
        <w:tc>
          <w:tcPr>
            <w:tcW w:w="2925" w:type="dxa"/>
          </w:tcPr>
          <w:p w14:paraId="1B5D4145" w14:textId="106D6283" w:rsidR="00C663D3" w:rsidRPr="00C93E52" w:rsidRDefault="00C663D3" w:rsidP="00C663D3">
            <w:r>
              <w:rPr>
                <w:rFonts w:cs="Arial"/>
              </w:rPr>
              <w:t>Logisk adress till det system där informationen återfinns</w:t>
            </w:r>
            <w:r w:rsidRPr="00C93E52">
              <w:rPr>
                <w:rFonts w:cs="Arial"/>
              </w:rPr>
              <w:t xml:space="preserve"> </w:t>
            </w:r>
          </w:p>
        </w:tc>
        <w:tc>
          <w:tcPr>
            <w:tcW w:w="1617" w:type="dxa"/>
          </w:tcPr>
          <w:p w14:paraId="639DC4B0" w14:textId="65C57B61" w:rsidR="00C663D3" w:rsidRPr="00C93E52" w:rsidRDefault="00C663D3" w:rsidP="00C663D3">
            <w:r>
              <w:t>1</w:t>
            </w:r>
            <w:proofErr w:type="gramStart"/>
            <w:r>
              <w:t>..</w:t>
            </w:r>
            <w:proofErr w:type="gramEnd"/>
            <w:r>
              <w:t>1</w:t>
            </w:r>
          </w:p>
        </w:tc>
      </w:tr>
      <w:tr w:rsidR="00C663D3" w:rsidRPr="005822C8" w14:paraId="541850E7" w14:textId="77777777" w:rsidTr="00621012">
        <w:tc>
          <w:tcPr>
            <w:tcW w:w="2943" w:type="dxa"/>
            <w:tcBorders>
              <w:top w:val="single" w:sz="4" w:space="0" w:color="auto"/>
              <w:left w:val="single" w:sz="4" w:space="0" w:color="auto"/>
              <w:bottom w:val="single" w:sz="4" w:space="0" w:color="auto"/>
              <w:right w:val="single" w:sz="4" w:space="0" w:color="auto"/>
            </w:tcBorders>
          </w:tcPr>
          <w:p w14:paraId="3A029F7B" w14:textId="4BC56EA0" w:rsidR="00C663D3" w:rsidRPr="003C622B" w:rsidRDefault="00C663D3" w:rsidP="00C663D3">
            <w:pPr>
              <w:rPr>
                <w:lang w:eastAsia="sv-SE"/>
              </w:rPr>
            </w:pPr>
            <w:proofErr w:type="spellStart"/>
            <w:r w:rsidRPr="003C622B">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11ACF832" w14:textId="7031C2FE"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3BA46B8" w14:textId="4012866E" w:rsidR="00C663D3" w:rsidRPr="00C93E52" w:rsidRDefault="00C663D3" w:rsidP="00C663D3">
            <w:pPr>
              <w:rPr>
                <w:rFonts w:cs="Arial"/>
              </w:rPr>
            </w:pPr>
            <w:proofErr w:type="spellStart"/>
            <w:r w:rsidRPr="00C93E52">
              <w:rPr>
                <w:rFonts w:eastAsia="Times New Roman" w:cs="Arial"/>
              </w:rPr>
              <w:t>Root</w:t>
            </w:r>
            <w:proofErr w:type="spellEnd"/>
            <w:r w:rsidRPr="00C93E52">
              <w:rPr>
                <w:rFonts w:eastAsia="Times New Roman"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4FABD647" w:rsidR="00C663D3" w:rsidRPr="00C93E52" w:rsidRDefault="00C663D3" w:rsidP="00C663D3">
            <w:r>
              <w:t>1</w:t>
            </w:r>
            <w:proofErr w:type="gramStart"/>
            <w:r>
              <w:t>..</w:t>
            </w:r>
            <w:proofErr w:type="gramEnd"/>
            <w:r>
              <w:t>1</w:t>
            </w:r>
          </w:p>
        </w:tc>
      </w:tr>
      <w:tr w:rsidR="00C663D3" w:rsidRPr="005822C8" w14:paraId="3B8E7BDC" w14:textId="77777777" w:rsidTr="00621012">
        <w:tc>
          <w:tcPr>
            <w:tcW w:w="2943" w:type="dxa"/>
            <w:tcBorders>
              <w:top w:val="single" w:sz="4" w:space="0" w:color="auto"/>
              <w:left w:val="single" w:sz="4" w:space="0" w:color="auto"/>
              <w:bottom w:val="single" w:sz="4" w:space="0" w:color="auto"/>
              <w:right w:val="single" w:sz="4" w:space="0" w:color="auto"/>
            </w:tcBorders>
          </w:tcPr>
          <w:p w14:paraId="43E493E5" w14:textId="21BC030E" w:rsidR="00C663D3" w:rsidRPr="003C622B" w:rsidRDefault="00C663D3" w:rsidP="00C663D3">
            <w:pPr>
              <w:rPr>
                <w:lang w:eastAsia="sv-SE"/>
              </w:rPr>
            </w:pPr>
            <w:r w:rsidRPr="003C622B">
              <w:t>id.extension</w:t>
            </w:r>
          </w:p>
        </w:tc>
        <w:tc>
          <w:tcPr>
            <w:tcW w:w="2037" w:type="dxa"/>
            <w:tcBorders>
              <w:top w:val="single" w:sz="4" w:space="0" w:color="auto"/>
              <w:left w:val="single" w:sz="4" w:space="0" w:color="auto"/>
              <w:bottom w:val="single" w:sz="4" w:space="0" w:color="auto"/>
              <w:right w:val="single" w:sz="4" w:space="0" w:color="auto"/>
            </w:tcBorders>
          </w:tcPr>
          <w:p w14:paraId="330A9A33" w14:textId="44CDE270"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8CA607B" w14:textId="2974BEED" w:rsidR="00C663D3" w:rsidRPr="00C93E52" w:rsidRDefault="00C663D3" w:rsidP="00C663D3">
            <w:pPr>
              <w:rPr>
                <w:rFonts w:cs="Arial"/>
              </w:rPr>
            </w:pPr>
            <w:r w:rsidRPr="00C93E52">
              <w:rPr>
                <w:rFonts w:cs="Arial"/>
              </w:rPr>
              <w:t>Källsystemets HSA-id</w:t>
            </w:r>
            <w:r>
              <w:rPr>
                <w:rFonts w:cs="Arial"/>
              </w:rPr>
              <w:t>. Används som logisk adress för att hämta den refererade informationen.</w:t>
            </w:r>
          </w:p>
        </w:tc>
        <w:tc>
          <w:tcPr>
            <w:tcW w:w="1617" w:type="dxa"/>
            <w:tcBorders>
              <w:top w:val="single" w:sz="4" w:space="0" w:color="auto"/>
              <w:left w:val="single" w:sz="4" w:space="0" w:color="auto"/>
              <w:bottom w:val="single" w:sz="4" w:space="0" w:color="auto"/>
              <w:right w:val="single" w:sz="4" w:space="0" w:color="auto"/>
            </w:tcBorders>
          </w:tcPr>
          <w:p w14:paraId="46E4333D" w14:textId="014BB001" w:rsidR="00C663D3" w:rsidRPr="00C93E52" w:rsidRDefault="00C663D3" w:rsidP="00C663D3">
            <w:r>
              <w:t>1</w:t>
            </w:r>
            <w:proofErr w:type="gramStart"/>
            <w:r>
              <w:t>..</w:t>
            </w:r>
            <w:proofErr w:type="gramEnd"/>
            <w:r>
              <w:t>1</w:t>
            </w:r>
          </w:p>
        </w:tc>
      </w:tr>
      <w:tr w:rsidR="00C663D3" w:rsidRPr="008345BA" w14:paraId="67D7108D" w14:textId="77777777" w:rsidTr="00966EF9">
        <w:tc>
          <w:tcPr>
            <w:tcW w:w="2943" w:type="dxa"/>
            <w:tcBorders>
              <w:left w:val="nil"/>
              <w:right w:val="nil"/>
            </w:tcBorders>
          </w:tcPr>
          <w:p w14:paraId="6B220F17" w14:textId="77777777" w:rsidR="00C663D3" w:rsidRPr="00C93E52" w:rsidRDefault="00C663D3" w:rsidP="00C663D3">
            <w:pPr>
              <w:rPr>
                <w:lang w:val="en-US"/>
              </w:rPr>
            </w:pPr>
          </w:p>
        </w:tc>
        <w:tc>
          <w:tcPr>
            <w:tcW w:w="2037" w:type="dxa"/>
            <w:tcBorders>
              <w:left w:val="nil"/>
              <w:right w:val="nil"/>
            </w:tcBorders>
          </w:tcPr>
          <w:p w14:paraId="14A9D441" w14:textId="77777777" w:rsidR="00C663D3" w:rsidRPr="00C93E52" w:rsidRDefault="00C663D3" w:rsidP="00C663D3">
            <w:pPr>
              <w:rPr>
                <w:lang w:val="en-GB"/>
              </w:rPr>
            </w:pPr>
          </w:p>
        </w:tc>
        <w:tc>
          <w:tcPr>
            <w:tcW w:w="2925" w:type="dxa"/>
            <w:tcBorders>
              <w:left w:val="nil"/>
              <w:right w:val="nil"/>
            </w:tcBorders>
          </w:tcPr>
          <w:p w14:paraId="52406E7F" w14:textId="77777777" w:rsidR="00C663D3" w:rsidRPr="00C93E52" w:rsidRDefault="00C663D3" w:rsidP="00C663D3">
            <w:pPr>
              <w:rPr>
                <w:rFonts w:eastAsia="Times New Roman" w:cs="Arial"/>
              </w:rPr>
            </w:pPr>
          </w:p>
        </w:tc>
        <w:tc>
          <w:tcPr>
            <w:tcW w:w="1617" w:type="dxa"/>
            <w:tcBorders>
              <w:left w:val="nil"/>
              <w:right w:val="nil"/>
            </w:tcBorders>
          </w:tcPr>
          <w:p w14:paraId="0CDBD069" w14:textId="77777777" w:rsidR="00C663D3" w:rsidRPr="00C93E52" w:rsidRDefault="00C663D3" w:rsidP="00C663D3"/>
        </w:tc>
      </w:tr>
      <w:tr w:rsidR="00C663D3" w:rsidRPr="008345BA" w14:paraId="4ECF6939" w14:textId="77777777" w:rsidTr="00621012">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41BE1F"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7627AD8F" w14:textId="51F5106E" w:rsidR="00C663D3" w:rsidRDefault="00855D86" w:rsidP="00C663D3">
            <w:pPr>
              <w:rPr>
                <w:lang w:val="en-GB"/>
              </w:rPr>
            </w:pPr>
            <w:proofErr w:type="spellStart"/>
            <w:r w:rsidRPr="00D72C00">
              <w:rPr>
                <w:lang w:val="en-US" w:eastAsia="sv-SE"/>
              </w:rPr>
              <w:t>performerRole</w:t>
            </w:r>
            <w:proofErr w:type="spellEnd"/>
            <w:r w:rsidDel="00855D86">
              <w:rPr>
                <w:lang w:val="en-GB"/>
              </w:rPr>
              <w:t xml:space="preserve"> </w:t>
            </w:r>
            <w:r w:rsidR="00C663D3">
              <w:rPr>
                <w:lang w:val="en-GB"/>
              </w:rPr>
              <w:t>/</w:t>
            </w:r>
          </w:p>
          <w:p w14:paraId="0A415426" w14:textId="0945B1A2" w:rsidR="00C663D3" w:rsidRPr="00D72C00" w:rsidRDefault="00855D86" w:rsidP="00C663D3">
            <w:pPr>
              <w:rPr>
                <w:lang w:val="en-US" w:eastAsia="sv-SE"/>
              </w:rPr>
            </w:pPr>
            <w:r w:rsidRPr="00D72C00">
              <w:rPr>
                <w:lang w:val="en-US" w:eastAsia="sv-SE"/>
              </w:rPr>
              <w:t>person</w:t>
            </w:r>
          </w:p>
          <w:p w14:paraId="57FBCD3C" w14:textId="51BC5ABC" w:rsidR="00C663D3" w:rsidRPr="00D72C00" w:rsidRDefault="00C663D3" w:rsidP="00C663D3">
            <w:pPr>
              <w:rPr>
                <w:lang w:val="en-US" w:eastAsia="sv-SE"/>
              </w:rPr>
            </w:pPr>
          </w:p>
          <w:p w14:paraId="71FD5F05" w14:textId="77777777" w:rsidR="00C663D3" w:rsidRPr="00D72C00" w:rsidRDefault="00C663D3" w:rsidP="00C663D3">
            <w:pPr>
              <w:rPr>
                <w:lang w:val="en-US" w:eastAsia="sv-SE"/>
              </w:rPr>
            </w:pPr>
          </w:p>
          <w:p w14:paraId="433CCEBC" w14:textId="2033360F" w:rsidR="00C663D3" w:rsidRPr="00C93E52" w:rsidRDefault="00C663D3" w:rsidP="00C663D3">
            <w:pPr>
              <w:rPr>
                <w:lang w:val="en-US" w:eastAsia="sv-SE"/>
              </w:rPr>
            </w:pPr>
            <w:r w:rsidRPr="00D72C00">
              <w:rPr>
                <w:lang w:val="en-US" w:eastAsia="sv-SE"/>
              </w:rPr>
              <w:t>(</w:t>
            </w:r>
            <w:proofErr w:type="spellStart"/>
            <w:r w:rsidRPr="00D72C00">
              <w:rPr>
                <w:lang w:val="en-US" w:eastAsia="sv-SE"/>
              </w:rPr>
              <w:t>och</w:t>
            </w:r>
            <w:proofErr w:type="spellEnd"/>
            <w:r w:rsidRPr="00D72C00">
              <w:rPr>
                <w:lang w:val="en-US" w:eastAsia="sv-SE"/>
              </w:rPr>
              <w:t xml:space="preserve"> </w:t>
            </w:r>
            <w:proofErr w:type="spellStart"/>
            <w:r w:rsidRPr="00D72C00">
              <w:rPr>
                <w:lang w:val="en-US" w:eastAsia="sv-SE"/>
              </w:rPr>
              <w:t>i</w:t>
            </w:r>
            <w:proofErr w:type="spellEnd"/>
            <w:r w:rsidRPr="00D72C00">
              <w:rPr>
                <w:lang w:val="en-US" w:eastAsia="sv-SE"/>
              </w:rPr>
              <w:t xml:space="preserve"> </w:t>
            </w:r>
            <w:proofErr w:type="spellStart"/>
            <w:r w:rsidRPr="00D72C00">
              <w:rPr>
                <w:lang w:val="en-US" w:eastAsia="sv-SE"/>
              </w:rPr>
              <w:t>additionalParticipant</w:t>
            </w:r>
            <w:proofErr w:type="spellEnd"/>
            <w:r w:rsidRPr="00D72C00">
              <w:rPr>
                <w:lang w:val="en-US" w:eastAsia="sv-SE"/>
              </w:rPr>
              <w:t>)</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ED3E55B" w14:textId="025A9059" w:rsidR="00C663D3" w:rsidRPr="00C93E52" w:rsidRDefault="00C663D3" w:rsidP="00C663D3">
            <w:pPr>
              <w:rPr>
                <w:lang w:val="en-GB"/>
              </w:rPr>
            </w:pPr>
            <w:proofErr w:type="spellStart"/>
            <w:r w:rsidRPr="00C93E52">
              <w:t>PersonType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2128C7A" w14:textId="77777777"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CA41BE8" w14:textId="1BB88B9C" w:rsidR="00C663D3" w:rsidRPr="00C93E52" w:rsidRDefault="00C663D3" w:rsidP="00C663D3"/>
        </w:tc>
      </w:tr>
      <w:tr w:rsidR="00C663D3" w:rsidRPr="008345BA" w14:paraId="4BA1D83E" w14:textId="77777777" w:rsidTr="00621012">
        <w:tc>
          <w:tcPr>
            <w:tcW w:w="2943" w:type="dxa"/>
            <w:tcBorders>
              <w:top w:val="single" w:sz="4" w:space="0" w:color="auto"/>
              <w:left w:val="single" w:sz="4" w:space="0" w:color="auto"/>
              <w:bottom w:val="single" w:sz="4" w:space="0" w:color="auto"/>
              <w:right w:val="single" w:sz="4" w:space="0" w:color="auto"/>
            </w:tcBorders>
          </w:tcPr>
          <w:p w14:paraId="060496AA" w14:textId="76CF66F5" w:rsidR="00C663D3" w:rsidRPr="003C622B" w:rsidRDefault="00C663D3" w:rsidP="00C663D3">
            <w:pPr>
              <w:rPr>
                <w:lang w:eastAsia="sv-SE"/>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26874AAA" w14:textId="0DADB241" w:rsidR="00C663D3" w:rsidRPr="00C93E52" w:rsidRDefault="00C663D3" w:rsidP="00C663D3">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B9C14CB" w14:textId="41F1B1B1" w:rsidR="00C663D3" w:rsidRPr="00C93E52" w:rsidRDefault="00C663D3" w:rsidP="00C663D3">
            <w:r w:rsidRPr="00C93E52">
              <w:t xml:space="preserve">Personens identitet som är unik inom källsystemet. </w:t>
            </w:r>
          </w:p>
          <w:p w14:paraId="0DD69DE5" w14:textId="77777777" w:rsidR="00C663D3" w:rsidRPr="00C93E52" w:rsidRDefault="00C663D3" w:rsidP="00C663D3"/>
          <w:p w14:paraId="684E6A04" w14:textId="703AB382" w:rsidR="00C663D3" w:rsidRDefault="00C663D3" w:rsidP="00C663D3">
            <w:r w:rsidRPr="00C93E52">
              <w:t xml:space="preserve">Personnummer/samordningsnummer ifall observationen </w:t>
            </w:r>
            <w:r w:rsidRPr="00C93E52">
              <w:lastRenderedPageBreak/>
              <w:t xml:space="preserve">utförs av patienten själv eller annan person. </w:t>
            </w:r>
            <w:r w:rsidR="00BC1AB0">
              <w:t xml:space="preserve">    </w:t>
            </w:r>
          </w:p>
          <w:p w14:paraId="7369246F" w14:textId="77777777" w:rsidR="00935732" w:rsidRDefault="00935732" w:rsidP="00C663D3"/>
          <w:p w14:paraId="23A7B70E" w14:textId="742649F5" w:rsidR="00935732" w:rsidRPr="00C93E52" w:rsidRDefault="00935732" w:rsidP="00C663D3">
            <w:r>
              <w:t>Om id inte anges måste person.name vara angiven.</w:t>
            </w:r>
          </w:p>
          <w:p w14:paraId="2F481ED2" w14:textId="34C92ABB" w:rsidR="00C663D3" w:rsidRPr="00C93E52" w:rsidRDefault="00BC1AB0" w:rsidP="00F13BE7">
            <w:pPr>
              <w:rPr>
                <w:rFonts w:eastAsia="Times New Roman" w:cs="Arial"/>
              </w:rPr>
            </w:pPr>
            <w:r>
              <w:t xml:space="preserve">                      </w:t>
            </w:r>
          </w:p>
        </w:tc>
        <w:tc>
          <w:tcPr>
            <w:tcW w:w="1617" w:type="dxa"/>
            <w:tcBorders>
              <w:top w:val="single" w:sz="4" w:space="0" w:color="auto"/>
              <w:left w:val="single" w:sz="4" w:space="0" w:color="auto"/>
              <w:bottom w:val="single" w:sz="4" w:space="0" w:color="auto"/>
              <w:right w:val="single" w:sz="4" w:space="0" w:color="auto"/>
            </w:tcBorders>
          </w:tcPr>
          <w:p w14:paraId="7CD32791" w14:textId="4FD9F928" w:rsidR="00C663D3" w:rsidRPr="00C93E52" w:rsidRDefault="00C663D3" w:rsidP="00C663D3">
            <w:r w:rsidRPr="00C93E52">
              <w:lastRenderedPageBreak/>
              <w:t>0</w:t>
            </w:r>
            <w:proofErr w:type="gramStart"/>
            <w:r w:rsidRPr="00C93E52">
              <w:t>..</w:t>
            </w:r>
            <w:proofErr w:type="gramEnd"/>
            <w:r w:rsidRPr="00C93E52">
              <w:t>1</w:t>
            </w:r>
          </w:p>
        </w:tc>
      </w:tr>
      <w:tr w:rsidR="00C663D3" w:rsidRPr="00455CC0" w14:paraId="34EA48B4" w14:textId="77777777" w:rsidTr="00621012">
        <w:tc>
          <w:tcPr>
            <w:tcW w:w="2943" w:type="dxa"/>
            <w:tcBorders>
              <w:top w:val="single" w:sz="4" w:space="0" w:color="auto"/>
              <w:left w:val="single" w:sz="4" w:space="0" w:color="auto"/>
              <w:bottom w:val="single" w:sz="4" w:space="0" w:color="auto"/>
              <w:right w:val="single" w:sz="4" w:space="0" w:color="auto"/>
            </w:tcBorders>
          </w:tcPr>
          <w:p w14:paraId="1AF19206" w14:textId="78385084" w:rsidR="00C663D3" w:rsidRPr="003C622B" w:rsidRDefault="00C663D3" w:rsidP="00C663D3">
            <w:pPr>
              <w:rPr>
                <w:lang w:eastAsia="sv-SE"/>
              </w:rPr>
            </w:pPr>
            <w:proofErr w:type="spellStart"/>
            <w:r w:rsidRPr="003C622B">
              <w:rPr>
                <w:lang w:eastAsia="sv-SE"/>
              </w:rPr>
              <w:lastRenderedPageBreak/>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407BBF4E" w14:textId="2375C1C1"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796CEDE" w14:textId="77777777" w:rsidR="00C663D3" w:rsidRPr="00C93E52" w:rsidRDefault="00C663D3" w:rsidP="00C663D3">
            <w:r w:rsidRPr="00C93E52">
              <w:t>KV OID för typ av identifierare:</w:t>
            </w:r>
          </w:p>
          <w:p w14:paraId="6F8B1EF8" w14:textId="77777777" w:rsidR="00C663D3" w:rsidRPr="00C93E52" w:rsidRDefault="00C663D3" w:rsidP="00C663D3"/>
          <w:p w14:paraId="473007E7" w14:textId="77777777" w:rsidR="00C663D3" w:rsidRPr="00C93E52" w:rsidRDefault="00C663D3" w:rsidP="00C663D3">
            <w:r w:rsidRPr="00C93E52">
              <w:t>För personnummer används OID (1.2.752.129.2.1.3.1).</w:t>
            </w:r>
            <w:r w:rsidRPr="00C93E52">
              <w:br/>
            </w:r>
          </w:p>
          <w:p w14:paraId="6666E5FB" w14:textId="18AC13D8" w:rsidR="00C663D3" w:rsidRPr="00C93E52" w:rsidRDefault="00C663D3" w:rsidP="00C663D3">
            <w:pPr>
              <w:rPr>
                <w:rFonts w:eastAsia="Times New Roman" w:cs="Arial"/>
              </w:rPr>
            </w:pPr>
            <w:r w:rsidRPr="00C93E52">
              <w:t>För samordningsnummer används OID (1.2.752.129.2.1.3.3).</w:t>
            </w:r>
            <w:r w:rsidRPr="00C93E52">
              <w:br/>
            </w:r>
          </w:p>
        </w:tc>
        <w:tc>
          <w:tcPr>
            <w:tcW w:w="1617" w:type="dxa"/>
            <w:tcBorders>
              <w:top w:val="single" w:sz="4" w:space="0" w:color="auto"/>
              <w:left w:val="single" w:sz="4" w:space="0" w:color="auto"/>
              <w:bottom w:val="single" w:sz="4" w:space="0" w:color="auto"/>
              <w:right w:val="single" w:sz="4" w:space="0" w:color="auto"/>
            </w:tcBorders>
          </w:tcPr>
          <w:p w14:paraId="1491B570" w14:textId="1C8200AA" w:rsidR="00C663D3" w:rsidRPr="00C93E52" w:rsidRDefault="00C663D3" w:rsidP="00C663D3">
            <w:r w:rsidRPr="00C93E52">
              <w:t>1</w:t>
            </w:r>
          </w:p>
        </w:tc>
      </w:tr>
      <w:tr w:rsidR="00C663D3" w:rsidRPr="00455CC0" w14:paraId="2931AC7B" w14:textId="77777777" w:rsidTr="00621012">
        <w:tc>
          <w:tcPr>
            <w:tcW w:w="2943" w:type="dxa"/>
            <w:tcBorders>
              <w:top w:val="single" w:sz="4" w:space="0" w:color="auto"/>
              <w:left w:val="single" w:sz="4" w:space="0" w:color="auto"/>
              <w:bottom w:val="single" w:sz="4" w:space="0" w:color="auto"/>
              <w:right w:val="single" w:sz="4" w:space="0" w:color="auto"/>
            </w:tcBorders>
          </w:tcPr>
          <w:p w14:paraId="1AF3F204" w14:textId="42604044" w:rsidR="00C663D3" w:rsidRPr="003C622B" w:rsidRDefault="00C663D3" w:rsidP="00C663D3">
            <w:pPr>
              <w:rPr>
                <w:lang w:val="en-US"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1B984804" w14:textId="018E47A0"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A5E6D36" w14:textId="77777777" w:rsidR="00C663D3" w:rsidRPr="00C93E52" w:rsidRDefault="00C663D3" w:rsidP="00C663D3">
            <w:r w:rsidRPr="00C93E52">
              <w:t>Personnummer/ samordningsnummer.</w:t>
            </w:r>
          </w:p>
          <w:p w14:paraId="3C0F7CA6" w14:textId="35B747F9" w:rsidR="00C663D3" w:rsidRPr="00C93E52" w:rsidRDefault="00C663D3" w:rsidP="00C663D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392DB2D0" w14:textId="23909147" w:rsidR="00C663D3" w:rsidRPr="00C93E52" w:rsidRDefault="00C663D3" w:rsidP="00C663D3">
            <w:r w:rsidRPr="00C93E52">
              <w:t>1</w:t>
            </w:r>
          </w:p>
        </w:tc>
      </w:tr>
      <w:tr w:rsidR="00C663D3" w:rsidRPr="00455CC0" w14:paraId="4CA3157B" w14:textId="77777777" w:rsidTr="00621012">
        <w:tc>
          <w:tcPr>
            <w:tcW w:w="2943" w:type="dxa"/>
            <w:tcBorders>
              <w:top w:val="single" w:sz="4" w:space="0" w:color="auto"/>
              <w:left w:val="single" w:sz="4" w:space="0" w:color="auto"/>
              <w:bottom w:val="single" w:sz="4" w:space="0" w:color="auto"/>
              <w:right w:val="single" w:sz="4" w:space="0" w:color="auto"/>
            </w:tcBorders>
          </w:tcPr>
          <w:p w14:paraId="7A022FD9" w14:textId="7C221BDE" w:rsidR="00C663D3" w:rsidRPr="003C622B" w:rsidRDefault="00C663D3" w:rsidP="00C663D3">
            <w:pPr>
              <w:rPr>
                <w:lang w:val="en-US" w:eastAsia="sv-SE"/>
              </w:rPr>
            </w:pPr>
            <w:proofErr w:type="spellStart"/>
            <w:r w:rsidRPr="003C622B">
              <w:rPr>
                <w:lang w:eastAsia="sv-SE"/>
              </w:rPr>
              <w:t>name</w:t>
            </w:r>
            <w:proofErr w:type="spellEnd"/>
            <w:r w:rsidRPr="003C622B">
              <w:rPr>
                <w:lang w:eastAsia="sv-SE"/>
              </w:rPr>
              <w:t>*</w:t>
            </w:r>
          </w:p>
        </w:tc>
        <w:tc>
          <w:tcPr>
            <w:tcW w:w="2037" w:type="dxa"/>
            <w:tcBorders>
              <w:top w:val="single" w:sz="4" w:space="0" w:color="auto"/>
              <w:left w:val="single" w:sz="4" w:space="0" w:color="auto"/>
              <w:bottom w:val="single" w:sz="4" w:space="0" w:color="auto"/>
              <w:right w:val="single" w:sz="4" w:space="0" w:color="auto"/>
            </w:tcBorders>
          </w:tcPr>
          <w:p w14:paraId="40F29DE1" w14:textId="43941400" w:rsidR="00C663D3" w:rsidRPr="00C93E52" w:rsidRDefault="00C663D3" w:rsidP="00C663D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2D023AF" w14:textId="24791509" w:rsidR="00C663D3" w:rsidRDefault="00C663D3" w:rsidP="00C663D3">
            <w:pPr>
              <w:rPr>
                <w:rFonts w:eastAsia="Times New Roman" w:cs="Arial"/>
              </w:rPr>
            </w:pPr>
            <w:r w:rsidRPr="00C93E52">
              <w:rPr>
                <w:rFonts w:eastAsia="Times New Roman" w:cs="Arial"/>
              </w:rPr>
              <w:t>För- och efternamn i klartext för person.</w:t>
            </w:r>
          </w:p>
          <w:p w14:paraId="2814E7B8" w14:textId="7B2D4F12" w:rsidR="00935732" w:rsidRPr="00C93E52" w:rsidRDefault="00935732" w:rsidP="00935732">
            <w:r>
              <w:t xml:space="preserve">Om </w:t>
            </w:r>
            <w:proofErr w:type="spellStart"/>
            <w:r>
              <w:t>name</w:t>
            </w:r>
            <w:proofErr w:type="spellEnd"/>
            <w:r>
              <w:t xml:space="preserve"> inte anges måste person.</w:t>
            </w:r>
            <w:r>
              <w:t>id</w:t>
            </w:r>
            <w:r>
              <w:t xml:space="preserve"> vara angiven.</w:t>
            </w:r>
          </w:p>
          <w:p w14:paraId="47F54996" w14:textId="77777777" w:rsidR="00935732" w:rsidRPr="00C93E52" w:rsidRDefault="00935732" w:rsidP="00C663D3">
            <w:pPr>
              <w:rPr>
                <w:rFonts w:eastAsia="Times New Roman" w:cs="Arial"/>
              </w:rPr>
            </w:pPr>
          </w:p>
          <w:p w14:paraId="369F98EE" w14:textId="25F5C8B1" w:rsidR="00C663D3" w:rsidRPr="00C93E52" w:rsidRDefault="00C663D3" w:rsidP="00C663D3">
            <w:pPr>
              <w:rPr>
                <w:rFonts w:eastAsia="Times New Roman" w:cs="Arial"/>
              </w:rPr>
            </w:pPr>
            <w:r w:rsidRPr="00C93E52">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23BAB449" w14:textId="6120F927" w:rsidR="00C663D3" w:rsidRPr="00C93E52" w:rsidRDefault="00C663D3" w:rsidP="00C663D3">
            <w:r w:rsidRPr="00C93E52">
              <w:t>0</w:t>
            </w:r>
            <w:proofErr w:type="gramStart"/>
            <w:r w:rsidRPr="00C93E52">
              <w:t>..</w:t>
            </w:r>
            <w:proofErr w:type="gramEnd"/>
            <w:r w:rsidRPr="00C93E52">
              <w:t>1</w:t>
            </w:r>
          </w:p>
        </w:tc>
      </w:tr>
      <w:tr w:rsidR="00C663D3" w:rsidRPr="00455CC0" w14:paraId="7246FB04" w14:textId="77777777" w:rsidTr="002C2FC3">
        <w:tc>
          <w:tcPr>
            <w:tcW w:w="2943" w:type="dxa"/>
            <w:tcBorders>
              <w:top w:val="single" w:sz="4" w:space="0" w:color="auto"/>
              <w:left w:val="nil"/>
              <w:bottom w:val="nil"/>
              <w:right w:val="nil"/>
            </w:tcBorders>
          </w:tcPr>
          <w:p w14:paraId="7BC69A76" w14:textId="77777777" w:rsidR="00C663D3" w:rsidRPr="00C93E52" w:rsidRDefault="00C663D3" w:rsidP="00C663D3">
            <w:pPr>
              <w:rPr>
                <w:lang w:val="en-US" w:eastAsia="sv-SE"/>
              </w:rPr>
            </w:pPr>
          </w:p>
        </w:tc>
        <w:tc>
          <w:tcPr>
            <w:tcW w:w="2037" w:type="dxa"/>
            <w:tcBorders>
              <w:top w:val="single" w:sz="4" w:space="0" w:color="auto"/>
              <w:left w:val="nil"/>
              <w:bottom w:val="nil"/>
              <w:right w:val="nil"/>
            </w:tcBorders>
          </w:tcPr>
          <w:p w14:paraId="0D20A365" w14:textId="77777777" w:rsidR="00C663D3" w:rsidRPr="00C93E52" w:rsidRDefault="00C663D3" w:rsidP="00C663D3">
            <w:pPr>
              <w:rPr>
                <w:lang w:val="en-GB"/>
              </w:rPr>
            </w:pPr>
          </w:p>
        </w:tc>
        <w:tc>
          <w:tcPr>
            <w:tcW w:w="2925" w:type="dxa"/>
            <w:tcBorders>
              <w:top w:val="single" w:sz="4" w:space="0" w:color="auto"/>
              <w:left w:val="nil"/>
              <w:bottom w:val="nil"/>
              <w:right w:val="nil"/>
            </w:tcBorders>
          </w:tcPr>
          <w:p w14:paraId="38291D5A" w14:textId="77777777" w:rsidR="00C663D3" w:rsidRPr="00C93E52" w:rsidRDefault="00C663D3" w:rsidP="00C663D3">
            <w:pPr>
              <w:rPr>
                <w:rFonts w:eastAsia="Times New Roman" w:cs="Arial"/>
              </w:rPr>
            </w:pPr>
          </w:p>
        </w:tc>
        <w:tc>
          <w:tcPr>
            <w:tcW w:w="1617" w:type="dxa"/>
            <w:tcBorders>
              <w:top w:val="single" w:sz="4" w:space="0" w:color="auto"/>
              <w:left w:val="nil"/>
              <w:bottom w:val="nil"/>
              <w:right w:val="nil"/>
            </w:tcBorders>
          </w:tcPr>
          <w:p w14:paraId="1C57E05C" w14:textId="77777777" w:rsidR="00C663D3" w:rsidRPr="00C93E52" w:rsidRDefault="00C663D3" w:rsidP="00C663D3"/>
        </w:tc>
      </w:tr>
      <w:tr w:rsidR="00D747A8" w:rsidRPr="00455CC0" w14:paraId="75ACB24D" w14:textId="77777777" w:rsidTr="00261489">
        <w:tc>
          <w:tcPr>
            <w:tcW w:w="2943" w:type="dxa"/>
            <w:tcBorders>
              <w:top w:val="single" w:sz="4" w:space="0" w:color="auto"/>
              <w:left w:val="nil"/>
              <w:bottom w:val="nil"/>
              <w:right w:val="nil"/>
            </w:tcBorders>
          </w:tcPr>
          <w:p w14:paraId="7351EE71" w14:textId="77777777" w:rsidR="00D747A8" w:rsidRPr="00C93E52" w:rsidRDefault="00D747A8" w:rsidP="00C663D3">
            <w:pPr>
              <w:rPr>
                <w:lang w:val="en-US" w:eastAsia="sv-SE"/>
              </w:rPr>
            </w:pPr>
          </w:p>
        </w:tc>
        <w:tc>
          <w:tcPr>
            <w:tcW w:w="2037" w:type="dxa"/>
            <w:tcBorders>
              <w:top w:val="single" w:sz="4" w:space="0" w:color="auto"/>
              <w:left w:val="nil"/>
              <w:bottom w:val="nil"/>
              <w:right w:val="nil"/>
            </w:tcBorders>
          </w:tcPr>
          <w:p w14:paraId="29356927" w14:textId="77777777" w:rsidR="00D747A8" w:rsidRPr="00C93E52" w:rsidRDefault="00D747A8" w:rsidP="00C663D3">
            <w:pPr>
              <w:rPr>
                <w:lang w:val="en-GB"/>
              </w:rPr>
            </w:pPr>
          </w:p>
        </w:tc>
        <w:tc>
          <w:tcPr>
            <w:tcW w:w="2925" w:type="dxa"/>
            <w:tcBorders>
              <w:top w:val="single" w:sz="4" w:space="0" w:color="auto"/>
              <w:left w:val="nil"/>
              <w:bottom w:val="nil"/>
              <w:right w:val="nil"/>
            </w:tcBorders>
          </w:tcPr>
          <w:p w14:paraId="010FB9A4" w14:textId="77777777" w:rsidR="00D747A8" w:rsidRPr="00C93E52" w:rsidRDefault="00D747A8" w:rsidP="00C663D3">
            <w:pPr>
              <w:rPr>
                <w:rFonts w:eastAsia="Times New Roman" w:cs="Arial"/>
              </w:rPr>
            </w:pPr>
          </w:p>
        </w:tc>
        <w:tc>
          <w:tcPr>
            <w:tcW w:w="1617" w:type="dxa"/>
            <w:tcBorders>
              <w:top w:val="single" w:sz="4" w:space="0" w:color="auto"/>
              <w:left w:val="nil"/>
              <w:bottom w:val="nil"/>
              <w:right w:val="nil"/>
            </w:tcBorders>
          </w:tcPr>
          <w:p w14:paraId="53516C18" w14:textId="77777777" w:rsidR="00D747A8" w:rsidRPr="00C93E52" w:rsidRDefault="00D747A8" w:rsidP="00C663D3"/>
        </w:tc>
      </w:tr>
      <w:tr w:rsidR="00261489" w:rsidRPr="00455CC0" w14:paraId="3931FE81" w14:textId="77777777" w:rsidTr="002C2FC3">
        <w:tc>
          <w:tcPr>
            <w:tcW w:w="2943" w:type="dxa"/>
            <w:tcBorders>
              <w:top w:val="nil"/>
              <w:left w:val="nil"/>
              <w:bottom w:val="nil"/>
              <w:right w:val="nil"/>
            </w:tcBorders>
          </w:tcPr>
          <w:p w14:paraId="4DFD76E0" w14:textId="77777777" w:rsidR="00261489" w:rsidRDefault="00261489" w:rsidP="00C663D3">
            <w:pPr>
              <w:rPr>
                <w:lang w:val="en-US" w:eastAsia="sv-SE"/>
              </w:rPr>
            </w:pPr>
          </w:p>
          <w:p w14:paraId="77E5375C" w14:textId="77777777" w:rsidR="00261489" w:rsidRPr="00C93E52" w:rsidRDefault="00261489" w:rsidP="00C663D3">
            <w:pPr>
              <w:rPr>
                <w:lang w:val="en-US" w:eastAsia="sv-SE"/>
              </w:rPr>
            </w:pPr>
          </w:p>
        </w:tc>
        <w:tc>
          <w:tcPr>
            <w:tcW w:w="2037" w:type="dxa"/>
            <w:tcBorders>
              <w:top w:val="nil"/>
              <w:left w:val="nil"/>
              <w:bottom w:val="nil"/>
              <w:right w:val="nil"/>
            </w:tcBorders>
          </w:tcPr>
          <w:p w14:paraId="2F89CEE4" w14:textId="77777777" w:rsidR="00261489" w:rsidRPr="00C93E52" w:rsidRDefault="00261489" w:rsidP="00C663D3">
            <w:pPr>
              <w:rPr>
                <w:lang w:val="en-GB"/>
              </w:rPr>
            </w:pPr>
          </w:p>
        </w:tc>
        <w:tc>
          <w:tcPr>
            <w:tcW w:w="2925" w:type="dxa"/>
            <w:tcBorders>
              <w:top w:val="nil"/>
              <w:left w:val="nil"/>
              <w:bottom w:val="nil"/>
              <w:right w:val="nil"/>
            </w:tcBorders>
          </w:tcPr>
          <w:p w14:paraId="54D2CE14" w14:textId="77777777" w:rsidR="00261489" w:rsidRPr="00C93E52" w:rsidRDefault="00261489" w:rsidP="00C663D3">
            <w:pPr>
              <w:rPr>
                <w:rFonts w:eastAsia="Times New Roman" w:cs="Arial"/>
              </w:rPr>
            </w:pPr>
          </w:p>
        </w:tc>
        <w:tc>
          <w:tcPr>
            <w:tcW w:w="1617" w:type="dxa"/>
            <w:tcBorders>
              <w:top w:val="nil"/>
              <w:left w:val="nil"/>
              <w:bottom w:val="nil"/>
              <w:right w:val="nil"/>
            </w:tcBorders>
          </w:tcPr>
          <w:p w14:paraId="3638B985" w14:textId="77777777" w:rsidR="00261489" w:rsidRPr="00C93E52" w:rsidRDefault="00261489" w:rsidP="00C663D3"/>
        </w:tc>
      </w:tr>
      <w:tr w:rsidR="00722FE3" w:rsidRPr="00455CC0" w14:paraId="023E3AF9" w14:textId="77777777" w:rsidTr="002C2FC3">
        <w:tc>
          <w:tcPr>
            <w:tcW w:w="2943" w:type="dxa"/>
            <w:tcBorders>
              <w:top w:val="nil"/>
              <w:left w:val="nil"/>
              <w:bottom w:val="nil"/>
              <w:right w:val="nil"/>
            </w:tcBorders>
          </w:tcPr>
          <w:p w14:paraId="31600871" w14:textId="77777777" w:rsidR="00722FE3" w:rsidRPr="00C93E52" w:rsidRDefault="00722FE3" w:rsidP="00C663D3">
            <w:pPr>
              <w:rPr>
                <w:lang w:val="en-US" w:eastAsia="sv-SE"/>
              </w:rPr>
            </w:pPr>
          </w:p>
        </w:tc>
        <w:tc>
          <w:tcPr>
            <w:tcW w:w="2037" w:type="dxa"/>
            <w:tcBorders>
              <w:top w:val="nil"/>
              <w:left w:val="nil"/>
              <w:bottom w:val="single" w:sz="4" w:space="0" w:color="auto"/>
              <w:right w:val="nil"/>
            </w:tcBorders>
          </w:tcPr>
          <w:p w14:paraId="4C30A919" w14:textId="77777777" w:rsidR="00722FE3" w:rsidRPr="00C93E52" w:rsidRDefault="00722FE3" w:rsidP="00C663D3">
            <w:pPr>
              <w:rPr>
                <w:lang w:val="en-GB"/>
              </w:rPr>
            </w:pPr>
          </w:p>
        </w:tc>
        <w:tc>
          <w:tcPr>
            <w:tcW w:w="2925" w:type="dxa"/>
            <w:tcBorders>
              <w:top w:val="nil"/>
              <w:left w:val="nil"/>
              <w:bottom w:val="single" w:sz="4" w:space="0" w:color="auto"/>
              <w:right w:val="nil"/>
            </w:tcBorders>
          </w:tcPr>
          <w:p w14:paraId="01D3F9F4" w14:textId="77777777" w:rsidR="00722FE3" w:rsidRPr="00C93E52" w:rsidRDefault="00722FE3" w:rsidP="00C663D3">
            <w:pPr>
              <w:rPr>
                <w:rFonts w:eastAsia="Times New Roman" w:cs="Arial"/>
              </w:rPr>
            </w:pPr>
          </w:p>
        </w:tc>
        <w:tc>
          <w:tcPr>
            <w:tcW w:w="1617" w:type="dxa"/>
            <w:tcBorders>
              <w:top w:val="nil"/>
              <w:left w:val="nil"/>
              <w:bottom w:val="single" w:sz="4" w:space="0" w:color="auto"/>
              <w:right w:val="nil"/>
            </w:tcBorders>
          </w:tcPr>
          <w:p w14:paraId="3C28BF43" w14:textId="77777777" w:rsidR="00722FE3" w:rsidRPr="00C93E52" w:rsidRDefault="00722FE3" w:rsidP="00C663D3"/>
        </w:tc>
      </w:tr>
      <w:tr w:rsidR="00C663D3" w:rsidRPr="008345BA" w14:paraId="31287DAA" w14:textId="77777777" w:rsidTr="002C2FC3">
        <w:tc>
          <w:tcPr>
            <w:tcW w:w="2943" w:type="dxa"/>
            <w:tcBorders>
              <w:top w:val="nil"/>
              <w:left w:val="nil"/>
              <w:bottom w:val="nil"/>
              <w:right w:val="single" w:sz="4" w:space="0" w:color="auto"/>
            </w:tcBorders>
            <w:shd w:val="clear" w:color="auto" w:fill="A6A6A6" w:themeFill="background1" w:themeFillShade="A6"/>
          </w:tcPr>
          <w:p w14:paraId="08DD746B" w14:textId="77777777" w:rsidR="00C663D3" w:rsidRPr="009A0B16" w:rsidRDefault="00C663D3" w:rsidP="002C2FC3">
            <w:pPr>
              <w:pBdr>
                <w:top w:val="single" w:sz="4" w:space="1" w:color="auto"/>
                <w:left w:val="single" w:sz="4" w:space="4" w:color="auto"/>
                <w:bottom w:val="single" w:sz="4" w:space="1" w:color="auto"/>
                <w:right w:val="single" w:sz="4" w:space="4" w:color="auto"/>
              </w:pBdr>
              <w:rPr>
                <w:lang w:val="en-US" w:eastAsia="sv-SE"/>
              </w:rPr>
            </w:pPr>
            <w:proofErr w:type="spellStart"/>
            <w:r w:rsidRPr="009A0B16">
              <w:rPr>
                <w:lang w:val="en-US" w:eastAsia="sv-SE"/>
              </w:rPr>
              <w:t>observationGroup</w:t>
            </w:r>
            <w:proofErr w:type="spellEnd"/>
            <w:r w:rsidRPr="009A0B16">
              <w:rPr>
                <w:lang w:val="en-US" w:eastAsia="sv-SE"/>
              </w:rPr>
              <w:t>/</w:t>
            </w:r>
          </w:p>
          <w:p w14:paraId="32C7EDC3" w14:textId="5428D096" w:rsidR="00C663D3" w:rsidRDefault="00D747A8" w:rsidP="002C2FC3">
            <w:pPr>
              <w:pBdr>
                <w:top w:val="single" w:sz="4" w:space="1" w:color="auto"/>
                <w:left w:val="single" w:sz="4" w:space="4" w:color="auto"/>
                <w:bottom w:val="single" w:sz="4" w:space="1" w:color="auto"/>
                <w:right w:val="single" w:sz="4" w:space="4" w:color="auto"/>
              </w:pBdr>
              <w:rPr>
                <w:lang w:val="en-GB"/>
              </w:rPr>
            </w:pPr>
            <w:proofErr w:type="spellStart"/>
            <w:r>
              <w:rPr>
                <w:lang w:eastAsia="sv-SE"/>
              </w:rPr>
              <w:t>p</w:t>
            </w:r>
            <w:r w:rsidRPr="008F3BBF">
              <w:rPr>
                <w:lang w:eastAsia="sv-SE"/>
              </w:rPr>
              <w:t>erformerRole</w:t>
            </w:r>
            <w:proofErr w:type="spellEnd"/>
            <w:r w:rsidR="00C663D3">
              <w:rPr>
                <w:lang w:val="en-GB"/>
              </w:rPr>
              <w:t>/</w:t>
            </w:r>
          </w:p>
          <w:p w14:paraId="3AF910DB" w14:textId="68C0869D" w:rsidR="00C663D3" w:rsidRDefault="00D747A8" w:rsidP="002C2FC3">
            <w:pPr>
              <w:pBdr>
                <w:top w:val="single" w:sz="4" w:space="1" w:color="auto"/>
                <w:left w:val="single" w:sz="4" w:space="4" w:color="auto"/>
                <w:bottom w:val="single" w:sz="4" w:space="1" w:color="auto"/>
                <w:right w:val="single" w:sz="4" w:space="4" w:color="auto"/>
              </w:pBdr>
              <w:rPr>
                <w:lang w:eastAsia="sv-SE"/>
              </w:rPr>
            </w:pPr>
            <w:proofErr w:type="spellStart"/>
            <w:r>
              <w:rPr>
                <w:lang w:eastAsia="sv-SE"/>
              </w:rPr>
              <w:t>c</w:t>
            </w:r>
            <w:r w:rsidRPr="00C93E52">
              <w:rPr>
                <w:lang w:eastAsia="sv-SE"/>
              </w:rPr>
              <w:t>areUnit</w:t>
            </w:r>
            <w:proofErr w:type="spellEnd"/>
            <w:r w:rsidDel="00D747A8">
              <w:rPr>
                <w:lang w:eastAsia="sv-SE"/>
              </w:rPr>
              <w:t xml:space="preserve"> </w:t>
            </w:r>
          </w:p>
          <w:p w14:paraId="71B2B921" w14:textId="3F2E9A53" w:rsidR="00C663D3" w:rsidRPr="00C93E52" w:rsidRDefault="00C663D3" w:rsidP="002C2FC3">
            <w:pPr>
              <w:pBdr>
                <w:top w:val="single" w:sz="4" w:space="1" w:color="auto"/>
                <w:left w:val="single" w:sz="4" w:space="4" w:color="auto"/>
                <w:bottom w:val="single" w:sz="4" w:space="1" w:color="auto"/>
                <w:right w:val="single" w:sz="4" w:space="4" w:color="auto"/>
                <w:between w:val="single" w:sz="4" w:space="1" w:color="auto"/>
                <w:bar w:val="single" w:sz="4" w:color="auto"/>
              </w:pBdr>
              <w:rPr>
                <w:lang w:val="en-GB"/>
              </w:rPr>
            </w:pP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0752E02" w14:textId="3BF0A274" w:rsidR="00C663D3" w:rsidRPr="00C93E52" w:rsidRDefault="00C663D3" w:rsidP="00C663D3">
            <w:pPr>
              <w:rPr>
                <w:lang w:val="en-US"/>
              </w:rPr>
            </w:pPr>
            <w:proofErr w:type="spellStart"/>
            <w:r w:rsidRPr="00C93E52">
              <w:t>CareUnitType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A72E8DA" w14:textId="77777777" w:rsidR="00C663D3" w:rsidRPr="00C93E52" w:rsidRDefault="00C663D3" w:rsidP="00C663D3">
            <w:pPr>
              <w:rPr>
                <w:lang w:val="en-US"/>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55BE338" w14:textId="4C8A88C0" w:rsidR="00C663D3" w:rsidRPr="00C93E52" w:rsidRDefault="00C663D3" w:rsidP="00C663D3"/>
        </w:tc>
      </w:tr>
      <w:tr w:rsidR="00C663D3" w:rsidRPr="008345BA" w14:paraId="4A0C8BD8" w14:textId="77777777" w:rsidTr="002C2FC3">
        <w:tc>
          <w:tcPr>
            <w:tcW w:w="2943" w:type="dxa"/>
            <w:tcBorders>
              <w:top w:val="nil"/>
            </w:tcBorders>
          </w:tcPr>
          <w:p w14:paraId="79699D93" w14:textId="07A42DEB" w:rsidR="00C663D3" w:rsidRPr="003C622B" w:rsidRDefault="00C663D3" w:rsidP="00C663D3">
            <w:r w:rsidRPr="003C622B">
              <w:rPr>
                <w:lang w:eastAsia="sv-SE"/>
              </w:rPr>
              <w:t>id</w:t>
            </w:r>
          </w:p>
        </w:tc>
        <w:tc>
          <w:tcPr>
            <w:tcW w:w="2037" w:type="dxa"/>
            <w:tcBorders>
              <w:top w:val="single" w:sz="4" w:space="0" w:color="auto"/>
            </w:tcBorders>
          </w:tcPr>
          <w:p w14:paraId="63CF00CB" w14:textId="4082524F" w:rsidR="00C663D3" w:rsidRPr="00C93E52" w:rsidRDefault="00C663D3" w:rsidP="00C663D3">
            <w:proofErr w:type="spellStart"/>
            <w:r w:rsidRPr="00C93E52">
              <w:t>IIType</w:t>
            </w:r>
            <w:proofErr w:type="spellEnd"/>
          </w:p>
        </w:tc>
        <w:tc>
          <w:tcPr>
            <w:tcW w:w="2925" w:type="dxa"/>
            <w:tcBorders>
              <w:top w:val="single" w:sz="4" w:space="0" w:color="auto"/>
            </w:tcBorders>
          </w:tcPr>
          <w:p w14:paraId="175E5745" w14:textId="629C748B" w:rsidR="00C663D3" w:rsidRPr="00C93E52" w:rsidRDefault="00C663D3" w:rsidP="00C663D3">
            <w:proofErr w:type="spellStart"/>
            <w:r w:rsidRPr="00C93E52">
              <w:rPr>
                <w:rFonts w:cs="Arial"/>
              </w:rPr>
              <w:t>HSAid</w:t>
            </w:r>
            <w:proofErr w:type="spellEnd"/>
            <w:r w:rsidRPr="00C93E52">
              <w:rPr>
                <w:rFonts w:cs="Arial"/>
              </w:rPr>
              <w:t xml:space="preserve"> för PDL vårdenhet som har medicinskt ansvar för observationen. </w:t>
            </w:r>
          </w:p>
        </w:tc>
        <w:tc>
          <w:tcPr>
            <w:tcW w:w="1617" w:type="dxa"/>
            <w:tcBorders>
              <w:top w:val="single" w:sz="4" w:space="0" w:color="auto"/>
            </w:tcBorders>
          </w:tcPr>
          <w:p w14:paraId="1946BEA5" w14:textId="0E483950" w:rsidR="00C663D3" w:rsidRPr="00C93E52" w:rsidRDefault="00C663D3" w:rsidP="00C663D3">
            <w:r w:rsidRPr="00C93E52">
              <w:t>1</w:t>
            </w:r>
            <w:proofErr w:type="gramStart"/>
            <w:r>
              <w:t>..</w:t>
            </w:r>
            <w:proofErr w:type="gramEnd"/>
            <w:r>
              <w:t>1</w:t>
            </w:r>
          </w:p>
        </w:tc>
      </w:tr>
      <w:tr w:rsidR="00C663D3" w:rsidRPr="00D1172A" w14:paraId="3D7F5AA6" w14:textId="77777777" w:rsidTr="00621012">
        <w:tc>
          <w:tcPr>
            <w:tcW w:w="2943" w:type="dxa"/>
            <w:tcBorders>
              <w:top w:val="single" w:sz="4" w:space="0" w:color="auto"/>
              <w:left w:val="single" w:sz="4" w:space="0" w:color="auto"/>
              <w:bottom w:val="single" w:sz="4" w:space="0" w:color="auto"/>
              <w:right w:val="single" w:sz="4" w:space="0" w:color="auto"/>
            </w:tcBorders>
          </w:tcPr>
          <w:p w14:paraId="5E5DB762" w14:textId="721D8DF8"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4C51033E" w14:textId="72DC6012"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B5E91D9" w14:textId="77777777" w:rsidR="00C663D3" w:rsidRPr="00C93E52" w:rsidRDefault="00C663D3" w:rsidP="00C663D3">
            <w:pPr>
              <w:rPr>
                <w:rFonts w:cs="Arial"/>
              </w:rPr>
            </w:pPr>
            <w:proofErr w:type="spellStart"/>
            <w:r w:rsidRPr="00C93E52">
              <w:rPr>
                <w:rFonts w:cs="Arial"/>
              </w:rPr>
              <w:t>Root</w:t>
            </w:r>
            <w:proofErr w:type="spellEnd"/>
            <w:r w:rsidRPr="00C93E52">
              <w:rPr>
                <w:rFonts w:cs="Arial"/>
              </w:rPr>
              <w:t xml:space="preserve"> blir då</w:t>
            </w:r>
          </w:p>
          <w:p w14:paraId="3309DF1E" w14:textId="460DD652" w:rsidR="00C663D3" w:rsidRPr="00C93E52" w:rsidRDefault="00C663D3" w:rsidP="00C663D3">
            <w:r w:rsidRPr="00C93E52">
              <w:rPr>
                <w:rFonts w:cs="Arial"/>
              </w:rPr>
              <w:t xml:space="preserve">OID för HSA-id: </w:t>
            </w:r>
            <w:r w:rsidRPr="00C93E52">
              <w:rPr>
                <w:rFonts w:cs="Arial"/>
              </w:rPr>
              <w:lastRenderedPageBreak/>
              <w:t>1.2.752.129.2.1.4.1</w:t>
            </w:r>
          </w:p>
        </w:tc>
        <w:tc>
          <w:tcPr>
            <w:tcW w:w="1617" w:type="dxa"/>
            <w:tcBorders>
              <w:top w:val="single" w:sz="4" w:space="0" w:color="auto"/>
              <w:left w:val="single" w:sz="4" w:space="0" w:color="auto"/>
              <w:bottom w:val="single" w:sz="4" w:space="0" w:color="auto"/>
              <w:right w:val="single" w:sz="4" w:space="0" w:color="auto"/>
            </w:tcBorders>
          </w:tcPr>
          <w:p w14:paraId="1CC144F6" w14:textId="03CB7700" w:rsidR="00C663D3" w:rsidRPr="00C93E52" w:rsidRDefault="00C663D3" w:rsidP="00C663D3">
            <w:r w:rsidRPr="00C93E52">
              <w:lastRenderedPageBreak/>
              <w:t>1</w:t>
            </w:r>
            <w:proofErr w:type="gramStart"/>
            <w:r>
              <w:t>..</w:t>
            </w:r>
            <w:proofErr w:type="gramEnd"/>
            <w:r>
              <w:t>1</w:t>
            </w:r>
          </w:p>
        </w:tc>
      </w:tr>
      <w:tr w:rsidR="00C663D3" w:rsidRPr="00D1172A" w14:paraId="3BCDD339" w14:textId="77777777" w:rsidTr="00621012">
        <w:tc>
          <w:tcPr>
            <w:tcW w:w="2943" w:type="dxa"/>
            <w:tcBorders>
              <w:top w:val="single" w:sz="4" w:space="0" w:color="auto"/>
              <w:left w:val="single" w:sz="4" w:space="0" w:color="auto"/>
              <w:bottom w:val="single" w:sz="4" w:space="0" w:color="auto"/>
              <w:right w:val="single" w:sz="4" w:space="0" w:color="auto"/>
            </w:tcBorders>
          </w:tcPr>
          <w:p w14:paraId="59C55E81" w14:textId="12F730C6" w:rsidR="00C663D3" w:rsidRPr="003C622B" w:rsidRDefault="00C663D3" w:rsidP="00C663D3">
            <w:pPr>
              <w:rPr>
                <w:lang w:eastAsia="sv-SE"/>
              </w:rPr>
            </w:pPr>
            <w:r w:rsidRPr="003C622B">
              <w:rPr>
                <w:lang w:eastAsia="sv-SE"/>
              </w:rPr>
              <w:lastRenderedPageBreak/>
              <w:t>id.extension</w:t>
            </w:r>
          </w:p>
        </w:tc>
        <w:tc>
          <w:tcPr>
            <w:tcW w:w="2037" w:type="dxa"/>
            <w:tcBorders>
              <w:top w:val="single" w:sz="4" w:space="0" w:color="auto"/>
              <w:left w:val="single" w:sz="4" w:space="0" w:color="auto"/>
              <w:bottom w:val="single" w:sz="4" w:space="0" w:color="auto"/>
              <w:right w:val="single" w:sz="4" w:space="0" w:color="auto"/>
            </w:tcBorders>
          </w:tcPr>
          <w:p w14:paraId="03C770A8" w14:textId="3016C597"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5DC8770" w14:textId="74A70B64" w:rsidR="00C663D3" w:rsidRPr="00C93E52" w:rsidRDefault="00C663D3" w:rsidP="00C663D3">
            <w:r w:rsidRPr="00C93E52">
              <w:rPr>
                <w:rFonts w:cs="Arial"/>
              </w:rPr>
              <w:t>Extension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3844A07E" w14:textId="2FA0F2AC" w:rsidR="00C663D3" w:rsidRPr="00C93E52" w:rsidRDefault="00C663D3" w:rsidP="00C663D3">
            <w:r w:rsidRPr="00C93E52">
              <w:t>1</w:t>
            </w:r>
            <w:proofErr w:type="gramStart"/>
            <w:r>
              <w:t>..</w:t>
            </w:r>
            <w:proofErr w:type="gramEnd"/>
            <w:r>
              <w:t>1</w:t>
            </w:r>
          </w:p>
        </w:tc>
      </w:tr>
      <w:tr w:rsidR="00C663D3" w:rsidRPr="00D1172A" w14:paraId="5D304BD4" w14:textId="77777777" w:rsidTr="00621012">
        <w:tc>
          <w:tcPr>
            <w:tcW w:w="2943" w:type="dxa"/>
            <w:tcBorders>
              <w:top w:val="single" w:sz="4" w:space="0" w:color="auto"/>
              <w:left w:val="single" w:sz="4" w:space="0" w:color="auto"/>
              <w:bottom w:val="single" w:sz="4" w:space="0" w:color="auto"/>
              <w:right w:val="single" w:sz="4" w:space="0" w:color="auto"/>
            </w:tcBorders>
          </w:tcPr>
          <w:p w14:paraId="622CF631" w14:textId="3B537E38" w:rsidR="00C663D3" w:rsidRPr="003C622B" w:rsidRDefault="00C663D3" w:rsidP="00C663D3">
            <w:pPr>
              <w:rPr>
                <w:lang w:eastAsia="sv-SE"/>
              </w:rPr>
            </w:pPr>
            <w:proofErr w:type="spellStart"/>
            <w:r w:rsidRPr="003C622B">
              <w:rPr>
                <w:lang w:eastAsia="sv-SE"/>
              </w:rPr>
              <w:t>name</w:t>
            </w:r>
            <w:proofErr w:type="spellEnd"/>
          </w:p>
        </w:tc>
        <w:tc>
          <w:tcPr>
            <w:tcW w:w="2037" w:type="dxa"/>
            <w:tcBorders>
              <w:top w:val="single" w:sz="4" w:space="0" w:color="auto"/>
              <w:left w:val="single" w:sz="4" w:space="0" w:color="auto"/>
              <w:bottom w:val="single" w:sz="4" w:space="0" w:color="auto"/>
              <w:right w:val="single" w:sz="4" w:space="0" w:color="auto"/>
            </w:tcBorders>
          </w:tcPr>
          <w:p w14:paraId="71ED9063" w14:textId="0D1E0503"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1C916F5" w14:textId="53B2EF53" w:rsidR="00C663D3" w:rsidRPr="00C93E52" w:rsidRDefault="00C663D3" w:rsidP="00C663D3">
            <w:r w:rsidRPr="00C93E52">
              <w:rPr>
                <w:rFonts w:cs="Arial"/>
              </w:rPr>
              <w:t>Vårdenhetens namn till vilken observationen är knuten.</w:t>
            </w:r>
          </w:p>
        </w:tc>
        <w:tc>
          <w:tcPr>
            <w:tcW w:w="1617" w:type="dxa"/>
            <w:tcBorders>
              <w:top w:val="single" w:sz="4" w:space="0" w:color="auto"/>
              <w:left w:val="single" w:sz="4" w:space="0" w:color="auto"/>
              <w:bottom w:val="single" w:sz="4" w:space="0" w:color="auto"/>
              <w:right w:val="single" w:sz="4" w:space="0" w:color="auto"/>
            </w:tcBorders>
          </w:tcPr>
          <w:p w14:paraId="5A828B8B" w14:textId="12941594" w:rsidR="00C663D3" w:rsidRPr="00C93E52" w:rsidRDefault="00C663D3" w:rsidP="00C663D3">
            <w:r w:rsidRPr="00C93E52">
              <w:t>0</w:t>
            </w:r>
            <w:proofErr w:type="gramStart"/>
            <w:r w:rsidRPr="00C93E52">
              <w:t>..</w:t>
            </w:r>
            <w:proofErr w:type="gramEnd"/>
            <w:r w:rsidRPr="00C93E52">
              <w:t>1</w:t>
            </w:r>
          </w:p>
        </w:tc>
      </w:tr>
      <w:tr w:rsidR="00722FE3" w:rsidRPr="00D1172A" w14:paraId="6FBA1A40" w14:textId="77777777" w:rsidTr="00621012">
        <w:tc>
          <w:tcPr>
            <w:tcW w:w="2943" w:type="dxa"/>
            <w:tcBorders>
              <w:top w:val="single" w:sz="4" w:space="0" w:color="auto"/>
              <w:left w:val="single" w:sz="4" w:space="0" w:color="auto"/>
              <w:bottom w:val="single" w:sz="4" w:space="0" w:color="auto"/>
              <w:right w:val="single" w:sz="4" w:space="0" w:color="auto"/>
            </w:tcBorders>
          </w:tcPr>
          <w:p w14:paraId="54C44B8E" w14:textId="19E14B39" w:rsidR="00722FE3" w:rsidRPr="003C622B" w:rsidRDefault="00722FE3" w:rsidP="00722FE3">
            <w:pPr>
              <w:rPr>
                <w:lang w:eastAsia="sv-SE"/>
              </w:rPr>
            </w:pPr>
            <w:proofErr w:type="spellStart"/>
            <w:r>
              <w:rPr>
                <w:lang w:eastAsia="sv-SE"/>
              </w:rPr>
              <w:t>careGiver</w:t>
            </w:r>
            <w:proofErr w:type="spellEnd"/>
          </w:p>
        </w:tc>
        <w:tc>
          <w:tcPr>
            <w:tcW w:w="2037" w:type="dxa"/>
            <w:tcBorders>
              <w:top w:val="single" w:sz="4" w:space="0" w:color="auto"/>
              <w:left w:val="single" w:sz="4" w:space="0" w:color="auto"/>
              <w:bottom w:val="single" w:sz="4" w:space="0" w:color="auto"/>
              <w:right w:val="single" w:sz="4" w:space="0" w:color="auto"/>
            </w:tcBorders>
          </w:tcPr>
          <w:p w14:paraId="09937898" w14:textId="5795D45E" w:rsidR="00722FE3" w:rsidRPr="00C93E52" w:rsidRDefault="00722FE3" w:rsidP="00722FE3">
            <w:proofErr w:type="spellStart"/>
            <w:r w:rsidRPr="00C93E52">
              <w:t>CareGiverType</w:t>
            </w:r>
            <w:proofErr w:type="spellEnd"/>
          </w:p>
        </w:tc>
        <w:tc>
          <w:tcPr>
            <w:tcW w:w="2925" w:type="dxa"/>
            <w:tcBorders>
              <w:top w:val="single" w:sz="4" w:space="0" w:color="auto"/>
              <w:left w:val="single" w:sz="4" w:space="0" w:color="auto"/>
              <w:bottom w:val="single" w:sz="4" w:space="0" w:color="auto"/>
              <w:right w:val="single" w:sz="4" w:space="0" w:color="auto"/>
            </w:tcBorders>
          </w:tcPr>
          <w:p w14:paraId="79860D85" w14:textId="4527800B" w:rsidR="00722FE3" w:rsidRPr="00C93E52" w:rsidRDefault="00722FE3" w:rsidP="00F13BE7">
            <w:pPr>
              <w:rPr>
                <w:rFonts w:cs="Arial"/>
              </w:rPr>
            </w:pPr>
            <w:r>
              <w:rPr>
                <w:rFonts w:cs="Arial"/>
              </w:rPr>
              <w:t>Den v</w:t>
            </w:r>
            <w:r w:rsidRPr="00C93E52">
              <w:rPr>
                <w:rFonts w:cs="Arial"/>
              </w:rPr>
              <w:t>årdgivaren som enheten är anknuten till.</w:t>
            </w:r>
            <w:r w:rsidRPr="00C93E52">
              <w:rPr>
                <w:rFonts w:cs="Arial"/>
                <w:spacing w:val="-1"/>
              </w:rPr>
              <w:t xml:space="preserve"> </w:t>
            </w:r>
          </w:p>
        </w:tc>
        <w:tc>
          <w:tcPr>
            <w:tcW w:w="1617" w:type="dxa"/>
            <w:tcBorders>
              <w:top w:val="single" w:sz="4" w:space="0" w:color="auto"/>
              <w:left w:val="single" w:sz="4" w:space="0" w:color="auto"/>
              <w:bottom w:val="single" w:sz="4" w:space="0" w:color="auto"/>
              <w:right w:val="single" w:sz="4" w:space="0" w:color="auto"/>
            </w:tcBorders>
          </w:tcPr>
          <w:p w14:paraId="26C1B143" w14:textId="77291BA8" w:rsidR="00722FE3" w:rsidRPr="00C93E52" w:rsidRDefault="00722FE3" w:rsidP="00722FE3">
            <w:r w:rsidRPr="00C93E52">
              <w:t>1</w:t>
            </w:r>
            <w:proofErr w:type="gramStart"/>
            <w:r>
              <w:t>..</w:t>
            </w:r>
            <w:proofErr w:type="gramEnd"/>
            <w:r>
              <w:t>1</w:t>
            </w:r>
          </w:p>
        </w:tc>
      </w:tr>
      <w:tr w:rsidR="00C663D3" w:rsidRPr="00D1172A" w14:paraId="53938CF1" w14:textId="77777777" w:rsidTr="00621012">
        <w:tc>
          <w:tcPr>
            <w:tcW w:w="2943" w:type="dxa"/>
            <w:tcBorders>
              <w:top w:val="single" w:sz="4" w:space="0" w:color="auto"/>
              <w:left w:val="nil"/>
              <w:bottom w:val="single" w:sz="4" w:space="0" w:color="auto"/>
              <w:right w:val="nil"/>
            </w:tcBorders>
          </w:tcPr>
          <w:p w14:paraId="579EB2B7" w14:textId="77777777" w:rsidR="00C663D3" w:rsidRPr="00C93E52" w:rsidRDefault="00C663D3" w:rsidP="00C663D3">
            <w:pPr>
              <w:rPr>
                <w:lang w:eastAsia="sv-SE"/>
              </w:rPr>
            </w:pPr>
          </w:p>
        </w:tc>
        <w:tc>
          <w:tcPr>
            <w:tcW w:w="2037" w:type="dxa"/>
            <w:tcBorders>
              <w:top w:val="single" w:sz="4" w:space="0" w:color="auto"/>
              <w:left w:val="nil"/>
              <w:bottom w:val="single" w:sz="4" w:space="0" w:color="auto"/>
              <w:right w:val="nil"/>
            </w:tcBorders>
          </w:tcPr>
          <w:p w14:paraId="7E3B07EB" w14:textId="77777777" w:rsidR="00C663D3" w:rsidRPr="00C93E52" w:rsidRDefault="00C663D3" w:rsidP="00C663D3"/>
        </w:tc>
        <w:tc>
          <w:tcPr>
            <w:tcW w:w="2925" w:type="dxa"/>
            <w:tcBorders>
              <w:top w:val="single" w:sz="4" w:space="0" w:color="auto"/>
              <w:left w:val="nil"/>
              <w:bottom w:val="single" w:sz="4" w:space="0" w:color="auto"/>
              <w:right w:val="nil"/>
            </w:tcBorders>
          </w:tcPr>
          <w:p w14:paraId="39ABC2B9" w14:textId="77777777" w:rsidR="00C663D3" w:rsidRPr="00C93E52" w:rsidRDefault="00C663D3" w:rsidP="00C663D3"/>
        </w:tc>
        <w:tc>
          <w:tcPr>
            <w:tcW w:w="1617" w:type="dxa"/>
            <w:tcBorders>
              <w:top w:val="single" w:sz="4" w:space="0" w:color="auto"/>
              <w:left w:val="nil"/>
              <w:bottom w:val="single" w:sz="4" w:space="0" w:color="auto"/>
              <w:right w:val="nil"/>
            </w:tcBorders>
          </w:tcPr>
          <w:p w14:paraId="0D5A12E5" w14:textId="77777777" w:rsidR="00C663D3" w:rsidRPr="00C93E52" w:rsidRDefault="00C663D3" w:rsidP="00C663D3"/>
        </w:tc>
      </w:tr>
      <w:tr w:rsidR="00C663D3" w:rsidRPr="008345BA" w14:paraId="6A4FA505" w14:textId="77777777" w:rsidTr="00621012">
        <w:tc>
          <w:tcPr>
            <w:tcW w:w="2943" w:type="dxa"/>
            <w:shd w:val="clear" w:color="auto" w:fill="A6A6A6" w:themeFill="background1" w:themeFillShade="A6"/>
          </w:tcPr>
          <w:p w14:paraId="35F56100" w14:textId="77777777" w:rsidR="00C663D3" w:rsidRPr="009A0B16" w:rsidRDefault="00C663D3" w:rsidP="00C663D3">
            <w:pPr>
              <w:rPr>
                <w:lang w:val="en-US" w:eastAsia="sv-SE"/>
              </w:rPr>
            </w:pPr>
            <w:proofErr w:type="spellStart"/>
            <w:r w:rsidRPr="009A0B16">
              <w:rPr>
                <w:lang w:val="en-US" w:eastAsia="sv-SE"/>
              </w:rPr>
              <w:t>observationGroup</w:t>
            </w:r>
            <w:proofErr w:type="spellEnd"/>
            <w:r w:rsidRPr="009A0B16">
              <w:rPr>
                <w:lang w:val="en-US" w:eastAsia="sv-SE"/>
              </w:rPr>
              <w:t>/</w:t>
            </w:r>
          </w:p>
          <w:p w14:paraId="2196FB31" w14:textId="79E337B8" w:rsidR="00C663D3" w:rsidRDefault="00855D86" w:rsidP="00C663D3">
            <w:pPr>
              <w:rPr>
                <w:lang w:val="en-GB"/>
              </w:rPr>
            </w:pPr>
            <w:proofErr w:type="spellStart"/>
            <w:r w:rsidRPr="005F1FB8">
              <w:rPr>
                <w:lang w:val="en-US" w:eastAsia="sv-SE"/>
              </w:rPr>
              <w:t>performerRole</w:t>
            </w:r>
            <w:proofErr w:type="spellEnd"/>
            <w:r w:rsidDel="00855D86">
              <w:rPr>
                <w:lang w:val="en-GB"/>
              </w:rPr>
              <w:t xml:space="preserve"> </w:t>
            </w:r>
            <w:r w:rsidR="00C663D3">
              <w:rPr>
                <w:lang w:val="en-GB"/>
              </w:rPr>
              <w:t>/</w:t>
            </w:r>
          </w:p>
          <w:p w14:paraId="7EECFA3E" w14:textId="1CDD7852" w:rsidR="00C663D3" w:rsidRDefault="00855D86" w:rsidP="00C663D3">
            <w:pPr>
              <w:rPr>
                <w:lang w:val="en-US" w:eastAsia="sv-SE"/>
              </w:rPr>
            </w:pPr>
            <w:proofErr w:type="spellStart"/>
            <w:r w:rsidRPr="005F1FB8">
              <w:rPr>
                <w:lang w:val="en-US" w:eastAsia="sv-SE"/>
              </w:rPr>
              <w:t>careUnit</w:t>
            </w:r>
            <w:proofErr w:type="spellEnd"/>
            <w:r w:rsidRPr="005F1FB8" w:rsidDel="00855D86">
              <w:rPr>
                <w:lang w:val="en-US" w:eastAsia="sv-SE"/>
              </w:rPr>
              <w:t xml:space="preserve"> </w:t>
            </w:r>
            <w:r w:rsidR="00C663D3" w:rsidRPr="005F1FB8">
              <w:rPr>
                <w:lang w:val="en-US" w:eastAsia="sv-SE"/>
              </w:rPr>
              <w:t>/</w:t>
            </w:r>
          </w:p>
          <w:p w14:paraId="3C34DCA5" w14:textId="775D999C" w:rsidR="00C663D3" w:rsidRDefault="00855D86" w:rsidP="00C663D3">
            <w:pPr>
              <w:rPr>
                <w:lang w:val="en-US" w:eastAsia="sv-SE"/>
              </w:rPr>
            </w:pPr>
            <w:proofErr w:type="spellStart"/>
            <w:r>
              <w:rPr>
                <w:lang w:val="en-US" w:eastAsia="sv-SE"/>
              </w:rPr>
              <w:t>c</w:t>
            </w:r>
            <w:r w:rsidRPr="005F1FB8">
              <w:rPr>
                <w:lang w:val="en-US" w:eastAsia="sv-SE"/>
              </w:rPr>
              <w:t>areGiver</w:t>
            </w:r>
            <w:proofErr w:type="spellEnd"/>
            <w:r w:rsidRPr="005F1FB8" w:rsidDel="00855D86">
              <w:rPr>
                <w:lang w:val="en-US" w:eastAsia="sv-SE"/>
              </w:rPr>
              <w:t xml:space="preserve"> </w:t>
            </w:r>
          </w:p>
          <w:p w14:paraId="6E58D289" w14:textId="5331F0EC" w:rsidR="00C663D3" w:rsidRPr="005F1FB8" w:rsidRDefault="00C663D3" w:rsidP="00C663D3">
            <w:pPr>
              <w:rPr>
                <w:lang w:val="en-US"/>
              </w:rPr>
            </w:pPr>
          </w:p>
        </w:tc>
        <w:tc>
          <w:tcPr>
            <w:tcW w:w="2037" w:type="dxa"/>
            <w:shd w:val="clear" w:color="auto" w:fill="A6A6A6" w:themeFill="background1" w:themeFillShade="A6"/>
          </w:tcPr>
          <w:p w14:paraId="6091BBB7" w14:textId="5E913745" w:rsidR="00C663D3" w:rsidRPr="00C93E52" w:rsidRDefault="00C663D3" w:rsidP="00C663D3">
            <w:proofErr w:type="spellStart"/>
            <w:r w:rsidRPr="00C93E52">
              <w:t>CareGiverType</w:t>
            </w:r>
            <w:proofErr w:type="spellEnd"/>
          </w:p>
        </w:tc>
        <w:tc>
          <w:tcPr>
            <w:tcW w:w="2925" w:type="dxa"/>
            <w:shd w:val="clear" w:color="auto" w:fill="A6A6A6" w:themeFill="background1" w:themeFillShade="A6"/>
          </w:tcPr>
          <w:p w14:paraId="51DB55B0" w14:textId="77777777" w:rsidR="00C663D3" w:rsidRPr="00C93E52" w:rsidRDefault="00C663D3" w:rsidP="00C663D3"/>
        </w:tc>
        <w:tc>
          <w:tcPr>
            <w:tcW w:w="1617" w:type="dxa"/>
            <w:shd w:val="clear" w:color="auto" w:fill="A6A6A6" w:themeFill="background1" w:themeFillShade="A6"/>
          </w:tcPr>
          <w:p w14:paraId="66732497" w14:textId="79AD0689" w:rsidR="00C663D3" w:rsidRPr="00C93E52" w:rsidRDefault="00C663D3" w:rsidP="00C663D3"/>
        </w:tc>
      </w:tr>
      <w:tr w:rsidR="00C663D3" w:rsidRPr="008345BA" w14:paraId="2BD3A9EA" w14:textId="77777777" w:rsidTr="00621012">
        <w:tc>
          <w:tcPr>
            <w:tcW w:w="2943" w:type="dxa"/>
          </w:tcPr>
          <w:p w14:paraId="0C7AADCD" w14:textId="64CDD8C2" w:rsidR="00C663D3" w:rsidRPr="003C622B" w:rsidRDefault="00C663D3" w:rsidP="00C663D3">
            <w:r w:rsidRPr="003C622B">
              <w:rPr>
                <w:lang w:eastAsia="sv-SE"/>
              </w:rPr>
              <w:t>id</w:t>
            </w:r>
          </w:p>
        </w:tc>
        <w:tc>
          <w:tcPr>
            <w:tcW w:w="2037" w:type="dxa"/>
          </w:tcPr>
          <w:p w14:paraId="596A440C" w14:textId="48017A32" w:rsidR="00C663D3" w:rsidRPr="00C93E52" w:rsidRDefault="00C663D3" w:rsidP="00C663D3">
            <w:proofErr w:type="spellStart"/>
            <w:r w:rsidRPr="00C93E52">
              <w:t>IIType</w:t>
            </w:r>
            <w:proofErr w:type="spellEnd"/>
          </w:p>
        </w:tc>
        <w:tc>
          <w:tcPr>
            <w:tcW w:w="2925" w:type="dxa"/>
          </w:tcPr>
          <w:p w14:paraId="5CC17180" w14:textId="7BB9A355" w:rsidR="00C663D3" w:rsidRPr="00C93E52" w:rsidRDefault="00C663D3" w:rsidP="00C663D3">
            <w:pPr>
              <w:rPr>
                <w:rFonts w:cs="Arial"/>
              </w:rPr>
            </w:pPr>
            <w:proofErr w:type="spellStart"/>
            <w:r w:rsidRPr="00C93E52">
              <w:rPr>
                <w:rFonts w:cs="Arial"/>
              </w:rPr>
              <w:t>HSAid</w:t>
            </w:r>
            <w:proofErr w:type="spellEnd"/>
            <w:r w:rsidRPr="00C93E52">
              <w:rPr>
                <w:rFonts w:cs="Arial"/>
              </w:rPr>
              <w:t>. Vårdgivarens identitet som enheten är anknuten till.</w:t>
            </w:r>
            <w:r w:rsidRPr="00C93E52">
              <w:rPr>
                <w:rFonts w:cs="Arial"/>
                <w:spacing w:val="-1"/>
              </w:rPr>
              <w:t xml:space="preserve"> </w:t>
            </w:r>
          </w:p>
        </w:tc>
        <w:tc>
          <w:tcPr>
            <w:tcW w:w="1617" w:type="dxa"/>
          </w:tcPr>
          <w:p w14:paraId="042C1FFC" w14:textId="7DE0BF56" w:rsidR="00C663D3" w:rsidRPr="00C93E52" w:rsidRDefault="00C663D3" w:rsidP="00C663D3">
            <w:r w:rsidRPr="00C93E52">
              <w:t>1</w:t>
            </w:r>
            <w:proofErr w:type="gramStart"/>
            <w:r>
              <w:t>..</w:t>
            </w:r>
            <w:proofErr w:type="gramEnd"/>
            <w:r>
              <w:t>1</w:t>
            </w:r>
          </w:p>
        </w:tc>
      </w:tr>
      <w:tr w:rsidR="00C663D3" w:rsidRPr="00AC5622" w14:paraId="71BA379A" w14:textId="77777777" w:rsidTr="00621012">
        <w:tc>
          <w:tcPr>
            <w:tcW w:w="2943" w:type="dxa"/>
            <w:tcBorders>
              <w:top w:val="single" w:sz="4" w:space="0" w:color="auto"/>
              <w:left w:val="single" w:sz="4" w:space="0" w:color="auto"/>
              <w:bottom w:val="single" w:sz="4" w:space="0" w:color="auto"/>
              <w:right w:val="single" w:sz="4" w:space="0" w:color="auto"/>
            </w:tcBorders>
          </w:tcPr>
          <w:p w14:paraId="722A45A7" w14:textId="1261F478" w:rsidR="00C663D3" w:rsidRPr="003C622B" w:rsidRDefault="00C663D3" w:rsidP="00C663D3">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5ABF1B17" w14:textId="52EC5371"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07F3245" w14:textId="66842175" w:rsidR="00C663D3" w:rsidRPr="00C93E52" w:rsidRDefault="00C663D3" w:rsidP="00C663D3">
            <w:pPr>
              <w:rPr>
                <w:rFonts w:cs="Arial"/>
              </w:rPr>
            </w:pPr>
            <w:r w:rsidRPr="00C93E52">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AB87701" w14:textId="321932F7" w:rsidR="00C663D3" w:rsidRPr="00C93E52" w:rsidRDefault="00C663D3" w:rsidP="00C663D3">
            <w:pPr>
              <w:rPr>
                <w:lang w:val="en-US"/>
              </w:rPr>
            </w:pPr>
            <w:r w:rsidRPr="00C93E52">
              <w:t>1</w:t>
            </w:r>
            <w:proofErr w:type="gramStart"/>
            <w:r>
              <w:t>..</w:t>
            </w:r>
            <w:proofErr w:type="gramEnd"/>
            <w:r>
              <w:t>1</w:t>
            </w:r>
          </w:p>
        </w:tc>
      </w:tr>
      <w:tr w:rsidR="00C663D3" w:rsidRPr="00AC5622" w14:paraId="4F03090B" w14:textId="77777777" w:rsidTr="00621012">
        <w:tc>
          <w:tcPr>
            <w:tcW w:w="2943" w:type="dxa"/>
            <w:tcBorders>
              <w:top w:val="single" w:sz="4" w:space="0" w:color="auto"/>
              <w:left w:val="single" w:sz="4" w:space="0" w:color="auto"/>
              <w:bottom w:val="single" w:sz="4" w:space="0" w:color="auto"/>
              <w:right w:val="single" w:sz="4" w:space="0" w:color="auto"/>
            </w:tcBorders>
          </w:tcPr>
          <w:p w14:paraId="0FF411C6" w14:textId="2514933D" w:rsidR="00C663D3" w:rsidRPr="003C622B" w:rsidRDefault="00C663D3" w:rsidP="00C663D3">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215A921A" w14:textId="21616334" w:rsidR="00C663D3" w:rsidRPr="00C93E52" w:rsidRDefault="00C663D3" w:rsidP="00C663D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AA3B9A0" w14:textId="302785C7" w:rsidR="00C663D3" w:rsidRPr="00C93E52" w:rsidRDefault="00C663D3" w:rsidP="00C663D3">
            <w:pPr>
              <w:rPr>
                <w:rFonts w:cs="Arial"/>
              </w:rPr>
            </w:pPr>
            <w:r w:rsidRPr="00C93E52">
              <w:rPr>
                <w:rFonts w:cs="Arial"/>
              </w:rPr>
              <w:t>Extension sätts till HSA-id för vårdgivaren.</w:t>
            </w:r>
          </w:p>
        </w:tc>
        <w:tc>
          <w:tcPr>
            <w:tcW w:w="1617" w:type="dxa"/>
            <w:tcBorders>
              <w:top w:val="single" w:sz="4" w:space="0" w:color="auto"/>
              <w:left w:val="single" w:sz="4" w:space="0" w:color="auto"/>
              <w:bottom w:val="single" w:sz="4" w:space="0" w:color="auto"/>
              <w:right w:val="single" w:sz="4" w:space="0" w:color="auto"/>
            </w:tcBorders>
          </w:tcPr>
          <w:p w14:paraId="66150238" w14:textId="0BC4F6CA" w:rsidR="00C663D3" w:rsidRPr="00C93E52" w:rsidRDefault="00C663D3" w:rsidP="00C663D3">
            <w:pPr>
              <w:rPr>
                <w:lang w:val="en-US"/>
              </w:rPr>
            </w:pPr>
            <w:r w:rsidRPr="00C93E52">
              <w:t>1</w:t>
            </w:r>
            <w:proofErr w:type="gramStart"/>
            <w:r>
              <w:t>..</w:t>
            </w:r>
            <w:proofErr w:type="gramEnd"/>
            <w:r>
              <w:t>1</w:t>
            </w:r>
          </w:p>
        </w:tc>
      </w:tr>
      <w:tr w:rsidR="00C663D3" w:rsidRPr="008345BA" w14:paraId="72310A76" w14:textId="77777777" w:rsidTr="00621012">
        <w:tc>
          <w:tcPr>
            <w:tcW w:w="2943" w:type="dxa"/>
          </w:tcPr>
          <w:p w14:paraId="427EB7A6" w14:textId="03D4AFBD" w:rsidR="00C663D3" w:rsidRPr="003C622B" w:rsidRDefault="00C663D3" w:rsidP="00C663D3">
            <w:proofErr w:type="spellStart"/>
            <w:r w:rsidRPr="003C622B">
              <w:rPr>
                <w:lang w:eastAsia="sv-SE"/>
              </w:rPr>
              <w:t>name</w:t>
            </w:r>
            <w:proofErr w:type="spellEnd"/>
          </w:p>
        </w:tc>
        <w:tc>
          <w:tcPr>
            <w:tcW w:w="2037" w:type="dxa"/>
          </w:tcPr>
          <w:p w14:paraId="12582E2E" w14:textId="116692D8" w:rsidR="00C663D3" w:rsidRPr="00C93E52" w:rsidRDefault="00C663D3" w:rsidP="00C663D3">
            <w:r w:rsidRPr="00C93E52">
              <w:t>String</w:t>
            </w:r>
          </w:p>
        </w:tc>
        <w:tc>
          <w:tcPr>
            <w:tcW w:w="2925" w:type="dxa"/>
          </w:tcPr>
          <w:p w14:paraId="5BF04A24" w14:textId="271C3040" w:rsidR="00C663D3" w:rsidRPr="00C93E52" w:rsidRDefault="00C663D3" w:rsidP="00C663D3">
            <w:pPr>
              <w:rPr>
                <w:rFonts w:cs="Arial"/>
              </w:rPr>
            </w:pPr>
            <w:r w:rsidRPr="00C93E52">
              <w:rPr>
                <w:rFonts w:cs="Arial"/>
              </w:rPr>
              <w:t>Vårdgivarens namn till vilken enheten är knuten.</w:t>
            </w:r>
          </w:p>
        </w:tc>
        <w:tc>
          <w:tcPr>
            <w:tcW w:w="1617" w:type="dxa"/>
          </w:tcPr>
          <w:p w14:paraId="2C592018" w14:textId="7F73E189" w:rsidR="00C663D3" w:rsidRPr="00C93E52" w:rsidRDefault="00C663D3" w:rsidP="00C663D3">
            <w:r w:rsidRPr="00C93E52">
              <w:t>0</w:t>
            </w:r>
            <w:proofErr w:type="gramStart"/>
            <w:r w:rsidRPr="00C93E52">
              <w:t>..</w:t>
            </w:r>
            <w:proofErr w:type="gramEnd"/>
            <w:r w:rsidRPr="00C93E52">
              <w:t>1</w:t>
            </w:r>
          </w:p>
        </w:tc>
      </w:tr>
      <w:tr w:rsidR="00C663D3" w:rsidRPr="008345BA" w14:paraId="4EC546F0" w14:textId="77777777" w:rsidTr="00621012">
        <w:tc>
          <w:tcPr>
            <w:tcW w:w="2943" w:type="dxa"/>
            <w:tcBorders>
              <w:left w:val="nil"/>
              <w:right w:val="nil"/>
            </w:tcBorders>
          </w:tcPr>
          <w:p w14:paraId="5AFA43E8" w14:textId="77777777" w:rsidR="00C663D3" w:rsidRPr="00C93E52" w:rsidRDefault="00C663D3" w:rsidP="00C663D3"/>
        </w:tc>
        <w:tc>
          <w:tcPr>
            <w:tcW w:w="2037" w:type="dxa"/>
            <w:tcBorders>
              <w:left w:val="nil"/>
              <w:right w:val="nil"/>
            </w:tcBorders>
          </w:tcPr>
          <w:p w14:paraId="4E0BF8B7" w14:textId="77777777" w:rsidR="00C663D3" w:rsidRPr="00C93E52" w:rsidRDefault="00C663D3" w:rsidP="00C663D3"/>
        </w:tc>
        <w:tc>
          <w:tcPr>
            <w:tcW w:w="2925" w:type="dxa"/>
            <w:tcBorders>
              <w:left w:val="nil"/>
              <w:right w:val="nil"/>
            </w:tcBorders>
          </w:tcPr>
          <w:p w14:paraId="3C5171BA" w14:textId="77777777" w:rsidR="00C663D3" w:rsidRPr="00C93E52" w:rsidRDefault="00C663D3" w:rsidP="00C663D3">
            <w:pPr>
              <w:spacing w:line="360" w:lineRule="auto"/>
              <w:rPr>
                <w:rFonts w:cs="Arial"/>
              </w:rPr>
            </w:pPr>
          </w:p>
        </w:tc>
        <w:tc>
          <w:tcPr>
            <w:tcW w:w="1617" w:type="dxa"/>
            <w:tcBorders>
              <w:left w:val="nil"/>
              <w:right w:val="nil"/>
            </w:tcBorders>
          </w:tcPr>
          <w:p w14:paraId="1B84BFF8" w14:textId="77777777" w:rsidR="00C663D3" w:rsidRPr="00C93E52" w:rsidRDefault="00C663D3" w:rsidP="00C663D3">
            <w:pPr>
              <w:rPr>
                <w:lang w:val="en-US"/>
              </w:rPr>
            </w:pPr>
          </w:p>
        </w:tc>
      </w:tr>
      <w:tr w:rsidR="00C663D3" w:rsidRPr="008345BA" w14:paraId="4A4686AB" w14:textId="77777777" w:rsidTr="00621012">
        <w:tc>
          <w:tcPr>
            <w:tcW w:w="2943" w:type="dxa"/>
            <w:shd w:val="clear" w:color="auto" w:fill="A6A6A6" w:themeFill="background1" w:themeFillShade="A6"/>
          </w:tcPr>
          <w:p w14:paraId="725EA0F0" w14:textId="1068224B" w:rsidR="00C663D3" w:rsidRDefault="00C663D3" w:rsidP="00C663D3">
            <w:pPr>
              <w:rPr>
                <w:lang w:eastAsia="sv-SE"/>
              </w:rPr>
            </w:pPr>
            <w:proofErr w:type="spellStart"/>
            <w:r>
              <w:rPr>
                <w:lang w:eastAsia="sv-SE"/>
              </w:rPr>
              <w:t>observationGroup</w:t>
            </w:r>
            <w:proofErr w:type="spellEnd"/>
            <w:r>
              <w:rPr>
                <w:lang w:eastAsia="sv-SE"/>
              </w:rPr>
              <w:t>/</w:t>
            </w:r>
          </w:p>
          <w:p w14:paraId="450FF649" w14:textId="77777777" w:rsidR="00C663D3" w:rsidRDefault="00C663D3" w:rsidP="00C663D3">
            <w:pPr>
              <w:rPr>
                <w:lang w:eastAsia="sv-SE"/>
              </w:rPr>
            </w:pPr>
            <w:proofErr w:type="spellStart"/>
            <w:r>
              <w:rPr>
                <w:lang w:eastAsia="sv-SE"/>
              </w:rPr>
              <w:t>l</w:t>
            </w:r>
            <w:r w:rsidRPr="00C93E52">
              <w:rPr>
                <w:lang w:eastAsia="sv-SE"/>
              </w:rPr>
              <w:t>ocation</w:t>
            </w:r>
            <w:proofErr w:type="spellEnd"/>
            <w:r>
              <w:rPr>
                <w:lang w:eastAsia="sv-SE"/>
              </w:rPr>
              <w:t>/</w:t>
            </w:r>
          </w:p>
          <w:p w14:paraId="1F3C29B5" w14:textId="4B1B6F70" w:rsidR="00C663D3" w:rsidRPr="00C93E52" w:rsidRDefault="002D399A" w:rsidP="00C663D3">
            <w:proofErr w:type="spellStart"/>
            <w:ins w:id="122" w:author="Torbjörn Dahlin" w:date="2015-02-24T15:52:00Z">
              <w:r w:rsidRPr="002D399A">
                <w:rPr>
                  <w:lang w:eastAsia="sv-SE"/>
                </w:rPr>
                <w:t>electronicAddress</w:t>
              </w:r>
            </w:ins>
            <w:proofErr w:type="spellEnd"/>
          </w:p>
        </w:tc>
        <w:tc>
          <w:tcPr>
            <w:tcW w:w="2037" w:type="dxa"/>
            <w:shd w:val="clear" w:color="auto" w:fill="A6A6A6" w:themeFill="background1" w:themeFillShade="A6"/>
          </w:tcPr>
          <w:p w14:paraId="6218B5FB" w14:textId="42747C45" w:rsidR="00C663D3" w:rsidRPr="00C93E52" w:rsidRDefault="00C663D3" w:rsidP="00C663D3">
            <w:proofErr w:type="spellStart"/>
            <w:r>
              <w:t>TelType</w:t>
            </w:r>
            <w:proofErr w:type="spellEnd"/>
          </w:p>
        </w:tc>
        <w:tc>
          <w:tcPr>
            <w:tcW w:w="2925" w:type="dxa"/>
            <w:shd w:val="clear" w:color="auto" w:fill="A6A6A6" w:themeFill="background1" w:themeFillShade="A6"/>
          </w:tcPr>
          <w:p w14:paraId="690A44FC" w14:textId="77777777" w:rsidR="00C663D3" w:rsidRPr="00C93E52" w:rsidRDefault="00C663D3" w:rsidP="00C663D3"/>
        </w:tc>
        <w:tc>
          <w:tcPr>
            <w:tcW w:w="1617" w:type="dxa"/>
            <w:shd w:val="clear" w:color="auto" w:fill="A6A6A6" w:themeFill="background1" w:themeFillShade="A6"/>
          </w:tcPr>
          <w:p w14:paraId="4A05597A" w14:textId="67DF8B3D" w:rsidR="00C663D3" w:rsidRPr="00C93E52" w:rsidRDefault="00C663D3" w:rsidP="00C663D3"/>
        </w:tc>
      </w:tr>
      <w:tr w:rsidR="00C663D3" w:rsidRPr="008345BA" w14:paraId="479A5B39" w14:textId="77777777" w:rsidTr="00621012">
        <w:tc>
          <w:tcPr>
            <w:tcW w:w="2943" w:type="dxa"/>
          </w:tcPr>
          <w:p w14:paraId="0EA936CD" w14:textId="4BE0CA40" w:rsidR="00C663D3" w:rsidRPr="00DE065A" w:rsidRDefault="00C663D3" w:rsidP="00C663D3">
            <w:proofErr w:type="spellStart"/>
            <w:r w:rsidRPr="003C622B">
              <w:t>use</w:t>
            </w:r>
            <w:proofErr w:type="spellEnd"/>
          </w:p>
        </w:tc>
        <w:tc>
          <w:tcPr>
            <w:tcW w:w="2037" w:type="dxa"/>
          </w:tcPr>
          <w:p w14:paraId="0CA80070" w14:textId="4807B253" w:rsidR="00C663D3" w:rsidRPr="00C93E52" w:rsidRDefault="00C663D3" w:rsidP="00C663D3">
            <w:proofErr w:type="spellStart"/>
            <w:r w:rsidRPr="00B52AFC">
              <w:t>TelTypeEnum</w:t>
            </w:r>
            <w:proofErr w:type="spellEnd"/>
          </w:p>
        </w:tc>
        <w:tc>
          <w:tcPr>
            <w:tcW w:w="2925" w:type="dxa"/>
          </w:tcPr>
          <w:p w14:paraId="6E51C7F0" w14:textId="77777777" w:rsidR="00C663D3" w:rsidRDefault="00C663D3" w:rsidP="00C663D3">
            <w:r>
              <w:t>v</w:t>
            </w:r>
            <w:r w:rsidRPr="00B52AFC">
              <w:t>oice</w:t>
            </w:r>
            <w:r>
              <w:t xml:space="preserve"> = nummer för röstsamtal</w:t>
            </w:r>
          </w:p>
          <w:p w14:paraId="24F021BD" w14:textId="77777777" w:rsidR="00C663D3" w:rsidRDefault="00C663D3" w:rsidP="00C663D3">
            <w:r>
              <w:t>fax = faxnummer</w:t>
            </w:r>
          </w:p>
          <w:p w14:paraId="42853065" w14:textId="77777777" w:rsidR="00C663D3" w:rsidRDefault="00C663D3" w:rsidP="00C663D3">
            <w:r>
              <w:t>data = e-post adress</w:t>
            </w:r>
          </w:p>
          <w:p w14:paraId="4B7B3B8D" w14:textId="7E1BE55E" w:rsidR="00C663D3" w:rsidRPr="00C93E52" w:rsidRDefault="00C663D3" w:rsidP="00C663D3">
            <w:r>
              <w:t xml:space="preserve">sms </w:t>
            </w:r>
            <w:proofErr w:type="gramStart"/>
            <w:r>
              <w:t>=  n</w:t>
            </w:r>
            <w:r w:rsidRPr="00B52AFC">
              <w:t>ummer</w:t>
            </w:r>
            <w:proofErr w:type="gramEnd"/>
            <w:r w:rsidRPr="00B52AFC">
              <w:t xml:space="preserve"> för mobila textmeddelanden</w:t>
            </w:r>
          </w:p>
        </w:tc>
        <w:tc>
          <w:tcPr>
            <w:tcW w:w="1617" w:type="dxa"/>
          </w:tcPr>
          <w:p w14:paraId="51A87B98" w14:textId="479B4964" w:rsidR="00C663D3" w:rsidRPr="00C93E52" w:rsidRDefault="00C663D3" w:rsidP="00C663D3">
            <w:pPr>
              <w:rPr>
                <w:lang w:val="en-US"/>
              </w:rPr>
            </w:pPr>
            <w:r>
              <w:rPr>
                <w:lang w:val="en-US"/>
              </w:rPr>
              <w:t>1..1</w:t>
            </w:r>
          </w:p>
        </w:tc>
      </w:tr>
      <w:tr w:rsidR="00C663D3" w:rsidRPr="008345BA" w14:paraId="56BA07F3" w14:textId="77777777" w:rsidTr="00621012">
        <w:tc>
          <w:tcPr>
            <w:tcW w:w="2943" w:type="dxa"/>
          </w:tcPr>
          <w:p w14:paraId="07AA6DDB" w14:textId="0A9E7AEC" w:rsidR="00C663D3" w:rsidRPr="00DE065A" w:rsidRDefault="00C663D3" w:rsidP="00C663D3">
            <w:pPr>
              <w:rPr>
                <w:lang w:eastAsia="sv-SE"/>
              </w:rPr>
            </w:pPr>
            <w:proofErr w:type="spellStart"/>
            <w:r w:rsidRPr="003C622B">
              <w:rPr>
                <w:lang w:eastAsia="sv-SE"/>
              </w:rPr>
              <w:t>value</w:t>
            </w:r>
            <w:proofErr w:type="spellEnd"/>
          </w:p>
        </w:tc>
        <w:tc>
          <w:tcPr>
            <w:tcW w:w="2037" w:type="dxa"/>
          </w:tcPr>
          <w:p w14:paraId="30451D5C" w14:textId="6A50E634" w:rsidR="00C663D3" w:rsidRPr="00C93E52" w:rsidRDefault="00C663D3" w:rsidP="00C663D3">
            <w:r>
              <w:t>String</w:t>
            </w:r>
          </w:p>
        </w:tc>
        <w:tc>
          <w:tcPr>
            <w:tcW w:w="2925" w:type="dxa"/>
          </w:tcPr>
          <w:p w14:paraId="6684321A" w14:textId="0F3B3991" w:rsidR="00C663D3" w:rsidRPr="00C93E52" w:rsidRDefault="00C663D3" w:rsidP="00C663D3">
            <w:pPr>
              <w:rPr>
                <w:rFonts w:cs="Arial"/>
              </w:rPr>
            </w:pPr>
            <w:r>
              <w:rPr>
                <w:rFonts w:cs="Arial"/>
              </w:rPr>
              <w:t>Elektronisk adress</w:t>
            </w:r>
          </w:p>
        </w:tc>
        <w:tc>
          <w:tcPr>
            <w:tcW w:w="1617" w:type="dxa"/>
          </w:tcPr>
          <w:p w14:paraId="78830DEC" w14:textId="2B5B5C5E" w:rsidR="00C663D3" w:rsidRPr="008F3BBF" w:rsidRDefault="00C663D3" w:rsidP="00C663D3">
            <w:r>
              <w:t>1</w:t>
            </w:r>
            <w:proofErr w:type="gramStart"/>
            <w:r>
              <w:t>..</w:t>
            </w:r>
            <w:proofErr w:type="gramEnd"/>
            <w:r>
              <w:t>1</w:t>
            </w:r>
          </w:p>
        </w:tc>
      </w:tr>
      <w:tr w:rsidR="00C663D3" w:rsidRPr="008345BA" w14:paraId="3670F2E0" w14:textId="77777777" w:rsidTr="00621012">
        <w:tc>
          <w:tcPr>
            <w:tcW w:w="2943" w:type="dxa"/>
            <w:tcBorders>
              <w:left w:val="nil"/>
              <w:right w:val="nil"/>
            </w:tcBorders>
          </w:tcPr>
          <w:p w14:paraId="2651B72C" w14:textId="77777777" w:rsidR="00C663D3" w:rsidRPr="00C93E52" w:rsidRDefault="00C663D3" w:rsidP="00C663D3"/>
        </w:tc>
        <w:tc>
          <w:tcPr>
            <w:tcW w:w="2037" w:type="dxa"/>
            <w:tcBorders>
              <w:left w:val="nil"/>
              <w:right w:val="nil"/>
            </w:tcBorders>
          </w:tcPr>
          <w:p w14:paraId="27ECE0B0" w14:textId="77777777" w:rsidR="00C663D3" w:rsidRPr="00C93E52" w:rsidRDefault="00C663D3" w:rsidP="00C663D3"/>
        </w:tc>
        <w:tc>
          <w:tcPr>
            <w:tcW w:w="2925" w:type="dxa"/>
            <w:tcBorders>
              <w:left w:val="nil"/>
              <w:right w:val="nil"/>
            </w:tcBorders>
          </w:tcPr>
          <w:p w14:paraId="45748146" w14:textId="77777777" w:rsidR="00C663D3" w:rsidRPr="00C93E52" w:rsidRDefault="00C663D3" w:rsidP="00C663D3">
            <w:pPr>
              <w:rPr>
                <w:rFonts w:cs="Arial"/>
              </w:rPr>
            </w:pPr>
          </w:p>
        </w:tc>
        <w:tc>
          <w:tcPr>
            <w:tcW w:w="1617" w:type="dxa"/>
            <w:tcBorders>
              <w:left w:val="nil"/>
              <w:right w:val="nil"/>
            </w:tcBorders>
          </w:tcPr>
          <w:p w14:paraId="21904342" w14:textId="77777777" w:rsidR="00C663D3" w:rsidRPr="00C93E52" w:rsidRDefault="00C663D3" w:rsidP="00C663D3"/>
        </w:tc>
      </w:tr>
      <w:tr w:rsidR="00C663D3" w:rsidRPr="008345BA" w14:paraId="0F16A0F4" w14:textId="77777777" w:rsidTr="00621012">
        <w:tc>
          <w:tcPr>
            <w:tcW w:w="2943" w:type="dxa"/>
            <w:shd w:val="clear" w:color="auto" w:fill="A6A6A6" w:themeFill="background1" w:themeFillShade="A6"/>
          </w:tcPr>
          <w:p w14:paraId="00FA2A2F" w14:textId="57FBDB66" w:rsidR="00C663D3" w:rsidRPr="00B84B8B" w:rsidRDefault="00C663D3" w:rsidP="00C663D3">
            <w:proofErr w:type="spellStart"/>
            <w:r w:rsidRPr="00B84B8B">
              <w:t>observationGroup</w:t>
            </w:r>
            <w:proofErr w:type="spellEnd"/>
            <w:r w:rsidRPr="00B84B8B">
              <w:t>/</w:t>
            </w:r>
          </w:p>
          <w:p w14:paraId="6E97FE18" w14:textId="77777777" w:rsidR="00C663D3" w:rsidRPr="00B84B8B" w:rsidRDefault="00C663D3" w:rsidP="00C663D3">
            <w:proofErr w:type="spellStart"/>
            <w:r w:rsidRPr="00B84B8B">
              <w:t>additionalParticipant</w:t>
            </w:r>
            <w:proofErr w:type="spellEnd"/>
            <w:r w:rsidRPr="00B84B8B">
              <w:t>/</w:t>
            </w:r>
          </w:p>
          <w:p w14:paraId="0FCBB38A" w14:textId="741CBB7B" w:rsidR="00C663D3" w:rsidRPr="00B84B8B" w:rsidRDefault="00C663D3" w:rsidP="00C663D3">
            <w:proofErr w:type="spellStart"/>
            <w:r w:rsidRPr="00B84B8B">
              <w:t>organisation</w:t>
            </w:r>
            <w:proofErr w:type="spellEnd"/>
          </w:p>
        </w:tc>
        <w:tc>
          <w:tcPr>
            <w:tcW w:w="2037" w:type="dxa"/>
            <w:shd w:val="clear" w:color="auto" w:fill="A6A6A6" w:themeFill="background1" w:themeFillShade="A6"/>
          </w:tcPr>
          <w:p w14:paraId="14B36098" w14:textId="078839AF" w:rsidR="00C663D3" w:rsidRPr="00B84B8B" w:rsidRDefault="00C663D3" w:rsidP="00C663D3">
            <w:proofErr w:type="spellStart"/>
            <w:r w:rsidRPr="00B84B8B">
              <w:t>OrganisationType</w:t>
            </w:r>
            <w:proofErr w:type="spellEnd"/>
          </w:p>
        </w:tc>
        <w:tc>
          <w:tcPr>
            <w:tcW w:w="2925" w:type="dxa"/>
            <w:shd w:val="clear" w:color="auto" w:fill="A6A6A6" w:themeFill="background1" w:themeFillShade="A6"/>
          </w:tcPr>
          <w:p w14:paraId="408D682F" w14:textId="77777777" w:rsidR="00C663D3" w:rsidRPr="00B84B8B" w:rsidRDefault="00C663D3" w:rsidP="00C663D3"/>
        </w:tc>
        <w:tc>
          <w:tcPr>
            <w:tcW w:w="1617" w:type="dxa"/>
            <w:shd w:val="clear" w:color="auto" w:fill="A6A6A6" w:themeFill="background1" w:themeFillShade="A6"/>
          </w:tcPr>
          <w:p w14:paraId="0BE29910" w14:textId="607F4C90" w:rsidR="00C663D3" w:rsidRPr="00B84B8B" w:rsidRDefault="00C663D3" w:rsidP="00C663D3"/>
        </w:tc>
      </w:tr>
      <w:tr w:rsidR="00C663D3" w:rsidRPr="008345BA" w14:paraId="3E9BF27E" w14:textId="77777777" w:rsidTr="00621012">
        <w:tc>
          <w:tcPr>
            <w:tcW w:w="2943" w:type="dxa"/>
          </w:tcPr>
          <w:p w14:paraId="72297592" w14:textId="4B0AF779" w:rsidR="00C663D3" w:rsidRPr="00B84B8B" w:rsidRDefault="00C663D3" w:rsidP="00C663D3">
            <w:r w:rsidRPr="00B84B8B">
              <w:t>id</w:t>
            </w:r>
          </w:p>
        </w:tc>
        <w:tc>
          <w:tcPr>
            <w:tcW w:w="2037" w:type="dxa"/>
          </w:tcPr>
          <w:p w14:paraId="3B906670" w14:textId="3606F53A" w:rsidR="00C663D3" w:rsidRPr="00B84B8B" w:rsidRDefault="00C663D3" w:rsidP="00C663D3">
            <w:proofErr w:type="spellStart"/>
            <w:r w:rsidRPr="00B84B8B">
              <w:t>IIType</w:t>
            </w:r>
            <w:proofErr w:type="spellEnd"/>
          </w:p>
        </w:tc>
        <w:tc>
          <w:tcPr>
            <w:tcW w:w="2925" w:type="dxa"/>
          </w:tcPr>
          <w:p w14:paraId="6B4FEA88" w14:textId="24BF4ED2" w:rsidR="00C663D3" w:rsidRPr="00B84B8B" w:rsidRDefault="00C663D3" w:rsidP="00C663D3">
            <w:r w:rsidRPr="00B84B8B">
              <w:t>Id för organisation. Vanligtvis HSA-id</w:t>
            </w:r>
          </w:p>
        </w:tc>
        <w:tc>
          <w:tcPr>
            <w:tcW w:w="1617" w:type="dxa"/>
          </w:tcPr>
          <w:p w14:paraId="73E54BDA" w14:textId="0927765C" w:rsidR="00C663D3" w:rsidRPr="00B84B8B" w:rsidRDefault="00C663D3" w:rsidP="00C663D3">
            <w:r w:rsidRPr="00B84B8B">
              <w:t>0</w:t>
            </w:r>
            <w:proofErr w:type="gramStart"/>
            <w:r w:rsidRPr="00B84B8B">
              <w:t>..</w:t>
            </w:r>
            <w:proofErr w:type="gramEnd"/>
            <w:r w:rsidRPr="00B84B8B">
              <w:t>1</w:t>
            </w:r>
          </w:p>
        </w:tc>
      </w:tr>
      <w:tr w:rsidR="00C663D3" w:rsidRPr="00612528" w14:paraId="797CD0DD" w14:textId="77777777" w:rsidTr="00621012">
        <w:tc>
          <w:tcPr>
            <w:tcW w:w="2943" w:type="dxa"/>
            <w:tcBorders>
              <w:top w:val="single" w:sz="4" w:space="0" w:color="auto"/>
              <w:left w:val="single" w:sz="4" w:space="0" w:color="auto"/>
              <w:bottom w:val="single" w:sz="4" w:space="0" w:color="auto"/>
              <w:right w:val="single" w:sz="4" w:space="0" w:color="auto"/>
            </w:tcBorders>
          </w:tcPr>
          <w:p w14:paraId="7FB28ED5" w14:textId="7EC4AC87" w:rsidR="00C663D3" w:rsidRPr="00B84B8B" w:rsidRDefault="00C663D3" w:rsidP="00C663D3">
            <w:proofErr w:type="spellStart"/>
            <w:r w:rsidRPr="00B84B8B">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01E7107" w14:textId="43FA9221" w:rsidR="00C663D3" w:rsidRPr="00B84B8B" w:rsidRDefault="00C663D3" w:rsidP="00C663D3">
            <w:r w:rsidRPr="00B84B8B">
              <w:t>String</w:t>
            </w:r>
          </w:p>
        </w:tc>
        <w:tc>
          <w:tcPr>
            <w:tcW w:w="2925" w:type="dxa"/>
            <w:tcBorders>
              <w:top w:val="single" w:sz="4" w:space="0" w:color="auto"/>
              <w:left w:val="single" w:sz="4" w:space="0" w:color="auto"/>
              <w:bottom w:val="single" w:sz="4" w:space="0" w:color="auto"/>
              <w:right w:val="single" w:sz="4" w:space="0" w:color="auto"/>
            </w:tcBorders>
          </w:tcPr>
          <w:p w14:paraId="158D48E8" w14:textId="77777777" w:rsidR="00C663D3" w:rsidRPr="00B84B8B" w:rsidRDefault="00C663D3" w:rsidP="00C663D3">
            <w:r w:rsidRPr="00B84B8B">
              <w:t>Om HSA-id:</w:t>
            </w:r>
          </w:p>
          <w:p w14:paraId="2AE2BF89" w14:textId="61417AC8" w:rsidR="00C663D3" w:rsidRPr="00B84B8B" w:rsidRDefault="00C663D3" w:rsidP="00C663D3">
            <w:r w:rsidRPr="00B84B8B">
              <w:lastRenderedPageBreak/>
              <w:t>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6F6E4E5D" w:rsidR="00C663D3" w:rsidRPr="00B84B8B" w:rsidRDefault="00C663D3" w:rsidP="00C663D3">
            <w:r w:rsidRPr="00B84B8B">
              <w:lastRenderedPageBreak/>
              <w:t>1</w:t>
            </w:r>
            <w:proofErr w:type="gramStart"/>
            <w:r w:rsidRPr="00B84B8B">
              <w:t>..</w:t>
            </w:r>
            <w:proofErr w:type="gramEnd"/>
            <w:r w:rsidRPr="00B84B8B">
              <w:t>1</w:t>
            </w:r>
          </w:p>
        </w:tc>
      </w:tr>
      <w:tr w:rsidR="00C663D3" w:rsidRPr="00612528" w14:paraId="30FC21B2" w14:textId="77777777" w:rsidTr="00621012">
        <w:tc>
          <w:tcPr>
            <w:tcW w:w="2943" w:type="dxa"/>
            <w:tcBorders>
              <w:top w:val="single" w:sz="4" w:space="0" w:color="auto"/>
              <w:left w:val="single" w:sz="4" w:space="0" w:color="auto"/>
              <w:bottom w:val="single" w:sz="4" w:space="0" w:color="auto"/>
              <w:right w:val="single" w:sz="4" w:space="0" w:color="auto"/>
            </w:tcBorders>
          </w:tcPr>
          <w:p w14:paraId="4465A75F" w14:textId="6832B3E9" w:rsidR="00C663D3" w:rsidRPr="00B84B8B" w:rsidRDefault="00C663D3" w:rsidP="00C663D3">
            <w:r w:rsidRPr="00B84B8B">
              <w:lastRenderedPageBreak/>
              <w:t>id.extension</w:t>
            </w:r>
          </w:p>
        </w:tc>
        <w:tc>
          <w:tcPr>
            <w:tcW w:w="2037" w:type="dxa"/>
            <w:tcBorders>
              <w:top w:val="single" w:sz="4" w:space="0" w:color="auto"/>
              <w:left w:val="single" w:sz="4" w:space="0" w:color="auto"/>
              <w:bottom w:val="single" w:sz="4" w:space="0" w:color="auto"/>
              <w:right w:val="single" w:sz="4" w:space="0" w:color="auto"/>
            </w:tcBorders>
          </w:tcPr>
          <w:p w14:paraId="0AD2AF5F" w14:textId="3628FFFB" w:rsidR="00C663D3" w:rsidRPr="00B84B8B" w:rsidRDefault="00C663D3" w:rsidP="00C663D3">
            <w:r w:rsidRPr="00B84B8B">
              <w:t>String</w:t>
            </w:r>
          </w:p>
        </w:tc>
        <w:tc>
          <w:tcPr>
            <w:tcW w:w="2925" w:type="dxa"/>
            <w:tcBorders>
              <w:top w:val="single" w:sz="4" w:space="0" w:color="auto"/>
              <w:left w:val="single" w:sz="4" w:space="0" w:color="auto"/>
              <w:bottom w:val="single" w:sz="4" w:space="0" w:color="auto"/>
              <w:right w:val="single" w:sz="4" w:space="0" w:color="auto"/>
            </w:tcBorders>
          </w:tcPr>
          <w:p w14:paraId="4F9E8A68" w14:textId="28103116" w:rsidR="00C663D3" w:rsidRPr="00B84B8B" w:rsidRDefault="00C663D3" w:rsidP="00C663D3">
            <w:r w:rsidRPr="00B84B8B">
              <w:t>Id för organisation</w:t>
            </w:r>
          </w:p>
        </w:tc>
        <w:tc>
          <w:tcPr>
            <w:tcW w:w="1617" w:type="dxa"/>
            <w:tcBorders>
              <w:top w:val="single" w:sz="4" w:space="0" w:color="auto"/>
              <w:left w:val="single" w:sz="4" w:space="0" w:color="auto"/>
              <w:bottom w:val="single" w:sz="4" w:space="0" w:color="auto"/>
              <w:right w:val="single" w:sz="4" w:space="0" w:color="auto"/>
            </w:tcBorders>
          </w:tcPr>
          <w:p w14:paraId="103088C8" w14:textId="75C129F6" w:rsidR="00C663D3" w:rsidRPr="00B84B8B" w:rsidRDefault="00C663D3" w:rsidP="00C663D3">
            <w:r w:rsidRPr="00B84B8B">
              <w:t>1</w:t>
            </w:r>
            <w:proofErr w:type="gramStart"/>
            <w:r w:rsidRPr="00B84B8B">
              <w:t>..</w:t>
            </w:r>
            <w:proofErr w:type="gramEnd"/>
            <w:r w:rsidRPr="00B84B8B">
              <w:t>1</w:t>
            </w:r>
          </w:p>
        </w:tc>
      </w:tr>
      <w:tr w:rsidR="00C663D3" w:rsidRPr="008345BA" w14:paraId="56ECDE8C" w14:textId="77777777" w:rsidTr="000D3E6C">
        <w:tc>
          <w:tcPr>
            <w:tcW w:w="2943" w:type="dxa"/>
            <w:tcBorders>
              <w:bottom w:val="single" w:sz="4" w:space="0" w:color="auto"/>
            </w:tcBorders>
          </w:tcPr>
          <w:p w14:paraId="53A5769D" w14:textId="3EFF5357" w:rsidR="00C663D3" w:rsidRPr="00B84B8B" w:rsidRDefault="00C663D3" w:rsidP="00C663D3">
            <w:proofErr w:type="spellStart"/>
            <w:r w:rsidRPr="00B84B8B">
              <w:t>name</w:t>
            </w:r>
            <w:proofErr w:type="spellEnd"/>
          </w:p>
        </w:tc>
        <w:tc>
          <w:tcPr>
            <w:tcW w:w="2037" w:type="dxa"/>
            <w:tcBorders>
              <w:bottom w:val="single" w:sz="4" w:space="0" w:color="auto"/>
            </w:tcBorders>
          </w:tcPr>
          <w:p w14:paraId="0DC453C8" w14:textId="5DF11A8C" w:rsidR="00C663D3" w:rsidRPr="00B84B8B" w:rsidRDefault="00C663D3" w:rsidP="00C663D3">
            <w:r w:rsidRPr="00B84B8B">
              <w:t>String</w:t>
            </w:r>
          </w:p>
        </w:tc>
        <w:tc>
          <w:tcPr>
            <w:tcW w:w="2925" w:type="dxa"/>
            <w:tcBorders>
              <w:bottom w:val="single" w:sz="4" w:space="0" w:color="auto"/>
            </w:tcBorders>
          </w:tcPr>
          <w:p w14:paraId="3FCEE4F7" w14:textId="1037D816" w:rsidR="00C663D3" w:rsidRPr="00B84B8B" w:rsidRDefault="00C663D3" w:rsidP="00C663D3">
            <w:r w:rsidRPr="00B84B8B">
              <w:t>Organisationens namn</w:t>
            </w:r>
          </w:p>
        </w:tc>
        <w:tc>
          <w:tcPr>
            <w:tcW w:w="1617" w:type="dxa"/>
            <w:tcBorders>
              <w:bottom w:val="single" w:sz="4" w:space="0" w:color="auto"/>
            </w:tcBorders>
          </w:tcPr>
          <w:p w14:paraId="7F32B23E" w14:textId="642CF4CA" w:rsidR="00C663D3" w:rsidRPr="00B84B8B" w:rsidRDefault="00C663D3" w:rsidP="00C663D3">
            <w:r w:rsidRPr="00B84B8B">
              <w:t>0</w:t>
            </w:r>
            <w:proofErr w:type="gramStart"/>
            <w:r w:rsidRPr="00B84B8B">
              <w:t>..</w:t>
            </w:r>
            <w:proofErr w:type="gramEnd"/>
            <w:r w:rsidRPr="00B84B8B">
              <w:t>1</w:t>
            </w:r>
          </w:p>
        </w:tc>
      </w:tr>
    </w:tbl>
    <w:p w14:paraId="2B35052D" w14:textId="5FC967DF" w:rsidR="007A3042" w:rsidRPr="00726ABE" w:rsidRDefault="00621012" w:rsidP="007A3042">
      <w:r w:rsidRPr="00726ABE">
        <w:br w:type="textWrapping" w:clear="all"/>
      </w:r>
    </w:p>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123" w:name="_Toc398042093"/>
      <w:bookmarkStart w:id="124" w:name="_Toc411633257"/>
      <w:r>
        <w:t>Övriga regler</w:t>
      </w:r>
      <w:bookmarkEnd w:id="123"/>
      <w:bookmarkEnd w:id="124"/>
    </w:p>
    <w:p w14:paraId="48DA662C" w14:textId="77777777" w:rsidR="007A3042" w:rsidRDefault="007A3042" w:rsidP="007A3042">
      <w:r>
        <w:t xml:space="preserve">Till denna informationsmängd finns regler som </w:t>
      </w:r>
      <w:proofErr w:type="gramStart"/>
      <w:r>
        <w:t>ej</w:t>
      </w:r>
      <w:proofErr w:type="gramEnd"/>
      <w:r>
        <w:t xml:space="preserve">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proofErr w:type="spellStart"/>
      <w:r w:rsidRPr="00442B89">
        <w:rPr>
          <w:i/>
        </w:rPr>
        <w:t>patientId</w:t>
      </w:r>
      <w:proofErr w:type="spellEnd"/>
      <w:r>
        <w:t xml:space="preserve">. Det finns även möjlighet att kombinera </w:t>
      </w:r>
      <w:proofErr w:type="spellStart"/>
      <w:r>
        <w:rPr>
          <w:i/>
        </w:rPr>
        <w:t>patientId</w:t>
      </w:r>
      <w:proofErr w:type="spellEnd"/>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w:t>
      </w:r>
      <w:proofErr w:type="spellStart"/>
      <w:r w:rsidRPr="00CB2E5C">
        <w:rPr>
          <w:i/>
        </w:rPr>
        <w:t>timePeriod</w:t>
      </w:r>
      <w:proofErr w:type="spellEnd"/>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215F0B0D" w:rsidR="007A3042" w:rsidRDefault="00C93E52" w:rsidP="007A3042">
      <w:pPr>
        <w:pStyle w:val="Liststycke"/>
        <w:numPr>
          <w:ilvl w:val="0"/>
          <w:numId w:val="33"/>
        </w:numPr>
      </w:pPr>
      <w:proofErr w:type="spellStart"/>
      <w:r>
        <w:rPr>
          <w:i/>
        </w:rPr>
        <w:t>observationCode</w:t>
      </w:r>
      <w:proofErr w:type="spellEnd"/>
      <w:r w:rsidR="007A3042">
        <w:t xml:space="preserve"> </w:t>
      </w:r>
    </w:p>
    <w:p w14:paraId="5079A297" w14:textId="77777777" w:rsidR="007A3042" w:rsidRDefault="007A3042" w:rsidP="002C2FC3">
      <w:pPr>
        <w:pStyle w:val="Liststycke"/>
        <w:ind w:firstLine="0"/>
      </w:pPr>
      <w:r>
        <w:t xml:space="preserve">För att begränsa till en </w:t>
      </w:r>
      <w:r w:rsidRPr="00C0203D">
        <w:rPr>
          <w:b/>
        </w:rPr>
        <w:t>viss typ av observation</w:t>
      </w:r>
    </w:p>
    <w:p w14:paraId="0608608E" w14:textId="77777777" w:rsidR="007A3042" w:rsidRDefault="007A3042" w:rsidP="007A3042">
      <w:pPr>
        <w:pStyle w:val="Liststycke"/>
        <w:numPr>
          <w:ilvl w:val="0"/>
          <w:numId w:val="33"/>
        </w:numPr>
      </w:pPr>
      <w:proofErr w:type="spellStart"/>
      <w:r>
        <w:t>observationId</w:t>
      </w:r>
      <w:proofErr w:type="spellEnd"/>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proofErr w:type="spellStart"/>
      <w:r>
        <w:t>careGiverId</w:t>
      </w:r>
      <w:proofErr w:type="spellEnd"/>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proofErr w:type="spellStart"/>
      <w:r>
        <w:t>careUnitId</w:t>
      </w:r>
      <w:proofErr w:type="spellEnd"/>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0D3A9587" w:rsidR="007A3042" w:rsidRDefault="00F60718" w:rsidP="007A3042">
      <w:pPr>
        <w:pStyle w:val="Liststycke"/>
        <w:numPr>
          <w:ilvl w:val="0"/>
          <w:numId w:val="33"/>
        </w:numPr>
      </w:pPr>
      <w:proofErr w:type="spellStart"/>
      <w:r>
        <w:rPr>
          <w:lang w:eastAsia="sv-SE"/>
        </w:rPr>
        <w:t>c</w:t>
      </w:r>
      <w:r w:rsidRPr="0089562B">
        <w:rPr>
          <w:lang w:eastAsia="sv-SE"/>
        </w:rPr>
        <w:t>areProcessId</w:t>
      </w:r>
      <w:proofErr w:type="spellEnd"/>
      <w:r w:rsidDel="00F60718">
        <w:t xml:space="preserve"> </w:t>
      </w:r>
    </w:p>
    <w:p w14:paraId="4E872FB7" w14:textId="282EAA32" w:rsidR="007A3042" w:rsidRPr="002C2FC3" w:rsidRDefault="007A3042" w:rsidP="007A3042">
      <w:pPr>
        <w:pStyle w:val="Liststycke"/>
        <w:numPr>
          <w:ilvl w:val="1"/>
          <w:numId w:val="33"/>
        </w:numPr>
      </w:pPr>
      <w:r>
        <w:t xml:space="preserve">För att begränsa till ett </w:t>
      </w:r>
      <w:r w:rsidRPr="00C0203D">
        <w:rPr>
          <w:b/>
        </w:rPr>
        <w:t>specifik</w:t>
      </w:r>
      <w:r w:rsidR="00F60718">
        <w:rPr>
          <w:b/>
        </w:rPr>
        <w:t xml:space="preserve"> individuell</w:t>
      </w:r>
      <w:r w:rsidRPr="00C0203D">
        <w:rPr>
          <w:b/>
        </w:rPr>
        <w:t xml:space="preserve"> </w:t>
      </w:r>
      <w:r w:rsidR="00F60718">
        <w:rPr>
          <w:b/>
        </w:rPr>
        <w:t>vårdprocess</w:t>
      </w:r>
    </w:p>
    <w:p w14:paraId="11E71B6B" w14:textId="567BC513" w:rsidR="008A6C1E" w:rsidRDefault="008A6C1E" w:rsidP="008A6C1E">
      <w:pPr>
        <w:pStyle w:val="Liststycke"/>
        <w:numPr>
          <w:ilvl w:val="0"/>
          <w:numId w:val="33"/>
        </w:numPr>
        <w:rPr>
          <w:lang w:eastAsia="sv-SE"/>
        </w:rPr>
      </w:pPr>
      <w:r>
        <w:rPr>
          <w:lang w:eastAsia="sv-SE"/>
        </w:rPr>
        <w:t>R</w:t>
      </w:r>
      <w:r w:rsidR="006A2F95" w:rsidRPr="002C2FC3">
        <w:rPr>
          <w:lang w:eastAsia="sv-SE"/>
        </w:rPr>
        <w:t>elation</w:t>
      </w:r>
    </w:p>
    <w:p w14:paraId="592AD135" w14:textId="77777777" w:rsidR="008A6C1E" w:rsidRPr="008A6C1E" w:rsidRDefault="006A2F95" w:rsidP="008A6C1E">
      <w:pPr>
        <w:pStyle w:val="Liststycke"/>
        <w:numPr>
          <w:ilvl w:val="1"/>
          <w:numId w:val="33"/>
        </w:numPr>
      </w:pPr>
      <w:r>
        <w:t xml:space="preserve">För att begränsa till observationer med </w:t>
      </w:r>
      <w:r w:rsidRPr="008A6C1E">
        <w:t>relationer till annan instans</w:t>
      </w:r>
    </w:p>
    <w:p w14:paraId="63C62D6B" w14:textId="5AA8CE45" w:rsidR="006A2F95" w:rsidRPr="008A6C1E" w:rsidRDefault="006A2F95" w:rsidP="008A6C1E">
      <w:pPr>
        <w:pStyle w:val="Liststycke"/>
        <w:numPr>
          <w:ilvl w:val="1"/>
          <w:numId w:val="33"/>
        </w:numPr>
      </w:pPr>
      <w:r>
        <w:t xml:space="preserve">För att begränsa till observationer med </w:t>
      </w:r>
      <w:r w:rsidRPr="008A6C1E">
        <w:t>relationer av viss typ</w:t>
      </w:r>
    </w:p>
    <w:p w14:paraId="333E61F0" w14:textId="77777777" w:rsidR="007A3042" w:rsidRPr="002C2FC3" w:rsidRDefault="007A3042" w:rsidP="007A3042">
      <w:pPr>
        <w:rPr>
          <w:b/>
        </w:rPr>
      </w:pPr>
    </w:p>
    <w:p w14:paraId="7B400196" w14:textId="26A5166A" w:rsidR="007A3042" w:rsidRPr="00E8650F" w:rsidRDefault="007A3042" w:rsidP="007A3042">
      <w:pPr>
        <w:rPr>
          <w:color w:val="4F81BD" w:themeColor="accent1"/>
        </w:rPr>
      </w:pPr>
      <w:r>
        <w:t xml:space="preserve">En begäran </w:t>
      </w:r>
      <w:r w:rsidR="00200D70">
        <w:t xml:space="preserve">med </w:t>
      </w:r>
      <w:proofErr w:type="spellStart"/>
      <w:proofErr w:type="gramStart"/>
      <w:r w:rsidR="00200D70" w:rsidRPr="00442B89">
        <w:rPr>
          <w:i/>
        </w:rPr>
        <w:t>patientId</w:t>
      </w:r>
      <w:proofErr w:type="spellEnd"/>
      <w:r w:rsidR="00200D70">
        <w:t xml:space="preserve"> ,</w:t>
      </w:r>
      <w:proofErr w:type="gramEnd"/>
      <w:r w:rsidR="00200D70">
        <w:t xml:space="preserve"> men </w:t>
      </w:r>
      <w:r>
        <w:t>utan någo</w:t>
      </w:r>
      <w:r w:rsidR="00200D70">
        <w:t>n</w:t>
      </w:r>
      <w:r>
        <w:t xml:space="preserve"> av </w:t>
      </w:r>
      <w:r w:rsidR="00200D70">
        <w:t>de andra sök</w:t>
      </w:r>
      <w:r>
        <w:t xml:space="preserve">parametrarna </w:t>
      </w:r>
      <w:r w:rsidR="00200D70">
        <w:t xml:space="preserve">får nekas av producent, dvs </w:t>
      </w:r>
      <w:r>
        <w:t xml:space="preserve">inte vara genomförbart och </w:t>
      </w:r>
      <w:r w:rsidR="00200D70">
        <w:t>ska i så fall</w:t>
      </w:r>
      <w:r>
        <w:t xml:space="preserve"> resultera i ett </w:t>
      </w:r>
      <w:r w:rsidR="00200D70">
        <w:t xml:space="preserve">tydligt </w:t>
      </w:r>
      <w:r>
        <w:t>felmeddelande.</w:t>
      </w:r>
      <w:r w:rsidR="008A6C1E">
        <w:t xml:space="preserve"> Detta skulle exempelvis inträffa om sökmängden blir för stor för att kunna returneras till konsumenten.</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394A8460" w:rsidR="007A3042" w:rsidRDefault="007A3042" w:rsidP="007A3042">
      <w:r>
        <w:t xml:space="preserve">Då observation är utförd av vårdpersonal ska </w:t>
      </w:r>
      <w:r w:rsidRPr="00C34B7F">
        <w:rPr>
          <w:i/>
        </w:rPr>
        <w:t>PerformerRole.id</w:t>
      </w:r>
      <w:r>
        <w:t xml:space="preserve"> anges med </w:t>
      </w:r>
      <w:proofErr w:type="spellStart"/>
      <w:r>
        <w:t>HSAid</w:t>
      </w:r>
      <w:proofErr w:type="spellEnd"/>
      <w:r>
        <w:t xml:space="preserve">. Klassen </w:t>
      </w:r>
      <w:r w:rsidRPr="00C34B7F">
        <w:rPr>
          <w:i/>
        </w:rPr>
        <w:t>Person</w:t>
      </w:r>
      <w:r>
        <w:t xml:space="preserve"> ska inte involveras. </w:t>
      </w:r>
      <w:r w:rsidR="00BF4B12">
        <w:br/>
      </w:r>
      <w:r w:rsidR="00F9710D">
        <w:t>Samma regel gäller för</w:t>
      </w:r>
      <w:r w:rsidR="00BF4B12">
        <w:t xml:space="preserve"> </w:t>
      </w:r>
      <w:proofErr w:type="spellStart"/>
      <w:r w:rsidR="00BF4B12" w:rsidRPr="002C2FC3">
        <w:rPr>
          <w:i/>
        </w:rPr>
        <w:t>additionalParticipant</w:t>
      </w:r>
      <w:proofErr w:type="spellEnd"/>
      <w:r w:rsidR="00BF4B12">
        <w:t>.</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Default="007A3042" w:rsidP="007A3042">
      <w:pPr>
        <w:rPr>
          <w:i/>
        </w:rPr>
      </w:pPr>
      <w:r>
        <w:t xml:space="preserve">Då observationen är utförd av personer som inte innefattar vårdpersonal ska </w:t>
      </w:r>
      <w:r w:rsidRPr="00C34B7F">
        <w:rPr>
          <w:i/>
        </w:rPr>
        <w:t>PerformerRole.id</w:t>
      </w:r>
      <w:r>
        <w:t xml:space="preserve"> inte anges. Klasserna </w:t>
      </w:r>
      <w:proofErr w:type="spellStart"/>
      <w:r>
        <w:rPr>
          <w:i/>
        </w:rPr>
        <w:t>CareUnit</w:t>
      </w:r>
      <w:proofErr w:type="spellEnd"/>
      <w:r>
        <w:rPr>
          <w:i/>
        </w:rPr>
        <w:t xml:space="preserve"> </w:t>
      </w:r>
      <w:r w:rsidRPr="00A215B9">
        <w:t>och</w:t>
      </w:r>
      <w:r>
        <w:rPr>
          <w:i/>
        </w:rPr>
        <w:t xml:space="preserve"> </w:t>
      </w:r>
      <w:proofErr w:type="spellStart"/>
      <w:proofErr w:type="gramStart"/>
      <w:r w:rsidRPr="00A215B9">
        <w:rPr>
          <w:i/>
        </w:rPr>
        <w:t>CareGiver</w:t>
      </w:r>
      <w:proofErr w:type="spellEnd"/>
      <w:proofErr w:type="gramEnd"/>
      <w:r>
        <w:t xml:space="preserve"> ska inte involveras däremot </w:t>
      </w:r>
      <w:r w:rsidRPr="00A215B9">
        <w:t>ska</w:t>
      </w:r>
      <w:r>
        <w:t xml:space="preserve"> klassen </w:t>
      </w:r>
      <w:r>
        <w:rPr>
          <w:i/>
        </w:rPr>
        <w:t xml:space="preserve">Person </w:t>
      </w:r>
      <w:r w:rsidRPr="00A215B9">
        <w:t>användas</w:t>
      </w:r>
      <w:r>
        <w:rPr>
          <w:i/>
        </w:rPr>
        <w:t xml:space="preserve">. </w:t>
      </w:r>
    </w:p>
    <w:p w14:paraId="0436C198" w14:textId="30A94900" w:rsidR="00BF4B12" w:rsidRDefault="00F9710D" w:rsidP="00BF4B12">
      <w:r>
        <w:t xml:space="preserve">Samma regel gäller för </w:t>
      </w:r>
      <w:proofErr w:type="spellStart"/>
      <w:r w:rsidR="00BF4B12" w:rsidRPr="000433C8">
        <w:rPr>
          <w:i/>
        </w:rPr>
        <w:t>additionalParticipant</w:t>
      </w:r>
      <w:proofErr w:type="spellEnd"/>
      <w:r w:rsidR="00BF4B12">
        <w:t>.</w:t>
      </w:r>
    </w:p>
    <w:p w14:paraId="338BA989" w14:textId="77777777" w:rsidR="0077022A" w:rsidRDefault="0077022A" w:rsidP="007A3042">
      <w:pPr>
        <w:rPr>
          <w:i/>
        </w:rPr>
      </w:pPr>
    </w:p>
    <w:p w14:paraId="7664EAB8" w14:textId="77777777" w:rsidR="00F9710D" w:rsidRDefault="007E7CBF" w:rsidP="007A3042">
      <w:r w:rsidRPr="002C2FC3">
        <w:rPr>
          <w:u w:val="single"/>
        </w:rPr>
        <w:t>Fält 2b</w:t>
      </w:r>
      <w:r w:rsidRPr="002C2FC3">
        <w:rPr>
          <w:i/>
          <w:u w:val="single"/>
        </w:rPr>
        <w:t xml:space="preserve"> – </w:t>
      </w:r>
      <w:proofErr w:type="spellStart"/>
      <w:r w:rsidRPr="00F9710D">
        <w:rPr>
          <w:u w:val="single"/>
        </w:rPr>
        <w:t>LegalAuthenticator</w:t>
      </w:r>
      <w:proofErr w:type="spellEnd"/>
      <w:r>
        <w:t xml:space="preserve"> ska anges med antingen namn eller HSA-id</w:t>
      </w:r>
      <w:r w:rsidR="00F9710D">
        <w:t>.</w:t>
      </w:r>
    </w:p>
    <w:p w14:paraId="32F6FE93" w14:textId="67509267" w:rsidR="007E7CBF" w:rsidRDefault="00F9710D" w:rsidP="007A3042">
      <w:r>
        <w:t xml:space="preserve">Minst </w:t>
      </w:r>
      <w:r w:rsidR="00B84B8B">
        <w:t>e</w:t>
      </w:r>
      <w:r>
        <w:t xml:space="preserve">tt av attributen </w:t>
      </w:r>
      <w:r w:rsidRPr="00F9710D">
        <w:rPr>
          <w:u w:val="single"/>
        </w:rPr>
        <w:t>LegalAuthenticator</w:t>
      </w:r>
      <w:r>
        <w:rPr>
          <w:u w:val="single"/>
        </w:rPr>
        <w:t xml:space="preserve">.id eller </w:t>
      </w:r>
      <w:r w:rsidRPr="00F9710D">
        <w:rPr>
          <w:u w:val="single"/>
        </w:rPr>
        <w:t>LegalAuthenticator</w:t>
      </w:r>
      <w:r>
        <w:rPr>
          <w:u w:val="single"/>
        </w:rPr>
        <w:t>.name måste anges.</w:t>
      </w:r>
      <w:r w:rsidR="007E7CBF">
        <w:br/>
      </w:r>
    </w:p>
    <w:p w14:paraId="2E494B52" w14:textId="7906FAB8" w:rsidR="003A3305" w:rsidRDefault="003A3305" w:rsidP="007A3042">
      <w:r w:rsidRPr="002C2FC3">
        <w:rPr>
          <w:u w:val="single"/>
        </w:rPr>
        <w:t xml:space="preserve">Fält 2c – </w:t>
      </w:r>
      <w:proofErr w:type="spellStart"/>
      <w:r w:rsidRPr="002C2FC3">
        <w:rPr>
          <w:u w:val="single"/>
        </w:rPr>
        <w:t>AdditionalParticipant</w:t>
      </w:r>
      <w:proofErr w:type="spellEnd"/>
      <w:r w:rsidRPr="002C2FC3">
        <w:rPr>
          <w:u w:val="single"/>
        </w:rPr>
        <w:t xml:space="preserve"> kan vara av olika slag</w:t>
      </w:r>
      <w:r w:rsidRPr="002C2FC3">
        <w:rPr>
          <w:u w:val="single"/>
        </w:rPr>
        <w:br/>
      </w:r>
      <w:r>
        <w:t xml:space="preserve">Deltagare </w:t>
      </w:r>
      <w:r w:rsidR="00B86C83">
        <w:t>är</w:t>
      </w:r>
      <w:r>
        <w:t xml:space="preserve"> personer (vårdpersonal, eller icke-vårdpersonal, som patienten själv eller anhöriga).</w:t>
      </w:r>
      <w:r>
        <w:br/>
        <w:t>Det är attributen ”</w:t>
      </w:r>
      <w:proofErr w:type="spellStart"/>
      <w:r>
        <w:t>type</w:t>
      </w:r>
      <w:proofErr w:type="spellEnd"/>
      <w:r>
        <w:t>” och ”</w:t>
      </w:r>
      <w:proofErr w:type="spellStart"/>
      <w:r>
        <w:t>role</w:t>
      </w:r>
      <w:proofErr w:type="spellEnd"/>
      <w:r>
        <w:t>” som förtydligar kring formen av ”deltagandet”.</w:t>
      </w:r>
      <w:r>
        <w:br/>
      </w:r>
    </w:p>
    <w:p w14:paraId="5241446B" w14:textId="77777777" w:rsidR="0085547B" w:rsidRDefault="0085547B" w:rsidP="007A3042"/>
    <w:p w14:paraId="10E9B27D" w14:textId="77777777" w:rsidR="0085547B" w:rsidRDefault="0085547B" w:rsidP="007A3042"/>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125" w:name="_Toc398042094"/>
      <w:bookmarkStart w:id="126" w:name="_Toc411633258"/>
      <w:r w:rsidRPr="00776D68">
        <w:t>Annan information om kontraktet</w:t>
      </w:r>
      <w:bookmarkEnd w:id="125"/>
      <w:bookmarkEnd w:id="126"/>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sectPr w:rsidR="007A3042" w:rsidRPr="000B492D" w:rsidSect="00DD2A23">
      <w:headerReference w:type="default" r:id="rId17"/>
      <w:footerReference w:type="default" r:id="rId18"/>
      <w:headerReference w:type="first" r:id="rId19"/>
      <w:footerReference w:type="first" r:id="rId20"/>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2" w:author="Erik Nissen" w:date="2015-02-12T18:27:00Z" w:initials="EN">
    <w:p w14:paraId="6090E180" w14:textId="5E6737EE" w:rsidR="00F92D18" w:rsidRDefault="00F92D18">
      <w:pPr>
        <w:pStyle w:val="Kommentarer"/>
      </w:pPr>
      <w:r>
        <w:rPr>
          <w:rStyle w:val="Kommentarsreferens"/>
        </w:rPr>
        <w:annotationRef/>
      </w:r>
      <w:r>
        <w:t>Problem med tvingande tidsprecision i XSD.</w:t>
      </w:r>
      <w:r>
        <w:br/>
        <w:t>Se kommentar 14 i separat dokument.</w:t>
      </w:r>
    </w:p>
  </w:comment>
  <w:comment w:id="114" w:author="Erik Nissen" w:date="2015-02-13T17:26:00Z" w:initials="EN">
    <w:p w14:paraId="26E588CC" w14:textId="27D23A5A" w:rsidR="00F92D18" w:rsidRDefault="00F92D18">
      <w:pPr>
        <w:pStyle w:val="Kommentarer"/>
      </w:pPr>
      <w:r>
        <w:rPr>
          <w:rStyle w:val="Kommentarsreferens"/>
        </w:rPr>
        <w:annotationRef/>
      </w:r>
      <w:r>
        <w:t>Tveksam tidsprecision här?</w:t>
      </w:r>
      <w:r>
        <w:br/>
        <w:t>Kan man alltid ange på sekund när en observation börjar och slutar? Hur ska det tolkas ifall man fyller ut med t ex 00:00:00. Och om man bör fylla på så här – bör det då inte finnas en instruktion kring detta? Se kommentar 14 i separat spec.</w:t>
      </w:r>
    </w:p>
  </w:comment>
  <w:comment w:id="113" w:author="Torbjörn Dahlin" w:date="2015-02-23T14:21:00Z" w:initials="TD">
    <w:p w14:paraId="1DC0AA5C" w14:textId="544B2BB7" w:rsidR="00F92D18" w:rsidRDefault="00F92D18">
      <w:pPr>
        <w:pStyle w:val="Kommentarer"/>
      </w:pPr>
      <w:r>
        <w:rPr>
          <w:rStyle w:val="Kommentarsreferens"/>
        </w:rPr>
        <w:annotationRef/>
      </w:r>
      <w:r>
        <w:t>Använd ny typ avkortningsbar</w:t>
      </w:r>
    </w:p>
  </w:comment>
  <w:comment w:id="115" w:author="Erik Nissen" w:date="2015-02-12T18:33:00Z" w:initials="EN">
    <w:p w14:paraId="6C81B63A" w14:textId="75DD7EC1" w:rsidR="00F92D18" w:rsidRDefault="00F92D18">
      <w:pPr>
        <w:pStyle w:val="Kommentarer"/>
      </w:pPr>
      <w:r>
        <w:rPr>
          <w:rStyle w:val="Kommentarsreferens"/>
        </w:rPr>
        <w:annotationRef/>
      </w:r>
      <w:r>
        <w:t>Problem med tvingande tidsprecision i XSD.</w:t>
      </w:r>
      <w:r>
        <w:br/>
        <w:t>Se kommentar 14 i separat dokument.</w:t>
      </w:r>
    </w:p>
  </w:comment>
  <w:comment w:id="116" w:author="Erik Nissen" w:date="2015-02-24T10:04:00Z" w:initials="EN">
    <w:p w14:paraId="4FD1760F" w14:textId="77777777" w:rsidR="00D44F90" w:rsidRDefault="00D44F90" w:rsidP="00D44F90">
      <w:pPr>
        <w:pStyle w:val="Kommentarer"/>
      </w:pPr>
      <w:r>
        <w:rPr>
          <w:rStyle w:val="Kommentarsreferens"/>
        </w:rPr>
        <w:annotationRef/>
      </w:r>
      <w:r>
        <w:t>Problem med tvingande tidsprecision i XSD.</w:t>
      </w:r>
      <w:r>
        <w:br/>
        <w:t>Se kommentar 14 i separat dokument.</w:t>
      </w:r>
    </w:p>
  </w:comment>
  <w:comment w:id="117" w:author="Erik Nissen" w:date="2015-02-13T18:34:00Z" w:initials="EN">
    <w:p w14:paraId="11AC5616" w14:textId="2C785400" w:rsidR="00F92D18" w:rsidRDefault="00F92D18">
      <w:pPr>
        <w:pStyle w:val="Kommentarer"/>
      </w:pPr>
      <w:r>
        <w:rPr>
          <w:rStyle w:val="Kommentarsreferens"/>
        </w:rPr>
        <w:annotationRef/>
      </w:r>
      <w:r>
        <w:t xml:space="preserve">Se frågeställning 20 i separat dokument. </w:t>
      </w:r>
    </w:p>
  </w:comment>
  <w:comment w:id="119" w:author="Erik Nissen" w:date="2015-02-13T21:11:00Z" w:initials="EN">
    <w:p w14:paraId="23E5F452" w14:textId="2857585E" w:rsidR="00F92D18" w:rsidRDefault="00F92D18">
      <w:pPr>
        <w:pStyle w:val="Kommentarer"/>
      </w:pPr>
      <w:r>
        <w:rPr>
          <w:rStyle w:val="Kommentarsreferens"/>
        </w:rPr>
        <w:annotationRef/>
      </w:r>
      <w:r>
        <w:t>Tveksamt med tvingande tidsprecision i XSD.</w:t>
      </w:r>
      <w:r>
        <w:br/>
        <w:t>Se kommentar 14 i separat dokument.</w:t>
      </w:r>
    </w:p>
  </w:comment>
  <w:comment w:id="120" w:author="Erik Nissen" w:date="2015-02-13T21:22:00Z" w:initials="EN">
    <w:p w14:paraId="3040D928" w14:textId="0E0BFD9A" w:rsidR="00F92D18" w:rsidRDefault="00F92D18">
      <w:pPr>
        <w:pStyle w:val="Kommentarer"/>
      </w:pPr>
      <w:r>
        <w:rPr>
          <w:rStyle w:val="Kommentarsreferens"/>
        </w:rPr>
        <w:annotationRef/>
      </w:r>
      <w:r>
        <w:t xml:space="preserve">Det blir redundant information här eftersom </w:t>
      </w:r>
      <w:proofErr w:type="spellStart"/>
      <w:r>
        <w:t>referredInformation</w:t>
      </w:r>
      <w:proofErr w:type="spellEnd"/>
      <w:r>
        <w:t>/id/</w:t>
      </w:r>
      <w:proofErr w:type="spellStart"/>
      <w:r>
        <w:t>root</w:t>
      </w:r>
      <w:proofErr w:type="spellEnd"/>
      <w:r>
        <w:t xml:space="preserve"> kommer att ha samma system-HSA-id som </w:t>
      </w:r>
      <w:proofErr w:type="spellStart"/>
      <w:r>
        <w:t>referredInformation</w:t>
      </w:r>
      <w:proofErr w:type="spellEnd"/>
      <w:r>
        <w:t>/</w:t>
      </w:r>
      <w:proofErr w:type="spellStart"/>
      <w:r>
        <w:t>informationOwner</w:t>
      </w:r>
      <w:proofErr w:type="spellEnd"/>
      <w:r>
        <w:t>/id/extension. Tycker därför att man kan förenkla meddelande formatet på den här punkten.</w:t>
      </w:r>
    </w:p>
  </w:comment>
  <w:comment w:id="121" w:author="Torbjörn Dahlin" w:date="2015-02-24T15:46:00Z" w:initials="TD">
    <w:p w14:paraId="0D88B9B4" w14:textId="0B60765C" w:rsidR="00C67A46" w:rsidRDefault="00C67A46">
      <w:pPr>
        <w:pStyle w:val="Kommentarer"/>
      </w:pPr>
      <w:r>
        <w:rPr>
          <w:rStyle w:val="Kommentarsreferens"/>
        </w:rPr>
        <w:annotationRef/>
      </w:r>
      <w:r>
        <w:t xml:space="preserve">Den är kvar för att öppna för att gå över till verksamhetsadressering för vissa utpekade tjänster utan </w:t>
      </w:r>
      <w:proofErr w:type="spellStart"/>
      <w:r>
        <w:t>attt</w:t>
      </w:r>
      <w:proofErr w:type="spellEnd"/>
      <w:r>
        <w:t xml:space="preserve"> behöva ändra schema.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918E5E" w15:done="0"/>
  <w15:commentEx w15:paraId="28E1D601" w15:done="0"/>
  <w15:commentEx w15:paraId="411163F9" w15:done="0"/>
  <w15:commentEx w15:paraId="23573A3E" w15:done="0"/>
  <w15:commentEx w15:paraId="0F0FB634" w15:done="0"/>
  <w15:commentEx w15:paraId="79303DBF" w15:done="0"/>
  <w15:commentEx w15:paraId="521851AA" w15:done="0"/>
  <w15:commentEx w15:paraId="03E4E338" w15:done="0"/>
  <w15:commentEx w15:paraId="0E2B9E1C" w15:done="0"/>
  <w15:commentEx w15:paraId="20F33514" w15:done="0"/>
  <w15:commentEx w15:paraId="16422000" w15:done="0"/>
  <w15:commentEx w15:paraId="70433430" w15:done="0"/>
  <w15:commentEx w15:paraId="08A7D664" w15:done="0"/>
  <w15:commentEx w15:paraId="372DB5E1" w15:done="0"/>
  <w15:commentEx w15:paraId="6A350643" w15:done="0"/>
  <w15:commentEx w15:paraId="11F7FD35" w15:done="0"/>
  <w15:commentEx w15:paraId="6BF2BCF8" w15:done="0"/>
  <w15:commentEx w15:paraId="2CA59C47" w15:done="0"/>
  <w15:commentEx w15:paraId="0924598E" w15:done="0"/>
  <w15:commentEx w15:paraId="45D6BF94" w15:done="0"/>
  <w15:commentEx w15:paraId="487FBCB7" w15:done="0"/>
  <w15:commentEx w15:paraId="47BFC6E5" w15:done="0"/>
  <w15:commentEx w15:paraId="373DADB3" w15:done="0"/>
  <w15:commentEx w15:paraId="46F7ADDE" w15:done="0"/>
  <w15:commentEx w15:paraId="5158CBC6" w15:done="0"/>
  <w15:commentEx w15:paraId="41A70107" w15:done="0"/>
  <w15:commentEx w15:paraId="2A141827" w15:done="0"/>
  <w15:commentEx w15:paraId="776E3310" w15:done="0"/>
  <w15:commentEx w15:paraId="0618A977" w15:done="0"/>
  <w15:commentEx w15:paraId="5F26507B" w15:done="0"/>
  <w15:commentEx w15:paraId="11C7D441" w15:done="0"/>
  <w15:commentEx w15:paraId="071EFA6C" w15:done="0"/>
  <w15:commentEx w15:paraId="76A72BC5" w15:done="0"/>
  <w15:commentEx w15:paraId="398DF3B6" w15:done="0"/>
  <w15:commentEx w15:paraId="5C913769" w15:done="0"/>
  <w15:commentEx w15:paraId="05A5515E" w15:done="0"/>
  <w15:commentEx w15:paraId="6668BCF0" w15:done="0"/>
  <w15:commentEx w15:paraId="718A79EE" w15:done="0"/>
  <w15:commentEx w15:paraId="5F893D27" w15:done="0"/>
  <w15:commentEx w15:paraId="5DFA93E9" w15:done="0"/>
  <w15:commentEx w15:paraId="3C2FEAC6" w15:done="0"/>
  <w15:commentEx w15:paraId="62A69EE5" w15:done="0"/>
  <w15:commentEx w15:paraId="239D1113" w15:done="0"/>
  <w15:commentEx w15:paraId="39878F47" w15:done="0"/>
  <w15:commentEx w15:paraId="512DAE9F" w15:done="0"/>
  <w15:commentEx w15:paraId="0111E100" w15:done="0"/>
  <w15:commentEx w15:paraId="2688FF45" w15:done="0"/>
  <w15:commentEx w15:paraId="36A59413" w15:done="0"/>
  <w15:commentEx w15:paraId="615D2F9E" w15:done="0"/>
  <w15:commentEx w15:paraId="6090E180" w15:done="0"/>
  <w15:commentEx w15:paraId="7FC86E83" w15:done="0"/>
  <w15:commentEx w15:paraId="727851A6" w15:done="0"/>
  <w15:commentEx w15:paraId="50ED4FDF" w15:done="0"/>
  <w15:commentEx w15:paraId="17137855" w15:done="0"/>
  <w15:commentEx w15:paraId="2DAEC6B2" w15:done="0"/>
  <w15:commentEx w15:paraId="42BB39EE" w15:done="0"/>
  <w15:commentEx w15:paraId="0BCBB7A4" w15:done="0"/>
  <w15:commentEx w15:paraId="071BDE66" w15:done="0"/>
  <w15:commentEx w15:paraId="2759BEFC" w15:done="0"/>
  <w15:commentEx w15:paraId="7A1E2AB5" w15:done="0"/>
  <w15:commentEx w15:paraId="4DA32525" w15:done="0"/>
  <w15:commentEx w15:paraId="29F234CA" w15:done="0"/>
  <w15:commentEx w15:paraId="0892BAAD" w15:done="0"/>
  <w15:commentEx w15:paraId="1BBDFD44" w15:done="0"/>
  <w15:commentEx w15:paraId="0DD9E32A" w15:done="0"/>
  <w15:commentEx w15:paraId="358D639B" w15:done="0"/>
  <w15:commentEx w15:paraId="50E6D54B" w15:done="0"/>
  <w15:commentEx w15:paraId="0F7F4394" w15:done="0"/>
  <w15:commentEx w15:paraId="07D78763" w15:done="0"/>
  <w15:commentEx w15:paraId="6EC920E5" w15:done="0"/>
  <w15:commentEx w15:paraId="0A9EBAD9" w15:done="0"/>
  <w15:commentEx w15:paraId="45DF40EF" w15:done="0"/>
  <w15:commentEx w15:paraId="620BDB89" w15:done="0"/>
  <w15:commentEx w15:paraId="5BA63200" w15:done="0"/>
  <w15:commentEx w15:paraId="2BEBB2E6" w15:done="0"/>
  <w15:commentEx w15:paraId="0E281368" w15:done="0"/>
  <w15:commentEx w15:paraId="24A1AA9C" w15:done="0"/>
  <w15:commentEx w15:paraId="26E588CC" w15:done="0"/>
  <w15:commentEx w15:paraId="73E0AD47" w15:done="0"/>
  <w15:commentEx w15:paraId="35060E74" w15:done="0"/>
  <w15:commentEx w15:paraId="5B6262F7" w15:done="0"/>
  <w15:commentEx w15:paraId="6A4A9B5A" w15:done="0"/>
  <w15:commentEx w15:paraId="7F00DFC9" w15:done="0"/>
  <w15:commentEx w15:paraId="2B64E9A4" w15:done="0"/>
  <w15:commentEx w15:paraId="57F65C8F" w15:done="0"/>
  <w15:commentEx w15:paraId="3CF58C1F" w15:done="0"/>
  <w15:commentEx w15:paraId="4119873A" w15:done="0"/>
  <w15:commentEx w15:paraId="689EF528" w15:done="0"/>
  <w15:commentEx w15:paraId="74BFF56E" w15:done="0"/>
  <w15:commentEx w15:paraId="7B08E14E" w15:done="0"/>
  <w15:commentEx w15:paraId="6C81B63A" w15:done="0"/>
  <w15:commentEx w15:paraId="69A00835" w15:done="0"/>
  <w15:commentEx w15:paraId="11AC5616" w15:done="0"/>
  <w15:commentEx w15:paraId="23A3BCCC" w15:done="0"/>
  <w15:commentEx w15:paraId="2BC086C0" w15:done="0"/>
  <w15:commentEx w15:paraId="22492D0B" w15:done="0"/>
  <w15:commentEx w15:paraId="5F864D17" w15:done="0"/>
  <w15:commentEx w15:paraId="23E5F452" w15:done="0"/>
  <w15:commentEx w15:paraId="2889E80D" w15:done="0"/>
  <w15:commentEx w15:paraId="3040D928" w15:done="0"/>
  <w15:commentEx w15:paraId="40061765" w15:done="0"/>
  <w15:commentEx w15:paraId="49AF26AF" w15:done="0"/>
  <w15:commentEx w15:paraId="48837380" w15:done="0"/>
  <w15:commentEx w15:paraId="7D0CA28E" w15:done="0"/>
  <w15:commentEx w15:paraId="5D3EA13A" w15:done="0"/>
  <w15:commentEx w15:paraId="03BBC4B1" w15:done="0"/>
  <w15:commentEx w15:paraId="2C54E478" w15:done="0"/>
  <w15:commentEx w15:paraId="7E855ED6" w15:done="0"/>
  <w15:commentEx w15:paraId="1767F905" w15:done="0"/>
  <w15:commentEx w15:paraId="10C19D60" w15:done="0"/>
  <w15:commentEx w15:paraId="1C8FD8AF" w15:done="0"/>
  <w15:commentEx w15:paraId="57CB7369" w15:done="0"/>
  <w15:commentEx w15:paraId="5D769F58" w15:done="0"/>
  <w15:commentEx w15:paraId="0CF09BA5" w15:done="0"/>
  <w15:commentEx w15:paraId="6D70144D" w15:done="0"/>
  <w15:commentEx w15:paraId="5E7F3EF4" w15:done="0"/>
  <w15:commentEx w15:paraId="7AC67AAD" w15:done="0"/>
  <w15:commentEx w15:paraId="2AB882F3" w15:done="0"/>
  <w15:commentEx w15:paraId="04A39D25" w15:done="0"/>
  <w15:commentEx w15:paraId="7EAA3F65" w15:done="0"/>
  <w15:commentEx w15:paraId="4DDF6D31" w15:done="0"/>
  <w15:commentEx w15:paraId="0C0D2806" w15:done="0"/>
  <w15:commentEx w15:paraId="78A72986" w15:done="0"/>
  <w15:commentEx w15:paraId="0ABD1A84" w15:done="0"/>
  <w15:commentEx w15:paraId="43ADA794" w15:done="0"/>
  <w15:commentEx w15:paraId="30FEC26B" w15:done="0"/>
  <w15:commentEx w15:paraId="1AEF0306" w15:done="0"/>
  <w15:commentEx w15:paraId="2AC6EBB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80E9FB" w14:textId="77777777" w:rsidR="005613E7" w:rsidRDefault="005613E7" w:rsidP="00C72B17">
      <w:pPr>
        <w:spacing w:line="240" w:lineRule="auto"/>
      </w:pPr>
      <w:r>
        <w:separator/>
      </w:r>
    </w:p>
  </w:endnote>
  <w:endnote w:type="continuationSeparator" w:id="0">
    <w:p w14:paraId="5CE1BF87" w14:textId="77777777" w:rsidR="005613E7" w:rsidRDefault="005613E7"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F92D18" w:rsidRDefault="00F92D18"/>
  <w:p w14:paraId="1FC233E8" w14:textId="77777777" w:rsidR="00F92D18" w:rsidRDefault="00F92D18"/>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F92D18" w:rsidRPr="004A7C1C" w14:paraId="3C5A492F" w14:textId="77777777" w:rsidTr="00095A0D">
      <w:trPr>
        <w:trHeight w:val="629"/>
      </w:trPr>
      <w:tc>
        <w:tcPr>
          <w:tcW w:w="1559" w:type="dxa"/>
        </w:tcPr>
        <w:p w14:paraId="784DFED4" w14:textId="77777777" w:rsidR="00F92D18" w:rsidRPr="001304B6" w:rsidRDefault="00F92D18" w:rsidP="00095A0D">
          <w:pPr>
            <w:pStyle w:val="Sidfot"/>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F92D18" w:rsidRPr="001304B6" w:rsidRDefault="00F92D18"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F92D18" w:rsidRPr="001304B6" w:rsidRDefault="00F92D18"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F92D18" w:rsidRPr="001304B6" w:rsidRDefault="00F92D18"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F92D18" w:rsidRPr="00D81E3D" w:rsidRDefault="00F92D18"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F92D18" w:rsidRPr="00D81E3D" w:rsidRDefault="00F92D18"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F92D18" w:rsidRPr="0091623E" w:rsidRDefault="00F92D18"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F92D18" w:rsidRPr="001304B6" w:rsidRDefault="00F92D18"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F92D18" w:rsidRPr="001304B6" w:rsidRDefault="00F92D18"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F92D18" w:rsidRPr="004A7C1C" w:rsidRDefault="00F92D18" w:rsidP="001304B6">
          <w:pPr>
            <w:pStyle w:val="Sidfot"/>
          </w:pPr>
        </w:p>
      </w:tc>
      <w:tc>
        <w:tcPr>
          <w:tcW w:w="709" w:type="dxa"/>
        </w:tcPr>
        <w:p w14:paraId="6E332D35" w14:textId="77777777" w:rsidR="00F92D18" w:rsidRPr="004A7C1C" w:rsidRDefault="00F92D18"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BB0169">
            <w:rPr>
              <w:rStyle w:val="Sidnummer"/>
              <w:noProof/>
            </w:rPr>
            <w:t>4</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BB0169">
            <w:rPr>
              <w:rStyle w:val="Sidnummer"/>
              <w:noProof/>
            </w:rPr>
            <w:t>52</w:t>
          </w:r>
          <w:r w:rsidRPr="004A7C1C">
            <w:rPr>
              <w:rStyle w:val="Sidnummer"/>
            </w:rPr>
            <w:fldChar w:fldCharType="end"/>
          </w:r>
        </w:p>
      </w:tc>
    </w:tr>
  </w:tbl>
  <w:p w14:paraId="6EB65E86" w14:textId="77777777" w:rsidR="00F92D18" w:rsidRDefault="00F92D18"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F92D18" w:rsidRDefault="00F92D18">
    <w:pPr>
      <w:pStyle w:val="Sidfot"/>
    </w:pPr>
  </w:p>
  <w:p w14:paraId="36E0CB75" w14:textId="77777777" w:rsidR="00F92D18" w:rsidRDefault="00F92D18">
    <w:pPr>
      <w:pStyle w:val="Sidfot"/>
    </w:pPr>
  </w:p>
  <w:p w14:paraId="68EA24B6" w14:textId="77777777" w:rsidR="00F92D18" w:rsidRDefault="00F92D18">
    <w:pPr>
      <w:pStyle w:val="Sidfot"/>
    </w:pPr>
  </w:p>
  <w:p w14:paraId="798F58D1" w14:textId="77777777" w:rsidR="00F92D18" w:rsidRDefault="00F92D18">
    <w:pPr>
      <w:pStyle w:val="Sidfot"/>
    </w:pPr>
  </w:p>
  <w:p w14:paraId="0B4F500D" w14:textId="77777777" w:rsidR="00F92D18" w:rsidRDefault="00F92D18">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914338" w14:textId="77777777" w:rsidR="005613E7" w:rsidRDefault="005613E7" w:rsidP="00C72B17">
      <w:pPr>
        <w:spacing w:line="240" w:lineRule="auto"/>
      </w:pPr>
      <w:r>
        <w:separator/>
      </w:r>
    </w:p>
  </w:footnote>
  <w:footnote w:type="continuationSeparator" w:id="0">
    <w:p w14:paraId="51194B83" w14:textId="77777777" w:rsidR="005613E7" w:rsidRDefault="005613E7"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F92D18" w:rsidRDefault="00F92D18"/>
  <w:p w14:paraId="69BC34DE" w14:textId="77777777" w:rsidR="00F92D18" w:rsidRDefault="00F92D18"/>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F92D18" w:rsidRPr="00333716" w14:paraId="38E1EC6E" w14:textId="77777777" w:rsidTr="000A531A">
      <w:trPr>
        <w:trHeight w:hRule="exact" w:val="539"/>
      </w:trPr>
      <w:tc>
        <w:tcPr>
          <w:tcW w:w="3168" w:type="dxa"/>
          <w:tcBorders>
            <w:top w:val="nil"/>
            <w:bottom w:val="nil"/>
          </w:tcBorders>
        </w:tcPr>
        <w:p w14:paraId="74451D16" w14:textId="77777777" w:rsidR="00F92D18" w:rsidRPr="00095A0D" w:rsidRDefault="00F92D18" w:rsidP="00095A0D">
          <w:pPr>
            <w:pStyle w:val="Sidfot"/>
            <w:rPr>
              <w:rFonts w:ascii="Arial" w:eastAsia="Times New Roman" w:hAnsi="Arial"/>
              <w:color w:val="00A9A7"/>
              <w:sz w:val="14"/>
              <w:szCs w:val="24"/>
              <w:lang w:eastAsia="en-GB"/>
            </w:rPr>
          </w:pPr>
          <w:bookmarkStart w:id="127" w:name="LDnr1"/>
          <w:bookmarkEnd w:id="127"/>
        </w:p>
        <w:p w14:paraId="1A79B92D" w14:textId="77777777" w:rsidR="00F92D18" w:rsidRPr="00095A0D" w:rsidRDefault="00F92D18"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466B1D1" w14:textId="1DF11CDA" w:rsidR="00F92D18" w:rsidRDefault="00F92D18" w:rsidP="000A531A">
          <w:pPr>
            <w:pStyle w:val="Sidfot"/>
            <w:tabs>
              <w:tab w:val="clear" w:pos="4309"/>
              <w:tab w:val="clear" w:pos="8618"/>
              <w:tab w:val="center" w:pos="4153"/>
              <w:tab w:val="right" w:pos="8306"/>
            </w:tabs>
            <w:spacing w:before="20" w:line="240" w:lineRule="auto"/>
            <w:ind w:left="0"/>
            <w:rPr>
              <w:rFonts w:ascii="Arial" w:eastAsia="Times New Roman" w:hAnsi="Arial"/>
              <w:color w:val="008000"/>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 xml:space="preserve">Hantera hälsorelaterade tillstånd, basuppgifter </w:t>
          </w:r>
          <w:proofErr w:type="spellStart"/>
          <w:proofErr w:type="gramStart"/>
          <w:r>
            <w:rPr>
              <w:rFonts w:ascii="Arial" w:eastAsia="Times New Roman" w:hAnsi="Arial"/>
              <w:color w:val="00A9A7"/>
              <w:sz w:val="14"/>
              <w:szCs w:val="24"/>
              <w:lang w:eastAsia="en-GB"/>
            </w:rPr>
            <w:t>clinicalprocess:healthcond</w:t>
          </w:r>
          <w:proofErr w:type="gramEnd"/>
          <w:r>
            <w:rPr>
              <w:rFonts w:ascii="Arial" w:eastAsia="Times New Roman" w:hAnsi="Arial"/>
              <w:color w:val="00A9A7"/>
              <w:sz w:val="14"/>
              <w:szCs w:val="24"/>
              <w:lang w:eastAsia="en-GB"/>
            </w:rPr>
            <w:t>:basic</w:t>
          </w:r>
          <w:proofErr w:type="spellEnd"/>
          <w:r>
            <w:rPr>
              <w:rFonts w:ascii="Arial" w:eastAsia="Times New Roman" w:hAnsi="Arial"/>
              <w:color w:val="00A9A7"/>
              <w:sz w:val="14"/>
              <w:szCs w:val="24"/>
              <w:lang w:eastAsia="en-GB"/>
            </w:rPr>
            <w:fldChar w:fldCharType="end"/>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p>
        <w:p w14:paraId="4AC1A147" w14:textId="32C07FBC" w:rsidR="00F92D18" w:rsidRDefault="00F92D18"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7D7250">
            <w:rPr>
              <w:rFonts w:ascii="Arial" w:eastAsia="Times New Roman" w:hAnsi="Arial"/>
              <w:color w:val="008000"/>
              <w:sz w:val="14"/>
              <w:szCs w:val="24"/>
              <w:lang w:eastAsia="en-GB"/>
            </w:rPr>
            <w:fldChar w:fldCharType="end"/>
          </w:r>
        </w:p>
        <w:p w14:paraId="015507E6" w14:textId="1AF07278" w:rsidR="00F92D18" w:rsidRDefault="00F92D18"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1.0</w:t>
          </w:r>
          <w:r w:rsidRPr="007D7250">
            <w:rPr>
              <w:rFonts w:ascii="Arial" w:eastAsia="Times New Roman" w:hAnsi="Arial"/>
              <w:color w:val="008000"/>
              <w:sz w:val="14"/>
              <w:szCs w:val="24"/>
              <w:lang w:eastAsia="en-GB"/>
            </w:rPr>
            <w:fldChar w:fldCharType="end"/>
          </w:r>
        </w:p>
        <w:p w14:paraId="361CB3A2" w14:textId="77777777" w:rsidR="00F92D18" w:rsidRPr="00095A0D" w:rsidRDefault="00F92D18"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7370100" w:rsidR="00F92D18" w:rsidRDefault="00F92D18"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Pr>
              <w:rFonts w:ascii="Arial" w:eastAsia="Times New Roman" w:hAnsi="Arial"/>
              <w:color w:val="008000"/>
              <w:sz w:val="14"/>
              <w:szCs w:val="24"/>
              <w:lang w:eastAsia="en-GB"/>
            </w:rPr>
            <w:t>Torbjörn Dahlin</w:t>
          </w:r>
        </w:p>
        <w:p w14:paraId="33EE301E" w14:textId="40B9E9F7" w:rsidR="00F92D18" w:rsidRPr="00095A0D" w:rsidRDefault="00F92D18"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F92D18" w:rsidRPr="00095A0D" w:rsidRDefault="00F92D18"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685FF3AA" w:rsidR="00F92D18" w:rsidRPr="000A531A" w:rsidRDefault="00F92D18"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2015-02-23 14:00:00</w:t>
          </w:r>
          <w:r>
            <w:rPr>
              <w:rFonts w:ascii="Arial" w:eastAsia="Times New Roman" w:hAnsi="Arial"/>
              <w:color w:val="00A9A7"/>
              <w:sz w:val="14"/>
              <w:szCs w:val="24"/>
              <w:lang w:eastAsia="en-GB"/>
            </w:rPr>
            <w:fldChar w:fldCharType="end"/>
          </w:r>
        </w:p>
      </w:tc>
    </w:tr>
    <w:tr w:rsidR="00F92D18"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F92D18" w:rsidRPr="00095A0D" w:rsidRDefault="00F92D18"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F92D18" w:rsidRPr="00095A0D" w:rsidRDefault="00F92D18" w:rsidP="00095A0D">
          <w:pPr>
            <w:pStyle w:val="Sidfot"/>
            <w:rPr>
              <w:rFonts w:ascii="Arial" w:eastAsia="Times New Roman" w:hAnsi="Arial"/>
              <w:color w:val="00A9A7"/>
              <w:sz w:val="14"/>
              <w:szCs w:val="24"/>
              <w:lang w:eastAsia="en-GB"/>
            </w:rPr>
          </w:pPr>
        </w:p>
      </w:tc>
    </w:tr>
  </w:tbl>
  <w:p w14:paraId="2AC110CF" w14:textId="77777777" w:rsidR="00F92D18" w:rsidRDefault="00F92D18" w:rsidP="008303EF">
    <w:pPr>
      <w:tabs>
        <w:tab w:val="left" w:pos="6237"/>
      </w:tabs>
    </w:pPr>
    <w:r>
      <w:t xml:space="preserve"> </w:t>
    </w:r>
    <w:bookmarkStart w:id="128" w:name="Dnr1"/>
    <w:bookmarkEnd w:id="128"/>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F92D18" w:rsidRDefault="00F92D18" w:rsidP="00D774BC">
    <w:pPr>
      <w:tabs>
        <w:tab w:val="left" w:pos="6237"/>
      </w:tabs>
    </w:pPr>
  </w:p>
  <w:p w14:paraId="51103E17" w14:textId="77777777" w:rsidR="00F92D18" w:rsidRDefault="00F92D18" w:rsidP="00D774BC">
    <w:pPr>
      <w:tabs>
        <w:tab w:val="left" w:pos="6237"/>
      </w:tabs>
    </w:pPr>
  </w:p>
  <w:p w14:paraId="772AE06E" w14:textId="77777777" w:rsidR="00F92D18" w:rsidRDefault="00F92D18" w:rsidP="00D774BC">
    <w:pPr>
      <w:tabs>
        <w:tab w:val="left" w:pos="6237"/>
      </w:tabs>
    </w:pPr>
  </w:p>
  <w:p w14:paraId="42F0C144" w14:textId="77777777" w:rsidR="00F92D18" w:rsidRDefault="00F92D18"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29" w:name="LDnr"/>
    <w:bookmarkEnd w:id="129"/>
    <w:r>
      <w:t xml:space="preserve"> </w:t>
    </w:r>
    <w:bookmarkStart w:id="130" w:name="Dnr"/>
    <w:bookmarkEnd w:id="130"/>
  </w:p>
  <w:tbl>
    <w:tblPr>
      <w:tblW w:w="9180" w:type="dxa"/>
      <w:tblLayout w:type="fixed"/>
      <w:tblLook w:val="04A0" w:firstRow="1" w:lastRow="0" w:firstColumn="1" w:lastColumn="0" w:noHBand="0" w:noVBand="1"/>
    </w:tblPr>
    <w:tblGrid>
      <w:gridCol w:w="956"/>
      <w:gridCol w:w="1199"/>
      <w:gridCol w:w="4049"/>
      <w:gridCol w:w="2976"/>
    </w:tblGrid>
    <w:tr w:rsidR="00F92D18" w:rsidRPr="0024387D" w14:paraId="6E3EED84" w14:textId="77777777" w:rsidTr="00364AE6">
      <w:tc>
        <w:tcPr>
          <w:tcW w:w="2155" w:type="dxa"/>
          <w:gridSpan w:val="2"/>
        </w:tcPr>
        <w:p w14:paraId="2933175C" w14:textId="77777777" w:rsidR="00F92D18" w:rsidRPr="0024387D" w:rsidRDefault="00F92D18" w:rsidP="002A2120">
          <w:pPr>
            <w:pStyle w:val="Sidhuvud"/>
            <w:rPr>
              <w:rFonts w:cs="Georgia"/>
              <w:sz w:val="12"/>
              <w:szCs w:val="12"/>
            </w:rPr>
          </w:pPr>
        </w:p>
      </w:tc>
      <w:tc>
        <w:tcPr>
          <w:tcW w:w="4049" w:type="dxa"/>
        </w:tcPr>
        <w:p w14:paraId="2813ED1B" w14:textId="77777777" w:rsidR="00F92D18" w:rsidRPr="0024387D" w:rsidRDefault="00F92D18" w:rsidP="00DE4030">
          <w:pPr>
            <w:pStyle w:val="Sidhuvud"/>
            <w:rPr>
              <w:rFonts w:cs="Georgia"/>
              <w:sz w:val="14"/>
              <w:szCs w:val="14"/>
            </w:rPr>
          </w:pPr>
        </w:p>
      </w:tc>
      <w:tc>
        <w:tcPr>
          <w:tcW w:w="2976" w:type="dxa"/>
        </w:tcPr>
        <w:p w14:paraId="1F7BDFA1" w14:textId="77777777" w:rsidR="00F92D18" w:rsidRDefault="00F92D18" w:rsidP="00DE4030">
          <w:r>
            <w:t xml:space="preserve"> </w:t>
          </w:r>
          <w:bookmarkStart w:id="131" w:name="slask"/>
          <w:bookmarkStart w:id="132" w:name="Addressee"/>
          <w:bookmarkEnd w:id="131"/>
          <w:bookmarkEnd w:id="132"/>
        </w:p>
      </w:tc>
    </w:tr>
    <w:tr w:rsidR="00F92D18" w:rsidRPr="00F456CC" w14:paraId="7817C09A" w14:textId="77777777" w:rsidTr="00364AE6">
      <w:tc>
        <w:tcPr>
          <w:tcW w:w="956" w:type="dxa"/>
          <w:tcBorders>
            <w:right w:val="single" w:sz="4" w:space="0" w:color="auto"/>
          </w:tcBorders>
        </w:tcPr>
        <w:p w14:paraId="7F2ACC79" w14:textId="77777777" w:rsidR="00F92D18" w:rsidRPr="00F456CC" w:rsidRDefault="00F92D18" w:rsidP="00025527">
          <w:pPr>
            <w:pStyle w:val="Sidhuvud"/>
            <w:rPr>
              <w:rFonts w:cs="Georgia"/>
              <w:sz w:val="12"/>
              <w:szCs w:val="12"/>
            </w:rPr>
          </w:pPr>
        </w:p>
      </w:tc>
      <w:tc>
        <w:tcPr>
          <w:tcW w:w="1199" w:type="dxa"/>
          <w:tcBorders>
            <w:left w:val="single" w:sz="4" w:space="0" w:color="auto"/>
          </w:tcBorders>
        </w:tcPr>
        <w:p w14:paraId="27F330F9" w14:textId="77777777" w:rsidR="00F92D18" w:rsidRPr="00F456CC" w:rsidRDefault="00F92D18" w:rsidP="00DE4030">
          <w:pPr>
            <w:pStyle w:val="Sidhuvud"/>
            <w:rPr>
              <w:rFonts w:cs="Georgia"/>
              <w:sz w:val="12"/>
              <w:szCs w:val="12"/>
            </w:rPr>
          </w:pPr>
        </w:p>
      </w:tc>
      <w:tc>
        <w:tcPr>
          <w:tcW w:w="4049" w:type="dxa"/>
        </w:tcPr>
        <w:p w14:paraId="37AA9367" w14:textId="77777777" w:rsidR="00F92D18" w:rsidRPr="002C11AF" w:rsidRDefault="00F92D18" w:rsidP="00DE4030">
          <w:pPr>
            <w:pStyle w:val="Sidhuvud"/>
            <w:rPr>
              <w:rFonts w:cs="Georgia"/>
              <w:sz w:val="12"/>
              <w:szCs w:val="12"/>
            </w:rPr>
          </w:pPr>
        </w:p>
      </w:tc>
      <w:tc>
        <w:tcPr>
          <w:tcW w:w="2976" w:type="dxa"/>
        </w:tcPr>
        <w:p w14:paraId="25E5B32E" w14:textId="77777777" w:rsidR="00F92D18" w:rsidRPr="002C11AF" w:rsidRDefault="00F92D18" w:rsidP="00DE4030">
          <w:pPr>
            <w:pStyle w:val="Sidhuvud"/>
            <w:rPr>
              <w:rFonts w:cs="Georgia"/>
              <w:sz w:val="12"/>
              <w:szCs w:val="12"/>
            </w:rPr>
          </w:pPr>
        </w:p>
      </w:tc>
    </w:tr>
  </w:tbl>
  <w:p w14:paraId="4244CC6E" w14:textId="77777777" w:rsidR="00F92D18" w:rsidRPr="003755FD" w:rsidRDefault="00F92D18" w:rsidP="008866A6">
    <w:bookmarkStart w:id="133" w:name="Radera2"/>
    <w:bookmarkEnd w:id="133"/>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82C6C98"/>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5">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31DC153E"/>
    <w:multiLevelType w:val="hybridMultilevel"/>
    <w:tmpl w:val="F42025A6"/>
    <w:lvl w:ilvl="0" w:tplc="50C87EEE">
      <w:start w:val="1"/>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21">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2">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9">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5">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7">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C5F4BC7"/>
    <w:multiLevelType w:val="hybridMultilevel"/>
    <w:tmpl w:val="B0A43358"/>
    <w:lvl w:ilvl="0" w:tplc="041D0017">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9">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9"/>
  </w:num>
  <w:num w:numId="4">
    <w:abstractNumId w:val="7"/>
  </w:num>
  <w:num w:numId="5">
    <w:abstractNumId w:val="31"/>
  </w:num>
  <w:num w:numId="6">
    <w:abstractNumId w:val="22"/>
  </w:num>
  <w:num w:numId="7">
    <w:abstractNumId w:val="33"/>
  </w:num>
  <w:num w:numId="8">
    <w:abstractNumId w:val="34"/>
  </w:num>
  <w:num w:numId="9">
    <w:abstractNumId w:val="25"/>
  </w:num>
  <w:num w:numId="10">
    <w:abstractNumId w:val="23"/>
  </w:num>
  <w:num w:numId="11">
    <w:abstractNumId w:val="17"/>
  </w:num>
  <w:num w:numId="12">
    <w:abstractNumId w:val="35"/>
  </w:num>
  <w:num w:numId="13">
    <w:abstractNumId w:val="21"/>
  </w:num>
  <w:num w:numId="14">
    <w:abstractNumId w:val="3"/>
  </w:num>
  <w:num w:numId="15">
    <w:abstractNumId w:val="29"/>
  </w:num>
  <w:num w:numId="16">
    <w:abstractNumId w:val="32"/>
  </w:num>
  <w:num w:numId="17">
    <w:abstractNumId w:val="40"/>
  </w:num>
  <w:num w:numId="18">
    <w:abstractNumId w:val="30"/>
  </w:num>
  <w:num w:numId="19">
    <w:abstractNumId w:val="4"/>
  </w:num>
  <w:num w:numId="20">
    <w:abstractNumId w:val="9"/>
  </w:num>
  <w:num w:numId="21">
    <w:abstractNumId w:val="8"/>
  </w:num>
  <w:num w:numId="22">
    <w:abstractNumId w:val="2"/>
  </w:num>
  <w:num w:numId="23">
    <w:abstractNumId w:val="28"/>
  </w:num>
  <w:num w:numId="24">
    <w:abstractNumId w:val="11"/>
  </w:num>
  <w:num w:numId="25">
    <w:abstractNumId w:val="14"/>
  </w:num>
  <w:num w:numId="26">
    <w:abstractNumId w:val="37"/>
  </w:num>
  <w:num w:numId="27">
    <w:abstractNumId w:val="39"/>
  </w:num>
  <w:num w:numId="28">
    <w:abstractNumId w:val="10"/>
  </w:num>
  <w:num w:numId="29">
    <w:abstractNumId w:val="26"/>
  </w:num>
  <w:num w:numId="30">
    <w:abstractNumId w:val="18"/>
  </w:num>
  <w:num w:numId="31">
    <w:abstractNumId w:val="5"/>
  </w:num>
  <w:num w:numId="32">
    <w:abstractNumId w:val="36"/>
  </w:num>
  <w:num w:numId="33">
    <w:abstractNumId w:val="15"/>
  </w:num>
  <w:num w:numId="34">
    <w:abstractNumId w:val="12"/>
  </w:num>
  <w:num w:numId="35">
    <w:abstractNumId w:val="6"/>
  </w:num>
  <w:num w:numId="36">
    <w:abstractNumId w:val="41"/>
  </w:num>
  <w:num w:numId="37">
    <w:abstractNumId w:val="24"/>
  </w:num>
  <w:num w:numId="38">
    <w:abstractNumId w:val="27"/>
  </w:num>
  <w:num w:numId="39">
    <w:abstractNumId w:val="16"/>
  </w:num>
  <w:num w:numId="40">
    <w:abstractNumId w:val="20"/>
  </w:num>
  <w:num w:numId="41">
    <w:abstractNumId w:val="13"/>
  </w:num>
  <w:num w:numId="42">
    <w:abstractNumId w:val="3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rik Nissen">
    <w15:presenceInfo w15:providerId="AD" w15:userId="S-1-5-21-2409380584-1769741887-2215177708-16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E6B"/>
    <w:rsid w:val="0000111D"/>
    <w:rsid w:val="00003FF5"/>
    <w:rsid w:val="000065DE"/>
    <w:rsid w:val="0001179B"/>
    <w:rsid w:val="00012ABB"/>
    <w:rsid w:val="00013301"/>
    <w:rsid w:val="0001564D"/>
    <w:rsid w:val="00020343"/>
    <w:rsid w:val="00025527"/>
    <w:rsid w:val="000308E4"/>
    <w:rsid w:val="00032321"/>
    <w:rsid w:val="00032A75"/>
    <w:rsid w:val="00036FF1"/>
    <w:rsid w:val="00043077"/>
    <w:rsid w:val="000460B4"/>
    <w:rsid w:val="00046D89"/>
    <w:rsid w:val="00047086"/>
    <w:rsid w:val="00047E25"/>
    <w:rsid w:val="000512A9"/>
    <w:rsid w:val="00053977"/>
    <w:rsid w:val="00053C05"/>
    <w:rsid w:val="00053E38"/>
    <w:rsid w:val="00063BE3"/>
    <w:rsid w:val="00065220"/>
    <w:rsid w:val="000660E5"/>
    <w:rsid w:val="0006614B"/>
    <w:rsid w:val="00067E94"/>
    <w:rsid w:val="00070BCE"/>
    <w:rsid w:val="00071B56"/>
    <w:rsid w:val="000750E2"/>
    <w:rsid w:val="0008100A"/>
    <w:rsid w:val="00083315"/>
    <w:rsid w:val="000844ED"/>
    <w:rsid w:val="000931CB"/>
    <w:rsid w:val="000954B2"/>
    <w:rsid w:val="00095A0D"/>
    <w:rsid w:val="00097E6F"/>
    <w:rsid w:val="000A2867"/>
    <w:rsid w:val="000A531A"/>
    <w:rsid w:val="000A69BD"/>
    <w:rsid w:val="000B17A3"/>
    <w:rsid w:val="000B4961"/>
    <w:rsid w:val="000C1523"/>
    <w:rsid w:val="000C1ACF"/>
    <w:rsid w:val="000C2908"/>
    <w:rsid w:val="000C6E8D"/>
    <w:rsid w:val="000C776C"/>
    <w:rsid w:val="000C7CD0"/>
    <w:rsid w:val="000D3E6C"/>
    <w:rsid w:val="000D4323"/>
    <w:rsid w:val="000D4E05"/>
    <w:rsid w:val="000D685C"/>
    <w:rsid w:val="000D7781"/>
    <w:rsid w:val="000E020A"/>
    <w:rsid w:val="000E190F"/>
    <w:rsid w:val="000E2F88"/>
    <w:rsid w:val="000F1E96"/>
    <w:rsid w:val="000F42A0"/>
    <w:rsid w:val="000F5D4F"/>
    <w:rsid w:val="000F72A4"/>
    <w:rsid w:val="000F7C5D"/>
    <w:rsid w:val="00100B52"/>
    <w:rsid w:val="00103A18"/>
    <w:rsid w:val="0010402F"/>
    <w:rsid w:val="00113737"/>
    <w:rsid w:val="00114699"/>
    <w:rsid w:val="00116504"/>
    <w:rsid w:val="001233FB"/>
    <w:rsid w:val="00123B33"/>
    <w:rsid w:val="0012508A"/>
    <w:rsid w:val="00127118"/>
    <w:rsid w:val="001304B6"/>
    <w:rsid w:val="00136D40"/>
    <w:rsid w:val="0014034E"/>
    <w:rsid w:val="00140E3C"/>
    <w:rsid w:val="001411E0"/>
    <w:rsid w:val="0014679C"/>
    <w:rsid w:val="001502F9"/>
    <w:rsid w:val="001531BA"/>
    <w:rsid w:val="0015321D"/>
    <w:rsid w:val="0015718C"/>
    <w:rsid w:val="00160052"/>
    <w:rsid w:val="00160298"/>
    <w:rsid w:val="00161A58"/>
    <w:rsid w:val="001656CD"/>
    <w:rsid w:val="0016591B"/>
    <w:rsid w:val="0017018A"/>
    <w:rsid w:val="001714C5"/>
    <w:rsid w:val="001752B9"/>
    <w:rsid w:val="0017787B"/>
    <w:rsid w:val="0018011F"/>
    <w:rsid w:val="00181B47"/>
    <w:rsid w:val="00183401"/>
    <w:rsid w:val="001846EA"/>
    <w:rsid w:val="0018474A"/>
    <w:rsid w:val="00184750"/>
    <w:rsid w:val="00184EC5"/>
    <w:rsid w:val="00191B2C"/>
    <w:rsid w:val="001964EC"/>
    <w:rsid w:val="001B1C17"/>
    <w:rsid w:val="001B2C00"/>
    <w:rsid w:val="001C046C"/>
    <w:rsid w:val="001C1E6E"/>
    <w:rsid w:val="001D3344"/>
    <w:rsid w:val="001E1368"/>
    <w:rsid w:val="001E7DF8"/>
    <w:rsid w:val="001F1D31"/>
    <w:rsid w:val="001F3085"/>
    <w:rsid w:val="001F3C93"/>
    <w:rsid w:val="001F7957"/>
    <w:rsid w:val="00200D70"/>
    <w:rsid w:val="00202B3B"/>
    <w:rsid w:val="00203C91"/>
    <w:rsid w:val="002047F2"/>
    <w:rsid w:val="00205769"/>
    <w:rsid w:val="00212825"/>
    <w:rsid w:val="002131A0"/>
    <w:rsid w:val="00217766"/>
    <w:rsid w:val="0022060E"/>
    <w:rsid w:val="00220AAB"/>
    <w:rsid w:val="00224476"/>
    <w:rsid w:val="002255BC"/>
    <w:rsid w:val="0022608A"/>
    <w:rsid w:val="00226F03"/>
    <w:rsid w:val="00236BA3"/>
    <w:rsid w:val="0023771D"/>
    <w:rsid w:val="00243055"/>
    <w:rsid w:val="0024387D"/>
    <w:rsid w:val="00243E7D"/>
    <w:rsid w:val="002447E1"/>
    <w:rsid w:val="00246426"/>
    <w:rsid w:val="002551FB"/>
    <w:rsid w:val="00261127"/>
    <w:rsid w:val="00261489"/>
    <w:rsid w:val="0026454B"/>
    <w:rsid w:val="002660DE"/>
    <w:rsid w:val="00266AE6"/>
    <w:rsid w:val="00267208"/>
    <w:rsid w:val="002718E2"/>
    <w:rsid w:val="002722FE"/>
    <w:rsid w:val="00277ADB"/>
    <w:rsid w:val="00282DC2"/>
    <w:rsid w:val="0028759B"/>
    <w:rsid w:val="0029087A"/>
    <w:rsid w:val="002908B3"/>
    <w:rsid w:val="00290974"/>
    <w:rsid w:val="002939CB"/>
    <w:rsid w:val="002A0B8F"/>
    <w:rsid w:val="002A2120"/>
    <w:rsid w:val="002A2F59"/>
    <w:rsid w:val="002A3096"/>
    <w:rsid w:val="002A59E4"/>
    <w:rsid w:val="002A5C74"/>
    <w:rsid w:val="002A63EF"/>
    <w:rsid w:val="002A77D2"/>
    <w:rsid w:val="002B5FD4"/>
    <w:rsid w:val="002B7775"/>
    <w:rsid w:val="002B7810"/>
    <w:rsid w:val="002B7821"/>
    <w:rsid w:val="002B7CE9"/>
    <w:rsid w:val="002C0C9B"/>
    <w:rsid w:val="002C11AF"/>
    <w:rsid w:val="002C2FC3"/>
    <w:rsid w:val="002C4055"/>
    <w:rsid w:val="002C7DC3"/>
    <w:rsid w:val="002D1BC5"/>
    <w:rsid w:val="002D38F4"/>
    <w:rsid w:val="002D399A"/>
    <w:rsid w:val="002D39D1"/>
    <w:rsid w:val="002D5B10"/>
    <w:rsid w:val="002D6108"/>
    <w:rsid w:val="002E6348"/>
    <w:rsid w:val="002E6E06"/>
    <w:rsid w:val="002E746F"/>
    <w:rsid w:val="002F7E28"/>
    <w:rsid w:val="00300051"/>
    <w:rsid w:val="00301749"/>
    <w:rsid w:val="0030710D"/>
    <w:rsid w:val="0031241E"/>
    <w:rsid w:val="00321D0E"/>
    <w:rsid w:val="00322A41"/>
    <w:rsid w:val="00324D77"/>
    <w:rsid w:val="00325124"/>
    <w:rsid w:val="00325BC2"/>
    <w:rsid w:val="00325EBF"/>
    <w:rsid w:val="003268EB"/>
    <w:rsid w:val="00335289"/>
    <w:rsid w:val="00335A96"/>
    <w:rsid w:val="00337395"/>
    <w:rsid w:val="003402E5"/>
    <w:rsid w:val="00340523"/>
    <w:rsid w:val="00347086"/>
    <w:rsid w:val="003503A0"/>
    <w:rsid w:val="00351657"/>
    <w:rsid w:val="0035328C"/>
    <w:rsid w:val="00353FFE"/>
    <w:rsid w:val="00361574"/>
    <w:rsid w:val="00362731"/>
    <w:rsid w:val="00364AE6"/>
    <w:rsid w:val="00364D31"/>
    <w:rsid w:val="003653D9"/>
    <w:rsid w:val="003755FD"/>
    <w:rsid w:val="00376C12"/>
    <w:rsid w:val="00382733"/>
    <w:rsid w:val="003853EB"/>
    <w:rsid w:val="003858B4"/>
    <w:rsid w:val="003859D9"/>
    <w:rsid w:val="00390030"/>
    <w:rsid w:val="00391077"/>
    <w:rsid w:val="003910DE"/>
    <w:rsid w:val="003925D0"/>
    <w:rsid w:val="0039439F"/>
    <w:rsid w:val="003945CD"/>
    <w:rsid w:val="0039481C"/>
    <w:rsid w:val="00394F76"/>
    <w:rsid w:val="003975B7"/>
    <w:rsid w:val="003A1F89"/>
    <w:rsid w:val="003A3305"/>
    <w:rsid w:val="003A72C8"/>
    <w:rsid w:val="003B1FEF"/>
    <w:rsid w:val="003B26BB"/>
    <w:rsid w:val="003B2C87"/>
    <w:rsid w:val="003C0896"/>
    <w:rsid w:val="003C1098"/>
    <w:rsid w:val="003C2D14"/>
    <w:rsid w:val="003C3375"/>
    <w:rsid w:val="003C622B"/>
    <w:rsid w:val="003D063D"/>
    <w:rsid w:val="003D21E1"/>
    <w:rsid w:val="003D553B"/>
    <w:rsid w:val="003D6708"/>
    <w:rsid w:val="003E007E"/>
    <w:rsid w:val="003E1AD6"/>
    <w:rsid w:val="003E7955"/>
    <w:rsid w:val="003F0611"/>
    <w:rsid w:val="003F520C"/>
    <w:rsid w:val="003F5BDE"/>
    <w:rsid w:val="003F5F5D"/>
    <w:rsid w:val="00405057"/>
    <w:rsid w:val="00407A02"/>
    <w:rsid w:val="00414CFB"/>
    <w:rsid w:val="00415214"/>
    <w:rsid w:val="00415791"/>
    <w:rsid w:val="00415FF2"/>
    <w:rsid w:val="00421D03"/>
    <w:rsid w:val="00422C72"/>
    <w:rsid w:val="004321D4"/>
    <w:rsid w:val="00432C82"/>
    <w:rsid w:val="00432FD3"/>
    <w:rsid w:val="004375C9"/>
    <w:rsid w:val="004433BE"/>
    <w:rsid w:val="00444C74"/>
    <w:rsid w:val="00456F94"/>
    <w:rsid w:val="00457E88"/>
    <w:rsid w:val="00460BEE"/>
    <w:rsid w:val="00461D60"/>
    <w:rsid w:val="004638CE"/>
    <w:rsid w:val="0048052F"/>
    <w:rsid w:val="00482B99"/>
    <w:rsid w:val="0048498F"/>
    <w:rsid w:val="00491E29"/>
    <w:rsid w:val="00491FA2"/>
    <w:rsid w:val="0049416E"/>
    <w:rsid w:val="004A03A6"/>
    <w:rsid w:val="004A7BB2"/>
    <w:rsid w:val="004A7D0D"/>
    <w:rsid w:val="004B0B17"/>
    <w:rsid w:val="004B347C"/>
    <w:rsid w:val="004B377C"/>
    <w:rsid w:val="004C2C46"/>
    <w:rsid w:val="004C349F"/>
    <w:rsid w:val="004C3D4D"/>
    <w:rsid w:val="004D0C78"/>
    <w:rsid w:val="004E1130"/>
    <w:rsid w:val="004E186F"/>
    <w:rsid w:val="004E3B66"/>
    <w:rsid w:val="004E4047"/>
    <w:rsid w:val="004E7898"/>
    <w:rsid w:val="004F1C52"/>
    <w:rsid w:val="004F2686"/>
    <w:rsid w:val="004F39E1"/>
    <w:rsid w:val="005000FA"/>
    <w:rsid w:val="00514422"/>
    <w:rsid w:val="0051783D"/>
    <w:rsid w:val="00520999"/>
    <w:rsid w:val="00521E7A"/>
    <w:rsid w:val="00525169"/>
    <w:rsid w:val="00525CF4"/>
    <w:rsid w:val="00526B30"/>
    <w:rsid w:val="00527D49"/>
    <w:rsid w:val="00533BE0"/>
    <w:rsid w:val="00534FBE"/>
    <w:rsid w:val="00536F90"/>
    <w:rsid w:val="005408F3"/>
    <w:rsid w:val="005464FE"/>
    <w:rsid w:val="005477ED"/>
    <w:rsid w:val="00551625"/>
    <w:rsid w:val="005521B0"/>
    <w:rsid w:val="0055318A"/>
    <w:rsid w:val="00553AB2"/>
    <w:rsid w:val="00556BBC"/>
    <w:rsid w:val="0056030E"/>
    <w:rsid w:val="005613E7"/>
    <w:rsid w:val="0056497A"/>
    <w:rsid w:val="00566ACF"/>
    <w:rsid w:val="00567E51"/>
    <w:rsid w:val="0057032F"/>
    <w:rsid w:val="0057157F"/>
    <w:rsid w:val="00574C90"/>
    <w:rsid w:val="0058284E"/>
    <w:rsid w:val="00584C02"/>
    <w:rsid w:val="00585204"/>
    <w:rsid w:val="005879FE"/>
    <w:rsid w:val="0059433C"/>
    <w:rsid w:val="005947C8"/>
    <w:rsid w:val="0059544B"/>
    <w:rsid w:val="005957FC"/>
    <w:rsid w:val="005A0069"/>
    <w:rsid w:val="005A11F9"/>
    <w:rsid w:val="005A2DFC"/>
    <w:rsid w:val="005A5685"/>
    <w:rsid w:val="005A57D8"/>
    <w:rsid w:val="005A6077"/>
    <w:rsid w:val="005A6380"/>
    <w:rsid w:val="005A7FC6"/>
    <w:rsid w:val="005B6762"/>
    <w:rsid w:val="005B7E6B"/>
    <w:rsid w:val="005C3160"/>
    <w:rsid w:val="005C4C36"/>
    <w:rsid w:val="005C5369"/>
    <w:rsid w:val="005D2DB3"/>
    <w:rsid w:val="005D4A4E"/>
    <w:rsid w:val="005D655F"/>
    <w:rsid w:val="005D6C3E"/>
    <w:rsid w:val="005D7321"/>
    <w:rsid w:val="005E2697"/>
    <w:rsid w:val="005E3502"/>
    <w:rsid w:val="005E6AC8"/>
    <w:rsid w:val="005E710A"/>
    <w:rsid w:val="005E78D2"/>
    <w:rsid w:val="005E7BAD"/>
    <w:rsid w:val="005F1FB8"/>
    <w:rsid w:val="005F3FF0"/>
    <w:rsid w:val="005F7E0A"/>
    <w:rsid w:val="00601148"/>
    <w:rsid w:val="00602874"/>
    <w:rsid w:val="006055BE"/>
    <w:rsid w:val="00605D77"/>
    <w:rsid w:val="00606AD9"/>
    <w:rsid w:val="00613E9A"/>
    <w:rsid w:val="00614EF1"/>
    <w:rsid w:val="00621012"/>
    <w:rsid w:val="00621404"/>
    <w:rsid w:val="006217E0"/>
    <w:rsid w:val="00622264"/>
    <w:rsid w:val="006325E5"/>
    <w:rsid w:val="00633EAD"/>
    <w:rsid w:val="00635B8E"/>
    <w:rsid w:val="00641A3D"/>
    <w:rsid w:val="00650709"/>
    <w:rsid w:val="00653081"/>
    <w:rsid w:val="00660228"/>
    <w:rsid w:val="00661F2C"/>
    <w:rsid w:val="006648CB"/>
    <w:rsid w:val="00665889"/>
    <w:rsid w:val="006662B3"/>
    <w:rsid w:val="00673ACF"/>
    <w:rsid w:val="00676188"/>
    <w:rsid w:val="00680827"/>
    <w:rsid w:val="00683B99"/>
    <w:rsid w:val="00686189"/>
    <w:rsid w:val="0069307C"/>
    <w:rsid w:val="0069359C"/>
    <w:rsid w:val="00696909"/>
    <w:rsid w:val="00697C35"/>
    <w:rsid w:val="00697CAA"/>
    <w:rsid w:val="006A09CA"/>
    <w:rsid w:val="006A2F95"/>
    <w:rsid w:val="006A4A7F"/>
    <w:rsid w:val="006A4E14"/>
    <w:rsid w:val="006B6FD3"/>
    <w:rsid w:val="006C50FA"/>
    <w:rsid w:val="006C5810"/>
    <w:rsid w:val="006C6961"/>
    <w:rsid w:val="006C6C6B"/>
    <w:rsid w:val="006D3777"/>
    <w:rsid w:val="006D79C1"/>
    <w:rsid w:val="006E19D8"/>
    <w:rsid w:val="006E7C71"/>
    <w:rsid w:val="006E7D49"/>
    <w:rsid w:val="006F19B8"/>
    <w:rsid w:val="006F3782"/>
    <w:rsid w:val="006F4095"/>
    <w:rsid w:val="006F5356"/>
    <w:rsid w:val="00702AFD"/>
    <w:rsid w:val="00707210"/>
    <w:rsid w:val="007075D4"/>
    <w:rsid w:val="00707704"/>
    <w:rsid w:val="00714301"/>
    <w:rsid w:val="0071731F"/>
    <w:rsid w:val="0072035C"/>
    <w:rsid w:val="00720C52"/>
    <w:rsid w:val="00721455"/>
    <w:rsid w:val="00722FE3"/>
    <w:rsid w:val="007231DB"/>
    <w:rsid w:val="00726ABE"/>
    <w:rsid w:val="00727057"/>
    <w:rsid w:val="00727EFF"/>
    <w:rsid w:val="007306AD"/>
    <w:rsid w:val="00736955"/>
    <w:rsid w:val="00755031"/>
    <w:rsid w:val="00757615"/>
    <w:rsid w:val="00761957"/>
    <w:rsid w:val="0077022A"/>
    <w:rsid w:val="00772208"/>
    <w:rsid w:val="007737BC"/>
    <w:rsid w:val="0077404C"/>
    <w:rsid w:val="007804CB"/>
    <w:rsid w:val="007871FB"/>
    <w:rsid w:val="00791557"/>
    <w:rsid w:val="00793064"/>
    <w:rsid w:val="007A0162"/>
    <w:rsid w:val="007A122B"/>
    <w:rsid w:val="007A2939"/>
    <w:rsid w:val="007A3042"/>
    <w:rsid w:val="007B025E"/>
    <w:rsid w:val="007B08F9"/>
    <w:rsid w:val="007B1569"/>
    <w:rsid w:val="007B2DED"/>
    <w:rsid w:val="007C1FB9"/>
    <w:rsid w:val="007C2A05"/>
    <w:rsid w:val="007C34B3"/>
    <w:rsid w:val="007C792D"/>
    <w:rsid w:val="007C7D7A"/>
    <w:rsid w:val="007D7250"/>
    <w:rsid w:val="007E3136"/>
    <w:rsid w:val="007E3B73"/>
    <w:rsid w:val="007E3F3B"/>
    <w:rsid w:val="007E481B"/>
    <w:rsid w:val="007E5D18"/>
    <w:rsid w:val="007E6D5C"/>
    <w:rsid w:val="007E7CBF"/>
    <w:rsid w:val="007F0F3A"/>
    <w:rsid w:val="007F1238"/>
    <w:rsid w:val="007F2F5A"/>
    <w:rsid w:val="008028A4"/>
    <w:rsid w:val="00805333"/>
    <w:rsid w:val="008055D7"/>
    <w:rsid w:val="008063CC"/>
    <w:rsid w:val="0080653A"/>
    <w:rsid w:val="00816036"/>
    <w:rsid w:val="00817886"/>
    <w:rsid w:val="008303EF"/>
    <w:rsid w:val="00832F02"/>
    <w:rsid w:val="008365A5"/>
    <w:rsid w:val="008409C3"/>
    <w:rsid w:val="008412D2"/>
    <w:rsid w:val="00843310"/>
    <w:rsid w:val="00844A31"/>
    <w:rsid w:val="0084577E"/>
    <w:rsid w:val="00846389"/>
    <w:rsid w:val="008465AF"/>
    <w:rsid w:val="0085456B"/>
    <w:rsid w:val="0085547B"/>
    <w:rsid w:val="00855D86"/>
    <w:rsid w:val="008574CF"/>
    <w:rsid w:val="0086151F"/>
    <w:rsid w:val="008648A3"/>
    <w:rsid w:val="00871BE7"/>
    <w:rsid w:val="008756E1"/>
    <w:rsid w:val="008866A6"/>
    <w:rsid w:val="0088699A"/>
    <w:rsid w:val="00892362"/>
    <w:rsid w:val="0089562B"/>
    <w:rsid w:val="00895B10"/>
    <w:rsid w:val="008962E0"/>
    <w:rsid w:val="008977F7"/>
    <w:rsid w:val="008A0968"/>
    <w:rsid w:val="008A5CB4"/>
    <w:rsid w:val="008A6765"/>
    <w:rsid w:val="008A6C1E"/>
    <w:rsid w:val="008B23F2"/>
    <w:rsid w:val="008B34A4"/>
    <w:rsid w:val="008B3F63"/>
    <w:rsid w:val="008B68D6"/>
    <w:rsid w:val="008C223D"/>
    <w:rsid w:val="008C400C"/>
    <w:rsid w:val="008C7C3E"/>
    <w:rsid w:val="008D0B1F"/>
    <w:rsid w:val="008D7540"/>
    <w:rsid w:val="008D797D"/>
    <w:rsid w:val="008E537E"/>
    <w:rsid w:val="008E6E01"/>
    <w:rsid w:val="008E73EF"/>
    <w:rsid w:val="008E75D2"/>
    <w:rsid w:val="008F38AA"/>
    <w:rsid w:val="008F3BBF"/>
    <w:rsid w:val="008F6ADA"/>
    <w:rsid w:val="009036DE"/>
    <w:rsid w:val="00904AC3"/>
    <w:rsid w:val="00912B0F"/>
    <w:rsid w:val="00917AF8"/>
    <w:rsid w:val="00920A41"/>
    <w:rsid w:val="0092115A"/>
    <w:rsid w:val="009239D4"/>
    <w:rsid w:val="00923D43"/>
    <w:rsid w:val="0093164E"/>
    <w:rsid w:val="00932401"/>
    <w:rsid w:val="00934DF5"/>
    <w:rsid w:val="00935732"/>
    <w:rsid w:val="0094402F"/>
    <w:rsid w:val="009450EF"/>
    <w:rsid w:val="00950CDD"/>
    <w:rsid w:val="009561B7"/>
    <w:rsid w:val="00956547"/>
    <w:rsid w:val="00962967"/>
    <w:rsid w:val="0096312A"/>
    <w:rsid w:val="00966EF9"/>
    <w:rsid w:val="00984B50"/>
    <w:rsid w:val="00985602"/>
    <w:rsid w:val="00986B59"/>
    <w:rsid w:val="00987592"/>
    <w:rsid w:val="00992906"/>
    <w:rsid w:val="0099405B"/>
    <w:rsid w:val="00996B82"/>
    <w:rsid w:val="009A056B"/>
    <w:rsid w:val="009A0B16"/>
    <w:rsid w:val="009A24FD"/>
    <w:rsid w:val="009A26EA"/>
    <w:rsid w:val="009A5A79"/>
    <w:rsid w:val="009A70FF"/>
    <w:rsid w:val="009A7229"/>
    <w:rsid w:val="009B0DBF"/>
    <w:rsid w:val="009B1690"/>
    <w:rsid w:val="009B1B5B"/>
    <w:rsid w:val="009B3629"/>
    <w:rsid w:val="009B473C"/>
    <w:rsid w:val="009B4742"/>
    <w:rsid w:val="009B5AA8"/>
    <w:rsid w:val="009B6C1D"/>
    <w:rsid w:val="009C0282"/>
    <w:rsid w:val="009C1854"/>
    <w:rsid w:val="009C5E05"/>
    <w:rsid w:val="009D0702"/>
    <w:rsid w:val="009D07E0"/>
    <w:rsid w:val="009D5269"/>
    <w:rsid w:val="009E057D"/>
    <w:rsid w:val="009E2F3A"/>
    <w:rsid w:val="009E35F7"/>
    <w:rsid w:val="009E508B"/>
    <w:rsid w:val="009F1D5A"/>
    <w:rsid w:val="009F2EDA"/>
    <w:rsid w:val="009F3594"/>
    <w:rsid w:val="009F51A5"/>
    <w:rsid w:val="00A03D94"/>
    <w:rsid w:val="00A03F9D"/>
    <w:rsid w:val="00A04FA5"/>
    <w:rsid w:val="00A07CF7"/>
    <w:rsid w:val="00A10FC4"/>
    <w:rsid w:val="00A11970"/>
    <w:rsid w:val="00A22A4C"/>
    <w:rsid w:val="00A25E93"/>
    <w:rsid w:val="00A302CF"/>
    <w:rsid w:val="00A32A4A"/>
    <w:rsid w:val="00A35D2A"/>
    <w:rsid w:val="00A462B3"/>
    <w:rsid w:val="00A50E40"/>
    <w:rsid w:val="00A64464"/>
    <w:rsid w:val="00A67597"/>
    <w:rsid w:val="00A711EC"/>
    <w:rsid w:val="00A7347F"/>
    <w:rsid w:val="00A734DD"/>
    <w:rsid w:val="00A77623"/>
    <w:rsid w:val="00A80CEF"/>
    <w:rsid w:val="00A80E12"/>
    <w:rsid w:val="00A81BE1"/>
    <w:rsid w:val="00A8749F"/>
    <w:rsid w:val="00A94810"/>
    <w:rsid w:val="00AA3E23"/>
    <w:rsid w:val="00AA6C0D"/>
    <w:rsid w:val="00AB05E9"/>
    <w:rsid w:val="00AB63BF"/>
    <w:rsid w:val="00AC3B81"/>
    <w:rsid w:val="00AD0D75"/>
    <w:rsid w:val="00AD5345"/>
    <w:rsid w:val="00AD6D79"/>
    <w:rsid w:val="00AD73D8"/>
    <w:rsid w:val="00AE3808"/>
    <w:rsid w:val="00AE6258"/>
    <w:rsid w:val="00AF1559"/>
    <w:rsid w:val="00AF2142"/>
    <w:rsid w:val="00AF3B49"/>
    <w:rsid w:val="00AF7B2A"/>
    <w:rsid w:val="00B00E36"/>
    <w:rsid w:val="00B04F08"/>
    <w:rsid w:val="00B069E3"/>
    <w:rsid w:val="00B10EEB"/>
    <w:rsid w:val="00B12368"/>
    <w:rsid w:val="00B1310A"/>
    <w:rsid w:val="00B14DBA"/>
    <w:rsid w:val="00B212A3"/>
    <w:rsid w:val="00B317E6"/>
    <w:rsid w:val="00B368CE"/>
    <w:rsid w:val="00B4639C"/>
    <w:rsid w:val="00B51795"/>
    <w:rsid w:val="00B52AFC"/>
    <w:rsid w:val="00B52D30"/>
    <w:rsid w:val="00B54194"/>
    <w:rsid w:val="00B606F2"/>
    <w:rsid w:val="00B6227B"/>
    <w:rsid w:val="00B677FA"/>
    <w:rsid w:val="00B70FEF"/>
    <w:rsid w:val="00B71BA3"/>
    <w:rsid w:val="00B72189"/>
    <w:rsid w:val="00B74128"/>
    <w:rsid w:val="00B76CDE"/>
    <w:rsid w:val="00B77D5E"/>
    <w:rsid w:val="00B81E26"/>
    <w:rsid w:val="00B82B0B"/>
    <w:rsid w:val="00B84B8B"/>
    <w:rsid w:val="00B86215"/>
    <w:rsid w:val="00B86C83"/>
    <w:rsid w:val="00B90A42"/>
    <w:rsid w:val="00B91EA2"/>
    <w:rsid w:val="00B9288E"/>
    <w:rsid w:val="00BB0169"/>
    <w:rsid w:val="00BB02BA"/>
    <w:rsid w:val="00BB1FCC"/>
    <w:rsid w:val="00BC1AB0"/>
    <w:rsid w:val="00BD3476"/>
    <w:rsid w:val="00BD68EB"/>
    <w:rsid w:val="00BD743E"/>
    <w:rsid w:val="00BE506B"/>
    <w:rsid w:val="00BF124D"/>
    <w:rsid w:val="00BF2F60"/>
    <w:rsid w:val="00BF4B12"/>
    <w:rsid w:val="00BF713C"/>
    <w:rsid w:val="00C00D40"/>
    <w:rsid w:val="00C04B41"/>
    <w:rsid w:val="00C06ADB"/>
    <w:rsid w:val="00C10D6D"/>
    <w:rsid w:val="00C10E29"/>
    <w:rsid w:val="00C12727"/>
    <w:rsid w:val="00C132F0"/>
    <w:rsid w:val="00C13B67"/>
    <w:rsid w:val="00C14894"/>
    <w:rsid w:val="00C14D25"/>
    <w:rsid w:val="00C15A8B"/>
    <w:rsid w:val="00C15EB3"/>
    <w:rsid w:val="00C20DBF"/>
    <w:rsid w:val="00C21193"/>
    <w:rsid w:val="00C23D51"/>
    <w:rsid w:val="00C26EAC"/>
    <w:rsid w:val="00C375AB"/>
    <w:rsid w:val="00C41073"/>
    <w:rsid w:val="00C427B8"/>
    <w:rsid w:val="00C5035C"/>
    <w:rsid w:val="00C52D77"/>
    <w:rsid w:val="00C5331E"/>
    <w:rsid w:val="00C54788"/>
    <w:rsid w:val="00C6110A"/>
    <w:rsid w:val="00C66377"/>
    <w:rsid w:val="00C663D3"/>
    <w:rsid w:val="00C67A46"/>
    <w:rsid w:val="00C71635"/>
    <w:rsid w:val="00C72B17"/>
    <w:rsid w:val="00C72FDC"/>
    <w:rsid w:val="00C73247"/>
    <w:rsid w:val="00C84A60"/>
    <w:rsid w:val="00C854DC"/>
    <w:rsid w:val="00C85CC3"/>
    <w:rsid w:val="00C85D9C"/>
    <w:rsid w:val="00C861B6"/>
    <w:rsid w:val="00C875DE"/>
    <w:rsid w:val="00C93E52"/>
    <w:rsid w:val="00C9798A"/>
    <w:rsid w:val="00CA6970"/>
    <w:rsid w:val="00CB4AE4"/>
    <w:rsid w:val="00CB6C9F"/>
    <w:rsid w:val="00CC270E"/>
    <w:rsid w:val="00CC2D3C"/>
    <w:rsid w:val="00CC351C"/>
    <w:rsid w:val="00CC5BA5"/>
    <w:rsid w:val="00CC7016"/>
    <w:rsid w:val="00CC70DA"/>
    <w:rsid w:val="00CD716E"/>
    <w:rsid w:val="00CE0FA6"/>
    <w:rsid w:val="00CE1031"/>
    <w:rsid w:val="00CE7DFC"/>
    <w:rsid w:val="00CF0283"/>
    <w:rsid w:val="00CF3EE5"/>
    <w:rsid w:val="00CF4460"/>
    <w:rsid w:val="00CF47A0"/>
    <w:rsid w:val="00CF5E9A"/>
    <w:rsid w:val="00D0083C"/>
    <w:rsid w:val="00D037DF"/>
    <w:rsid w:val="00D15BE3"/>
    <w:rsid w:val="00D21C11"/>
    <w:rsid w:val="00D22DD0"/>
    <w:rsid w:val="00D33A0B"/>
    <w:rsid w:val="00D428E4"/>
    <w:rsid w:val="00D432E4"/>
    <w:rsid w:val="00D44F90"/>
    <w:rsid w:val="00D5339F"/>
    <w:rsid w:val="00D53A9A"/>
    <w:rsid w:val="00D54471"/>
    <w:rsid w:val="00D60060"/>
    <w:rsid w:val="00D720D4"/>
    <w:rsid w:val="00D72C00"/>
    <w:rsid w:val="00D747A8"/>
    <w:rsid w:val="00D774BC"/>
    <w:rsid w:val="00D81E3D"/>
    <w:rsid w:val="00D86810"/>
    <w:rsid w:val="00D91240"/>
    <w:rsid w:val="00D93512"/>
    <w:rsid w:val="00D97AA9"/>
    <w:rsid w:val="00DA1759"/>
    <w:rsid w:val="00DA5D2D"/>
    <w:rsid w:val="00DB3D1E"/>
    <w:rsid w:val="00DB56E2"/>
    <w:rsid w:val="00DB5B25"/>
    <w:rsid w:val="00DC12A2"/>
    <w:rsid w:val="00DC3968"/>
    <w:rsid w:val="00DC3FB1"/>
    <w:rsid w:val="00DC77AB"/>
    <w:rsid w:val="00DC78B2"/>
    <w:rsid w:val="00DD1A6E"/>
    <w:rsid w:val="00DD2A23"/>
    <w:rsid w:val="00DE065A"/>
    <w:rsid w:val="00DE155E"/>
    <w:rsid w:val="00DE1ECD"/>
    <w:rsid w:val="00DE4030"/>
    <w:rsid w:val="00DF0B8A"/>
    <w:rsid w:val="00DF42AC"/>
    <w:rsid w:val="00DF5FE6"/>
    <w:rsid w:val="00DF7E6D"/>
    <w:rsid w:val="00E066B1"/>
    <w:rsid w:val="00E1012B"/>
    <w:rsid w:val="00E127E3"/>
    <w:rsid w:val="00E12C4A"/>
    <w:rsid w:val="00E1501B"/>
    <w:rsid w:val="00E20E79"/>
    <w:rsid w:val="00E2294E"/>
    <w:rsid w:val="00E24E60"/>
    <w:rsid w:val="00E2754E"/>
    <w:rsid w:val="00E3299F"/>
    <w:rsid w:val="00E3381F"/>
    <w:rsid w:val="00E4566F"/>
    <w:rsid w:val="00E46C51"/>
    <w:rsid w:val="00E47F2D"/>
    <w:rsid w:val="00E541B2"/>
    <w:rsid w:val="00E57C71"/>
    <w:rsid w:val="00E604A8"/>
    <w:rsid w:val="00E628F9"/>
    <w:rsid w:val="00E64282"/>
    <w:rsid w:val="00E668F2"/>
    <w:rsid w:val="00E669B8"/>
    <w:rsid w:val="00E72F5D"/>
    <w:rsid w:val="00E738E4"/>
    <w:rsid w:val="00E809F3"/>
    <w:rsid w:val="00E964C4"/>
    <w:rsid w:val="00E96B9F"/>
    <w:rsid w:val="00E9789B"/>
    <w:rsid w:val="00EA2CFC"/>
    <w:rsid w:val="00EA4AC5"/>
    <w:rsid w:val="00EB1451"/>
    <w:rsid w:val="00EB1E88"/>
    <w:rsid w:val="00EB26FE"/>
    <w:rsid w:val="00EB3476"/>
    <w:rsid w:val="00EB3EAB"/>
    <w:rsid w:val="00EB63D6"/>
    <w:rsid w:val="00EB64A0"/>
    <w:rsid w:val="00EC0191"/>
    <w:rsid w:val="00EC3FBC"/>
    <w:rsid w:val="00EC4F64"/>
    <w:rsid w:val="00EC5E28"/>
    <w:rsid w:val="00EC61C9"/>
    <w:rsid w:val="00ED3446"/>
    <w:rsid w:val="00ED3466"/>
    <w:rsid w:val="00ED49B1"/>
    <w:rsid w:val="00EE04D9"/>
    <w:rsid w:val="00EE04DB"/>
    <w:rsid w:val="00EE0737"/>
    <w:rsid w:val="00EE64E3"/>
    <w:rsid w:val="00EE79D8"/>
    <w:rsid w:val="00EE7FE7"/>
    <w:rsid w:val="00EF0EFA"/>
    <w:rsid w:val="00EF2EFB"/>
    <w:rsid w:val="00EF3A55"/>
    <w:rsid w:val="00EF7886"/>
    <w:rsid w:val="00F03056"/>
    <w:rsid w:val="00F07598"/>
    <w:rsid w:val="00F124CB"/>
    <w:rsid w:val="00F13BE7"/>
    <w:rsid w:val="00F15DE5"/>
    <w:rsid w:val="00F20932"/>
    <w:rsid w:val="00F21FB5"/>
    <w:rsid w:val="00F25F5B"/>
    <w:rsid w:val="00F26BE3"/>
    <w:rsid w:val="00F27800"/>
    <w:rsid w:val="00F30EC9"/>
    <w:rsid w:val="00F31256"/>
    <w:rsid w:val="00F34EBF"/>
    <w:rsid w:val="00F34EC4"/>
    <w:rsid w:val="00F35278"/>
    <w:rsid w:val="00F4297E"/>
    <w:rsid w:val="00F456CC"/>
    <w:rsid w:val="00F46893"/>
    <w:rsid w:val="00F46AE3"/>
    <w:rsid w:val="00F561A2"/>
    <w:rsid w:val="00F60718"/>
    <w:rsid w:val="00F6122B"/>
    <w:rsid w:val="00F61287"/>
    <w:rsid w:val="00F61630"/>
    <w:rsid w:val="00F6168C"/>
    <w:rsid w:val="00F66A0F"/>
    <w:rsid w:val="00F74C7C"/>
    <w:rsid w:val="00F85F1F"/>
    <w:rsid w:val="00F87377"/>
    <w:rsid w:val="00F92D18"/>
    <w:rsid w:val="00F93D8E"/>
    <w:rsid w:val="00F9710D"/>
    <w:rsid w:val="00FA0F6C"/>
    <w:rsid w:val="00FB0DF8"/>
    <w:rsid w:val="00FB1144"/>
    <w:rsid w:val="00FB20B9"/>
    <w:rsid w:val="00FB3539"/>
    <w:rsid w:val="00FB7FC4"/>
    <w:rsid w:val="00FC291E"/>
    <w:rsid w:val="00FC3569"/>
    <w:rsid w:val="00FC55B5"/>
    <w:rsid w:val="00FC5FCD"/>
    <w:rsid w:val="00FD12DC"/>
    <w:rsid w:val="00FD2E7E"/>
    <w:rsid w:val="00FD30CC"/>
    <w:rsid w:val="00FD3FC6"/>
    <w:rsid w:val="00FD45D7"/>
    <w:rsid w:val="00FD4E8C"/>
    <w:rsid w:val="00FE0478"/>
    <w:rsid w:val="00FE242B"/>
    <w:rsid w:val="00FE29F5"/>
    <w:rsid w:val="00FE3A41"/>
    <w:rsid w:val="00FF1AB7"/>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 w:type="paragraph" w:styleId="Revision">
    <w:name w:val="Revision"/>
    <w:hidden/>
    <w:uiPriority w:val="99"/>
    <w:semiHidden/>
    <w:rsid w:val="002C2FC3"/>
    <w:rPr>
      <w:rFonts w:ascii="Georgia" w:hAnsi="Georgia"/>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 w:type="paragraph" w:styleId="Revision">
    <w:name w:val="Revision"/>
    <w:hidden/>
    <w:uiPriority w:val="99"/>
    <w:semiHidden/>
    <w:rsid w:val="002C2FC3"/>
    <w:rPr>
      <w:rFonts w:ascii="Georgia" w:hAnsi="Georgia"/>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777975">
      <w:bodyDiv w:val="1"/>
      <w:marLeft w:val="0"/>
      <w:marRight w:val="0"/>
      <w:marTop w:val="0"/>
      <w:marBottom w:val="0"/>
      <w:divBdr>
        <w:top w:val="none" w:sz="0" w:space="0" w:color="auto"/>
        <w:left w:val="none" w:sz="0" w:space="0" w:color="auto"/>
        <w:bottom w:val="none" w:sz="0" w:space="0" w:color="auto"/>
        <w:right w:val="none" w:sz="0" w:space="0" w:color="auto"/>
      </w:divBdr>
    </w:div>
    <w:div w:id="303118754">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679442">
      <w:bodyDiv w:val="1"/>
      <w:marLeft w:val="0"/>
      <w:marRight w:val="0"/>
      <w:marTop w:val="0"/>
      <w:marBottom w:val="0"/>
      <w:divBdr>
        <w:top w:val="none" w:sz="0" w:space="0" w:color="auto"/>
        <w:left w:val="none" w:sz="0" w:space="0" w:color="auto"/>
        <w:bottom w:val="none" w:sz="0" w:space="0" w:color="auto"/>
        <w:right w:val="none" w:sz="0" w:space="0" w:color="auto"/>
      </w:divBdr>
    </w:div>
    <w:div w:id="1042168623">
      <w:bodyDiv w:val="1"/>
      <w:marLeft w:val="0"/>
      <w:marRight w:val="0"/>
      <w:marTop w:val="0"/>
      <w:marBottom w:val="0"/>
      <w:divBdr>
        <w:top w:val="none" w:sz="0" w:space="0" w:color="auto"/>
        <w:left w:val="none" w:sz="0" w:space="0" w:color="auto"/>
        <w:bottom w:val="none" w:sz="0" w:space="0" w:color="auto"/>
        <w:right w:val="none" w:sz="0" w:space="0" w:color="auto"/>
      </w:divBdr>
    </w:div>
    <w:div w:id="1052534427">
      <w:bodyDiv w:val="1"/>
      <w:marLeft w:val="0"/>
      <w:marRight w:val="0"/>
      <w:marTop w:val="0"/>
      <w:marBottom w:val="0"/>
      <w:divBdr>
        <w:top w:val="none" w:sz="0" w:space="0" w:color="auto"/>
        <w:left w:val="none" w:sz="0" w:space="0" w:color="auto"/>
        <w:bottom w:val="none" w:sz="0" w:space="0" w:color="auto"/>
        <w:right w:val="none" w:sz="0" w:space="0" w:color="auto"/>
      </w:divBdr>
    </w:div>
    <w:div w:id="1930500774">
      <w:bodyDiv w:val="1"/>
      <w:marLeft w:val="0"/>
      <w:marRight w:val="0"/>
      <w:marTop w:val="0"/>
      <w:marBottom w:val="0"/>
      <w:divBdr>
        <w:top w:val="none" w:sz="0" w:space="0" w:color="auto"/>
        <w:left w:val="none" w:sz="0" w:space="0" w:color="auto"/>
        <w:bottom w:val="none" w:sz="0" w:space="0" w:color="auto"/>
        <w:right w:val="none" w:sz="0" w:space="0" w:color="auto"/>
      </w:divBdr>
    </w:div>
    <w:div w:id="205457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6.pn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yperlink" Target="http://rivta.se/documents/" TargetMode="External"/><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8290B1F-9378-4DDA-BB23-D86285C84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Template>
  <TotalTime>2142</TotalTime>
  <Pages>52</Pages>
  <Words>9110</Words>
  <Characters>48286</Characters>
  <Application>Microsoft Office Word</Application>
  <DocSecurity>0</DocSecurity>
  <Lines>402</Lines>
  <Paragraphs>114</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Hantera hälsorelaterade tillstånd, basuppgifter clinicalprocess:healthcond:basic</vt:lpstr>
    </vt:vector>
  </TitlesOfParts>
  <Company>Inera AB</Company>
  <LinksUpToDate>false</LinksUpToDate>
  <CharactersWithSpaces>57282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dc:creator>
  <cp:keywords>TKB,Arkitektur, Krav</cp:keywords>
  <cp:lastModifiedBy>Torbjörn Dahlin</cp:lastModifiedBy>
  <cp:revision>21</cp:revision>
  <dcterms:created xsi:type="dcterms:W3CDTF">2015-02-17T08:49:00Z</dcterms:created>
  <dcterms:modified xsi:type="dcterms:W3CDTF">2015-02-24T14:54:00Z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tillstånd:basuppgifter</vt:lpwstr>
  </property>
  <property fmtid="{D5CDD505-2E9C-101B-9397-08002B2CF9AE}" pid="7" name="datumpubliserad">
    <vt:lpwstr>2014-12-17</vt:lpwstr>
  </property>
  <property fmtid="{D5CDD505-2E9C-101B-9397-08002B2CF9AE}" pid="8" name="domain_3">
    <vt:lpwstr>basic</vt:lpwstr>
  </property>
  <property fmtid="{D5CDD505-2E9C-101B-9397-08002B2CF9AE}" pid="9" name="version">
    <vt:lpwstr>1.0</vt:lpwstr>
  </property>
</Properties>
</file>