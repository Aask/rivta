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06A6E9C1" w:rsidR="00F25F5B" w:rsidRDefault="00E5045C" w:rsidP="00F25F5B">
      <w:pPr>
        <w:tabs>
          <w:tab w:val="left" w:pos="2552"/>
        </w:tabs>
        <w:spacing w:line="240" w:lineRule="auto"/>
        <w:jc w:val="center"/>
      </w:pPr>
      <w:bookmarkStart w:id="0" w:name="Subject"/>
      <w:r>
        <w:tab/>
      </w:r>
      <w:r>
        <w:tab/>
      </w:r>
      <w:r>
        <w:tab/>
      </w:r>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40608301" w:rsidR="008866A6" w:rsidRPr="00AC5707" w:rsidRDefault="009D3F87" w:rsidP="008866A6">
            <w:pPr>
              <w:pStyle w:val="Rubrik"/>
              <w:rPr>
                <w:color w:val="008000"/>
              </w:rPr>
            </w:pPr>
            <w:r>
              <w:rPr>
                <w:color w:val="008000"/>
              </w:rPr>
              <w:fldChar w:fldCharType="begin"/>
            </w:r>
            <w:r>
              <w:rPr>
                <w:color w:val="008000"/>
              </w:rPr>
              <w:instrText xml:space="preserve"> TITLE  Remisshantering  \* MERGEFORMAT </w:instrText>
            </w:r>
            <w:r>
              <w:rPr>
                <w:color w:val="008000"/>
              </w:rPr>
              <w:fldChar w:fldCharType="separate"/>
            </w:r>
            <w:r>
              <w:rPr>
                <w:color w:val="008000"/>
              </w:rPr>
              <w:t>Remisshantering</w:t>
            </w:r>
            <w:r>
              <w:rPr>
                <w:color w:val="008000"/>
              </w:rPr>
              <w:fldChar w:fldCharType="end"/>
            </w:r>
          </w:p>
          <w:p w14:paraId="72C6FD29" w14:textId="3AB74F64" w:rsidR="008866A6" w:rsidRDefault="00ED766A" w:rsidP="008866A6">
            <w:pPr>
              <w:pStyle w:val="FrsttsbladUnderrubrik"/>
            </w:pPr>
            <w:r>
              <w:t>Tjänstekontrak</w:t>
            </w:r>
            <w:r w:rsidR="00115608">
              <w:t>t</w:t>
            </w:r>
            <w:r>
              <w:t>sbeskrivning</w:t>
            </w:r>
          </w:p>
          <w:p w14:paraId="56EAF9CA" w14:textId="14177E58" w:rsidR="008866A6" w:rsidRPr="0039481C" w:rsidRDefault="008866A6" w:rsidP="008866A6">
            <w:pPr>
              <w:pStyle w:val="Brdtext"/>
              <w:rPr>
                <w:sz w:val="32"/>
              </w:rPr>
            </w:pPr>
            <w:r w:rsidRPr="00F856C4">
              <w:rPr>
                <w:sz w:val="32"/>
              </w:rPr>
              <w:t>Version</w:t>
            </w:r>
            <w:r>
              <w:rPr>
                <w:sz w:val="32"/>
              </w:rPr>
              <w:t xml:space="preserve"> </w:t>
            </w:r>
            <w:r w:rsidR="009D3F87">
              <w:rPr>
                <w:color w:val="008000"/>
                <w:sz w:val="32"/>
              </w:rPr>
              <w:fldChar w:fldCharType="begin"/>
            </w:r>
            <w:r w:rsidR="009D3F87">
              <w:rPr>
                <w:color w:val="008000"/>
                <w:sz w:val="32"/>
              </w:rPr>
              <w:instrText xml:space="preserve"> DOCPROPERTY  Version  \* MERGEFORMAT </w:instrText>
            </w:r>
            <w:r w:rsidR="009D3F87">
              <w:rPr>
                <w:color w:val="008000"/>
                <w:sz w:val="32"/>
              </w:rPr>
              <w:fldChar w:fldCharType="separate"/>
            </w:r>
            <w:r w:rsidR="009D3F87">
              <w:rPr>
                <w:color w:val="008000"/>
                <w:sz w:val="32"/>
              </w:rPr>
              <w:t>1.0</w:t>
            </w:r>
            <w:r w:rsidR="009D3F87">
              <w:rPr>
                <w:color w:val="008000"/>
                <w:sz w:val="32"/>
              </w:rPr>
              <w:fldChar w:fldCharType="end"/>
            </w:r>
            <w:r w:rsidR="000D4E05" w:rsidRPr="0039481C">
              <w:rPr>
                <w:sz w:val="32"/>
              </w:rPr>
              <w:t xml:space="preserve"> </w:t>
            </w:r>
          </w:p>
          <w:p w14:paraId="3212110C" w14:textId="77777777" w:rsidR="000D4E05" w:rsidRPr="000D4E05" w:rsidRDefault="000D4E05" w:rsidP="008866A6">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9D3F87">
              <w:rPr>
                <w:color w:val="008000"/>
                <w:sz w:val="32"/>
              </w:rPr>
              <w:t>ARK_0015</w:t>
            </w:r>
            <w:r w:rsidRPr="000D4E05">
              <w:rPr>
                <w:color w:val="008000"/>
                <w:sz w:val="32"/>
              </w:rPr>
              <w:fldChar w:fldCharType="end"/>
            </w:r>
          </w:p>
          <w:p w14:paraId="62E7FB22" w14:textId="3351A2F1" w:rsidR="008866A6" w:rsidRPr="00AC5707" w:rsidRDefault="009D3F87" w:rsidP="008866A6">
            <w:pPr>
              <w:pStyle w:val="Brd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202529">
              <w:rPr>
                <w:color w:val="008000"/>
                <w:sz w:val="28"/>
              </w:rPr>
              <w:t>2014-11-12</w:t>
            </w:r>
            <w:r>
              <w:rPr>
                <w:color w:val="008000"/>
                <w:sz w:val="28"/>
              </w:rPr>
              <w:fldChar w:fldCharType="end"/>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147E7156" w14:textId="77777777" w:rsidR="00442A60"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3589762" w:history="1">
            <w:r w:rsidR="00442A60" w:rsidRPr="00BB6732">
              <w:rPr>
                <w:rStyle w:val="Hyperlnk"/>
                <w:noProof/>
              </w:rPr>
              <w:t>1</w:t>
            </w:r>
            <w:r w:rsidR="00442A60">
              <w:rPr>
                <w:rFonts w:asciiTheme="minorHAnsi" w:eastAsiaTheme="minorEastAsia" w:hAnsiTheme="minorHAnsi" w:cstheme="minorBidi"/>
                <w:noProof/>
                <w:sz w:val="22"/>
                <w:lang w:eastAsia="sv-SE"/>
              </w:rPr>
              <w:tab/>
            </w:r>
            <w:r w:rsidR="00442A60" w:rsidRPr="00BB6732">
              <w:rPr>
                <w:rStyle w:val="Hyperlnk"/>
                <w:noProof/>
              </w:rPr>
              <w:t>Inledning</w:t>
            </w:r>
            <w:r w:rsidR="00442A60">
              <w:rPr>
                <w:noProof/>
                <w:webHidden/>
              </w:rPr>
              <w:tab/>
            </w:r>
            <w:r w:rsidR="00442A60">
              <w:rPr>
                <w:noProof/>
                <w:webHidden/>
              </w:rPr>
              <w:fldChar w:fldCharType="begin"/>
            </w:r>
            <w:r w:rsidR="00442A60">
              <w:rPr>
                <w:noProof/>
                <w:webHidden/>
              </w:rPr>
              <w:instrText xml:space="preserve"> PAGEREF _Toc403589762 \h </w:instrText>
            </w:r>
            <w:r w:rsidR="00442A60">
              <w:rPr>
                <w:noProof/>
                <w:webHidden/>
              </w:rPr>
            </w:r>
            <w:r w:rsidR="00442A60">
              <w:rPr>
                <w:noProof/>
                <w:webHidden/>
              </w:rPr>
              <w:fldChar w:fldCharType="separate"/>
            </w:r>
            <w:r w:rsidR="00442A60">
              <w:rPr>
                <w:noProof/>
                <w:webHidden/>
              </w:rPr>
              <w:t>7</w:t>
            </w:r>
            <w:r w:rsidR="00442A60">
              <w:rPr>
                <w:noProof/>
                <w:webHidden/>
              </w:rPr>
              <w:fldChar w:fldCharType="end"/>
            </w:r>
          </w:hyperlink>
        </w:p>
        <w:p w14:paraId="51CEB51A" w14:textId="77777777" w:rsidR="00442A60" w:rsidRDefault="004D5D18">
          <w:pPr>
            <w:pStyle w:val="Innehll2"/>
            <w:tabs>
              <w:tab w:val="left" w:pos="660"/>
              <w:tab w:val="right" w:leader="dot" w:pos="10456"/>
            </w:tabs>
            <w:rPr>
              <w:rFonts w:asciiTheme="minorHAnsi" w:eastAsiaTheme="minorEastAsia" w:hAnsiTheme="minorHAnsi" w:cstheme="minorBidi"/>
              <w:noProof/>
              <w:sz w:val="22"/>
              <w:lang w:eastAsia="sv-SE"/>
            </w:rPr>
          </w:pPr>
          <w:hyperlink w:anchor="_Toc403589763" w:history="1">
            <w:r w:rsidR="00442A60" w:rsidRPr="00BB6732">
              <w:rPr>
                <w:rStyle w:val="Hyperlnk"/>
                <w:noProof/>
              </w:rPr>
              <w:t>1.1</w:t>
            </w:r>
            <w:r w:rsidR="00442A60">
              <w:rPr>
                <w:rFonts w:asciiTheme="minorHAnsi" w:eastAsiaTheme="minorEastAsia" w:hAnsiTheme="minorHAnsi" w:cstheme="minorBidi"/>
                <w:noProof/>
                <w:sz w:val="22"/>
                <w:lang w:eastAsia="sv-SE"/>
              </w:rPr>
              <w:tab/>
            </w:r>
            <w:r w:rsidR="00442A60" w:rsidRPr="00BB6732">
              <w:rPr>
                <w:rStyle w:val="Hyperlnk"/>
                <w:noProof/>
              </w:rPr>
              <w:t>Svenskt namn</w:t>
            </w:r>
            <w:r w:rsidR="00442A60">
              <w:rPr>
                <w:noProof/>
                <w:webHidden/>
              </w:rPr>
              <w:tab/>
            </w:r>
            <w:r w:rsidR="00442A60">
              <w:rPr>
                <w:noProof/>
                <w:webHidden/>
              </w:rPr>
              <w:fldChar w:fldCharType="begin"/>
            </w:r>
            <w:r w:rsidR="00442A60">
              <w:rPr>
                <w:noProof/>
                <w:webHidden/>
              </w:rPr>
              <w:instrText xml:space="preserve"> PAGEREF _Toc403589763 \h </w:instrText>
            </w:r>
            <w:r w:rsidR="00442A60">
              <w:rPr>
                <w:noProof/>
                <w:webHidden/>
              </w:rPr>
            </w:r>
            <w:r w:rsidR="00442A60">
              <w:rPr>
                <w:noProof/>
                <w:webHidden/>
              </w:rPr>
              <w:fldChar w:fldCharType="separate"/>
            </w:r>
            <w:r w:rsidR="00442A60">
              <w:rPr>
                <w:noProof/>
                <w:webHidden/>
              </w:rPr>
              <w:t>7</w:t>
            </w:r>
            <w:r w:rsidR="00442A60">
              <w:rPr>
                <w:noProof/>
                <w:webHidden/>
              </w:rPr>
              <w:fldChar w:fldCharType="end"/>
            </w:r>
          </w:hyperlink>
        </w:p>
        <w:p w14:paraId="02067D84" w14:textId="77777777" w:rsidR="00442A60" w:rsidRDefault="004D5D18">
          <w:pPr>
            <w:pStyle w:val="Innehll2"/>
            <w:tabs>
              <w:tab w:val="left" w:pos="880"/>
              <w:tab w:val="right" w:leader="dot" w:pos="10456"/>
            </w:tabs>
            <w:rPr>
              <w:rFonts w:asciiTheme="minorHAnsi" w:eastAsiaTheme="minorEastAsia" w:hAnsiTheme="minorHAnsi" w:cstheme="minorBidi"/>
              <w:noProof/>
              <w:sz w:val="22"/>
              <w:lang w:eastAsia="sv-SE"/>
            </w:rPr>
          </w:pPr>
          <w:hyperlink w:anchor="_Toc403589764" w:history="1">
            <w:r w:rsidR="00442A60" w:rsidRPr="00BB6732">
              <w:rPr>
                <w:rStyle w:val="Hyperlnk"/>
                <w:noProof/>
              </w:rPr>
              <w:t>1.2</w:t>
            </w:r>
            <w:r w:rsidR="00442A60">
              <w:rPr>
                <w:rFonts w:asciiTheme="minorHAnsi" w:eastAsiaTheme="minorEastAsia" w:hAnsiTheme="minorHAnsi" w:cstheme="minorBidi"/>
                <w:noProof/>
                <w:sz w:val="22"/>
                <w:lang w:eastAsia="sv-SE"/>
              </w:rPr>
              <w:tab/>
            </w:r>
            <w:r w:rsidR="00442A60" w:rsidRPr="00BB6732">
              <w:rPr>
                <w:rStyle w:val="Hyperlnk"/>
                <w:noProof/>
              </w:rPr>
              <w:t>WEB beskrivning</w:t>
            </w:r>
            <w:r w:rsidR="00442A60">
              <w:rPr>
                <w:noProof/>
                <w:webHidden/>
              </w:rPr>
              <w:tab/>
            </w:r>
            <w:r w:rsidR="00442A60">
              <w:rPr>
                <w:noProof/>
                <w:webHidden/>
              </w:rPr>
              <w:fldChar w:fldCharType="begin"/>
            </w:r>
            <w:r w:rsidR="00442A60">
              <w:rPr>
                <w:noProof/>
                <w:webHidden/>
              </w:rPr>
              <w:instrText xml:space="preserve"> PAGEREF _Toc403589764 \h </w:instrText>
            </w:r>
            <w:r w:rsidR="00442A60">
              <w:rPr>
                <w:noProof/>
                <w:webHidden/>
              </w:rPr>
            </w:r>
            <w:r w:rsidR="00442A60">
              <w:rPr>
                <w:noProof/>
                <w:webHidden/>
              </w:rPr>
              <w:fldChar w:fldCharType="separate"/>
            </w:r>
            <w:r w:rsidR="00442A60">
              <w:rPr>
                <w:noProof/>
                <w:webHidden/>
              </w:rPr>
              <w:t>7</w:t>
            </w:r>
            <w:r w:rsidR="00442A60">
              <w:rPr>
                <w:noProof/>
                <w:webHidden/>
              </w:rPr>
              <w:fldChar w:fldCharType="end"/>
            </w:r>
          </w:hyperlink>
        </w:p>
        <w:p w14:paraId="4E09E6FA" w14:textId="77777777" w:rsidR="00442A60" w:rsidRDefault="004D5D18">
          <w:pPr>
            <w:pStyle w:val="Innehll1"/>
            <w:tabs>
              <w:tab w:val="left" w:pos="400"/>
              <w:tab w:val="right" w:leader="dot" w:pos="10456"/>
            </w:tabs>
            <w:rPr>
              <w:rFonts w:asciiTheme="minorHAnsi" w:eastAsiaTheme="minorEastAsia" w:hAnsiTheme="minorHAnsi" w:cstheme="minorBidi"/>
              <w:noProof/>
              <w:sz w:val="22"/>
              <w:lang w:eastAsia="sv-SE"/>
            </w:rPr>
          </w:pPr>
          <w:hyperlink w:anchor="_Toc403589765" w:history="1">
            <w:r w:rsidR="00442A60" w:rsidRPr="00BB6732">
              <w:rPr>
                <w:rStyle w:val="Hyperlnk"/>
                <w:noProof/>
              </w:rPr>
              <w:t>2</w:t>
            </w:r>
            <w:r w:rsidR="00442A60">
              <w:rPr>
                <w:rFonts w:asciiTheme="minorHAnsi" w:eastAsiaTheme="minorEastAsia" w:hAnsiTheme="minorHAnsi" w:cstheme="minorBidi"/>
                <w:noProof/>
                <w:sz w:val="22"/>
                <w:lang w:eastAsia="sv-SE"/>
              </w:rPr>
              <w:tab/>
            </w:r>
            <w:r w:rsidR="00442A60" w:rsidRPr="00BB6732">
              <w:rPr>
                <w:rStyle w:val="Hyperlnk"/>
                <w:noProof/>
              </w:rPr>
              <w:t>Versionsinformation</w:t>
            </w:r>
            <w:r w:rsidR="00442A60">
              <w:rPr>
                <w:noProof/>
                <w:webHidden/>
              </w:rPr>
              <w:tab/>
            </w:r>
            <w:r w:rsidR="00442A60">
              <w:rPr>
                <w:noProof/>
                <w:webHidden/>
              </w:rPr>
              <w:fldChar w:fldCharType="begin"/>
            </w:r>
            <w:r w:rsidR="00442A60">
              <w:rPr>
                <w:noProof/>
                <w:webHidden/>
              </w:rPr>
              <w:instrText xml:space="preserve"> PAGEREF _Toc403589765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6CEEDD3C" w14:textId="77777777" w:rsidR="00442A60" w:rsidRDefault="004D5D18">
          <w:pPr>
            <w:pStyle w:val="Innehll2"/>
            <w:tabs>
              <w:tab w:val="left" w:pos="880"/>
              <w:tab w:val="right" w:leader="dot" w:pos="10456"/>
            </w:tabs>
            <w:rPr>
              <w:rFonts w:asciiTheme="minorHAnsi" w:eastAsiaTheme="minorEastAsia" w:hAnsiTheme="minorHAnsi" w:cstheme="minorBidi"/>
              <w:noProof/>
              <w:sz w:val="22"/>
              <w:lang w:eastAsia="sv-SE"/>
            </w:rPr>
          </w:pPr>
          <w:hyperlink w:anchor="_Toc403589766" w:history="1">
            <w:r w:rsidR="00442A60" w:rsidRPr="00BB6732">
              <w:rPr>
                <w:rStyle w:val="Hyperlnk"/>
                <w:noProof/>
              </w:rPr>
              <w:t>2.1</w:t>
            </w:r>
            <w:r w:rsidR="00442A60">
              <w:rPr>
                <w:rFonts w:asciiTheme="minorHAnsi" w:eastAsiaTheme="minorEastAsia" w:hAnsiTheme="minorHAnsi" w:cstheme="minorBidi"/>
                <w:noProof/>
                <w:sz w:val="22"/>
                <w:lang w:eastAsia="sv-SE"/>
              </w:rPr>
              <w:tab/>
            </w:r>
            <w:r w:rsidR="00442A60" w:rsidRPr="00BB6732">
              <w:rPr>
                <w:rStyle w:val="Hyperlnk"/>
                <w:noProof/>
              </w:rPr>
              <w:t>Version 1.0</w:t>
            </w:r>
            <w:r w:rsidR="00442A60">
              <w:rPr>
                <w:noProof/>
                <w:webHidden/>
              </w:rPr>
              <w:tab/>
            </w:r>
            <w:r w:rsidR="00442A60">
              <w:rPr>
                <w:noProof/>
                <w:webHidden/>
              </w:rPr>
              <w:fldChar w:fldCharType="begin"/>
            </w:r>
            <w:r w:rsidR="00442A60">
              <w:rPr>
                <w:noProof/>
                <w:webHidden/>
              </w:rPr>
              <w:instrText xml:space="preserve"> PAGEREF _Toc403589766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22AA4487"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67" w:history="1">
            <w:r w:rsidR="00442A60" w:rsidRPr="00BB6732">
              <w:rPr>
                <w:rStyle w:val="Hyperlnk"/>
                <w:noProof/>
              </w:rPr>
              <w:t>2.1.1</w:t>
            </w:r>
            <w:r w:rsidR="00442A60">
              <w:rPr>
                <w:rFonts w:asciiTheme="minorHAnsi" w:eastAsiaTheme="minorEastAsia" w:hAnsiTheme="minorHAnsi" w:cstheme="minorBidi"/>
                <w:noProof/>
                <w:sz w:val="22"/>
                <w:lang w:eastAsia="sv-SE"/>
              </w:rPr>
              <w:tab/>
            </w:r>
            <w:r w:rsidR="00442A60" w:rsidRPr="00BB6732">
              <w:rPr>
                <w:rStyle w:val="Hyperlnk"/>
                <w:noProof/>
              </w:rPr>
              <w:t>Oförändrade tjänstekontrakt</w:t>
            </w:r>
            <w:r w:rsidR="00442A60">
              <w:rPr>
                <w:noProof/>
                <w:webHidden/>
              </w:rPr>
              <w:tab/>
            </w:r>
            <w:r w:rsidR="00442A60">
              <w:rPr>
                <w:noProof/>
                <w:webHidden/>
              </w:rPr>
              <w:fldChar w:fldCharType="begin"/>
            </w:r>
            <w:r w:rsidR="00442A60">
              <w:rPr>
                <w:noProof/>
                <w:webHidden/>
              </w:rPr>
              <w:instrText xml:space="preserve"> PAGEREF _Toc403589767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7913C0F0"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68" w:history="1">
            <w:r w:rsidR="00442A60" w:rsidRPr="00BB6732">
              <w:rPr>
                <w:rStyle w:val="Hyperlnk"/>
                <w:noProof/>
              </w:rPr>
              <w:t>2.1.2</w:t>
            </w:r>
            <w:r w:rsidR="00442A60">
              <w:rPr>
                <w:rFonts w:asciiTheme="minorHAnsi" w:eastAsiaTheme="minorEastAsia" w:hAnsiTheme="minorHAnsi" w:cstheme="minorBidi"/>
                <w:noProof/>
                <w:sz w:val="22"/>
                <w:lang w:eastAsia="sv-SE"/>
              </w:rPr>
              <w:tab/>
            </w:r>
            <w:r w:rsidR="00442A60" w:rsidRPr="00BB6732">
              <w:rPr>
                <w:rStyle w:val="Hyperlnk"/>
                <w:noProof/>
              </w:rPr>
              <w:t>Nya tjänstekontrakt</w:t>
            </w:r>
            <w:r w:rsidR="00442A60">
              <w:rPr>
                <w:noProof/>
                <w:webHidden/>
              </w:rPr>
              <w:tab/>
            </w:r>
            <w:r w:rsidR="00442A60">
              <w:rPr>
                <w:noProof/>
                <w:webHidden/>
              </w:rPr>
              <w:fldChar w:fldCharType="begin"/>
            </w:r>
            <w:r w:rsidR="00442A60">
              <w:rPr>
                <w:noProof/>
                <w:webHidden/>
              </w:rPr>
              <w:instrText xml:space="preserve"> PAGEREF _Toc403589768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05DDA57C"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69" w:history="1">
            <w:r w:rsidR="00442A60" w:rsidRPr="00BB6732">
              <w:rPr>
                <w:rStyle w:val="Hyperlnk"/>
                <w:noProof/>
              </w:rPr>
              <w:t>2.1.3</w:t>
            </w:r>
            <w:r w:rsidR="00442A60">
              <w:rPr>
                <w:rFonts w:asciiTheme="minorHAnsi" w:eastAsiaTheme="minorEastAsia" w:hAnsiTheme="minorHAnsi" w:cstheme="minorBidi"/>
                <w:noProof/>
                <w:sz w:val="22"/>
                <w:lang w:eastAsia="sv-SE"/>
              </w:rPr>
              <w:tab/>
            </w:r>
            <w:r w:rsidR="00442A60" w:rsidRPr="00BB6732">
              <w:rPr>
                <w:rStyle w:val="Hyperlnk"/>
                <w:noProof/>
              </w:rPr>
              <w:t>Förändrade tjänstekontrakt</w:t>
            </w:r>
            <w:r w:rsidR="00442A60">
              <w:rPr>
                <w:noProof/>
                <w:webHidden/>
              </w:rPr>
              <w:tab/>
            </w:r>
            <w:r w:rsidR="00442A60">
              <w:rPr>
                <w:noProof/>
                <w:webHidden/>
              </w:rPr>
              <w:fldChar w:fldCharType="begin"/>
            </w:r>
            <w:r w:rsidR="00442A60">
              <w:rPr>
                <w:noProof/>
                <w:webHidden/>
              </w:rPr>
              <w:instrText xml:space="preserve"> PAGEREF _Toc403589769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232247E9"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0" w:history="1">
            <w:r w:rsidR="00442A60" w:rsidRPr="00BB6732">
              <w:rPr>
                <w:rStyle w:val="Hyperlnk"/>
                <w:noProof/>
              </w:rPr>
              <w:t>2.1.4</w:t>
            </w:r>
            <w:r w:rsidR="00442A60">
              <w:rPr>
                <w:rFonts w:asciiTheme="minorHAnsi" w:eastAsiaTheme="minorEastAsia" w:hAnsiTheme="minorHAnsi" w:cstheme="minorBidi"/>
                <w:noProof/>
                <w:sz w:val="22"/>
                <w:lang w:eastAsia="sv-SE"/>
              </w:rPr>
              <w:tab/>
            </w:r>
            <w:r w:rsidR="00442A60" w:rsidRPr="00BB6732">
              <w:rPr>
                <w:rStyle w:val="Hyperlnk"/>
                <w:noProof/>
              </w:rPr>
              <w:t>Utgångna tjänstekontrakt</w:t>
            </w:r>
            <w:r w:rsidR="00442A60">
              <w:rPr>
                <w:noProof/>
                <w:webHidden/>
              </w:rPr>
              <w:tab/>
            </w:r>
            <w:r w:rsidR="00442A60">
              <w:rPr>
                <w:noProof/>
                <w:webHidden/>
              </w:rPr>
              <w:fldChar w:fldCharType="begin"/>
            </w:r>
            <w:r w:rsidR="00442A60">
              <w:rPr>
                <w:noProof/>
                <w:webHidden/>
              </w:rPr>
              <w:instrText xml:space="preserve"> PAGEREF _Toc403589770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752D8285" w14:textId="77777777" w:rsidR="00442A60" w:rsidRDefault="004D5D18">
          <w:pPr>
            <w:pStyle w:val="Innehll2"/>
            <w:tabs>
              <w:tab w:val="left" w:pos="880"/>
              <w:tab w:val="right" w:leader="dot" w:pos="10456"/>
            </w:tabs>
            <w:rPr>
              <w:rFonts w:asciiTheme="minorHAnsi" w:eastAsiaTheme="minorEastAsia" w:hAnsiTheme="minorHAnsi" w:cstheme="minorBidi"/>
              <w:noProof/>
              <w:sz w:val="22"/>
              <w:lang w:eastAsia="sv-SE"/>
            </w:rPr>
          </w:pPr>
          <w:hyperlink w:anchor="_Toc403589771" w:history="1">
            <w:r w:rsidR="00442A60" w:rsidRPr="00BB6732">
              <w:rPr>
                <w:rStyle w:val="Hyperlnk"/>
                <w:noProof/>
              </w:rPr>
              <w:t>2.2</w:t>
            </w:r>
            <w:r w:rsidR="00442A60">
              <w:rPr>
                <w:rFonts w:asciiTheme="minorHAnsi" w:eastAsiaTheme="minorEastAsia" w:hAnsiTheme="minorHAnsi" w:cstheme="minorBidi"/>
                <w:noProof/>
                <w:sz w:val="22"/>
                <w:lang w:eastAsia="sv-SE"/>
              </w:rPr>
              <w:tab/>
            </w:r>
            <w:r w:rsidR="00442A60" w:rsidRPr="00BB6732">
              <w:rPr>
                <w:rStyle w:val="Hyperlnk"/>
                <w:noProof/>
              </w:rPr>
              <w:t>Version tidigare</w:t>
            </w:r>
            <w:r w:rsidR="00442A60">
              <w:rPr>
                <w:noProof/>
                <w:webHidden/>
              </w:rPr>
              <w:tab/>
            </w:r>
            <w:r w:rsidR="00442A60">
              <w:rPr>
                <w:noProof/>
                <w:webHidden/>
              </w:rPr>
              <w:fldChar w:fldCharType="begin"/>
            </w:r>
            <w:r w:rsidR="00442A60">
              <w:rPr>
                <w:noProof/>
                <w:webHidden/>
              </w:rPr>
              <w:instrText xml:space="preserve"> PAGEREF _Toc403589771 \h </w:instrText>
            </w:r>
            <w:r w:rsidR="00442A60">
              <w:rPr>
                <w:noProof/>
                <w:webHidden/>
              </w:rPr>
            </w:r>
            <w:r w:rsidR="00442A60">
              <w:rPr>
                <w:noProof/>
                <w:webHidden/>
              </w:rPr>
              <w:fldChar w:fldCharType="separate"/>
            </w:r>
            <w:r w:rsidR="00442A60">
              <w:rPr>
                <w:noProof/>
                <w:webHidden/>
              </w:rPr>
              <w:t>8</w:t>
            </w:r>
            <w:r w:rsidR="00442A60">
              <w:rPr>
                <w:noProof/>
                <w:webHidden/>
              </w:rPr>
              <w:fldChar w:fldCharType="end"/>
            </w:r>
          </w:hyperlink>
        </w:p>
        <w:p w14:paraId="6DF51017" w14:textId="77777777" w:rsidR="00442A60" w:rsidRDefault="004D5D18">
          <w:pPr>
            <w:pStyle w:val="Innehll1"/>
            <w:tabs>
              <w:tab w:val="left" w:pos="400"/>
              <w:tab w:val="right" w:leader="dot" w:pos="10456"/>
            </w:tabs>
            <w:rPr>
              <w:rFonts w:asciiTheme="minorHAnsi" w:eastAsiaTheme="minorEastAsia" w:hAnsiTheme="minorHAnsi" w:cstheme="minorBidi"/>
              <w:noProof/>
              <w:sz w:val="22"/>
              <w:lang w:eastAsia="sv-SE"/>
            </w:rPr>
          </w:pPr>
          <w:hyperlink w:anchor="_Toc403589772" w:history="1">
            <w:r w:rsidR="00442A60" w:rsidRPr="00BB6732">
              <w:rPr>
                <w:rStyle w:val="Hyperlnk"/>
                <w:noProof/>
              </w:rPr>
              <w:t>3</w:t>
            </w:r>
            <w:r w:rsidR="00442A60">
              <w:rPr>
                <w:rFonts w:asciiTheme="minorHAnsi" w:eastAsiaTheme="minorEastAsia" w:hAnsiTheme="minorHAnsi" w:cstheme="minorBidi"/>
                <w:noProof/>
                <w:sz w:val="22"/>
                <w:lang w:eastAsia="sv-SE"/>
              </w:rPr>
              <w:tab/>
            </w:r>
            <w:r w:rsidR="00442A60" w:rsidRPr="00BB6732">
              <w:rPr>
                <w:rStyle w:val="Hyperlnk"/>
                <w:noProof/>
              </w:rPr>
              <w:t>Tjänstedomänens arkitektur</w:t>
            </w:r>
            <w:r w:rsidR="00442A60">
              <w:rPr>
                <w:noProof/>
                <w:webHidden/>
              </w:rPr>
              <w:tab/>
            </w:r>
            <w:r w:rsidR="00442A60">
              <w:rPr>
                <w:noProof/>
                <w:webHidden/>
              </w:rPr>
              <w:fldChar w:fldCharType="begin"/>
            </w:r>
            <w:r w:rsidR="00442A60">
              <w:rPr>
                <w:noProof/>
                <w:webHidden/>
              </w:rPr>
              <w:instrText xml:space="preserve"> PAGEREF _Toc403589772 \h </w:instrText>
            </w:r>
            <w:r w:rsidR="00442A60">
              <w:rPr>
                <w:noProof/>
                <w:webHidden/>
              </w:rPr>
            </w:r>
            <w:r w:rsidR="00442A60">
              <w:rPr>
                <w:noProof/>
                <w:webHidden/>
              </w:rPr>
              <w:fldChar w:fldCharType="separate"/>
            </w:r>
            <w:r w:rsidR="00442A60">
              <w:rPr>
                <w:noProof/>
                <w:webHidden/>
              </w:rPr>
              <w:t>9</w:t>
            </w:r>
            <w:r w:rsidR="00442A60">
              <w:rPr>
                <w:noProof/>
                <w:webHidden/>
              </w:rPr>
              <w:fldChar w:fldCharType="end"/>
            </w:r>
          </w:hyperlink>
        </w:p>
        <w:p w14:paraId="6D773239" w14:textId="77777777" w:rsidR="00442A60" w:rsidRDefault="004D5D18">
          <w:pPr>
            <w:pStyle w:val="Innehll2"/>
            <w:tabs>
              <w:tab w:val="left" w:pos="880"/>
              <w:tab w:val="right" w:leader="dot" w:pos="10456"/>
            </w:tabs>
            <w:rPr>
              <w:rFonts w:asciiTheme="minorHAnsi" w:eastAsiaTheme="minorEastAsia" w:hAnsiTheme="minorHAnsi" w:cstheme="minorBidi"/>
              <w:noProof/>
              <w:sz w:val="22"/>
              <w:lang w:eastAsia="sv-SE"/>
            </w:rPr>
          </w:pPr>
          <w:hyperlink w:anchor="_Toc403589773" w:history="1">
            <w:r w:rsidR="00442A60" w:rsidRPr="00BB6732">
              <w:rPr>
                <w:rStyle w:val="Hyperlnk"/>
                <w:noProof/>
              </w:rPr>
              <w:t>3.1</w:t>
            </w:r>
            <w:r w:rsidR="00442A60">
              <w:rPr>
                <w:rFonts w:asciiTheme="minorHAnsi" w:eastAsiaTheme="minorEastAsia" w:hAnsiTheme="minorHAnsi" w:cstheme="minorBidi"/>
                <w:noProof/>
                <w:sz w:val="22"/>
                <w:lang w:eastAsia="sv-SE"/>
              </w:rPr>
              <w:tab/>
            </w:r>
            <w:r w:rsidR="00442A60" w:rsidRPr="00BB6732">
              <w:rPr>
                <w:rStyle w:val="Hyperlnk"/>
                <w:noProof/>
              </w:rPr>
              <w:t>Flöden</w:t>
            </w:r>
            <w:r w:rsidR="00442A60">
              <w:rPr>
                <w:noProof/>
                <w:webHidden/>
              </w:rPr>
              <w:tab/>
            </w:r>
            <w:r w:rsidR="00442A60">
              <w:rPr>
                <w:noProof/>
                <w:webHidden/>
              </w:rPr>
              <w:fldChar w:fldCharType="begin"/>
            </w:r>
            <w:r w:rsidR="00442A60">
              <w:rPr>
                <w:noProof/>
                <w:webHidden/>
              </w:rPr>
              <w:instrText xml:space="preserve"> PAGEREF _Toc403589773 \h </w:instrText>
            </w:r>
            <w:r w:rsidR="00442A60">
              <w:rPr>
                <w:noProof/>
                <w:webHidden/>
              </w:rPr>
            </w:r>
            <w:r w:rsidR="00442A60">
              <w:rPr>
                <w:noProof/>
                <w:webHidden/>
              </w:rPr>
              <w:fldChar w:fldCharType="separate"/>
            </w:r>
            <w:r w:rsidR="00442A60">
              <w:rPr>
                <w:noProof/>
                <w:webHidden/>
              </w:rPr>
              <w:t>9</w:t>
            </w:r>
            <w:r w:rsidR="00442A60">
              <w:rPr>
                <w:noProof/>
                <w:webHidden/>
              </w:rPr>
              <w:fldChar w:fldCharType="end"/>
            </w:r>
          </w:hyperlink>
        </w:p>
        <w:p w14:paraId="10CE95E4"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4" w:history="1">
            <w:r w:rsidR="00442A60" w:rsidRPr="00BB6732">
              <w:rPr>
                <w:rStyle w:val="Hyperlnk"/>
                <w:noProof/>
              </w:rPr>
              <w:t>3.1.1</w:t>
            </w:r>
            <w:r w:rsidR="00442A60">
              <w:rPr>
                <w:rFonts w:asciiTheme="minorHAnsi" w:eastAsiaTheme="minorEastAsia" w:hAnsiTheme="minorHAnsi" w:cstheme="minorBidi"/>
                <w:noProof/>
                <w:sz w:val="22"/>
                <w:lang w:eastAsia="sv-SE"/>
              </w:rPr>
              <w:tab/>
            </w:r>
            <w:r w:rsidR="00442A60" w:rsidRPr="00BB6732">
              <w:rPr>
                <w:rStyle w:val="Hyperlnk"/>
                <w:noProof/>
              </w:rPr>
              <w:t>Skicka och ta emot remiss</w:t>
            </w:r>
            <w:r w:rsidR="00442A60">
              <w:rPr>
                <w:noProof/>
                <w:webHidden/>
              </w:rPr>
              <w:tab/>
            </w:r>
            <w:r w:rsidR="00442A60">
              <w:rPr>
                <w:noProof/>
                <w:webHidden/>
              </w:rPr>
              <w:fldChar w:fldCharType="begin"/>
            </w:r>
            <w:r w:rsidR="00442A60">
              <w:rPr>
                <w:noProof/>
                <w:webHidden/>
              </w:rPr>
              <w:instrText xml:space="preserve"> PAGEREF _Toc403589774 \h </w:instrText>
            </w:r>
            <w:r w:rsidR="00442A60">
              <w:rPr>
                <w:noProof/>
                <w:webHidden/>
              </w:rPr>
            </w:r>
            <w:r w:rsidR="00442A60">
              <w:rPr>
                <w:noProof/>
                <w:webHidden/>
              </w:rPr>
              <w:fldChar w:fldCharType="separate"/>
            </w:r>
            <w:r w:rsidR="00442A60">
              <w:rPr>
                <w:noProof/>
                <w:webHidden/>
              </w:rPr>
              <w:t>9</w:t>
            </w:r>
            <w:r w:rsidR="00442A60">
              <w:rPr>
                <w:noProof/>
                <w:webHidden/>
              </w:rPr>
              <w:fldChar w:fldCharType="end"/>
            </w:r>
          </w:hyperlink>
        </w:p>
        <w:p w14:paraId="605915EE"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5" w:history="1">
            <w:r w:rsidR="00442A60" w:rsidRPr="00BB6732">
              <w:rPr>
                <w:rStyle w:val="Hyperlnk"/>
                <w:noProof/>
              </w:rPr>
              <w:t>3.1.2</w:t>
            </w:r>
            <w:r w:rsidR="00442A60">
              <w:rPr>
                <w:rFonts w:asciiTheme="minorHAnsi" w:eastAsiaTheme="minorEastAsia" w:hAnsiTheme="minorHAnsi" w:cstheme="minorBidi"/>
                <w:noProof/>
                <w:sz w:val="22"/>
                <w:lang w:eastAsia="sv-SE"/>
              </w:rPr>
              <w:tab/>
            </w:r>
            <w:r w:rsidR="00442A60" w:rsidRPr="00BB6732">
              <w:rPr>
                <w:rStyle w:val="Hyperlnk"/>
                <w:noProof/>
              </w:rPr>
              <w:t>Hantera mottagen remiss</w:t>
            </w:r>
            <w:r w:rsidR="00442A60">
              <w:rPr>
                <w:noProof/>
                <w:webHidden/>
              </w:rPr>
              <w:tab/>
            </w:r>
            <w:r w:rsidR="00442A60">
              <w:rPr>
                <w:noProof/>
                <w:webHidden/>
              </w:rPr>
              <w:fldChar w:fldCharType="begin"/>
            </w:r>
            <w:r w:rsidR="00442A60">
              <w:rPr>
                <w:noProof/>
                <w:webHidden/>
              </w:rPr>
              <w:instrText xml:space="preserve"> PAGEREF _Toc403589775 \h </w:instrText>
            </w:r>
            <w:r w:rsidR="00442A60">
              <w:rPr>
                <w:noProof/>
                <w:webHidden/>
              </w:rPr>
            </w:r>
            <w:r w:rsidR="00442A60">
              <w:rPr>
                <w:noProof/>
                <w:webHidden/>
              </w:rPr>
              <w:fldChar w:fldCharType="separate"/>
            </w:r>
            <w:r w:rsidR="00442A60">
              <w:rPr>
                <w:noProof/>
                <w:webHidden/>
              </w:rPr>
              <w:t>11</w:t>
            </w:r>
            <w:r w:rsidR="00442A60">
              <w:rPr>
                <w:noProof/>
                <w:webHidden/>
              </w:rPr>
              <w:fldChar w:fldCharType="end"/>
            </w:r>
          </w:hyperlink>
        </w:p>
        <w:p w14:paraId="54AB3DF3"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6" w:history="1">
            <w:r w:rsidR="00442A60" w:rsidRPr="00BB6732">
              <w:rPr>
                <w:rStyle w:val="Hyperlnk"/>
                <w:noProof/>
              </w:rPr>
              <w:t>3.1.3</w:t>
            </w:r>
            <w:r w:rsidR="00442A60">
              <w:rPr>
                <w:rFonts w:asciiTheme="minorHAnsi" w:eastAsiaTheme="minorEastAsia" w:hAnsiTheme="minorHAnsi" w:cstheme="minorBidi"/>
                <w:noProof/>
                <w:sz w:val="22"/>
                <w:lang w:eastAsia="sv-SE"/>
              </w:rPr>
              <w:tab/>
            </w:r>
            <w:r w:rsidR="00442A60" w:rsidRPr="00BB6732">
              <w:rPr>
                <w:rStyle w:val="Hyperlnk"/>
                <w:noProof/>
              </w:rPr>
              <w:t>Hantera remisskomplettering</w:t>
            </w:r>
            <w:r w:rsidR="00442A60">
              <w:rPr>
                <w:noProof/>
                <w:webHidden/>
              </w:rPr>
              <w:tab/>
            </w:r>
            <w:r w:rsidR="00442A60">
              <w:rPr>
                <w:noProof/>
                <w:webHidden/>
              </w:rPr>
              <w:fldChar w:fldCharType="begin"/>
            </w:r>
            <w:r w:rsidR="00442A60">
              <w:rPr>
                <w:noProof/>
                <w:webHidden/>
              </w:rPr>
              <w:instrText xml:space="preserve"> PAGEREF _Toc403589776 \h </w:instrText>
            </w:r>
            <w:r w:rsidR="00442A60">
              <w:rPr>
                <w:noProof/>
                <w:webHidden/>
              </w:rPr>
            </w:r>
            <w:r w:rsidR="00442A60">
              <w:rPr>
                <w:noProof/>
                <w:webHidden/>
              </w:rPr>
              <w:fldChar w:fldCharType="separate"/>
            </w:r>
            <w:r w:rsidR="00442A60">
              <w:rPr>
                <w:noProof/>
                <w:webHidden/>
              </w:rPr>
              <w:t>13</w:t>
            </w:r>
            <w:r w:rsidR="00442A60">
              <w:rPr>
                <w:noProof/>
                <w:webHidden/>
              </w:rPr>
              <w:fldChar w:fldCharType="end"/>
            </w:r>
          </w:hyperlink>
        </w:p>
        <w:p w14:paraId="48748219"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7" w:history="1">
            <w:r w:rsidR="00442A60" w:rsidRPr="00BB6732">
              <w:rPr>
                <w:rStyle w:val="Hyperlnk"/>
                <w:noProof/>
              </w:rPr>
              <w:t>3.1.4</w:t>
            </w:r>
            <w:r w:rsidR="00442A60">
              <w:rPr>
                <w:rFonts w:asciiTheme="minorHAnsi" w:eastAsiaTheme="minorEastAsia" w:hAnsiTheme="minorHAnsi" w:cstheme="minorBidi"/>
                <w:noProof/>
                <w:sz w:val="22"/>
                <w:lang w:eastAsia="sv-SE"/>
              </w:rPr>
              <w:tab/>
            </w:r>
            <w:r w:rsidR="00442A60" w:rsidRPr="00BB6732">
              <w:rPr>
                <w:rStyle w:val="Hyperlnk"/>
                <w:noProof/>
              </w:rPr>
              <w:t>Hantera remissvar</w:t>
            </w:r>
            <w:r w:rsidR="00442A60">
              <w:rPr>
                <w:noProof/>
                <w:webHidden/>
              </w:rPr>
              <w:tab/>
            </w:r>
            <w:r w:rsidR="00442A60">
              <w:rPr>
                <w:noProof/>
                <w:webHidden/>
              </w:rPr>
              <w:fldChar w:fldCharType="begin"/>
            </w:r>
            <w:r w:rsidR="00442A60">
              <w:rPr>
                <w:noProof/>
                <w:webHidden/>
              </w:rPr>
              <w:instrText xml:space="preserve"> PAGEREF _Toc403589777 \h </w:instrText>
            </w:r>
            <w:r w:rsidR="00442A60">
              <w:rPr>
                <w:noProof/>
                <w:webHidden/>
              </w:rPr>
            </w:r>
            <w:r w:rsidR="00442A60">
              <w:rPr>
                <w:noProof/>
                <w:webHidden/>
              </w:rPr>
              <w:fldChar w:fldCharType="separate"/>
            </w:r>
            <w:r w:rsidR="00442A60">
              <w:rPr>
                <w:noProof/>
                <w:webHidden/>
              </w:rPr>
              <w:t>15</w:t>
            </w:r>
            <w:r w:rsidR="00442A60">
              <w:rPr>
                <w:noProof/>
                <w:webHidden/>
              </w:rPr>
              <w:fldChar w:fldCharType="end"/>
            </w:r>
          </w:hyperlink>
        </w:p>
        <w:p w14:paraId="38AFC55C"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8" w:history="1">
            <w:r w:rsidR="00442A60" w:rsidRPr="00BB6732">
              <w:rPr>
                <w:rStyle w:val="Hyperlnk"/>
                <w:noProof/>
              </w:rPr>
              <w:t>3.1.5</w:t>
            </w:r>
            <w:r w:rsidR="00442A60">
              <w:rPr>
                <w:rFonts w:asciiTheme="minorHAnsi" w:eastAsiaTheme="minorEastAsia" w:hAnsiTheme="minorHAnsi" w:cstheme="minorBidi"/>
                <w:noProof/>
                <w:sz w:val="22"/>
                <w:lang w:eastAsia="sv-SE"/>
              </w:rPr>
              <w:tab/>
            </w:r>
            <w:r w:rsidR="00442A60" w:rsidRPr="00BB6732">
              <w:rPr>
                <w:rStyle w:val="Hyperlnk"/>
                <w:noProof/>
              </w:rPr>
              <w:t>Hantera remisstatus</w:t>
            </w:r>
            <w:r w:rsidR="00442A60">
              <w:rPr>
                <w:noProof/>
                <w:webHidden/>
              </w:rPr>
              <w:tab/>
            </w:r>
            <w:r w:rsidR="00442A60">
              <w:rPr>
                <w:noProof/>
                <w:webHidden/>
              </w:rPr>
              <w:fldChar w:fldCharType="begin"/>
            </w:r>
            <w:r w:rsidR="00442A60">
              <w:rPr>
                <w:noProof/>
                <w:webHidden/>
              </w:rPr>
              <w:instrText xml:space="preserve"> PAGEREF _Toc403589778 \h </w:instrText>
            </w:r>
            <w:r w:rsidR="00442A60">
              <w:rPr>
                <w:noProof/>
                <w:webHidden/>
              </w:rPr>
            </w:r>
            <w:r w:rsidR="00442A60">
              <w:rPr>
                <w:noProof/>
                <w:webHidden/>
              </w:rPr>
              <w:fldChar w:fldCharType="separate"/>
            </w:r>
            <w:r w:rsidR="00442A60">
              <w:rPr>
                <w:noProof/>
                <w:webHidden/>
              </w:rPr>
              <w:t>17</w:t>
            </w:r>
            <w:r w:rsidR="00442A60">
              <w:rPr>
                <w:noProof/>
                <w:webHidden/>
              </w:rPr>
              <w:fldChar w:fldCharType="end"/>
            </w:r>
          </w:hyperlink>
        </w:p>
        <w:p w14:paraId="4A3330D0"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79" w:history="1">
            <w:r w:rsidR="00442A60" w:rsidRPr="00BB6732">
              <w:rPr>
                <w:rStyle w:val="Hyperlnk"/>
                <w:noProof/>
              </w:rPr>
              <w:t>3.1.6</w:t>
            </w:r>
            <w:r w:rsidR="00442A60">
              <w:rPr>
                <w:rFonts w:asciiTheme="minorHAnsi" w:eastAsiaTheme="minorEastAsia" w:hAnsiTheme="minorHAnsi" w:cstheme="minorBidi"/>
                <w:noProof/>
                <w:sz w:val="22"/>
                <w:lang w:eastAsia="sv-SE"/>
              </w:rPr>
              <w:tab/>
            </w:r>
            <w:r w:rsidR="00442A60" w:rsidRPr="00BB6732">
              <w:rPr>
                <w:rStyle w:val="Hyperlnk"/>
                <w:noProof/>
              </w:rPr>
              <w:t>Obligatoriska kontrakt</w:t>
            </w:r>
            <w:r w:rsidR="00442A60">
              <w:rPr>
                <w:noProof/>
                <w:webHidden/>
              </w:rPr>
              <w:tab/>
            </w:r>
            <w:r w:rsidR="00442A60">
              <w:rPr>
                <w:noProof/>
                <w:webHidden/>
              </w:rPr>
              <w:fldChar w:fldCharType="begin"/>
            </w:r>
            <w:r w:rsidR="00442A60">
              <w:rPr>
                <w:noProof/>
                <w:webHidden/>
              </w:rPr>
              <w:instrText xml:space="preserve"> PAGEREF _Toc403589779 \h </w:instrText>
            </w:r>
            <w:r w:rsidR="00442A60">
              <w:rPr>
                <w:noProof/>
                <w:webHidden/>
              </w:rPr>
            </w:r>
            <w:r w:rsidR="00442A60">
              <w:rPr>
                <w:noProof/>
                <w:webHidden/>
              </w:rPr>
              <w:fldChar w:fldCharType="separate"/>
            </w:r>
            <w:r w:rsidR="00442A60">
              <w:rPr>
                <w:noProof/>
                <w:webHidden/>
              </w:rPr>
              <w:t>19</w:t>
            </w:r>
            <w:r w:rsidR="00442A60">
              <w:rPr>
                <w:noProof/>
                <w:webHidden/>
              </w:rPr>
              <w:fldChar w:fldCharType="end"/>
            </w:r>
          </w:hyperlink>
        </w:p>
        <w:p w14:paraId="28E485F6" w14:textId="77777777" w:rsidR="00442A60" w:rsidRDefault="004D5D18">
          <w:pPr>
            <w:pStyle w:val="Innehll2"/>
            <w:tabs>
              <w:tab w:val="left" w:pos="880"/>
              <w:tab w:val="right" w:leader="dot" w:pos="10456"/>
            </w:tabs>
            <w:rPr>
              <w:rFonts w:asciiTheme="minorHAnsi" w:eastAsiaTheme="minorEastAsia" w:hAnsiTheme="minorHAnsi" w:cstheme="minorBidi"/>
              <w:noProof/>
              <w:sz w:val="22"/>
              <w:lang w:eastAsia="sv-SE"/>
            </w:rPr>
          </w:pPr>
          <w:hyperlink w:anchor="_Toc403589780" w:history="1">
            <w:r w:rsidR="00442A60" w:rsidRPr="00BB6732">
              <w:rPr>
                <w:rStyle w:val="Hyperlnk"/>
                <w:noProof/>
              </w:rPr>
              <w:t>3.2</w:t>
            </w:r>
            <w:r w:rsidR="00442A60">
              <w:rPr>
                <w:rFonts w:asciiTheme="minorHAnsi" w:eastAsiaTheme="minorEastAsia" w:hAnsiTheme="minorHAnsi" w:cstheme="minorBidi"/>
                <w:noProof/>
                <w:sz w:val="22"/>
                <w:lang w:eastAsia="sv-SE"/>
              </w:rPr>
              <w:tab/>
            </w:r>
            <w:r w:rsidR="00442A60" w:rsidRPr="00BB6732">
              <w:rPr>
                <w:rStyle w:val="Hyperlnk"/>
                <w:noProof/>
              </w:rPr>
              <w:t>Adressering</w:t>
            </w:r>
            <w:r w:rsidR="00442A60">
              <w:rPr>
                <w:noProof/>
                <w:webHidden/>
              </w:rPr>
              <w:tab/>
            </w:r>
            <w:r w:rsidR="00442A60">
              <w:rPr>
                <w:noProof/>
                <w:webHidden/>
              </w:rPr>
              <w:fldChar w:fldCharType="begin"/>
            </w:r>
            <w:r w:rsidR="00442A60">
              <w:rPr>
                <w:noProof/>
                <w:webHidden/>
              </w:rPr>
              <w:instrText xml:space="preserve"> PAGEREF _Toc403589780 \h </w:instrText>
            </w:r>
            <w:r w:rsidR="00442A60">
              <w:rPr>
                <w:noProof/>
                <w:webHidden/>
              </w:rPr>
            </w:r>
            <w:r w:rsidR="00442A60">
              <w:rPr>
                <w:noProof/>
                <w:webHidden/>
              </w:rPr>
              <w:fldChar w:fldCharType="separate"/>
            </w:r>
            <w:r w:rsidR="00442A60">
              <w:rPr>
                <w:noProof/>
                <w:webHidden/>
              </w:rPr>
              <w:t>20</w:t>
            </w:r>
            <w:r w:rsidR="00442A60">
              <w:rPr>
                <w:noProof/>
                <w:webHidden/>
              </w:rPr>
              <w:fldChar w:fldCharType="end"/>
            </w:r>
          </w:hyperlink>
        </w:p>
        <w:p w14:paraId="61F40582" w14:textId="77777777" w:rsidR="00442A60" w:rsidRDefault="004D5D18">
          <w:pPr>
            <w:pStyle w:val="Innehll1"/>
            <w:tabs>
              <w:tab w:val="right" w:leader="dot" w:pos="10456"/>
            </w:tabs>
            <w:rPr>
              <w:rFonts w:asciiTheme="minorHAnsi" w:eastAsiaTheme="minorEastAsia" w:hAnsiTheme="minorHAnsi" w:cstheme="minorBidi"/>
              <w:noProof/>
              <w:sz w:val="22"/>
              <w:lang w:eastAsia="sv-SE"/>
            </w:rPr>
          </w:pPr>
          <w:hyperlink w:anchor="_Toc403589781" w:history="1">
            <w:r w:rsidR="00442A60" w:rsidRPr="00BB6732">
              <w:rPr>
                <w:rStyle w:val="Hyperlnk"/>
                <w:noProof/>
              </w:rPr>
              <w:t>Sammanfattning av adresseringsmodell</w:t>
            </w:r>
            <w:r w:rsidR="00442A60">
              <w:rPr>
                <w:noProof/>
                <w:webHidden/>
              </w:rPr>
              <w:tab/>
            </w:r>
            <w:r w:rsidR="00442A60">
              <w:rPr>
                <w:noProof/>
                <w:webHidden/>
              </w:rPr>
              <w:fldChar w:fldCharType="begin"/>
            </w:r>
            <w:r w:rsidR="00442A60">
              <w:rPr>
                <w:noProof/>
                <w:webHidden/>
              </w:rPr>
              <w:instrText xml:space="preserve"> PAGEREF _Toc403589781 \h </w:instrText>
            </w:r>
            <w:r w:rsidR="00442A60">
              <w:rPr>
                <w:noProof/>
                <w:webHidden/>
              </w:rPr>
            </w:r>
            <w:r w:rsidR="00442A60">
              <w:rPr>
                <w:noProof/>
                <w:webHidden/>
              </w:rPr>
              <w:fldChar w:fldCharType="separate"/>
            </w:r>
            <w:r w:rsidR="00442A60">
              <w:rPr>
                <w:noProof/>
                <w:webHidden/>
              </w:rPr>
              <w:t>20</w:t>
            </w:r>
            <w:r w:rsidR="00442A60">
              <w:rPr>
                <w:noProof/>
                <w:webHidden/>
              </w:rPr>
              <w:fldChar w:fldCharType="end"/>
            </w:r>
          </w:hyperlink>
        </w:p>
        <w:p w14:paraId="69842F94" w14:textId="77777777" w:rsidR="00442A60" w:rsidRDefault="004D5D18">
          <w:pPr>
            <w:pStyle w:val="Innehll2"/>
            <w:tabs>
              <w:tab w:val="left" w:pos="880"/>
              <w:tab w:val="right" w:leader="dot" w:pos="10456"/>
            </w:tabs>
            <w:rPr>
              <w:rFonts w:asciiTheme="minorHAnsi" w:eastAsiaTheme="minorEastAsia" w:hAnsiTheme="minorHAnsi" w:cstheme="minorBidi"/>
              <w:noProof/>
              <w:sz w:val="22"/>
              <w:lang w:eastAsia="sv-SE"/>
            </w:rPr>
          </w:pPr>
          <w:hyperlink w:anchor="_Toc403589782" w:history="1">
            <w:r w:rsidR="00442A60" w:rsidRPr="00BB6732">
              <w:rPr>
                <w:rStyle w:val="Hyperlnk"/>
                <w:noProof/>
              </w:rPr>
              <w:t>3.3</w:t>
            </w:r>
            <w:r w:rsidR="00442A60">
              <w:rPr>
                <w:rFonts w:asciiTheme="minorHAnsi" w:eastAsiaTheme="minorEastAsia" w:hAnsiTheme="minorHAnsi" w:cstheme="minorBidi"/>
                <w:noProof/>
                <w:sz w:val="22"/>
                <w:lang w:eastAsia="sv-SE"/>
              </w:rPr>
              <w:tab/>
            </w:r>
            <w:r w:rsidR="00442A60" w:rsidRPr="00BB6732">
              <w:rPr>
                <w:rStyle w:val="Hyperlnk"/>
                <w:noProof/>
              </w:rPr>
              <w:t>Aggregering och engagemangsindex</w:t>
            </w:r>
            <w:r w:rsidR="00442A60">
              <w:rPr>
                <w:noProof/>
                <w:webHidden/>
              </w:rPr>
              <w:tab/>
            </w:r>
            <w:r w:rsidR="00442A60">
              <w:rPr>
                <w:noProof/>
                <w:webHidden/>
              </w:rPr>
              <w:fldChar w:fldCharType="begin"/>
            </w:r>
            <w:r w:rsidR="00442A60">
              <w:rPr>
                <w:noProof/>
                <w:webHidden/>
              </w:rPr>
              <w:instrText xml:space="preserve"> PAGEREF _Toc403589782 \h </w:instrText>
            </w:r>
            <w:r w:rsidR="00442A60">
              <w:rPr>
                <w:noProof/>
                <w:webHidden/>
              </w:rPr>
            </w:r>
            <w:r w:rsidR="00442A60">
              <w:rPr>
                <w:noProof/>
                <w:webHidden/>
              </w:rPr>
              <w:fldChar w:fldCharType="separate"/>
            </w:r>
            <w:r w:rsidR="00442A60">
              <w:rPr>
                <w:noProof/>
                <w:webHidden/>
              </w:rPr>
              <w:t>20</w:t>
            </w:r>
            <w:r w:rsidR="00442A60">
              <w:rPr>
                <w:noProof/>
                <w:webHidden/>
              </w:rPr>
              <w:fldChar w:fldCharType="end"/>
            </w:r>
          </w:hyperlink>
        </w:p>
        <w:p w14:paraId="0F223B6D" w14:textId="77777777" w:rsidR="00442A60" w:rsidRDefault="004D5D18">
          <w:pPr>
            <w:pStyle w:val="Innehll1"/>
            <w:tabs>
              <w:tab w:val="left" w:pos="400"/>
              <w:tab w:val="right" w:leader="dot" w:pos="10456"/>
            </w:tabs>
            <w:rPr>
              <w:rFonts w:asciiTheme="minorHAnsi" w:eastAsiaTheme="minorEastAsia" w:hAnsiTheme="minorHAnsi" w:cstheme="minorBidi"/>
              <w:noProof/>
              <w:sz w:val="22"/>
              <w:lang w:eastAsia="sv-SE"/>
            </w:rPr>
          </w:pPr>
          <w:hyperlink w:anchor="_Toc403589783" w:history="1">
            <w:r w:rsidR="00442A60" w:rsidRPr="00BB6732">
              <w:rPr>
                <w:rStyle w:val="Hyperlnk"/>
                <w:noProof/>
              </w:rPr>
              <w:t>4</w:t>
            </w:r>
            <w:r w:rsidR="00442A60">
              <w:rPr>
                <w:rFonts w:asciiTheme="minorHAnsi" w:eastAsiaTheme="minorEastAsia" w:hAnsiTheme="minorHAnsi" w:cstheme="minorBidi"/>
                <w:noProof/>
                <w:sz w:val="22"/>
                <w:lang w:eastAsia="sv-SE"/>
              </w:rPr>
              <w:tab/>
            </w:r>
            <w:r w:rsidR="00442A60" w:rsidRPr="00BB6732">
              <w:rPr>
                <w:rStyle w:val="Hyperlnk"/>
                <w:noProof/>
              </w:rPr>
              <w:t>Tjänstedomänens krav och regler</w:t>
            </w:r>
            <w:r w:rsidR="00442A60">
              <w:rPr>
                <w:noProof/>
                <w:webHidden/>
              </w:rPr>
              <w:tab/>
            </w:r>
            <w:r w:rsidR="00442A60">
              <w:rPr>
                <w:noProof/>
                <w:webHidden/>
              </w:rPr>
              <w:fldChar w:fldCharType="begin"/>
            </w:r>
            <w:r w:rsidR="00442A60">
              <w:rPr>
                <w:noProof/>
                <w:webHidden/>
              </w:rPr>
              <w:instrText xml:space="preserve"> PAGEREF _Toc403589783 \h </w:instrText>
            </w:r>
            <w:r w:rsidR="00442A60">
              <w:rPr>
                <w:noProof/>
                <w:webHidden/>
              </w:rPr>
            </w:r>
            <w:r w:rsidR="00442A60">
              <w:rPr>
                <w:noProof/>
                <w:webHidden/>
              </w:rPr>
              <w:fldChar w:fldCharType="separate"/>
            </w:r>
            <w:r w:rsidR="00442A60">
              <w:rPr>
                <w:noProof/>
                <w:webHidden/>
              </w:rPr>
              <w:t>21</w:t>
            </w:r>
            <w:r w:rsidR="00442A60">
              <w:rPr>
                <w:noProof/>
                <w:webHidden/>
              </w:rPr>
              <w:fldChar w:fldCharType="end"/>
            </w:r>
          </w:hyperlink>
        </w:p>
        <w:p w14:paraId="2F4E8556" w14:textId="77777777" w:rsidR="00442A60" w:rsidRDefault="004D5D18">
          <w:pPr>
            <w:pStyle w:val="Innehll2"/>
            <w:tabs>
              <w:tab w:val="left" w:pos="880"/>
              <w:tab w:val="right" w:leader="dot" w:pos="10456"/>
            </w:tabs>
            <w:rPr>
              <w:rFonts w:asciiTheme="minorHAnsi" w:eastAsiaTheme="minorEastAsia" w:hAnsiTheme="minorHAnsi" w:cstheme="minorBidi"/>
              <w:noProof/>
              <w:sz w:val="22"/>
              <w:lang w:eastAsia="sv-SE"/>
            </w:rPr>
          </w:pPr>
          <w:hyperlink w:anchor="_Toc403589784" w:history="1">
            <w:r w:rsidR="00442A60" w:rsidRPr="00BB6732">
              <w:rPr>
                <w:rStyle w:val="Hyperlnk"/>
                <w:noProof/>
              </w:rPr>
              <w:t>4.1</w:t>
            </w:r>
            <w:r w:rsidR="00442A60">
              <w:rPr>
                <w:rFonts w:asciiTheme="minorHAnsi" w:eastAsiaTheme="minorEastAsia" w:hAnsiTheme="minorHAnsi" w:cstheme="minorBidi"/>
                <w:noProof/>
                <w:sz w:val="22"/>
                <w:lang w:eastAsia="sv-SE"/>
              </w:rPr>
              <w:tab/>
            </w:r>
            <w:r w:rsidR="00442A60" w:rsidRPr="00BB6732">
              <w:rPr>
                <w:rStyle w:val="Hyperlnk"/>
                <w:noProof/>
              </w:rPr>
              <w:t>Informationssäkerhet och juridik</w:t>
            </w:r>
            <w:r w:rsidR="00442A60">
              <w:rPr>
                <w:noProof/>
                <w:webHidden/>
              </w:rPr>
              <w:tab/>
            </w:r>
            <w:r w:rsidR="00442A60">
              <w:rPr>
                <w:noProof/>
                <w:webHidden/>
              </w:rPr>
              <w:fldChar w:fldCharType="begin"/>
            </w:r>
            <w:r w:rsidR="00442A60">
              <w:rPr>
                <w:noProof/>
                <w:webHidden/>
              </w:rPr>
              <w:instrText xml:space="preserve"> PAGEREF _Toc403589784 \h </w:instrText>
            </w:r>
            <w:r w:rsidR="00442A60">
              <w:rPr>
                <w:noProof/>
                <w:webHidden/>
              </w:rPr>
            </w:r>
            <w:r w:rsidR="00442A60">
              <w:rPr>
                <w:noProof/>
                <w:webHidden/>
              </w:rPr>
              <w:fldChar w:fldCharType="separate"/>
            </w:r>
            <w:r w:rsidR="00442A60">
              <w:rPr>
                <w:noProof/>
                <w:webHidden/>
              </w:rPr>
              <w:t>21</w:t>
            </w:r>
            <w:r w:rsidR="00442A60">
              <w:rPr>
                <w:noProof/>
                <w:webHidden/>
              </w:rPr>
              <w:fldChar w:fldCharType="end"/>
            </w:r>
          </w:hyperlink>
        </w:p>
        <w:p w14:paraId="725E0BAE" w14:textId="77777777" w:rsidR="00442A60" w:rsidRDefault="004D5D18">
          <w:pPr>
            <w:pStyle w:val="Innehll2"/>
            <w:tabs>
              <w:tab w:val="left" w:pos="880"/>
              <w:tab w:val="right" w:leader="dot" w:pos="10456"/>
            </w:tabs>
            <w:rPr>
              <w:rFonts w:asciiTheme="minorHAnsi" w:eastAsiaTheme="minorEastAsia" w:hAnsiTheme="minorHAnsi" w:cstheme="minorBidi"/>
              <w:noProof/>
              <w:sz w:val="22"/>
              <w:lang w:eastAsia="sv-SE"/>
            </w:rPr>
          </w:pPr>
          <w:hyperlink w:anchor="_Toc403589785" w:history="1">
            <w:r w:rsidR="00442A60" w:rsidRPr="00BB6732">
              <w:rPr>
                <w:rStyle w:val="Hyperlnk"/>
                <w:noProof/>
              </w:rPr>
              <w:t>4.2</w:t>
            </w:r>
            <w:r w:rsidR="00442A60">
              <w:rPr>
                <w:rFonts w:asciiTheme="minorHAnsi" w:eastAsiaTheme="minorEastAsia" w:hAnsiTheme="minorHAnsi" w:cstheme="minorBidi"/>
                <w:noProof/>
                <w:sz w:val="22"/>
                <w:lang w:eastAsia="sv-SE"/>
              </w:rPr>
              <w:tab/>
            </w:r>
            <w:r w:rsidR="00442A60" w:rsidRPr="00BB6732">
              <w:rPr>
                <w:rStyle w:val="Hyperlnk"/>
                <w:noProof/>
              </w:rPr>
              <w:t>Icke funktionella krav</w:t>
            </w:r>
            <w:r w:rsidR="00442A60">
              <w:rPr>
                <w:noProof/>
                <w:webHidden/>
              </w:rPr>
              <w:tab/>
            </w:r>
            <w:r w:rsidR="00442A60">
              <w:rPr>
                <w:noProof/>
                <w:webHidden/>
              </w:rPr>
              <w:fldChar w:fldCharType="begin"/>
            </w:r>
            <w:r w:rsidR="00442A60">
              <w:rPr>
                <w:noProof/>
                <w:webHidden/>
              </w:rPr>
              <w:instrText xml:space="preserve"> PAGEREF _Toc403589785 \h </w:instrText>
            </w:r>
            <w:r w:rsidR="00442A60">
              <w:rPr>
                <w:noProof/>
                <w:webHidden/>
              </w:rPr>
            </w:r>
            <w:r w:rsidR="00442A60">
              <w:rPr>
                <w:noProof/>
                <w:webHidden/>
              </w:rPr>
              <w:fldChar w:fldCharType="separate"/>
            </w:r>
            <w:r w:rsidR="00442A60">
              <w:rPr>
                <w:noProof/>
                <w:webHidden/>
              </w:rPr>
              <w:t>21</w:t>
            </w:r>
            <w:r w:rsidR="00442A60">
              <w:rPr>
                <w:noProof/>
                <w:webHidden/>
              </w:rPr>
              <w:fldChar w:fldCharType="end"/>
            </w:r>
          </w:hyperlink>
        </w:p>
        <w:p w14:paraId="1CF31171"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86" w:history="1">
            <w:r w:rsidR="00442A60" w:rsidRPr="00BB6732">
              <w:rPr>
                <w:rStyle w:val="Hyperlnk"/>
                <w:noProof/>
              </w:rPr>
              <w:t>4.2.1</w:t>
            </w:r>
            <w:r w:rsidR="00442A60">
              <w:rPr>
                <w:rFonts w:asciiTheme="minorHAnsi" w:eastAsiaTheme="minorEastAsia" w:hAnsiTheme="minorHAnsi" w:cstheme="minorBidi"/>
                <w:noProof/>
                <w:sz w:val="22"/>
                <w:lang w:eastAsia="sv-SE"/>
              </w:rPr>
              <w:tab/>
            </w:r>
            <w:r w:rsidR="00442A60" w:rsidRPr="00BB6732">
              <w:rPr>
                <w:rStyle w:val="Hyperlnk"/>
                <w:noProof/>
              </w:rPr>
              <w:t>SLA krav</w:t>
            </w:r>
            <w:r w:rsidR="00442A60">
              <w:rPr>
                <w:noProof/>
                <w:webHidden/>
              </w:rPr>
              <w:tab/>
            </w:r>
            <w:r w:rsidR="00442A60">
              <w:rPr>
                <w:noProof/>
                <w:webHidden/>
              </w:rPr>
              <w:fldChar w:fldCharType="begin"/>
            </w:r>
            <w:r w:rsidR="00442A60">
              <w:rPr>
                <w:noProof/>
                <w:webHidden/>
              </w:rPr>
              <w:instrText xml:space="preserve"> PAGEREF _Toc403589786 \h </w:instrText>
            </w:r>
            <w:r w:rsidR="00442A60">
              <w:rPr>
                <w:noProof/>
                <w:webHidden/>
              </w:rPr>
            </w:r>
            <w:r w:rsidR="00442A60">
              <w:rPr>
                <w:noProof/>
                <w:webHidden/>
              </w:rPr>
              <w:fldChar w:fldCharType="separate"/>
            </w:r>
            <w:r w:rsidR="00442A60">
              <w:rPr>
                <w:noProof/>
                <w:webHidden/>
              </w:rPr>
              <w:t>21</w:t>
            </w:r>
            <w:r w:rsidR="00442A60">
              <w:rPr>
                <w:noProof/>
                <w:webHidden/>
              </w:rPr>
              <w:fldChar w:fldCharType="end"/>
            </w:r>
          </w:hyperlink>
        </w:p>
        <w:p w14:paraId="33F0DFDD"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87" w:history="1">
            <w:r w:rsidR="00442A60" w:rsidRPr="00BB6732">
              <w:rPr>
                <w:rStyle w:val="Hyperlnk"/>
                <w:noProof/>
              </w:rPr>
              <w:t>4.2.2</w:t>
            </w:r>
            <w:r w:rsidR="00442A60">
              <w:rPr>
                <w:rFonts w:asciiTheme="minorHAnsi" w:eastAsiaTheme="minorEastAsia" w:hAnsiTheme="minorHAnsi" w:cstheme="minorBidi"/>
                <w:noProof/>
                <w:sz w:val="22"/>
                <w:lang w:eastAsia="sv-SE"/>
              </w:rPr>
              <w:tab/>
            </w:r>
            <w:r w:rsidR="00442A60" w:rsidRPr="00BB6732">
              <w:rPr>
                <w:rStyle w:val="Hyperlnk"/>
                <w:noProof/>
              </w:rPr>
              <w:t>Övriga krav</w:t>
            </w:r>
            <w:r w:rsidR="00442A60">
              <w:rPr>
                <w:noProof/>
                <w:webHidden/>
              </w:rPr>
              <w:tab/>
            </w:r>
            <w:r w:rsidR="00442A60">
              <w:rPr>
                <w:noProof/>
                <w:webHidden/>
              </w:rPr>
              <w:fldChar w:fldCharType="begin"/>
            </w:r>
            <w:r w:rsidR="00442A60">
              <w:rPr>
                <w:noProof/>
                <w:webHidden/>
              </w:rPr>
              <w:instrText xml:space="preserve"> PAGEREF _Toc403589787 \h </w:instrText>
            </w:r>
            <w:r w:rsidR="00442A60">
              <w:rPr>
                <w:noProof/>
                <w:webHidden/>
              </w:rPr>
            </w:r>
            <w:r w:rsidR="00442A60">
              <w:rPr>
                <w:noProof/>
                <w:webHidden/>
              </w:rPr>
              <w:fldChar w:fldCharType="separate"/>
            </w:r>
            <w:r w:rsidR="00442A60">
              <w:rPr>
                <w:noProof/>
                <w:webHidden/>
              </w:rPr>
              <w:t>21</w:t>
            </w:r>
            <w:r w:rsidR="00442A60">
              <w:rPr>
                <w:noProof/>
                <w:webHidden/>
              </w:rPr>
              <w:fldChar w:fldCharType="end"/>
            </w:r>
          </w:hyperlink>
        </w:p>
        <w:p w14:paraId="3AC8E386" w14:textId="77777777" w:rsidR="00442A60" w:rsidRDefault="004D5D18">
          <w:pPr>
            <w:pStyle w:val="Innehll2"/>
            <w:tabs>
              <w:tab w:val="left" w:pos="880"/>
              <w:tab w:val="right" w:leader="dot" w:pos="10456"/>
            </w:tabs>
            <w:rPr>
              <w:rFonts w:asciiTheme="minorHAnsi" w:eastAsiaTheme="minorEastAsia" w:hAnsiTheme="minorHAnsi" w:cstheme="minorBidi"/>
              <w:noProof/>
              <w:sz w:val="22"/>
              <w:lang w:eastAsia="sv-SE"/>
            </w:rPr>
          </w:pPr>
          <w:hyperlink w:anchor="_Toc403589788" w:history="1">
            <w:r w:rsidR="00442A60" w:rsidRPr="00BB6732">
              <w:rPr>
                <w:rStyle w:val="Hyperlnk"/>
                <w:noProof/>
              </w:rPr>
              <w:t>4.3</w:t>
            </w:r>
            <w:r w:rsidR="00442A60">
              <w:rPr>
                <w:rFonts w:asciiTheme="minorHAnsi" w:eastAsiaTheme="minorEastAsia" w:hAnsiTheme="minorHAnsi" w:cstheme="minorBidi"/>
                <w:noProof/>
                <w:sz w:val="22"/>
                <w:lang w:eastAsia="sv-SE"/>
              </w:rPr>
              <w:tab/>
            </w:r>
            <w:r w:rsidR="00442A60" w:rsidRPr="00BB6732">
              <w:rPr>
                <w:rStyle w:val="Hyperlnk"/>
                <w:noProof/>
              </w:rPr>
              <w:t>Felhantering</w:t>
            </w:r>
            <w:r w:rsidR="00442A60">
              <w:rPr>
                <w:noProof/>
                <w:webHidden/>
              </w:rPr>
              <w:tab/>
            </w:r>
            <w:r w:rsidR="00442A60">
              <w:rPr>
                <w:noProof/>
                <w:webHidden/>
              </w:rPr>
              <w:fldChar w:fldCharType="begin"/>
            </w:r>
            <w:r w:rsidR="00442A60">
              <w:rPr>
                <w:noProof/>
                <w:webHidden/>
              </w:rPr>
              <w:instrText xml:space="preserve"> PAGEREF _Toc403589788 \h </w:instrText>
            </w:r>
            <w:r w:rsidR="00442A60">
              <w:rPr>
                <w:noProof/>
                <w:webHidden/>
              </w:rPr>
            </w:r>
            <w:r w:rsidR="00442A60">
              <w:rPr>
                <w:noProof/>
                <w:webHidden/>
              </w:rPr>
              <w:fldChar w:fldCharType="separate"/>
            </w:r>
            <w:r w:rsidR="00442A60">
              <w:rPr>
                <w:noProof/>
                <w:webHidden/>
              </w:rPr>
              <w:t>21</w:t>
            </w:r>
            <w:r w:rsidR="00442A60">
              <w:rPr>
                <w:noProof/>
                <w:webHidden/>
              </w:rPr>
              <w:fldChar w:fldCharType="end"/>
            </w:r>
          </w:hyperlink>
        </w:p>
        <w:p w14:paraId="47CD5509"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89" w:history="1">
            <w:r w:rsidR="00442A60" w:rsidRPr="00BB6732">
              <w:rPr>
                <w:rStyle w:val="Hyperlnk"/>
                <w:noProof/>
              </w:rPr>
              <w:t>4.3.1</w:t>
            </w:r>
            <w:r w:rsidR="00442A60">
              <w:rPr>
                <w:rFonts w:asciiTheme="minorHAnsi" w:eastAsiaTheme="minorEastAsia" w:hAnsiTheme="minorHAnsi" w:cstheme="minorBidi"/>
                <w:noProof/>
                <w:sz w:val="22"/>
                <w:lang w:eastAsia="sv-SE"/>
              </w:rPr>
              <w:tab/>
            </w:r>
            <w:r w:rsidR="00442A60" w:rsidRPr="00BB6732">
              <w:rPr>
                <w:rStyle w:val="Hyperlnk"/>
                <w:noProof/>
              </w:rPr>
              <w:t>Krav på en tjänsteproducent</w:t>
            </w:r>
            <w:r w:rsidR="00442A60">
              <w:rPr>
                <w:noProof/>
                <w:webHidden/>
              </w:rPr>
              <w:tab/>
            </w:r>
            <w:r w:rsidR="00442A60">
              <w:rPr>
                <w:noProof/>
                <w:webHidden/>
              </w:rPr>
              <w:fldChar w:fldCharType="begin"/>
            </w:r>
            <w:r w:rsidR="00442A60">
              <w:rPr>
                <w:noProof/>
                <w:webHidden/>
              </w:rPr>
              <w:instrText xml:space="preserve"> PAGEREF _Toc403589789 \h </w:instrText>
            </w:r>
            <w:r w:rsidR="00442A60">
              <w:rPr>
                <w:noProof/>
                <w:webHidden/>
              </w:rPr>
            </w:r>
            <w:r w:rsidR="00442A60">
              <w:rPr>
                <w:noProof/>
                <w:webHidden/>
              </w:rPr>
              <w:fldChar w:fldCharType="separate"/>
            </w:r>
            <w:r w:rsidR="00442A60">
              <w:rPr>
                <w:noProof/>
                <w:webHidden/>
              </w:rPr>
              <w:t>23</w:t>
            </w:r>
            <w:r w:rsidR="00442A60">
              <w:rPr>
                <w:noProof/>
                <w:webHidden/>
              </w:rPr>
              <w:fldChar w:fldCharType="end"/>
            </w:r>
          </w:hyperlink>
        </w:p>
        <w:p w14:paraId="2B440D71"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0" w:history="1">
            <w:r w:rsidR="00442A60" w:rsidRPr="00BB6732">
              <w:rPr>
                <w:rStyle w:val="Hyperlnk"/>
                <w:noProof/>
              </w:rPr>
              <w:t>4.3.2</w:t>
            </w:r>
            <w:r w:rsidR="00442A60">
              <w:rPr>
                <w:rFonts w:asciiTheme="minorHAnsi" w:eastAsiaTheme="minorEastAsia" w:hAnsiTheme="minorHAnsi" w:cstheme="minorBidi"/>
                <w:noProof/>
                <w:sz w:val="22"/>
                <w:lang w:eastAsia="sv-SE"/>
              </w:rPr>
              <w:tab/>
            </w:r>
            <w:r w:rsidR="00442A60" w:rsidRPr="00BB6732">
              <w:rPr>
                <w:rStyle w:val="Hyperlnk"/>
                <w:noProof/>
              </w:rPr>
              <w:t>Krav på en tjänstekonsument</w:t>
            </w:r>
            <w:r w:rsidR="00442A60">
              <w:rPr>
                <w:noProof/>
                <w:webHidden/>
              </w:rPr>
              <w:tab/>
            </w:r>
            <w:r w:rsidR="00442A60">
              <w:rPr>
                <w:noProof/>
                <w:webHidden/>
              </w:rPr>
              <w:fldChar w:fldCharType="begin"/>
            </w:r>
            <w:r w:rsidR="00442A60">
              <w:rPr>
                <w:noProof/>
                <w:webHidden/>
              </w:rPr>
              <w:instrText xml:space="preserve"> PAGEREF _Toc403589790 \h </w:instrText>
            </w:r>
            <w:r w:rsidR="00442A60">
              <w:rPr>
                <w:noProof/>
                <w:webHidden/>
              </w:rPr>
            </w:r>
            <w:r w:rsidR="00442A60">
              <w:rPr>
                <w:noProof/>
                <w:webHidden/>
              </w:rPr>
              <w:fldChar w:fldCharType="separate"/>
            </w:r>
            <w:r w:rsidR="00442A60">
              <w:rPr>
                <w:noProof/>
                <w:webHidden/>
              </w:rPr>
              <w:t>23</w:t>
            </w:r>
            <w:r w:rsidR="00442A60">
              <w:rPr>
                <w:noProof/>
                <w:webHidden/>
              </w:rPr>
              <w:fldChar w:fldCharType="end"/>
            </w:r>
          </w:hyperlink>
        </w:p>
        <w:p w14:paraId="6CC4735A" w14:textId="77777777" w:rsidR="00442A60" w:rsidRDefault="004D5D18">
          <w:pPr>
            <w:pStyle w:val="Innehll1"/>
            <w:tabs>
              <w:tab w:val="left" w:pos="400"/>
              <w:tab w:val="right" w:leader="dot" w:pos="10456"/>
            </w:tabs>
            <w:rPr>
              <w:rFonts w:asciiTheme="minorHAnsi" w:eastAsiaTheme="minorEastAsia" w:hAnsiTheme="minorHAnsi" w:cstheme="minorBidi"/>
              <w:noProof/>
              <w:sz w:val="22"/>
              <w:lang w:eastAsia="sv-SE"/>
            </w:rPr>
          </w:pPr>
          <w:hyperlink w:anchor="_Toc403589791" w:history="1">
            <w:r w:rsidR="00442A60" w:rsidRPr="00BB6732">
              <w:rPr>
                <w:rStyle w:val="Hyperlnk"/>
                <w:noProof/>
              </w:rPr>
              <w:t>5</w:t>
            </w:r>
            <w:r w:rsidR="00442A60">
              <w:rPr>
                <w:rFonts w:asciiTheme="minorHAnsi" w:eastAsiaTheme="minorEastAsia" w:hAnsiTheme="minorHAnsi" w:cstheme="minorBidi"/>
                <w:noProof/>
                <w:sz w:val="22"/>
                <w:lang w:eastAsia="sv-SE"/>
              </w:rPr>
              <w:tab/>
            </w:r>
            <w:r w:rsidR="00442A60" w:rsidRPr="00BB6732">
              <w:rPr>
                <w:rStyle w:val="Hyperlnk"/>
                <w:noProof/>
              </w:rPr>
              <w:t>Tjänstedomänens meddelandemodeller</w:t>
            </w:r>
            <w:r w:rsidR="00442A60">
              <w:rPr>
                <w:noProof/>
                <w:webHidden/>
              </w:rPr>
              <w:tab/>
            </w:r>
            <w:r w:rsidR="00442A60">
              <w:rPr>
                <w:noProof/>
                <w:webHidden/>
              </w:rPr>
              <w:fldChar w:fldCharType="begin"/>
            </w:r>
            <w:r w:rsidR="00442A60">
              <w:rPr>
                <w:noProof/>
                <w:webHidden/>
              </w:rPr>
              <w:instrText xml:space="preserve"> PAGEREF _Toc403589791 \h </w:instrText>
            </w:r>
            <w:r w:rsidR="00442A60">
              <w:rPr>
                <w:noProof/>
                <w:webHidden/>
              </w:rPr>
            </w:r>
            <w:r w:rsidR="00442A60">
              <w:rPr>
                <w:noProof/>
                <w:webHidden/>
              </w:rPr>
              <w:fldChar w:fldCharType="separate"/>
            </w:r>
            <w:r w:rsidR="00442A60">
              <w:rPr>
                <w:noProof/>
                <w:webHidden/>
              </w:rPr>
              <w:t>23</w:t>
            </w:r>
            <w:r w:rsidR="00442A60">
              <w:rPr>
                <w:noProof/>
                <w:webHidden/>
              </w:rPr>
              <w:fldChar w:fldCharType="end"/>
            </w:r>
          </w:hyperlink>
        </w:p>
        <w:p w14:paraId="478A3297" w14:textId="77777777" w:rsidR="00442A60" w:rsidRDefault="004D5D18">
          <w:pPr>
            <w:pStyle w:val="Innehll2"/>
            <w:tabs>
              <w:tab w:val="left" w:pos="880"/>
              <w:tab w:val="right" w:leader="dot" w:pos="10456"/>
            </w:tabs>
            <w:rPr>
              <w:rFonts w:asciiTheme="minorHAnsi" w:eastAsiaTheme="minorEastAsia" w:hAnsiTheme="minorHAnsi" w:cstheme="minorBidi"/>
              <w:noProof/>
              <w:sz w:val="22"/>
              <w:lang w:eastAsia="sv-SE"/>
            </w:rPr>
          </w:pPr>
          <w:hyperlink w:anchor="_Toc403589792" w:history="1">
            <w:r w:rsidR="00442A60" w:rsidRPr="00BB6732">
              <w:rPr>
                <w:rStyle w:val="Hyperlnk"/>
                <w:noProof/>
              </w:rPr>
              <w:t>5.1</w:t>
            </w:r>
            <w:r w:rsidR="00442A60">
              <w:rPr>
                <w:rFonts w:asciiTheme="minorHAnsi" w:eastAsiaTheme="minorEastAsia" w:hAnsiTheme="minorHAnsi" w:cstheme="minorBidi"/>
                <w:noProof/>
                <w:sz w:val="22"/>
                <w:lang w:eastAsia="sv-SE"/>
              </w:rPr>
              <w:tab/>
            </w:r>
            <w:r w:rsidR="00442A60" w:rsidRPr="00BB6732">
              <w:rPr>
                <w:rStyle w:val="Hyperlnk"/>
                <w:noProof/>
              </w:rPr>
              <w:t>V-MIM</w:t>
            </w:r>
            <w:r w:rsidR="00442A60">
              <w:rPr>
                <w:noProof/>
                <w:webHidden/>
              </w:rPr>
              <w:tab/>
            </w:r>
            <w:r w:rsidR="00442A60">
              <w:rPr>
                <w:noProof/>
                <w:webHidden/>
              </w:rPr>
              <w:fldChar w:fldCharType="begin"/>
            </w:r>
            <w:r w:rsidR="00442A60">
              <w:rPr>
                <w:noProof/>
                <w:webHidden/>
              </w:rPr>
              <w:instrText xml:space="preserve"> PAGEREF _Toc403589792 \h </w:instrText>
            </w:r>
            <w:r w:rsidR="00442A60">
              <w:rPr>
                <w:noProof/>
                <w:webHidden/>
              </w:rPr>
            </w:r>
            <w:r w:rsidR="00442A60">
              <w:rPr>
                <w:noProof/>
                <w:webHidden/>
              </w:rPr>
              <w:fldChar w:fldCharType="separate"/>
            </w:r>
            <w:r w:rsidR="00442A60">
              <w:rPr>
                <w:noProof/>
                <w:webHidden/>
              </w:rPr>
              <w:t>23</w:t>
            </w:r>
            <w:r w:rsidR="00442A60">
              <w:rPr>
                <w:noProof/>
                <w:webHidden/>
              </w:rPr>
              <w:fldChar w:fldCharType="end"/>
            </w:r>
          </w:hyperlink>
        </w:p>
        <w:p w14:paraId="1BC39E1A"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3" w:history="1">
            <w:r w:rsidR="00442A60" w:rsidRPr="00BB6732">
              <w:rPr>
                <w:rStyle w:val="Hyperlnk"/>
                <w:noProof/>
              </w:rPr>
              <w:t>5.1.1</w:t>
            </w:r>
            <w:r w:rsidR="00442A60">
              <w:rPr>
                <w:rFonts w:asciiTheme="minorHAnsi" w:eastAsiaTheme="minorEastAsia" w:hAnsiTheme="minorHAnsi" w:cstheme="minorBidi"/>
                <w:noProof/>
                <w:sz w:val="22"/>
                <w:lang w:eastAsia="sv-SE"/>
              </w:rPr>
              <w:tab/>
            </w:r>
            <w:r w:rsidR="00442A60" w:rsidRPr="00BB6732">
              <w:rPr>
                <w:rStyle w:val="Hyperlnk"/>
                <w:noProof/>
              </w:rPr>
              <w:t>ProcessRequest</w:t>
            </w:r>
            <w:r w:rsidR="00442A60">
              <w:rPr>
                <w:noProof/>
                <w:webHidden/>
              </w:rPr>
              <w:tab/>
            </w:r>
            <w:r w:rsidR="00442A60">
              <w:rPr>
                <w:noProof/>
                <w:webHidden/>
              </w:rPr>
              <w:fldChar w:fldCharType="begin"/>
            </w:r>
            <w:r w:rsidR="00442A60">
              <w:rPr>
                <w:noProof/>
                <w:webHidden/>
              </w:rPr>
              <w:instrText xml:space="preserve"> PAGEREF _Toc403589793 \h </w:instrText>
            </w:r>
            <w:r w:rsidR="00442A60">
              <w:rPr>
                <w:noProof/>
                <w:webHidden/>
              </w:rPr>
            </w:r>
            <w:r w:rsidR="00442A60">
              <w:rPr>
                <w:noProof/>
                <w:webHidden/>
              </w:rPr>
              <w:fldChar w:fldCharType="separate"/>
            </w:r>
            <w:r w:rsidR="00442A60">
              <w:rPr>
                <w:noProof/>
                <w:webHidden/>
              </w:rPr>
              <w:t>23</w:t>
            </w:r>
            <w:r w:rsidR="00442A60">
              <w:rPr>
                <w:noProof/>
                <w:webHidden/>
              </w:rPr>
              <w:fldChar w:fldCharType="end"/>
            </w:r>
          </w:hyperlink>
        </w:p>
        <w:p w14:paraId="3A951DB8"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4" w:history="1">
            <w:r w:rsidR="00442A60" w:rsidRPr="00BB6732">
              <w:rPr>
                <w:rStyle w:val="Hyperlnk"/>
                <w:noProof/>
                <w:lang w:val="en-US"/>
              </w:rPr>
              <w:t>5.1.2</w:t>
            </w:r>
            <w:r w:rsidR="00442A60">
              <w:rPr>
                <w:rFonts w:asciiTheme="minorHAnsi" w:eastAsiaTheme="minorEastAsia" w:hAnsiTheme="minorHAnsi" w:cstheme="minorBidi"/>
                <w:noProof/>
                <w:sz w:val="22"/>
                <w:lang w:eastAsia="sv-SE"/>
              </w:rPr>
              <w:tab/>
            </w:r>
            <w:r w:rsidR="00442A60" w:rsidRPr="00BB6732">
              <w:rPr>
                <w:rStyle w:val="Hyperlnk"/>
                <w:noProof/>
                <w:lang w:val="en-US"/>
              </w:rPr>
              <w:t>ProcessRequestConfirmation</w:t>
            </w:r>
            <w:r w:rsidR="00442A60">
              <w:rPr>
                <w:noProof/>
                <w:webHidden/>
              </w:rPr>
              <w:tab/>
            </w:r>
            <w:r w:rsidR="00442A60">
              <w:rPr>
                <w:noProof/>
                <w:webHidden/>
              </w:rPr>
              <w:fldChar w:fldCharType="begin"/>
            </w:r>
            <w:r w:rsidR="00442A60">
              <w:rPr>
                <w:noProof/>
                <w:webHidden/>
              </w:rPr>
              <w:instrText xml:space="preserve"> PAGEREF _Toc403589794 \h </w:instrText>
            </w:r>
            <w:r w:rsidR="00442A60">
              <w:rPr>
                <w:noProof/>
                <w:webHidden/>
              </w:rPr>
            </w:r>
            <w:r w:rsidR="00442A60">
              <w:rPr>
                <w:noProof/>
                <w:webHidden/>
              </w:rPr>
              <w:fldChar w:fldCharType="separate"/>
            </w:r>
            <w:r w:rsidR="00442A60">
              <w:rPr>
                <w:noProof/>
                <w:webHidden/>
              </w:rPr>
              <w:t>29</w:t>
            </w:r>
            <w:r w:rsidR="00442A60">
              <w:rPr>
                <w:noProof/>
                <w:webHidden/>
              </w:rPr>
              <w:fldChar w:fldCharType="end"/>
            </w:r>
          </w:hyperlink>
        </w:p>
        <w:p w14:paraId="05A1E042"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5" w:history="1">
            <w:r w:rsidR="00442A60" w:rsidRPr="00BB6732">
              <w:rPr>
                <w:rStyle w:val="Hyperlnk"/>
                <w:noProof/>
                <w:lang w:val="en-US"/>
              </w:rPr>
              <w:t>5.1.3</w:t>
            </w:r>
            <w:r w:rsidR="00442A60">
              <w:rPr>
                <w:rFonts w:asciiTheme="minorHAnsi" w:eastAsiaTheme="minorEastAsia" w:hAnsiTheme="minorHAnsi" w:cstheme="minorBidi"/>
                <w:noProof/>
                <w:sz w:val="22"/>
                <w:lang w:eastAsia="sv-SE"/>
              </w:rPr>
              <w:tab/>
            </w:r>
            <w:r w:rsidR="00442A60" w:rsidRPr="00BB6732">
              <w:rPr>
                <w:rStyle w:val="Hyperlnk"/>
                <w:noProof/>
                <w:lang w:val="en-US"/>
              </w:rPr>
              <w:t>ProcessRequestOutcome</w:t>
            </w:r>
            <w:r w:rsidR="00442A60">
              <w:rPr>
                <w:noProof/>
                <w:webHidden/>
              </w:rPr>
              <w:tab/>
            </w:r>
            <w:r w:rsidR="00442A60">
              <w:rPr>
                <w:noProof/>
                <w:webHidden/>
              </w:rPr>
              <w:fldChar w:fldCharType="begin"/>
            </w:r>
            <w:r w:rsidR="00442A60">
              <w:rPr>
                <w:noProof/>
                <w:webHidden/>
              </w:rPr>
              <w:instrText xml:space="preserve"> PAGEREF _Toc403589795 \h </w:instrText>
            </w:r>
            <w:r w:rsidR="00442A60">
              <w:rPr>
                <w:noProof/>
                <w:webHidden/>
              </w:rPr>
            </w:r>
            <w:r w:rsidR="00442A60">
              <w:rPr>
                <w:noProof/>
                <w:webHidden/>
              </w:rPr>
              <w:fldChar w:fldCharType="separate"/>
            </w:r>
            <w:r w:rsidR="00442A60">
              <w:rPr>
                <w:noProof/>
                <w:webHidden/>
              </w:rPr>
              <w:t>31</w:t>
            </w:r>
            <w:r w:rsidR="00442A60">
              <w:rPr>
                <w:noProof/>
                <w:webHidden/>
              </w:rPr>
              <w:fldChar w:fldCharType="end"/>
            </w:r>
          </w:hyperlink>
        </w:p>
        <w:p w14:paraId="2E24F13C"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6" w:history="1">
            <w:r w:rsidR="00442A60" w:rsidRPr="00BB6732">
              <w:rPr>
                <w:rStyle w:val="Hyperlnk"/>
                <w:noProof/>
                <w:lang w:val="en-US"/>
              </w:rPr>
              <w:t>5.1.4</w:t>
            </w:r>
            <w:r w:rsidR="00442A60">
              <w:rPr>
                <w:rFonts w:asciiTheme="minorHAnsi" w:eastAsiaTheme="minorEastAsia" w:hAnsiTheme="minorHAnsi" w:cstheme="minorBidi"/>
                <w:noProof/>
                <w:sz w:val="22"/>
                <w:lang w:eastAsia="sv-SE"/>
              </w:rPr>
              <w:tab/>
            </w:r>
            <w:r w:rsidR="00442A60" w:rsidRPr="00BB6732">
              <w:rPr>
                <w:rStyle w:val="Hyperlnk"/>
                <w:noProof/>
                <w:lang w:val="en-US"/>
              </w:rPr>
              <w:t>GetRequestStatus</w:t>
            </w:r>
            <w:r w:rsidR="00442A60">
              <w:rPr>
                <w:noProof/>
                <w:webHidden/>
              </w:rPr>
              <w:tab/>
            </w:r>
            <w:r w:rsidR="00442A60">
              <w:rPr>
                <w:noProof/>
                <w:webHidden/>
              </w:rPr>
              <w:fldChar w:fldCharType="begin"/>
            </w:r>
            <w:r w:rsidR="00442A60">
              <w:rPr>
                <w:noProof/>
                <w:webHidden/>
              </w:rPr>
              <w:instrText xml:space="preserve"> PAGEREF _Toc403589796 \h </w:instrText>
            </w:r>
            <w:r w:rsidR="00442A60">
              <w:rPr>
                <w:noProof/>
                <w:webHidden/>
              </w:rPr>
            </w:r>
            <w:r w:rsidR="00442A60">
              <w:rPr>
                <w:noProof/>
                <w:webHidden/>
              </w:rPr>
              <w:fldChar w:fldCharType="separate"/>
            </w:r>
            <w:r w:rsidR="00442A60">
              <w:rPr>
                <w:noProof/>
                <w:webHidden/>
              </w:rPr>
              <w:t>34</w:t>
            </w:r>
            <w:r w:rsidR="00442A60">
              <w:rPr>
                <w:noProof/>
                <w:webHidden/>
              </w:rPr>
              <w:fldChar w:fldCharType="end"/>
            </w:r>
          </w:hyperlink>
        </w:p>
        <w:p w14:paraId="5A47598C"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7" w:history="1">
            <w:r w:rsidR="00442A60" w:rsidRPr="00BB6732">
              <w:rPr>
                <w:rStyle w:val="Hyperlnk"/>
                <w:noProof/>
              </w:rPr>
              <w:t>5.1.5</w:t>
            </w:r>
            <w:r w:rsidR="00442A60">
              <w:rPr>
                <w:rFonts w:asciiTheme="minorHAnsi" w:eastAsiaTheme="minorEastAsia" w:hAnsiTheme="minorHAnsi" w:cstheme="minorBidi"/>
                <w:noProof/>
                <w:sz w:val="22"/>
                <w:lang w:eastAsia="sv-SE"/>
              </w:rPr>
              <w:tab/>
            </w:r>
            <w:r w:rsidR="00442A60" w:rsidRPr="00BB6732">
              <w:rPr>
                <w:rStyle w:val="Hyperlnk"/>
                <w:noProof/>
                <w:lang w:val="en-US"/>
              </w:rPr>
              <w:t>GetRequ</w:t>
            </w:r>
            <w:r w:rsidR="00442A60" w:rsidRPr="00BB6732">
              <w:rPr>
                <w:rStyle w:val="Hyperlnk"/>
                <w:noProof/>
              </w:rPr>
              <w:t>estInstruction</w:t>
            </w:r>
            <w:r w:rsidR="00442A60">
              <w:rPr>
                <w:noProof/>
                <w:webHidden/>
              </w:rPr>
              <w:tab/>
            </w:r>
            <w:r w:rsidR="00442A60">
              <w:rPr>
                <w:noProof/>
                <w:webHidden/>
              </w:rPr>
              <w:fldChar w:fldCharType="begin"/>
            </w:r>
            <w:r w:rsidR="00442A60">
              <w:rPr>
                <w:noProof/>
                <w:webHidden/>
              </w:rPr>
              <w:instrText xml:space="preserve"> PAGEREF _Toc403589797 \h </w:instrText>
            </w:r>
            <w:r w:rsidR="00442A60">
              <w:rPr>
                <w:noProof/>
                <w:webHidden/>
              </w:rPr>
            </w:r>
            <w:r w:rsidR="00442A60">
              <w:rPr>
                <w:noProof/>
                <w:webHidden/>
              </w:rPr>
              <w:fldChar w:fldCharType="separate"/>
            </w:r>
            <w:r w:rsidR="00442A60">
              <w:rPr>
                <w:noProof/>
                <w:webHidden/>
              </w:rPr>
              <w:t>36</w:t>
            </w:r>
            <w:r w:rsidR="00442A60">
              <w:rPr>
                <w:noProof/>
                <w:webHidden/>
              </w:rPr>
              <w:fldChar w:fldCharType="end"/>
            </w:r>
          </w:hyperlink>
        </w:p>
        <w:p w14:paraId="7E432606" w14:textId="77777777" w:rsidR="00442A60" w:rsidRDefault="004D5D18">
          <w:pPr>
            <w:pStyle w:val="Innehll2"/>
            <w:tabs>
              <w:tab w:val="left" w:pos="880"/>
              <w:tab w:val="right" w:leader="dot" w:pos="10456"/>
            </w:tabs>
            <w:rPr>
              <w:rFonts w:asciiTheme="minorHAnsi" w:eastAsiaTheme="minorEastAsia" w:hAnsiTheme="minorHAnsi" w:cstheme="minorBidi"/>
              <w:noProof/>
              <w:sz w:val="22"/>
              <w:lang w:eastAsia="sv-SE"/>
            </w:rPr>
          </w:pPr>
          <w:hyperlink w:anchor="_Toc403589798" w:history="1">
            <w:r w:rsidR="00442A60" w:rsidRPr="00BB6732">
              <w:rPr>
                <w:rStyle w:val="Hyperlnk"/>
                <w:noProof/>
              </w:rPr>
              <w:t>5.2</w:t>
            </w:r>
            <w:r w:rsidR="00442A60">
              <w:rPr>
                <w:rFonts w:asciiTheme="minorHAnsi" w:eastAsiaTheme="minorEastAsia" w:hAnsiTheme="minorHAnsi" w:cstheme="minorBidi"/>
                <w:noProof/>
                <w:sz w:val="22"/>
                <w:lang w:eastAsia="sv-SE"/>
              </w:rPr>
              <w:tab/>
            </w:r>
            <w:r w:rsidR="00442A60" w:rsidRPr="00BB6732">
              <w:rPr>
                <w:rStyle w:val="Hyperlnk"/>
                <w:noProof/>
              </w:rPr>
              <w:t>Formatregler</w:t>
            </w:r>
            <w:r w:rsidR="00442A60">
              <w:rPr>
                <w:noProof/>
                <w:webHidden/>
              </w:rPr>
              <w:tab/>
            </w:r>
            <w:r w:rsidR="00442A60">
              <w:rPr>
                <w:noProof/>
                <w:webHidden/>
              </w:rPr>
              <w:fldChar w:fldCharType="begin"/>
            </w:r>
            <w:r w:rsidR="00442A60">
              <w:rPr>
                <w:noProof/>
                <w:webHidden/>
              </w:rPr>
              <w:instrText xml:space="preserve"> PAGEREF _Toc403589798 \h </w:instrText>
            </w:r>
            <w:r w:rsidR="00442A60">
              <w:rPr>
                <w:noProof/>
                <w:webHidden/>
              </w:rPr>
            </w:r>
            <w:r w:rsidR="00442A60">
              <w:rPr>
                <w:noProof/>
                <w:webHidden/>
              </w:rPr>
              <w:fldChar w:fldCharType="separate"/>
            </w:r>
            <w:r w:rsidR="00442A60">
              <w:rPr>
                <w:noProof/>
                <w:webHidden/>
              </w:rPr>
              <w:t>37</w:t>
            </w:r>
            <w:r w:rsidR="00442A60">
              <w:rPr>
                <w:noProof/>
                <w:webHidden/>
              </w:rPr>
              <w:fldChar w:fldCharType="end"/>
            </w:r>
          </w:hyperlink>
        </w:p>
        <w:p w14:paraId="7116B009"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799" w:history="1">
            <w:r w:rsidR="00442A60" w:rsidRPr="00BB6732">
              <w:rPr>
                <w:rStyle w:val="Hyperlnk"/>
                <w:noProof/>
              </w:rPr>
              <w:t>5.2.1</w:t>
            </w:r>
            <w:r w:rsidR="00442A60">
              <w:rPr>
                <w:rFonts w:asciiTheme="minorHAnsi" w:eastAsiaTheme="minorEastAsia" w:hAnsiTheme="minorHAnsi" w:cstheme="minorBidi"/>
                <w:noProof/>
                <w:sz w:val="22"/>
                <w:lang w:eastAsia="sv-SE"/>
              </w:rPr>
              <w:tab/>
            </w:r>
            <w:r w:rsidR="00442A60" w:rsidRPr="00BB6732">
              <w:rPr>
                <w:rStyle w:val="Hyperlnk"/>
                <w:noProof/>
              </w:rPr>
              <w:t>Regel 1 Format för datum</w:t>
            </w:r>
            <w:r w:rsidR="00442A60">
              <w:rPr>
                <w:noProof/>
                <w:webHidden/>
              </w:rPr>
              <w:tab/>
            </w:r>
            <w:r w:rsidR="00442A60">
              <w:rPr>
                <w:noProof/>
                <w:webHidden/>
              </w:rPr>
              <w:fldChar w:fldCharType="begin"/>
            </w:r>
            <w:r w:rsidR="00442A60">
              <w:rPr>
                <w:noProof/>
                <w:webHidden/>
              </w:rPr>
              <w:instrText xml:space="preserve"> PAGEREF _Toc403589799 \h </w:instrText>
            </w:r>
            <w:r w:rsidR="00442A60">
              <w:rPr>
                <w:noProof/>
                <w:webHidden/>
              </w:rPr>
            </w:r>
            <w:r w:rsidR="00442A60">
              <w:rPr>
                <w:noProof/>
                <w:webHidden/>
              </w:rPr>
              <w:fldChar w:fldCharType="separate"/>
            </w:r>
            <w:r w:rsidR="00442A60">
              <w:rPr>
                <w:noProof/>
                <w:webHidden/>
              </w:rPr>
              <w:t>37</w:t>
            </w:r>
            <w:r w:rsidR="00442A60">
              <w:rPr>
                <w:noProof/>
                <w:webHidden/>
              </w:rPr>
              <w:fldChar w:fldCharType="end"/>
            </w:r>
          </w:hyperlink>
        </w:p>
        <w:p w14:paraId="0E6C2CDA"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0" w:history="1">
            <w:r w:rsidR="00442A60" w:rsidRPr="00BB6732">
              <w:rPr>
                <w:rStyle w:val="Hyperlnk"/>
                <w:noProof/>
              </w:rPr>
              <w:t>5.2.2</w:t>
            </w:r>
            <w:r w:rsidR="00442A60">
              <w:rPr>
                <w:rFonts w:asciiTheme="minorHAnsi" w:eastAsiaTheme="minorEastAsia" w:hAnsiTheme="minorHAnsi" w:cstheme="minorBidi"/>
                <w:noProof/>
                <w:sz w:val="22"/>
                <w:lang w:eastAsia="sv-SE"/>
              </w:rPr>
              <w:tab/>
            </w:r>
            <w:r w:rsidR="00442A60" w:rsidRPr="00BB6732">
              <w:rPr>
                <w:rStyle w:val="Hyperlnk"/>
                <w:noProof/>
              </w:rPr>
              <w:t>Regel 2 Format för tidpunkt</w:t>
            </w:r>
            <w:r w:rsidR="00442A60">
              <w:rPr>
                <w:noProof/>
                <w:webHidden/>
              </w:rPr>
              <w:tab/>
            </w:r>
            <w:r w:rsidR="00442A60">
              <w:rPr>
                <w:noProof/>
                <w:webHidden/>
              </w:rPr>
              <w:fldChar w:fldCharType="begin"/>
            </w:r>
            <w:r w:rsidR="00442A60">
              <w:rPr>
                <w:noProof/>
                <w:webHidden/>
              </w:rPr>
              <w:instrText xml:space="preserve"> PAGEREF _Toc403589800 \h </w:instrText>
            </w:r>
            <w:r w:rsidR="00442A60">
              <w:rPr>
                <w:noProof/>
                <w:webHidden/>
              </w:rPr>
            </w:r>
            <w:r w:rsidR="00442A60">
              <w:rPr>
                <w:noProof/>
                <w:webHidden/>
              </w:rPr>
              <w:fldChar w:fldCharType="separate"/>
            </w:r>
            <w:r w:rsidR="00442A60">
              <w:rPr>
                <w:noProof/>
                <w:webHidden/>
              </w:rPr>
              <w:t>37</w:t>
            </w:r>
            <w:r w:rsidR="00442A60">
              <w:rPr>
                <w:noProof/>
                <w:webHidden/>
              </w:rPr>
              <w:fldChar w:fldCharType="end"/>
            </w:r>
          </w:hyperlink>
        </w:p>
        <w:p w14:paraId="67016A1B"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1" w:history="1">
            <w:r w:rsidR="00442A60" w:rsidRPr="00BB6732">
              <w:rPr>
                <w:rStyle w:val="Hyperlnk"/>
                <w:noProof/>
              </w:rPr>
              <w:t>5.2.3</w:t>
            </w:r>
            <w:r w:rsidR="00442A60">
              <w:rPr>
                <w:rFonts w:asciiTheme="minorHAnsi" w:eastAsiaTheme="minorEastAsia" w:hAnsiTheme="minorHAnsi" w:cstheme="minorBidi"/>
                <w:noProof/>
                <w:sz w:val="22"/>
                <w:lang w:eastAsia="sv-SE"/>
              </w:rPr>
              <w:tab/>
            </w:r>
            <w:r w:rsidR="00442A60" w:rsidRPr="00BB6732">
              <w:rPr>
                <w:rStyle w:val="Hyperlnk"/>
                <w:noProof/>
              </w:rPr>
              <w:t>Regel 3 Tidszon</w:t>
            </w:r>
            <w:r w:rsidR="00442A60">
              <w:rPr>
                <w:noProof/>
                <w:webHidden/>
              </w:rPr>
              <w:tab/>
            </w:r>
            <w:r w:rsidR="00442A60">
              <w:rPr>
                <w:noProof/>
                <w:webHidden/>
              </w:rPr>
              <w:fldChar w:fldCharType="begin"/>
            </w:r>
            <w:r w:rsidR="00442A60">
              <w:rPr>
                <w:noProof/>
                <w:webHidden/>
              </w:rPr>
              <w:instrText xml:space="preserve"> PAGEREF _Toc403589801 \h </w:instrText>
            </w:r>
            <w:r w:rsidR="00442A60">
              <w:rPr>
                <w:noProof/>
                <w:webHidden/>
              </w:rPr>
            </w:r>
            <w:r w:rsidR="00442A60">
              <w:rPr>
                <w:noProof/>
                <w:webHidden/>
              </w:rPr>
              <w:fldChar w:fldCharType="separate"/>
            </w:r>
            <w:r w:rsidR="00442A60">
              <w:rPr>
                <w:noProof/>
                <w:webHidden/>
              </w:rPr>
              <w:t>37</w:t>
            </w:r>
            <w:r w:rsidR="00442A60">
              <w:rPr>
                <w:noProof/>
                <w:webHidden/>
              </w:rPr>
              <w:fldChar w:fldCharType="end"/>
            </w:r>
          </w:hyperlink>
        </w:p>
        <w:p w14:paraId="3C506F84"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2" w:history="1">
            <w:r w:rsidR="00442A60" w:rsidRPr="00BB6732">
              <w:rPr>
                <w:rStyle w:val="Hyperlnk"/>
                <w:noProof/>
              </w:rPr>
              <w:t>5.2.4</w:t>
            </w:r>
            <w:r w:rsidR="00442A60">
              <w:rPr>
                <w:rFonts w:asciiTheme="minorHAnsi" w:eastAsiaTheme="minorEastAsia" w:hAnsiTheme="minorHAnsi" w:cstheme="minorBidi"/>
                <w:noProof/>
                <w:sz w:val="22"/>
                <w:lang w:eastAsia="sv-SE"/>
              </w:rPr>
              <w:tab/>
            </w:r>
            <w:r w:rsidR="00442A60" w:rsidRPr="00BB6732">
              <w:rPr>
                <w:rStyle w:val="Hyperlnk"/>
                <w:noProof/>
              </w:rPr>
              <w:t>Regel 4</w:t>
            </w:r>
            <w:r w:rsidR="00442A60">
              <w:rPr>
                <w:noProof/>
                <w:webHidden/>
              </w:rPr>
              <w:tab/>
            </w:r>
            <w:r w:rsidR="00442A60">
              <w:rPr>
                <w:noProof/>
                <w:webHidden/>
              </w:rPr>
              <w:fldChar w:fldCharType="begin"/>
            </w:r>
            <w:r w:rsidR="00442A60">
              <w:rPr>
                <w:noProof/>
                <w:webHidden/>
              </w:rPr>
              <w:instrText xml:space="preserve"> PAGEREF _Toc403589802 \h </w:instrText>
            </w:r>
            <w:r w:rsidR="00442A60">
              <w:rPr>
                <w:noProof/>
                <w:webHidden/>
              </w:rPr>
            </w:r>
            <w:r w:rsidR="00442A60">
              <w:rPr>
                <w:noProof/>
                <w:webHidden/>
              </w:rPr>
              <w:fldChar w:fldCharType="separate"/>
            </w:r>
            <w:r w:rsidR="00442A60">
              <w:rPr>
                <w:noProof/>
                <w:webHidden/>
              </w:rPr>
              <w:t>37</w:t>
            </w:r>
            <w:r w:rsidR="00442A60">
              <w:rPr>
                <w:noProof/>
                <w:webHidden/>
              </w:rPr>
              <w:fldChar w:fldCharType="end"/>
            </w:r>
          </w:hyperlink>
        </w:p>
        <w:p w14:paraId="74D2EF65"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3" w:history="1">
            <w:r w:rsidR="00442A60" w:rsidRPr="00BB6732">
              <w:rPr>
                <w:rStyle w:val="Hyperlnk"/>
                <w:noProof/>
              </w:rPr>
              <w:t>5.2.5</w:t>
            </w:r>
            <w:r w:rsidR="00442A60">
              <w:rPr>
                <w:rFonts w:asciiTheme="minorHAnsi" w:eastAsiaTheme="minorEastAsia" w:hAnsiTheme="minorHAnsi" w:cstheme="minorBidi"/>
                <w:noProof/>
                <w:sz w:val="22"/>
                <w:lang w:eastAsia="sv-SE"/>
              </w:rPr>
              <w:tab/>
            </w:r>
            <w:r w:rsidR="00442A60" w:rsidRPr="00BB6732">
              <w:rPr>
                <w:rStyle w:val="Hyperlnk"/>
                <w:noProof/>
              </w:rPr>
              <w:t>Regel 5</w:t>
            </w:r>
            <w:r w:rsidR="00442A60">
              <w:rPr>
                <w:noProof/>
                <w:webHidden/>
              </w:rPr>
              <w:tab/>
            </w:r>
            <w:r w:rsidR="00442A60">
              <w:rPr>
                <w:noProof/>
                <w:webHidden/>
              </w:rPr>
              <w:fldChar w:fldCharType="begin"/>
            </w:r>
            <w:r w:rsidR="00442A60">
              <w:rPr>
                <w:noProof/>
                <w:webHidden/>
              </w:rPr>
              <w:instrText xml:space="preserve"> PAGEREF _Toc403589803 \h </w:instrText>
            </w:r>
            <w:r w:rsidR="00442A60">
              <w:rPr>
                <w:noProof/>
                <w:webHidden/>
              </w:rPr>
            </w:r>
            <w:r w:rsidR="00442A60">
              <w:rPr>
                <w:noProof/>
                <w:webHidden/>
              </w:rPr>
              <w:fldChar w:fldCharType="separate"/>
            </w:r>
            <w:r w:rsidR="00442A60">
              <w:rPr>
                <w:noProof/>
                <w:webHidden/>
              </w:rPr>
              <w:t>37</w:t>
            </w:r>
            <w:r w:rsidR="00442A60">
              <w:rPr>
                <w:noProof/>
                <w:webHidden/>
              </w:rPr>
              <w:fldChar w:fldCharType="end"/>
            </w:r>
          </w:hyperlink>
        </w:p>
        <w:p w14:paraId="5B36EABA" w14:textId="77777777" w:rsidR="00442A60" w:rsidRDefault="004D5D18">
          <w:pPr>
            <w:pStyle w:val="Innehll1"/>
            <w:tabs>
              <w:tab w:val="left" w:pos="400"/>
              <w:tab w:val="right" w:leader="dot" w:pos="10456"/>
            </w:tabs>
            <w:rPr>
              <w:rFonts w:asciiTheme="minorHAnsi" w:eastAsiaTheme="minorEastAsia" w:hAnsiTheme="minorHAnsi" w:cstheme="minorBidi"/>
              <w:noProof/>
              <w:sz w:val="22"/>
              <w:lang w:eastAsia="sv-SE"/>
            </w:rPr>
          </w:pPr>
          <w:hyperlink w:anchor="_Toc403589804" w:history="1">
            <w:r w:rsidR="00442A60" w:rsidRPr="00BB6732">
              <w:rPr>
                <w:rStyle w:val="Hyperlnk"/>
                <w:noProof/>
              </w:rPr>
              <w:t>6</w:t>
            </w:r>
            <w:r w:rsidR="00442A60">
              <w:rPr>
                <w:rFonts w:asciiTheme="minorHAnsi" w:eastAsiaTheme="minorEastAsia" w:hAnsiTheme="minorHAnsi" w:cstheme="minorBidi"/>
                <w:noProof/>
                <w:sz w:val="22"/>
                <w:lang w:eastAsia="sv-SE"/>
              </w:rPr>
              <w:tab/>
            </w:r>
            <w:r w:rsidR="00442A60" w:rsidRPr="00BB6732">
              <w:rPr>
                <w:rStyle w:val="Hyperlnk"/>
                <w:noProof/>
              </w:rPr>
              <w:t>Tjänstekontrakt</w:t>
            </w:r>
            <w:r w:rsidR="00442A60">
              <w:rPr>
                <w:noProof/>
                <w:webHidden/>
              </w:rPr>
              <w:tab/>
            </w:r>
            <w:r w:rsidR="00442A60">
              <w:rPr>
                <w:noProof/>
                <w:webHidden/>
              </w:rPr>
              <w:fldChar w:fldCharType="begin"/>
            </w:r>
            <w:r w:rsidR="00442A60">
              <w:rPr>
                <w:noProof/>
                <w:webHidden/>
              </w:rPr>
              <w:instrText xml:space="preserve"> PAGEREF _Toc403589804 \h </w:instrText>
            </w:r>
            <w:r w:rsidR="00442A60">
              <w:rPr>
                <w:noProof/>
                <w:webHidden/>
              </w:rPr>
            </w:r>
            <w:r w:rsidR="00442A60">
              <w:rPr>
                <w:noProof/>
                <w:webHidden/>
              </w:rPr>
              <w:fldChar w:fldCharType="separate"/>
            </w:r>
            <w:r w:rsidR="00442A60">
              <w:rPr>
                <w:noProof/>
                <w:webHidden/>
              </w:rPr>
              <w:t>38</w:t>
            </w:r>
            <w:r w:rsidR="00442A60">
              <w:rPr>
                <w:noProof/>
                <w:webHidden/>
              </w:rPr>
              <w:fldChar w:fldCharType="end"/>
            </w:r>
          </w:hyperlink>
        </w:p>
        <w:p w14:paraId="64D7D722" w14:textId="77777777" w:rsidR="00442A60" w:rsidRDefault="004D5D18">
          <w:pPr>
            <w:pStyle w:val="Innehll2"/>
            <w:tabs>
              <w:tab w:val="left" w:pos="880"/>
              <w:tab w:val="right" w:leader="dot" w:pos="10456"/>
            </w:tabs>
            <w:rPr>
              <w:rFonts w:asciiTheme="minorHAnsi" w:eastAsiaTheme="minorEastAsia" w:hAnsiTheme="minorHAnsi" w:cstheme="minorBidi"/>
              <w:noProof/>
              <w:sz w:val="22"/>
              <w:lang w:eastAsia="sv-SE"/>
            </w:rPr>
          </w:pPr>
          <w:hyperlink w:anchor="_Toc403589805" w:history="1">
            <w:r w:rsidR="00442A60" w:rsidRPr="00BB6732">
              <w:rPr>
                <w:rStyle w:val="Hyperlnk"/>
                <w:noProof/>
              </w:rPr>
              <w:t>6.1</w:t>
            </w:r>
            <w:r w:rsidR="00442A60">
              <w:rPr>
                <w:rFonts w:asciiTheme="minorHAnsi" w:eastAsiaTheme="minorEastAsia" w:hAnsiTheme="minorHAnsi" w:cstheme="minorBidi"/>
                <w:noProof/>
                <w:sz w:val="22"/>
                <w:lang w:eastAsia="sv-SE"/>
              </w:rPr>
              <w:tab/>
            </w:r>
            <w:r w:rsidR="00442A60" w:rsidRPr="00BB6732">
              <w:rPr>
                <w:rStyle w:val="Hyperlnk"/>
                <w:noProof/>
              </w:rPr>
              <w:t>ProcessRequest</w:t>
            </w:r>
            <w:r w:rsidR="00442A60">
              <w:rPr>
                <w:noProof/>
                <w:webHidden/>
              </w:rPr>
              <w:tab/>
            </w:r>
            <w:r w:rsidR="00442A60">
              <w:rPr>
                <w:noProof/>
                <w:webHidden/>
              </w:rPr>
              <w:fldChar w:fldCharType="begin"/>
            </w:r>
            <w:r w:rsidR="00442A60">
              <w:rPr>
                <w:noProof/>
                <w:webHidden/>
              </w:rPr>
              <w:instrText xml:space="preserve"> PAGEREF _Toc403589805 \h </w:instrText>
            </w:r>
            <w:r w:rsidR="00442A60">
              <w:rPr>
                <w:noProof/>
                <w:webHidden/>
              </w:rPr>
            </w:r>
            <w:r w:rsidR="00442A60">
              <w:rPr>
                <w:noProof/>
                <w:webHidden/>
              </w:rPr>
              <w:fldChar w:fldCharType="separate"/>
            </w:r>
            <w:r w:rsidR="00442A60">
              <w:rPr>
                <w:noProof/>
                <w:webHidden/>
              </w:rPr>
              <w:t>38</w:t>
            </w:r>
            <w:r w:rsidR="00442A60">
              <w:rPr>
                <w:noProof/>
                <w:webHidden/>
              </w:rPr>
              <w:fldChar w:fldCharType="end"/>
            </w:r>
          </w:hyperlink>
        </w:p>
        <w:p w14:paraId="47650CF7"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6" w:history="1">
            <w:r w:rsidR="00442A60" w:rsidRPr="00BB6732">
              <w:rPr>
                <w:rStyle w:val="Hyperlnk"/>
                <w:noProof/>
              </w:rPr>
              <w:t>6.1.1</w:t>
            </w:r>
            <w:r w:rsidR="00442A60">
              <w:rPr>
                <w:rFonts w:asciiTheme="minorHAnsi" w:eastAsiaTheme="minorEastAsia" w:hAnsiTheme="minorHAnsi" w:cstheme="minorBidi"/>
                <w:noProof/>
                <w:sz w:val="22"/>
                <w:lang w:eastAsia="sv-SE"/>
              </w:rPr>
              <w:tab/>
            </w:r>
            <w:r w:rsidR="00442A60" w:rsidRPr="00BB6732">
              <w:rPr>
                <w:rStyle w:val="Hyperlnk"/>
                <w:noProof/>
              </w:rPr>
              <w:t>Version</w:t>
            </w:r>
            <w:r w:rsidR="00442A60">
              <w:rPr>
                <w:noProof/>
                <w:webHidden/>
              </w:rPr>
              <w:tab/>
            </w:r>
            <w:r w:rsidR="00442A60">
              <w:rPr>
                <w:noProof/>
                <w:webHidden/>
              </w:rPr>
              <w:fldChar w:fldCharType="begin"/>
            </w:r>
            <w:r w:rsidR="00442A60">
              <w:rPr>
                <w:noProof/>
                <w:webHidden/>
              </w:rPr>
              <w:instrText xml:space="preserve"> PAGEREF _Toc403589806 \h </w:instrText>
            </w:r>
            <w:r w:rsidR="00442A60">
              <w:rPr>
                <w:noProof/>
                <w:webHidden/>
              </w:rPr>
            </w:r>
            <w:r w:rsidR="00442A60">
              <w:rPr>
                <w:noProof/>
                <w:webHidden/>
              </w:rPr>
              <w:fldChar w:fldCharType="separate"/>
            </w:r>
            <w:r w:rsidR="00442A60">
              <w:rPr>
                <w:noProof/>
                <w:webHidden/>
              </w:rPr>
              <w:t>38</w:t>
            </w:r>
            <w:r w:rsidR="00442A60">
              <w:rPr>
                <w:noProof/>
                <w:webHidden/>
              </w:rPr>
              <w:fldChar w:fldCharType="end"/>
            </w:r>
          </w:hyperlink>
        </w:p>
        <w:p w14:paraId="0AAF42DD"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7" w:history="1">
            <w:r w:rsidR="00442A60" w:rsidRPr="00BB6732">
              <w:rPr>
                <w:rStyle w:val="Hyperlnk"/>
                <w:noProof/>
              </w:rPr>
              <w:t>6.1.2</w:t>
            </w:r>
            <w:r w:rsidR="00442A60">
              <w:rPr>
                <w:rFonts w:asciiTheme="minorHAnsi" w:eastAsiaTheme="minorEastAsia" w:hAnsiTheme="minorHAnsi" w:cstheme="minorBidi"/>
                <w:noProof/>
                <w:sz w:val="22"/>
                <w:lang w:eastAsia="sv-SE"/>
              </w:rPr>
              <w:tab/>
            </w:r>
            <w:r w:rsidR="00442A60" w:rsidRPr="00BB6732">
              <w:rPr>
                <w:rStyle w:val="Hyperlnk"/>
                <w:noProof/>
              </w:rPr>
              <w:t>Fältregler</w:t>
            </w:r>
            <w:r w:rsidR="00442A60">
              <w:rPr>
                <w:noProof/>
                <w:webHidden/>
              </w:rPr>
              <w:tab/>
            </w:r>
            <w:r w:rsidR="00442A60">
              <w:rPr>
                <w:noProof/>
                <w:webHidden/>
              </w:rPr>
              <w:fldChar w:fldCharType="begin"/>
            </w:r>
            <w:r w:rsidR="00442A60">
              <w:rPr>
                <w:noProof/>
                <w:webHidden/>
              </w:rPr>
              <w:instrText xml:space="preserve"> PAGEREF _Toc403589807 \h </w:instrText>
            </w:r>
            <w:r w:rsidR="00442A60">
              <w:rPr>
                <w:noProof/>
                <w:webHidden/>
              </w:rPr>
            </w:r>
            <w:r w:rsidR="00442A60">
              <w:rPr>
                <w:noProof/>
                <w:webHidden/>
              </w:rPr>
              <w:fldChar w:fldCharType="separate"/>
            </w:r>
            <w:r w:rsidR="00442A60">
              <w:rPr>
                <w:noProof/>
                <w:webHidden/>
              </w:rPr>
              <w:t>38</w:t>
            </w:r>
            <w:r w:rsidR="00442A60">
              <w:rPr>
                <w:noProof/>
                <w:webHidden/>
              </w:rPr>
              <w:fldChar w:fldCharType="end"/>
            </w:r>
          </w:hyperlink>
        </w:p>
        <w:p w14:paraId="00A4D7AE"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8" w:history="1">
            <w:r w:rsidR="00442A60" w:rsidRPr="00BB6732">
              <w:rPr>
                <w:rStyle w:val="Hyperlnk"/>
                <w:noProof/>
              </w:rPr>
              <w:t>6.1.3</w:t>
            </w:r>
            <w:r w:rsidR="00442A60">
              <w:rPr>
                <w:rFonts w:asciiTheme="minorHAnsi" w:eastAsiaTheme="minorEastAsia" w:hAnsiTheme="minorHAnsi" w:cstheme="minorBidi"/>
                <w:noProof/>
                <w:sz w:val="22"/>
                <w:lang w:eastAsia="sv-SE"/>
              </w:rPr>
              <w:tab/>
            </w:r>
            <w:r w:rsidR="00442A60" w:rsidRPr="00BB6732">
              <w:rPr>
                <w:rStyle w:val="Hyperlnk"/>
                <w:noProof/>
              </w:rPr>
              <w:t>Övriga regler</w:t>
            </w:r>
            <w:r w:rsidR="00442A60">
              <w:rPr>
                <w:noProof/>
                <w:webHidden/>
              </w:rPr>
              <w:tab/>
            </w:r>
            <w:r w:rsidR="00442A60">
              <w:rPr>
                <w:noProof/>
                <w:webHidden/>
              </w:rPr>
              <w:fldChar w:fldCharType="begin"/>
            </w:r>
            <w:r w:rsidR="00442A60">
              <w:rPr>
                <w:noProof/>
                <w:webHidden/>
              </w:rPr>
              <w:instrText xml:space="preserve"> PAGEREF _Toc403589808 \h </w:instrText>
            </w:r>
            <w:r w:rsidR="00442A60">
              <w:rPr>
                <w:noProof/>
                <w:webHidden/>
              </w:rPr>
            </w:r>
            <w:r w:rsidR="00442A60">
              <w:rPr>
                <w:noProof/>
                <w:webHidden/>
              </w:rPr>
              <w:fldChar w:fldCharType="separate"/>
            </w:r>
            <w:r w:rsidR="00442A60">
              <w:rPr>
                <w:noProof/>
                <w:webHidden/>
              </w:rPr>
              <w:t>49</w:t>
            </w:r>
            <w:r w:rsidR="00442A60">
              <w:rPr>
                <w:noProof/>
                <w:webHidden/>
              </w:rPr>
              <w:fldChar w:fldCharType="end"/>
            </w:r>
          </w:hyperlink>
        </w:p>
        <w:p w14:paraId="4EF2D4F3"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09" w:history="1">
            <w:r w:rsidR="00442A60" w:rsidRPr="00BB6732">
              <w:rPr>
                <w:rStyle w:val="Hyperlnk"/>
                <w:noProof/>
              </w:rPr>
              <w:t>6.1.4</w:t>
            </w:r>
            <w:r w:rsidR="00442A60">
              <w:rPr>
                <w:rFonts w:asciiTheme="minorHAnsi" w:eastAsiaTheme="minorEastAsia" w:hAnsiTheme="minorHAnsi" w:cstheme="minorBidi"/>
                <w:noProof/>
                <w:sz w:val="22"/>
                <w:lang w:eastAsia="sv-SE"/>
              </w:rPr>
              <w:tab/>
            </w:r>
            <w:r w:rsidR="00442A60" w:rsidRPr="00BB6732">
              <w:rPr>
                <w:rStyle w:val="Hyperlnk"/>
                <w:noProof/>
              </w:rPr>
              <w:t>Annan information om kontraktet</w:t>
            </w:r>
            <w:r w:rsidR="00442A60">
              <w:rPr>
                <w:noProof/>
                <w:webHidden/>
              </w:rPr>
              <w:tab/>
            </w:r>
            <w:r w:rsidR="00442A60">
              <w:rPr>
                <w:noProof/>
                <w:webHidden/>
              </w:rPr>
              <w:fldChar w:fldCharType="begin"/>
            </w:r>
            <w:r w:rsidR="00442A60">
              <w:rPr>
                <w:noProof/>
                <w:webHidden/>
              </w:rPr>
              <w:instrText xml:space="preserve"> PAGEREF _Toc403589809 \h </w:instrText>
            </w:r>
            <w:r w:rsidR="00442A60">
              <w:rPr>
                <w:noProof/>
                <w:webHidden/>
              </w:rPr>
            </w:r>
            <w:r w:rsidR="00442A60">
              <w:rPr>
                <w:noProof/>
                <w:webHidden/>
              </w:rPr>
              <w:fldChar w:fldCharType="separate"/>
            </w:r>
            <w:r w:rsidR="00442A60">
              <w:rPr>
                <w:noProof/>
                <w:webHidden/>
              </w:rPr>
              <w:t>50</w:t>
            </w:r>
            <w:r w:rsidR="00442A60">
              <w:rPr>
                <w:noProof/>
                <w:webHidden/>
              </w:rPr>
              <w:fldChar w:fldCharType="end"/>
            </w:r>
          </w:hyperlink>
        </w:p>
        <w:p w14:paraId="54E04498" w14:textId="77777777" w:rsidR="00442A60" w:rsidRDefault="004D5D18">
          <w:pPr>
            <w:pStyle w:val="Innehll2"/>
            <w:tabs>
              <w:tab w:val="left" w:pos="880"/>
              <w:tab w:val="right" w:leader="dot" w:pos="10456"/>
            </w:tabs>
            <w:rPr>
              <w:rFonts w:asciiTheme="minorHAnsi" w:eastAsiaTheme="minorEastAsia" w:hAnsiTheme="minorHAnsi" w:cstheme="minorBidi"/>
              <w:noProof/>
              <w:sz w:val="22"/>
              <w:lang w:eastAsia="sv-SE"/>
            </w:rPr>
          </w:pPr>
          <w:hyperlink w:anchor="_Toc403589810" w:history="1">
            <w:r w:rsidR="00442A60" w:rsidRPr="00BB6732">
              <w:rPr>
                <w:rStyle w:val="Hyperlnk"/>
                <w:noProof/>
              </w:rPr>
              <w:t>6.2</w:t>
            </w:r>
            <w:r w:rsidR="00442A60">
              <w:rPr>
                <w:rFonts w:asciiTheme="minorHAnsi" w:eastAsiaTheme="minorEastAsia" w:hAnsiTheme="minorHAnsi" w:cstheme="minorBidi"/>
                <w:noProof/>
                <w:sz w:val="22"/>
                <w:lang w:eastAsia="sv-SE"/>
              </w:rPr>
              <w:tab/>
            </w:r>
            <w:r w:rsidR="00442A60" w:rsidRPr="00BB6732">
              <w:rPr>
                <w:rStyle w:val="Hyperlnk"/>
                <w:noProof/>
              </w:rPr>
              <w:t>ProcessRequestOutcome</w:t>
            </w:r>
            <w:r w:rsidR="00442A60">
              <w:rPr>
                <w:noProof/>
                <w:webHidden/>
              </w:rPr>
              <w:tab/>
            </w:r>
            <w:r w:rsidR="00442A60">
              <w:rPr>
                <w:noProof/>
                <w:webHidden/>
              </w:rPr>
              <w:fldChar w:fldCharType="begin"/>
            </w:r>
            <w:r w:rsidR="00442A60">
              <w:rPr>
                <w:noProof/>
                <w:webHidden/>
              </w:rPr>
              <w:instrText xml:space="preserve"> PAGEREF _Toc403589810 \h </w:instrText>
            </w:r>
            <w:r w:rsidR="00442A60">
              <w:rPr>
                <w:noProof/>
                <w:webHidden/>
              </w:rPr>
            </w:r>
            <w:r w:rsidR="00442A60">
              <w:rPr>
                <w:noProof/>
                <w:webHidden/>
              </w:rPr>
              <w:fldChar w:fldCharType="separate"/>
            </w:r>
            <w:r w:rsidR="00442A60">
              <w:rPr>
                <w:noProof/>
                <w:webHidden/>
              </w:rPr>
              <w:t>51</w:t>
            </w:r>
            <w:r w:rsidR="00442A60">
              <w:rPr>
                <w:noProof/>
                <w:webHidden/>
              </w:rPr>
              <w:fldChar w:fldCharType="end"/>
            </w:r>
          </w:hyperlink>
        </w:p>
        <w:p w14:paraId="3AB46A1D"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1" w:history="1">
            <w:r w:rsidR="00442A60" w:rsidRPr="00BB6732">
              <w:rPr>
                <w:rStyle w:val="Hyperlnk"/>
                <w:noProof/>
              </w:rPr>
              <w:t>6.2.1</w:t>
            </w:r>
            <w:r w:rsidR="00442A60">
              <w:rPr>
                <w:rFonts w:asciiTheme="minorHAnsi" w:eastAsiaTheme="minorEastAsia" w:hAnsiTheme="minorHAnsi" w:cstheme="minorBidi"/>
                <w:noProof/>
                <w:sz w:val="22"/>
                <w:lang w:eastAsia="sv-SE"/>
              </w:rPr>
              <w:tab/>
            </w:r>
            <w:r w:rsidR="00442A60" w:rsidRPr="00BB6732">
              <w:rPr>
                <w:rStyle w:val="Hyperlnk"/>
                <w:noProof/>
              </w:rPr>
              <w:t>Version</w:t>
            </w:r>
            <w:r w:rsidR="00442A60">
              <w:rPr>
                <w:noProof/>
                <w:webHidden/>
              </w:rPr>
              <w:tab/>
            </w:r>
            <w:r w:rsidR="00442A60">
              <w:rPr>
                <w:noProof/>
                <w:webHidden/>
              </w:rPr>
              <w:fldChar w:fldCharType="begin"/>
            </w:r>
            <w:r w:rsidR="00442A60">
              <w:rPr>
                <w:noProof/>
                <w:webHidden/>
              </w:rPr>
              <w:instrText xml:space="preserve"> PAGEREF _Toc403589811 \h </w:instrText>
            </w:r>
            <w:r w:rsidR="00442A60">
              <w:rPr>
                <w:noProof/>
                <w:webHidden/>
              </w:rPr>
            </w:r>
            <w:r w:rsidR="00442A60">
              <w:rPr>
                <w:noProof/>
                <w:webHidden/>
              </w:rPr>
              <w:fldChar w:fldCharType="separate"/>
            </w:r>
            <w:r w:rsidR="00442A60">
              <w:rPr>
                <w:noProof/>
                <w:webHidden/>
              </w:rPr>
              <w:t>51</w:t>
            </w:r>
            <w:r w:rsidR="00442A60">
              <w:rPr>
                <w:noProof/>
                <w:webHidden/>
              </w:rPr>
              <w:fldChar w:fldCharType="end"/>
            </w:r>
          </w:hyperlink>
        </w:p>
        <w:p w14:paraId="3657ADC8"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2" w:history="1">
            <w:r w:rsidR="00442A60" w:rsidRPr="00BB6732">
              <w:rPr>
                <w:rStyle w:val="Hyperlnk"/>
                <w:noProof/>
              </w:rPr>
              <w:t>6.2.2</w:t>
            </w:r>
            <w:r w:rsidR="00442A60">
              <w:rPr>
                <w:rFonts w:asciiTheme="minorHAnsi" w:eastAsiaTheme="minorEastAsia" w:hAnsiTheme="minorHAnsi" w:cstheme="minorBidi"/>
                <w:noProof/>
                <w:sz w:val="22"/>
                <w:lang w:eastAsia="sv-SE"/>
              </w:rPr>
              <w:tab/>
            </w:r>
            <w:r w:rsidR="00442A60" w:rsidRPr="00BB6732">
              <w:rPr>
                <w:rStyle w:val="Hyperlnk"/>
                <w:noProof/>
              </w:rPr>
              <w:t>Fältregler</w:t>
            </w:r>
            <w:r w:rsidR="00442A60">
              <w:rPr>
                <w:noProof/>
                <w:webHidden/>
              </w:rPr>
              <w:tab/>
            </w:r>
            <w:r w:rsidR="00442A60">
              <w:rPr>
                <w:noProof/>
                <w:webHidden/>
              </w:rPr>
              <w:fldChar w:fldCharType="begin"/>
            </w:r>
            <w:r w:rsidR="00442A60">
              <w:rPr>
                <w:noProof/>
                <w:webHidden/>
              </w:rPr>
              <w:instrText xml:space="preserve"> PAGEREF _Toc403589812 \h </w:instrText>
            </w:r>
            <w:r w:rsidR="00442A60">
              <w:rPr>
                <w:noProof/>
                <w:webHidden/>
              </w:rPr>
            </w:r>
            <w:r w:rsidR="00442A60">
              <w:rPr>
                <w:noProof/>
                <w:webHidden/>
              </w:rPr>
              <w:fldChar w:fldCharType="separate"/>
            </w:r>
            <w:r w:rsidR="00442A60">
              <w:rPr>
                <w:noProof/>
                <w:webHidden/>
              </w:rPr>
              <w:t>51</w:t>
            </w:r>
            <w:r w:rsidR="00442A60">
              <w:rPr>
                <w:noProof/>
                <w:webHidden/>
              </w:rPr>
              <w:fldChar w:fldCharType="end"/>
            </w:r>
          </w:hyperlink>
        </w:p>
        <w:p w14:paraId="5CB2A3ED"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3" w:history="1">
            <w:r w:rsidR="00442A60" w:rsidRPr="00BB6732">
              <w:rPr>
                <w:rStyle w:val="Hyperlnk"/>
                <w:noProof/>
              </w:rPr>
              <w:t>6.2.3</w:t>
            </w:r>
            <w:r w:rsidR="00442A60">
              <w:rPr>
                <w:rFonts w:asciiTheme="minorHAnsi" w:eastAsiaTheme="minorEastAsia" w:hAnsiTheme="minorHAnsi" w:cstheme="minorBidi"/>
                <w:noProof/>
                <w:sz w:val="22"/>
                <w:lang w:eastAsia="sv-SE"/>
              </w:rPr>
              <w:tab/>
            </w:r>
            <w:r w:rsidR="00442A60" w:rsidRPr="00BB6732">
              <w:rPr>
                <w:rStyle w:val="Hyperlnk"/>
                <w:noProof/>
              </w:rPr>
              <w:t>Övriga regler</w:t>
            </w:r>
            <w:r w:rsidR="00442A60">
              <w:rPr>
                <w:noProof/>
                <w:webHidden/>
              </w:rPr>
              <w:tab/>
            </w:r>
            <w:r w:rsidR="00442A60">
              <w:rPr>
                <w:noProof/>
                <w:webHidden/>
              </w:rPr>
              <w:fldChar w:fldCharType="begin"/>
            </w:r>
            <w:r w:rsidR="00442A60">
              <w:rPr>
                <w:noProof/>
                <w:webHidden/>
              </w:rPr>
              <w:instrText xml:space="preserve"> PAGEREF _Toc403589813 \h </w:instrText>
            </w:r>
            <w:r w:rsidR="00442A60">
              <w:rPr>
                <w:noProof/>
                <w:webHidden/>
              </w:rPr>
            </w:r>
            <w:r w:rsidR="00442A60">
              <w:rPr>
                <w:noProof/>
                <w:webHidden/>
              </w:rPr>
              <w:fldChar w:fldCharType="separate"/>
            </w:r>
            <w:r w:rsidR="00442A60">
              <w:rPr>
                <w:noProof/>
                <w:webHidden/>
              </w:rPr>
              <w:t>57</w:t>
            </w:r>
            <w:r w:rsidR="00442A60">
              <w:rPr>
                <w:noProof/>
                <w:webHidden/>
              </w:rPr>
              <w:fldChar w:fldCharType="end"/>
            </w:r>
          </w:hyperlink>
        </w:p>
        <w:p w14:paraId="4C47A5DF"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4" w:history="1">
            <w:r w:rsidR="00442A60" w:rsidRPr="00BB6732">
              <w:rPr>
                <w:rStyle w:val="Hyperlnk"/>
                <w:noProof/>
              </w:rPr>
              <w:t>6.2.4</w:t>
            </w:r>
            <w:r w:rsidR="00442A60">
              <w:rPr>
                <w:rFonts w:asciiTheme="minorHAnsi" w:eastAsiaTheme="minorEastAsia" w:hAnsiTheme="minorHAnsi" w:cstheme="minorBidi"/>
                <w:noProof/>
                <w:sz w:val="22"/>
                <w:lang w:eastAsia="sv-SE"/>
              </w:rPr>
              <w:tab/>
            </w:r>
            <w:r w:rsidR="00442A60" w:rsidRPr="00BB6732">
              <w:rPr>
                <w:rStyle w:val="Hyperlnk"/>
                <w:noProof/>
              </w:rPr>
              <w:t>Annan information om kontraktet</w:t>
            </w:r>
            <w:r w:rsidR="00442A60">
              <w:rPr>
                <w:noProof/>
                <w:webHidden/>
              </w:rPr>
              <w:tab/>
            </w:r>
            <w:r w:rsidR="00442A60">
              <w:rPr>
                <w:noProof/>
                <w:webHidden/>
              </w:rPr>
              <w:fldChar w:fldCharType="begin"/>
            </w:r>
            <w:r w:rsidR="00442A60">
              <w:rPr>
                <w:noProof/>
                <w:webHidden/>
              </w:rPr>
              <w:instrText xml:space="preserve"> PAGEREF _Toc403589814 \h </w:instrText>
            </w:r>
            <w:r w:rsidR="00442A60">
              <w:rPr>
                <w:noProof/>
                <w:webHidden/>
              </w:rPr>
            </w:r>
            <w:r w:rsidR="00442A60">
              <w:rPr>
                <w:noProof/>
                <w:webHidden/>
              </w:rPr>
              <w:fldChar w:fldCharType="separate"/>
            </w:r>
            <w:r w:rsidR="00442A60">
              <w:rPr>
                <w:noProof/>
                <w:webHidden/>
              </w:rPr>
              <w:t>57</w:t>
            </w:r>
            <w:r w:rsidR="00442A60">
              <w:rPr>
                <w:noProof/>
                <w:webHidden/>
              </w:rPr>
              <w:fldChar w:fldCharType="end"/>
            </w:r>
          </w:hyperlink>
        </w:p>
        <w:p w14:paraId="73B32FA1" w14:textId="77777777" w:rsidR="00442A60" w:rsidRDefault="004D5D18">
          <w:pPr>
            <w:pStyle w:val="Innehll2"/>
            <w:tabs>
              <w:tab w:val="left" w:pos="880"/>
              <w:tab w:val="right" w:leader="dot" w:pos="10456"/>
            </w:tabs>
            <w:rPr>
              <w:rFonts w:asciiTheme="minorHAnsi" w:eastAsiaTheme="minorEastAsia" w:hAnsiTheme="minorHAnsi" w:cstheme="minorBidi"/>
              <w:noProof/>
              <w:sz w:val="22"/>
              <w:lang w:eastAsia="sv-SE"/>
            </w:rPr>
          </w:pPr>
          <w:hyperlink w:anchor="_Toc403589815" w:history="1">
            <w:r w:rsidR="00442A60" w:rsidRPr="00BB6732">
              <w:rPr>
                <w:rStyle w:val="Hyperlnk"/>
                <w:noProof/>
              </w:rPr>
              <w:t>6.3</w:t>
            </w:r>
            <w:r w:rsidR="00442A60">
              <w:rPr>
                <w:rFonts w:asciiTheme="minorHAnsi" w:eastAsiaTheme="minorEastAsia" w:hAnsiTheme="minorHAnsi" w:cstheme="minorBidi"/>
                <w:noProof/>
                <w:sz w:val="22"/>
                <w:lang w:eastAsia="sv-SE"/>
              </w:rPr>
              <w:tab/>
            </w:r>
            <w:r w:rsidR="00442A60" w:rsidRPr="00BB6732">
              <w:rPr>
                <w:rStyle w:val="Hyperlnk"/>
                <w:noProof/>
              </w:rPr>
              <w:t>ProcessRequestConfirmation</w:t>
            </w:r>
            <w:r w:rsidR="00442A60">
              <w:rPr>
                <w:noProof/>
                <w:webHidden/>
              </w:rPr>
              <w:tab/>
            </w:r>
            <w:r w:rsidR="00442A60">
              <w:rPr>
                <w:noProof/>
                <w:webHidden/>
              </w:rPr>
              <w:fldChar w:fldCharType="begin"/>
            </w:r>
            <w:r w:rsidR="00442A60">
              <w:rPr>
                <w:noProof/>
                <w:webHidden/>
              </w:rPr>
              <w:instrText xml:space="preserve"> PAGEREF _Toc403589815 \h </w:instrText>
            </w:r>
            <w:r w:rsidR="00442A60">
              <w:rPr>
                <w:noProof/>
                <w:webHidden/>
              </w:rPr>
            </w:r>
            <w:r w:rsidR="00442A60">
              <w:rPr>
                <w:noProof/>
                <w:webHidden/>
              </w:rPr>
              <w:fldChar w:fldCharType="separate"/>
            </w:r>
            <w:r w:rsidR="00442A60">
              <w:rPr>
                <w:noProof/>
                <w:webHidden/>
              </w:rPr>
              <w:t>58</w:t>
            </w:r>
            <w:r w:rsidR="00442A60">
              <w:rPr>
                <w:noProof/>
                <w:webHidden/>
              </w:rPr>
              <w:fldChar w:fldCharType="end"/>
            </w:r>
          </w:hyperlink>
        </w:p>
        <w:p w14:paraId="3C37289A"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6" w:history="1">
            <w:r w:rsidR="00442A60" w:rsidRPr="00BB6732">
              <w:rPr>
                <w:rStyle w:val="Hyperlnk"/>
                <w:noProof/>
              </w:rPr>
              <w:t>6.3.1</w:t>
            </w:r>
            <w:r w:rsidR="00442A60">
              <w:rPr>
                <w:rFonts w:asciiTheme="minorHAnsi" w:eastAsiaTheme="minorEastAsia" w:hAnsiTheme="minorHAnsi" w:cstheme="minorBidi"/>
                <w:noProof/>
                <w:sz w:val="22"/>
                <w:lang w:eastAsia="sv-SE"/>
              </w:rPr>
              <w:tab/>
            </w:r>
            <w:r w:rsidR="00442A60" w:rsidRPr="00BB6732">
              <w:rPr>
                <w:rStyle w:val="Hyperlnk"/>
                <w:noProof/>
              </w:rPr>
              <w:t>Version</w:t>
            </w:r>
            <w:r w:rsidR="00442A60">
              <w:rPr>
                <w:noProof/>
                <w:webHidden/>
              </w:rPr>
              <w:tab/>
            </w:r>
            <w:r w:rsidR="00442A60">
              <w:rPr>
                <w:noProof/>
                <w:webHidden/>
              </w:rPr>
              <w:fldChar w:fldCharType="begin"/>
            </w:r>
            <w:r w:rsidR="00442A60">
              <w:rPr>
                <w:noProof/>
                <w:webHidden/>
              </w:rPr>
              <w:instrText xml:space="preserve"> PAGEREF _Toc403589816 \h </w:instrText>
            </w:r>
            <w:r w:rsidR="00442A60">
              <w:rPr>
                <w:noProof/>
                <w:webHidden/>
              </w:rPr>
            </w:r>
            <w:r w:rsidR="00442A60">
              <w:rPr>
                <w:noProof/>
                <w:webHidden/>
              </w:rPr>
              <w:fldChar w:fldCharType="separate"/>
            </w:r>
            <w:r w:rsidR="00442A60">
              <w:rPr>
                <w:noProof/>
                <w:webHidden/>
              </w:rPr>
              <w:t>58</w:t>
            </w:r>
            <w:r w:rsidR="00442A60">
              <w:rPr>
                <w:noProof/>
                <w:webHidden/>
              </w:rPr>
              <w:fldChar w:fldCharType="end"/>
            </w:r>
          </w:hyperlink>
        </w:p>
        <w:p w14:paraId="2B1D7230"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7" w:history="1">
            <w:r w:rsidR="00442A60" w:rsidRPr="00BB6732">
              <w:rPr>
                <w:rStyle w:val="Hyperlnk"/>
                <w:noProof/>
              </w:rPr>
              <w:t>6.3.2</w:t>
            </w:r>
            <w:r w:rsidR="00442A60">
              <w:rPr>
                <w:rFonts w:asciiTheme="minorHAnsi" w:eastAsiaTheme="minorEastAsia" w:hAnsiTheme="minorHAnsi" w:cstheme="minorBidi"/>
                <w:noProof/>
                <w:sz w:val="22"/>
                <w:lang w:eastAsia="sv-SE"/>
              </w:rPr>
              <w:tab/>
            </w:r>
            <w:r w:rsidR="00442A60" w:rsidRPr="00BB6732">
              <w:rPr>
                <w:rStyle w:val="Hyperlnk"/>
                <w:noProof/>
              </w:rPr>
              <w:t>Fältregler</w:t>
            </w:r>
            <w:r w:rsidR="00442A60">
              <w:rPr>
                <w:noProof/>
                <w:webHidden/>
              </w:rPr>
              <w:tab/>
            </w:r>
            <w:r w:rsidR="00442A60">
              <w:rPr>
                <w:noProof/>
                <w:webHidden/>
              </w:rPr>
              <w:fldChar w:fldCharType="begin"/>
            </w:r>
            <w:r w:rsidR="00442A60">
              <w:rPr>
                <w:noProof/>
                <w:webHidden/>
              </w:rPr>
              <w:instrText xml:space="preserve"> PAGEREF _Toc403589817 \h </w:instrText>
            </w:r>
            <w:r w:rsidR="00442A60">
              <w:rPr>
                <w:noProof/>
                <w:webHidden/>
              </w:rPr>
            </w:r>
            <w:r w:rsidR="00442A60">
              <w:rPr>
                <w:noProof/>
                <w:webHidden/>
              </w:rPr>
              <w:fldChar w:fldCharType="separate"/>
            </w:r>
            <w:r w:rsidR="00442A60">
              <w:rPr>
                <w:noProof/>
                <w:webHidden/>
              </w:rPr>
              <w:t>58</w:t>
            </w:r>
            <w:r w:rsidR="00442A60">
              <w:rPr>
                <w:noProof/>
                <w:webHidden/>
              </w:rPr>
              <w:fldChar w:fldCharType="end"/>
            </w:r>
          </w:hyperlink>
        </w:p>
        <w:p w14:paraId="23B277E7"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8" w:history="1">
            <w:r w:rsidR="00442A60" w:rsidRPr="00BB6732">
              <w:rPr>
                <w:rStyle w:val="Hyperlnk"/>
                <w:noProof/>
              </w:rPr>
              <w:t>6.3.3</w:t>
            </w:r>
            <w:r w:rsidR="00442A60">
              <w:rPr>
                <w:rFonts w:asciiTheme="minorHAnsi" w:eastAsiaTheme="minorEastAsia" w:hAnsiTheme="minorHAnsi" w:cstheme="minorBidi"/>
                <w:noProof/>
                <w:sz w:val="22"/>
                <w:lang w:eastAsia="sv-SE"/>
              </w:rPr>
              <w:tab/>
            </w:r>
            <w:r w:rsidR="00442A60" w:rsidRPr="00BB6732">
              <w:rPr>
                <w:rStyle w:val="Hyperlnk"/>
                <w:noProof/>
              </w:rPr>
              <w:t>Övriga regler</w:t>
            </w:r>
            <w:r w:rsidR="00442A60">
              <w:rPr>
                <w:noProof/>
                <w:webHidden/>
              </w:rPr>
              <w:tab/>
            </w:r>
            <w:r w:rsidR="00442A60">
              <w:rPr>
                <w:noProof/>
                <w:webHidden/>
              </w:rPr>
              <w:fldChar w:fldCharType="begin"/>
            </w:r>
            <w:r w:rsidR="00442A60">
              <w:rPr>
                <w:noProof/>
                <w:webHidden/>
              </w:rPr>
              <w:instrText xml:space="preserve"> PAGEREF _Toc403589818 \h </w:instrText>
            </w:r>
            <w:r w:rsidR="00442A60">
              <w:rPr>
                <w:noProof/>
                <w:webHidden/>
              </w:rPr>
            </w:r>
            <w:r w:rsidR="00442A60">
              <w:rPr>
                <w:noProof/>
                <w:webHidden/>
              </w:rPr>
              <w:fldChar w:fldCharType="separate"/>
            </w:r>
            <w:r w:rsidR="00442A60">
              <w:rPr>
                <w:noProof/>
                <w:webHidden/>
              </w:rPr>
              <w:t>61</w:t>
            </w:r>
            <w:r w:rsidR="00442A60">
              <w:rPr>
                <w:noProof/>
                <w:webHidden/>
              </w:rPr>
              <w:fldChar w:fldCharType="end"/>
            </w:r>
          </w:hyperlink>
        </w:p>
        <w:p w14:paraId="10AE91F1"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19" w:history="1">
            <w:r w:rsidR="00442A60" w:rsidRPr="00BB6732">
              <w:rPr>
                <w:rStyle w:val="Hyperlnk"/>
                <w:noProof/>
              </w:rPr>
              <w:t>6.3.4</w:t>
            </w:r>
            <w:r w:rsidR="00442A60">
              <w:rPr>
                <w:rFonts w:asciiTheme="minorHAnsi" w:eastAsiaTheme="minorEastAsia" w:hAnsiTheme="minorHAnsi" w:cstheme="minorBidi"/>
                <w:noProof/>
                <w:sz w:val="22"/>
                <w:lang w:eastAsia="sv-SE"/>
              </w:rPr>
              <w:tab/>
            </w:r>
            <w:r w:rsidR="00442A60" w:rsidRPr="00BB6732">
              <w:rPr>
                <w:rStyle w:val="Hyperlnk"/>
                <w:noProof/>
              </w:rPr>
              <w:t>Annan information om kontraktet</w:t>
            </w:r>
            <w:r w:rsidR="00442A60">
              <w:rPr>
                <w:noProof/>
                <w:webHidden/>
              </w:rPr>
              <w:tab/>
            </w:r>
            <w:r w:rsidR="00442A60">
              <w:rPr>
                <w:noProof/>
                <w:webHidden/>
              </w:rPr>
              <w:fldChar w:fldCharType="begin"/>
            </w:r>
            <w:r w:rsidR="00442A60">
              <w:rPr>
                <w:noProof/>
                <w:webHidden/>
              </w:rPr>
              <w:instrText xml:space="preserve"> PAGEREF _Toc403589819 \h </w:instrText>
            </w:r>
            <w:r w:rsidR="00442A60">
              <w:rPr>
                <w:noProof/>
                <w:webHidden/>
              </w:rPr>
            </w:r>
            <w:r w:rsidR="00442A60">
              <w:rPr>
                <w:noProof/>
                <w:webHidden/>
              </w:rPr>
              <w:fldChar w:fldCharType="separate"/>
            </w:r>
            <w:r w:rsidR="00442A60">
              <w:rPr>
                <w:noProof/>
                <w:webHidden/>
              </w:rPr>
              <w:t>61</w:t>
            </w:r>
            <w:r w:rsidR="00442A60">
              <w:rPr>
                <w:noProof/>
                <w:webHidden/>
              </w:rPr>
              <w:fldChar w:fldCharType="end"/>
            </w:r>
          </w:hyperlink>
        </w:p>
        <w:p w14:paraId="142186CC" w14:textId="77777777" w:rsidR="00442A60" w:rsidRDefault="004D5D18">
          <w:pPr>
            <w:pStyle w:val="Innehll2"/>
            <w:tabs>
              <w:tab w:val="left" w:pos="880"/>
              <w:tab w:val="right" w:leader="dot" w:pos="10456"/>
            </w:tabs>
            <w:rPr>
              <w:rFonts w:asciiTheme="minorHAnsi" w:eastAsiaTheme="minorEastAsia" w:hAnsiTheme="minorHAnsi" w:cstheme="minorBidi"/>
              <w:noProof/>
              <w:sz w:val="22"/>
              <w:lang w:eastAsia="sv-SE"/>
            </w:rPr>
          </w:pPr>
          <w:hyperlink w:anchor="_Toc403589820" w:history="1">
            <w:r w:rsidR="00442A60" w:rsidRPr="00BB6732">
              <w:rPr>
                <w:rStyle w:val="Hyperlnk"/>
                <w:noProof/>
              </w:rPr>
              <w:t>6.4</w:t>
            </w:r>
            <w:r w:rsidR="00442A60">
              <w:rPr>
                <w:rFonts w:asciiTheme="minorHAnsi" w:eastAsiaTheme="minorEastAsia" w:hAnsiTheme="minorHAnsi" w:cstheme="minorBidi"/>
                <w:noProof/>
                <w:sz w:val="22"/>
                <w:lang w:eastAsia="sv-SE"/>
              </w:rPr>
              <w:tab/>
            </w:r>
            <w:r w:rsidR="00442A60" w:rsidRPr="00BB6732">
              <w:rPr>
                <w:rStyle w:val="Hyperlnk"/>
                <w:noProof/>
              </w:rPr>
              <w:t>GetRequestStatus</w:t>
            </w:r>
            <w:r w:rsidR="00442A60">
              <w:rPr>
                <w:noProof/>
                <w:webHidden/>
              </w:rPr>
              <w:tab/>
            </w:r>
            <w:r w:rsidR="00442A60">
              <w:rPr>
                <w:noProof/>
                <w:webHidden/>
              </w:rPr>
              <w:fldChar w:fldCharType="begin"/>
            </w:r>
            <w:r w:rsidR="00442A60">
              <w:rPr>
                <w:noProof/>
                <w:webHidden/>
              </w:rPr>
              <w:instrText xml:space="preserve"> PAGEREF _Toc403589820 \h </w:instrText>
            </w:r>
            <w:r w:rsidR="00442A60">
              <w:rPr>
                <w:noProof/>
                <w:webHidden/>
              </w:rPr>
            </w:r>
            <w:r w:rsidR="00442A60">
              <w:rPr>
                <w:noProof/>
                <w:webHidden/>
              </w:rPr>
              <w:fldChar w:fldCharType="separate"/>
            </w:r>
            <w:r w:rsidR="00442A60">
              <w:rPr>
                <w:noProof/>
                <w:webHidden/>
              </w:rPr>
              <w:t>62</w:t>
            </w:r>
            <w:r w:rsidR="00442A60">
              <w:rPr>
                <w:noProof/>
                <w:webHidden/>
              </w:rPr>
              <w:fldChar w:fldCharType="end"/>
            </w:r>
          </w:hyperlink>
        </w:p>
        <w:p w14:paraId="653CF515"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1" w:history="1">
            <w:r w:rsidR="00442A60" w:rsidRPr="00BB6732">
              <w:rPr>
                <w:rStyle w:val="Hyperlnk"/>
                <w:noProof/>
              </w:rPr>
              <w:t>6.4.1</w:t>
            </w:r>
            <w:r w:rsidR="00442A60">
              <w:rPr>
                <w:rFonts w:asciiTheme="minorHAnsi" w:eastAsiaTheme="minorEastAsia" w:hAnsiTheme="minorHAnsi" w:cstheme="minorBidi"/>
                <w:noProof/>
                <w:sz w:val="22"/>
                <w:lang w:eastAsia="sv-SE"/>
              </w:rPr>
              <w:tab/>
            </w:r>
            <w:r w:rsidR="00442A60" w:rsidRPr="00BB6732">
              <w:rPr>
                <w:rStyle w:val="Hyperlnk"/>
                <w:noProof/>
              </w:rPr>
              <w:t>Version</w:t>
            </w:r>
            <w:r w:rsidR="00442A60">
              <w:rPr>
                <w:noProof/>
                <w:webHidden/>
              </w:rPr>
              <w:tab/>
            </w:r>
            <w:r w:rsidR="00442A60">
              <w:rPr>
                <w:noProof/>
                <w:webHidden/>
              </w:rPr>
              <w:fldChar w:fldCharType="begin"/>
            </w:r>
            <w:r w:rsidR="00442A60">
              <w:rPr>
                <w:noProof/>
                <w:webHidden/>
              </w:rPr>
              <w:instrText xml:space="preserve"> PAGEREF _Toc403589821 \h </w:instrText>
            </w:r>
            <w:r w:rsidR="00442A60">
              <w:rPr>
                <w:noProof/>
                <w:webHidden/>
              </w:rPr>
            </w:r>
            <w:r w:rsidR="00442A60">
              <w:rPr>
                <w:noProof/>
                <w:webHidden/>
              </w:rPr>
              <w:fldChar w:fldCharType="separate"/>
            </w:r>
            <w:r w:rsidR="00442A60">
              <w:rPr>
                <w:noProof/>
                <w:webHidden/>
              </w:rPr>
              <w:t>62</w:t>
            </w:r>
            <w:r w:rsidR="00442A60">
              <w:rPr>
                <w:noProof/>
                <w:webHidden/>
              </w:rPr>
              <w:fldChar w:fldCharType="end"/>
            </w:r>
          </w:hyperlink>
        </w:p>
        <w:p w14:paraId="6E931093"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2" w:history="1">
            <w:r w:rsidR="00442A60" w:rsidRPr="00BB6732">
              <w:rPr>
                <w:rStyle w:val="Hyperlnk"/>
                <w:noProof/>
              </w:rPr>
              <w:t>6.4.2</w:t>
            </w:r>
            <w:r w:rsidR="00442A60">
              <w:rPr>
                <w:rFonts w:asciiTheme="minorHAnsi" w:eastAsiaTheme="minorEastAsia" w:hAnsiTheme="minorHAnsi" w:cstheme="minorBidi"/>
                <w:noProof/>
                <w:sz w:val="22"/>
                <w:lang w:eastAsia="sv-SE"/>
              </w:rPr>
              <w:tab/>
            </w:r>
            <w:r w:rsidR="00442A60" w:rsidRPr="00BB6732">
              <w:rPr>
                <w:rStyle w:val="Hyperlnk"/>
                <w:noProof/>
              </w:rPr>
              <w:t>Fältregler</w:t>
            </w:r>
            <w:r w:rsidR="00442A60">
              <w:rPr>
                <w:noProof/>
                <w:webHidden/>
              </w:rPr>
              <w:tab/>
            </w:r>
            <w:r w:rsidR="00442A60">
              <w:rPr>
                <w:noProof/>
                <w:webHidden/>
              </w:rPr>
              <w:fldChar w:fldCharType="begin"/>
            </w:r>
            <w:r w:rsidR="00442A60">
              <w:rPr>
                <w:noProof/>
                <w:webHidden/>
              </w:rPr>
              <w:instrText xml:space="preserve"> PAGEREF _Toc403589822 \h </w:instrText>
            </w:r>
            <w:r w:rsidR="00442A60">
              <w:rPr>
                <w:noProof/>
                <w:webHidden/>
              </w:rPr>
            </w:r>
            <w:r w:rsidR="00442A60">
              <w:rPr>
                <w:noProof/>
                <w:webHidden/>
              </w:rPr>
              <w:fldChar w:fldCharType="separate"/>
            </w:r>
            <w:r w:rsidR="00442A60">
              <w:rPr>
                <w:noProof/>
                <w:webHidden/>
              </w:rPr>
              <w:t>62</w:t>
            </w:r>
            <w:r w:rsidR="00442A60">
              <w:rPr>
                <w:noProof/>
                <w:webHidden/>
              </w:rPr>
              <w:fldChar w:fldCharType="end"/>
            </w:r>
          </w:hyperlink>
        </w:p>
        <w:p w14:paraId="1AEFD177"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3" w:history="1">
            <w:r w:rsidR="00442A60" w:rsidRPr="00BB6732">
              <w:rPr>
                <w:rStyle w:val="Hyperlnk"/>
                <w:noProof/>
              </w:rPr>
              <w:t>6.4.3</w:t>
            </w:r>
            <w:r w:rsidR="00442A60">
              <w:rPr>
                <w:rFonts w:asciiTheme="minorHAnsi" w:eastAsiaTheme="minorEastAsia" w:hAnsiTheme="minorHAnsi" w:cstheme="minorBidi"/>
                <w:noProof/>
                <w:sz w:val="22"/>
                <w:lang w:eastAsia="sv-SE"/>
              </w:rPr>
              <w:tab/>
            </w:r>
            <w:r w:rsidR="00442A60" w:rsidRPr="00BB6732">
              <w:rPr>
                <w:rStyle w:val="Hyperlnk"/>
                <w:noProof/>
              </w:rPr>
              <w:t>Övriga regler</w:t>
            </w:r>
            <w:r w:rsidR="00442A60">
              <w:rPr>
                <w:noProof/>
                <w:webHidden/>
              </w:rPr>
              <w:tab/>
            </w:r>
            <w:r w:rsidR="00442A60">
              <w:rPr>
                <w:noProof/>
                <w:webHidden/>
              </w:rPr>
              <w:fldChar w:fldCharType="begin"/>
            </w:r>
            <w:r w:rsidR="00442A60">
              <w:rPr>
                <w:noProof/>
                <w:webHidden/>
              </w:rPr>
              <w:instrText xml:space="preserve"> PAGEREF _Toc403589823 \h </w:instrText>
            </w:r>
            <w:r w:rsidR="00442A60">
              <w:rPr>
                <w:noProof/>
                <w:webHidden/>
              </w:rPr>
            </w:r>
            <w:r w:rsidR="00442A60">
              <w:rPr>
                <w:noProof/>
                <w:webHidden/>
              </w:rPr>
              <w:fldChar w:fldCharType="separate"/>
            </w:r>
            <w:r w:rsidR="00442A60">
              <w:rPr>
                <w:noProof/>
                <w:webHidden/>
              </w:rPr>
              <w:t>70</w:t>
            </w:r>
            <w:r w:rsidR="00442A60">
              <w:rPr>
                <w:noProof/>
                <w:webHidden/>
              </w:rPr>
              <w:fldChar w:fldCharType="end"/>
            </w:r>
          </w:hyperlink>
        </w:p>
        <w:p w14:paraId="7D4371A8"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4" w:history="1">
            <w:r w:rsidR="00442A60" w:rsidRPr="00BB6732">
              <w:rPr>
                <w:rStyle w:val="Hyperlnk"/>
                <w:noProof/>
              </w:rPr>
              <w:t>6.4.4</w:t>
            </w:r>
            <w:r w:rsidR="00442A60">
              <w:rPr>
                <w:rFonts w:asciiTheme="minorHAnsi" w:eastAsiaTheme="minorEastAsia" w:hAnsiTheme="minorHAnsi" w:cstheme="minorBidi"/>
                <w:noProof/>
                <w:sz w:val="22"/>
                <w:lang w:eastAsia="sv-SE"/>
              </w:rPr>
              <w:tab/>
            </w:r>
            <w:r w:rsidR="00442A60" w:rsidRPr="00BB6732">
              <w:rPr>
                <w:rStyle w:val="Hyperlnk"/>
                <w:noProof/>
              </w:rPr>
              <w:t>Annan information om kontraktet</w:t>
            </w:r>
            <w:r w:rsidR="00442A60">
              <w:rPr>
                <w:noProof/>
                <w:webHidden/>
              </w:rPr>
              <w:tab/>
            </w:r>
            <w:r w:rsidR="00442A60">
              <w:rPr>
                <w:noProof/>
                <w:webHidden/>
              </w:rPr>
              <w:fldChar w:fldCharType="begin"/>
            </w:r>
            <w:r w:rsidR="00442A60">
              <w:rPr>
                <w:noProof/>
                <w:webHidden/>
              </w:rPr>
              <w:instrText xml:space="preserve"> PAGEREF _Toc403589824 \h </w:instrText>
            </w:r>
            <w:r w:rsidR="00442A60">
              <w:rPr>
                <w:noProof/>
                <w:webHidden/>
              </w:rPr>
            </w:r>
            <w:r w:rsidR="00442A60">
              <w:rPr>
                <w:noProof/>
                <w:webHidden/>
              </w:rPr>
              <w:fldChar w:fldCharType="separate"/>
            </w:r>
            <w:r w:rsidR="00442A60">
              <w:rPr>
                <w:noProof/>
                <w:webHidden/>
              </w:rPr>
              <w:t>73</w:t>
            </w:r>
            <w:r w:rsidR="00442A60">
              <w:rPr>
                <w:noProof/>
                <w:webHidden/>
              </w:rPr>
              <w:fldChar w:fldCharType="end"/>
            </w:r>
          </w:hyperlink>
        </w:p>
        <w:p w14:paraId="1F6C3969" w14:textId="77777777" w:rsidR="00442A60" w:rsidRDefault="004D5D18">
          <w:pPr>
            <w:pStyle w:val="Innehll2"/>
            <w:tabs>
              <w:tab w:val="left" w:pos="880"/>
              <w:tab w:val="right" w:leader="dot" w:pos="10456"/>
            </w:tabs>
            <w:rPr>
              <w:rFonts w:asciiTheme="minorHAnsi" w:eastAsiaTheme="minorEastAsia" w:hAnsiTheme="minorHAnsi" w:cstheme="minorBidi"/>
              <w:noProof/>
              <w:sz w:val="22"/>
              <w:lang w:eastAsia="sv-SE"/>
            </w:rPr>
          </w:pPr>
          <w:hyperlink w:anchor="_Toc403589825" w:history="1">
            <w:r w:rsidR="00442A60" w:rsidRPr="00BB6732">
              <w:rPr>
                <w:rStyle w:val="Hyperlnk"/>
                <w:noProof/>
              </w:rPr>
              <w:t>6.5</w:t>
            </w:r>
            <w:r w:rsidR="00442A60">
              <w:rPr>
                <w:rFonts w:asciiTheme="minorHAnsi" w:eastAsiaTheme="minorEastAsia" w:hAnsiTheme="minorHAnsi" w:cstheme="minorBidi"/>
                <w:noProof/>
                <w:sz w:val="22"/>
                <w:lang w:eastAsia="sv-SE"/>
              </w:rPr>
              <w:tab/>
            </w:r>
            <w:r w:rsidR="00442A60" w:rsidRPr="00BB6732">
              <w:rPr>
                <w:rStyle w:val="Hyperlnk"/>
                <w:noProof/>
              </w:rPr>
              <w:t>GetRequestInstruction</w:t>
            </w:r>
            <w:r w:rsidR="00442A60">
              <w:rPr>
                <w:noProof/>
                <w:webHidden/>
              </w:rPr>
              <w:tab/>
            </w:r>
            <w:r w:rsidR="00442A60">
              <w:rPr>
                <w:noProof/>
                <w:webHidden/>
              </w:rPr>
              <w:fldChar w:fldCharType="begin"/>
            </w:r>
            <w:r w:rsidR="00442A60">
              <w:rPr>
                <w:noProof/>
                <w:webHidden/>
              </w:rPr>
              <w:instrText xml:space="preserve"> PAGEREF _Toc403589825 \h </w:instrText>
            </w:r>
            <w:r w:rsidR="00442A60">
              <w:rPr>
                <w:noProof/>
                <w:webHidden/>
              </w:rPr>
            </w:r>
            <w:r w:rsidR="00442A60">
              <w:rPr>
                <w:noProof/>
                <w:webHidden/>
              </w:rPr>
              <w:fldChar w:fldCharType="separate"/>
            </w:r>
            <w:r w:rsidR="00442A60">
              <w:rPr>
                <w:noProof/>
                <w:webHidden/>
              </w:rPr>
              <w:t>74</w:t>
            </w:r>
            <w:r w:rsidR="00442A60">
              <w:rPr>
                <w:noProof/>
                <w:webHidden/>
              </w:rPr>
              <w:fldChar w:fldCharType="end"/>
            </w:r>
          </w:hyperlink>
        </w:p>
        <w:p w14:paraId="15E342E5"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6" w:history="1">
            <w:r w:rsidR="00442A60" w:rsidRPr="00BB6732">
              <w:rPr>
                <w:rStyle w:val="Hyperlnk"/>
                <w:noProof/>
              </w:rPr>
              <w:t>6.5.1</w:t>
            </w:r>
            <w:r w:rsidR="00442A60">
              <w:rPr>
                <w:rFonts w:asciiTheme="minorHAnsi" w:eastAsiaTheme="minorEastAsia" w:hAnsiTheme="minorHAnsi" w:cstheme="minorBidi"/>
                <w:noProof/>
                <w:sz w:val="22"/>
                <w:lang w:eastAsia="sv-SE"/>
              </w:rPr>
              <w:tab/>
            </w:r>
            <w:r w:rsidR="00442A60" w:rsidRPr="00BB6732">
              <w:rPr>
                <w:rStyle w:val="Hyperlnk"/>
                <w:noProof/>
              </w:rPr>
              <w:t>Version</w:t>
            </w:r>
            <w:r w:rsidR="00442A60">
              <w:rPr>
                <w:noProof/>
                <w:webHidden/>
              </w:rPr>
              <w:tab/>
            </w:r>
            <w:r w:rsidR="00442A60">
              <w:rPr>
                <w:noProof/>
                <w:webHidden/>
              </w:rPr>
              <w:fldChar w:fldCharType="begin"/>
            </w:r>
            <w:r w:rsidR="00442A60">
              <w:rPr>
                <w:noProof/>
                <w:webHidden/>
              </w:rPr>
              <w:instrText xml:space="preserve"> PAGEREF _Toc403589826 \h </w:instrText>
            </w:r>
            <w:r w:rsidR="00442A60">
              <w:rPr>
                <w:noProof/>
                <w:webHidden/>
              </w:rPr>
            </w:r>
            <w:r w:rsidR="00442A60">
              <w:rPr>
                <w:noProof/>
                <w:webHidden/>
              </w:rPr>
              <w:fldChar w:fldCharType="separate"/>
            </w:r>
            <w:r w:rsidR="00442A60">
              <w:rPr>
                <w:noProof/>
                <w:webHidden/>
              </w:rPr>
              <w:t>74</w:t>
            </w:r>
            <w:r w:rsidR="00442A60">
              <w:rPr>
                <w:noProof/>
                <w:webHidden/>
              </w:rPr>
              <w:fldChar w:fldCharType="end"/>
            </w:r>
          </w:hyperlink>
        </w:p>
        <w:p w14:paraId="4A8A0530"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7" w:history="1">
            <w:r w:rsidR="00442A60" w:rsidRPr="00BB6732">
              <w:rPr>
                <w:rStyle w:val="Hyperlnk"/>
                <w:noProof/>
              </w:rPr>
              <w:t>6.5.2</w:t>
            </w:r>
            <w:r w:rsidR="00442A60">
              <w:rPr>
                <w:rFonts w:asciiTheme="minorHAnsi" w:eastAsiaTheme="minorEastAsia" w:hAnsiTheme="minorHAnsi" w:cstheme="minorBidi"/>
                <w:noProof/>
                <w:sz w:val="22"/>
                <w:lang w:eastAsia="sv-SE"/>
              </w:rPr>
              <w:tab/>
            </w:r>
            <w:r w:rsidR="00442A60" w:rsidRPr="00BB6732">
              <w:rPr>
                <w:rStyle w:val="Hyperlnk"/>
                <w:noProof/>
              </w:rPr>
              <w:t>DocBook-format för clinicalDocumentNoteText-fältet</w:t>
            </w:r>
            <w:r w:rsidR="00442A60">
              <w:rPr>
                <w:noProof/>
                <w:webHidden/>
              </w:rPr>
              <w:tab/>
            </w:r>
            <w:r w:rsidR="00442A60">
              <w:rPr>
                <w:noProof/>
                <w:webHidden/>
              </w:rPr>
              <w:fldChar w:fldCharType="begin"/>
            </w:r>
            <w:r w:rsidR="00442A60">
              <w:rPr>
                <w:noProof/>
                <w:webHidden/>
              </w:rPr>
              <w:instrText xml:space="preserve"> PAGEREF _Toc403589827 \h </w:instrText>
            </w:r>
            <w:r w:rsidR="00442A60">
              <w:rPr>
                <w:noProof/>
                <w:webHidden/>
              </w:rPr>
            </w:r>
            <w:r w:rsidR="00442A60">
              <w:rPr>
                <w:noProof/>
                <w:webHidden/>
              </w:rPr>
              <w:fldChar w:fldCharType="separate"/>
            </w:r>
            <w:r w:rsidR="00442A60">
              <w:rPr>
                <w:noProof/>
                <w:webHidden/>
              </w:rPr>
              <w:t>74</w:t>
            </w:r>
            <w:r w:rsidR="00442A60">
              <w:rPr>
                <w:noProof/>
                <w:webHidden/>
              </w:rPr>
              <w:fldChar w:fldCharType="end"/>
            </w:r>
          </w:hyperlink>
        </w:p>
        <w:p w14:paraId="2BF5CC8B"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8" w:history="1">
            <w:r w:rsidR="00442A60" w:rsidRPr="00BB6732">
              <w:rPr>
                <w:rStyle w:val="Hyperlnk"/>
                <w:noProof/>
              </w:rPr>
              <w:t>6.5.3</w:t>
            </w:r>
            <w:r w:rsidR="00442A60">
              <w:rPr>
                <w:rFonts w:asciiTheme="minorHAnsi" w:eastAsiaTheme="minorEastAsia" w:hAnsiTheme="minorHAnsi" w:cstheme="minorBidi"/>
                <w:noProof/>
                <w:sz w:val="22"/>
                <w:lang w:eastAsia="sv-SE"/>
              </w:rPr>
              <w:tab/>
            </w:r>
            <w:r w:rsidR="00442A60" w:rsidRPr="00BB6732">
              <w:rPr>
                <w:rStyle w:val="Hyperlnk"/>
                <w:noProof/>
              </w:rPr>
              <w:t>Fältregler</w:t>
            </w:r>
            <w:r w:rsidR="00442A60">
              <w:rPr>
                <w:noProof/>
                <w:webHidden/>
              </w:rPr>
              <w:tab/>
            </w:r>
            <w:r w:rsidR="00442A60">
              <w:rPr>
                <w:noProof/>
                <w:webHidden/>
              </w:rPr>
              <w:fldChar w:fldCharType="begin"/>
            </w:r>
            <w:r w:rsidR="00442A60">
              <w:rPr>
                <w:noProof/>
                <w:webHidden/>
              </w:rPr>
              <w:instrText xml:space="preserve"> PAGEREF _Toc403589828 \h </w:instrText>
            </w:r>
            <w:r w:rsidR="00442A60">
              <w:rPr>
                <w:noProof/>
                <w:webHidden/>
              </w:rPr>
            </w:r>
            <w:r w:rsidR="00442A60">
              <w:rPr>
                <w:noProof/>
                <w:webHidden/>
              </w:rPr>
              <w:fldChar w:fldCharType="separate"/>
            </w:r>
            <w:r w:rsidR="00442A60">
              <w:rPr>
                <w:noProof/>
                <w:webHidden/>
              </w:rPr>
              <w:t>76</w:t>
            </w:r>
            <w:r w:rsidR="00442A60">
              <w:rPr>
                <w:noProof/>
                <w:webHidden/>
              </w:rPr>
              <w:fldChar w:fldCharType="end"/>
            </w:r>
          </w:hyperlink>
        </w:p>
        <w:p w14:paraId="0FB4BCA0"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29" w:history="1">
            <w:r w:rsidR="00442A60" w:rsidRPr="00BB6732">
              <w:rPr>
                <w:rStyle w:val="Hyperlnk"/>
                <w:noProof/>
              </w:rPr>
              <w:t>6.5.4</w:t>
            </w:r>
            <w:r w:rsidR="00442A60">
              <w:rPr>
                <w:rFonts w:asciiTheme="minorHAnsi" w:eastAsiaTheme="minorEastAsia" w:hAnsiTheme="minorHAnsi" w:cstheme="minorBidi"/>
                <w:noProof/>
                <w:sz w:val="22"/>
                <w:lang w:eastAsia="sv-SE"/>
              </w:rPr>
              <w:tab/>
            </w:r>
            <w:r w:rsidR="00442A60" w:rsidRPr="00BB6732">
              <w:rPr>
                <w:rStyle w:val="Hyperlnk"/>
                <w:noProof/>
              </w:rPr>
              <w:t>Övriga regler</w:t>
            </w:r>
            <w:r w:rsidR="00442A60">
              <w:rPr>
                <w:noProof/>
                <w:webHidden/>
              </w:rPr>
              <w:tab/>
            </w:r>
            <w:r w:rsidR="00442A60">
              <w:rPr>
                <w:noProof/>
                <w:webHidden/>
              </w:rPr>
              <w:fldChar w:fldCharType="begin"/>
            </w:r>
            <w:r w:rsidR="00442A60">
              <w:rPr>
                <w:noProof/>
                <w:webHidden/>
              </w:rPr>
              <w:instrText xml:space="preserve"> PAGEREF _Toc403589829 \h </w:instrText>
            </w:r>
            <w:r w:rsidR="00442A60">
              <w:rPr>
                <w:noProof/>
                <w:webHidden/>
              </w:rPr>
            </w:r>
            <w:r w:rsidR="00442A60">
              <w:rPr>
                <w:noProof/>
                <w:webHidden/>
              </w:rPr>
              <w:fldChar w:fldCharType="separate"/>
            </w:r>
            <w:r w:rsidR="00442A60">
              <w:rPr>
                <w:noProof/>
                <w:webHidden/>
              </w:rPr>
              <w:t>77</w:t>
            </w:r>
            <w:r w:rsidR="00442A60">
              <w:rPr>
                <w:noProof/>
                <w:webHidden/>
              </w:rPr>
              <w:fldChar w:fldCharType="end"/>
            </w:r>
          </w:hyperlink>
        </w:p>
        <w:p w14:paraId="23B50E95" w14:textId="77777777" w:rsidR="00442A60" w:rsidRDefault="004D5D18">
          <w:pPr>
            <w:pStyle w:val="Innehll3"/>
            <w:tabs>
              <w:tab w:val="left" w:pos="1100"/>
              <w:tab w:val="right" w:leader="dot" w:pos="10456"/>
            </w:tabs>
            <w:rPr>
              <w:rFonts w:asciiTheme="minorHAnsi" w:eastAsiaTheme="minorEastAsia" w:hAnsiTheme="minorHAnsi" w:cstheme="minorBidi"/>
              <w:noProof/>
              <w:sz w:val="22"/>
              <w:lang w:eastAsia="sv-SE"/>
            </w:rPr>
          </w:pPr>
          <w:hyperlink w:anchor="_Toc403589830" w:history="1">
            <w:r w:rsidR="00442A60" w:rsidRPr="00BB6732">
              <w:rPr>
                <w:rStyle w:val="Hyperlnk"/>
                <w:noProof/>
              </w:rPr>
              <w:t>6.5.5</w:t>
            </w:r>
            <w:r w:rsidR="00442A60">
              <w:rPr>
                <w:rFonts w:asciiTheme="minorHAnsi" w:eastAsiaTheme="minorEastAsia" w:hAnsiTheme="minorHAnsi" w:cstheme="minorBidi"/>
                <w:noProof/>
                <w:sz w:val="22"/>
                <w:lang w:eastAsia="sv-SE"/>
              </w:rPr>
              <w:tab/>
            </w:r>
            <w:r w:rsidR="00442A60" w:rsidRPr="00BB6732">
              <w:rPr>
                <w:rStyle w:val="Hyperlnk"/>
                <w:noProof/>
              </w:rPr>
              <w:t>Annan information om kontraktet</w:t>
            </w:r>
            <w:r w:rsidR="00442A60">
              <w:rPr>
                <w:noProof/>
                <w:webHidden/>
              </w:rPr>
              <w:tab/>
            </w:r>
            <w:r w:rsidR="00442A60">
              <w:rPr>
                <w:noProof/>
                <w:webHidden/>
              </w:rPr>
              <w:fldChar w:fldCharType="begin"/>
            </w:r>
            <w:r w:rsidR="00442A60">
              <w:rPr>
                <w:noProof/>
                <w:webHidden/>
              </w:rPr>
              <w:instrText xml:space="preserve"> PAGEREF _Toc403589830 \h </w:instrText>
            </w:r>
            <w:r w:rsidR="00442A60">
              <w:rPr>
                <w:noProof/>
                <w:webHidden/>
              </w:rPr>
            </w:r>
            <w:r w:rsidR="00442A60">
              <w:rPr>
                <w:noProof/>
                <w:webHidden/>
              </w:rPr>
              <w:fldChar w:fldCharType="separate"/>
            </w:r>
            <w:r w:rsidR="00442A60">
              <w:rPr>
                <w:noProof/>
                <w:webHidden/>
              </w:rPr>
              <w:t>77</w:t>
            </w:r>
            <w:r w:rsidR="00442A60">
              <w:rPr>
                <w:noProof/>
                <w:webHidden/>
              </w:rPr>
              <w:fldChar w:fldCharType="end"/>
            </w:r>
          </w:hyperlink>
        </w:p>
        <w:p w14:paraId="1CBE9463" w14:textId="77777777" w:rsidR="00793064" w:rsidRDefault="00793064">
          <w:r>
            <w:fldChar w:fldCharType="end"/>
          </w:r>
        </w:p>
      </w:sdtContent>
    </w:sdt>
    <w:p w14:paraId="24B56C08" w14:textId="77777777" w:rsidR="0039481C" w:rsidRDefault="0039481C" w:rsidP="00C716BA">
      <w:pPr>
        <w:spacing w:line="240" w:lineRule="auto"/>
        <w:rPr>
          <w:b/>
        </w:rPr>
      </w:pPr>
      <w:bookmarkStart w:id="1" w:name="Radera3"/>
      <w:bookmarkEnd w:id="0"/>
      <w:bookmarkEnd w:id="1"/>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D720D4" w:rsidRPr="000C2908" w14:paraId="129EB5D9" w14:textId="77777777" w:rsidTr="000C2908">
        <w:tc>
          <w:tcPr>
            <w:tcW w:w="1304" w:type="dxa"/>
          </w:tcPr>
          <w:p w14:paraId="01924E91" w14:textId="6E5F322A" w:rsidR="00D720D4" w:rsidRPr="000C2908" w:rsidRDefault="00D720D4" w:rsidP="00020791">
            <w:pPr>
              <w:pStyle w:val="TableText"/>
              <w:rPr>
                <w:rFonts w:ascii="Georgia" w:hAnsi="Georgia"/>
                <w:color w:val="008000"/>
              </w:rPr>
            </w:pPr>
            <w:r w:rsidRPr="00CA0D34">
              <w:rPr>
                <w:rFonts w:ascii="Georgia" w:hAnsi="Georgia"/>
              </w:rPr>
              <w:fldChar w:fldCharType="begin"/>
            </w:r>
            <w:r w:rsidRPr="00CA0D34">
              <w:rPr>
                <w:rFonts w:ascii="Georgia" w:hAnsi="Georgia"/>
              </w:rPr>
              <w:instrText xml:space="preserve"> DOCPROPERTY "version" \* MERGEFORMAT </w:instrText>
            </w:r>
            <w:r w:rsidRPr="00CA0D34">
              <w:rPr>
                <w:rFonts w:ascii="Georgia" w:hAnsi="Georgia"/>
              </w:rPr>
              <w:fldChar w:fldCharType="separate"/>
            </w:r>
            <w:r w:rsidR="00583F17">
              <w:rPr>
                <w:rFonts w:ascii="Georgia" w:hAnsi="Georgia"/>
              </w:rPr>
              <w:t xml:space="preserve">1.0 </w:t>
            </w:r>
            <w:r w:rsidRPr="00CA0D34">
              <w:rPr>
                <w:rFonts w:ascii="Georgia" w:hAnsi="Georgia"/>
              </w:rPr>
              <w:fldChar w:fldCharType="end"/>
            </w:r>
          </w:p>
        </w:tc>
        <w:tc>
          <w:tcPr>
            <w:tcW w:w="992" w:type="dxa"/>
          </w:tcPr>
          <w:p w14:paraId="64DCBB02" w14:textId="3CCCB230" w:rsidR="00D720D4" w:rsidRPr="00CA0D34" w:rsidRDefault="00CA0D34" w:rsidP="0039481C">
            <w:pPr>
              <w:pStyle w:val="TableText"/>
              <w:rPr>
                <w:rFonts w:ascii="Georgia" w:hAnsi="Georgia"/>
              </w:rPr>
            </w:pPr>
            <w:r w:rsidRPr="00CA0D34">
              <w:rPr>
                <w:rFonts w:ascii="Georgia" w:hAnsi="Georgia"/>
              </w:rPr>
              <w:t>RC1</w:t>
            </w:r>
          </w:p>
        </w:tc>
        <w:tc>
          <w:tcPr>
            <w:tcW w:w="1560" w:type="dxa"/>
          </w:tcPr>
          <w:p w14:paraId="02FF2D9F" w14:textId="27A78483" w:rsidR="00D720D4" w:rsidRPr="00CA0D34" w:rsidRDefault="008F6980" w:rsidP="008F6980">
            <w:pPr>
              <w:pStyle w:val="TableText"/>
              <w:rPr>
                <w:rFonts w:ascii="Georgia" w:hAnsi="Georgia"/>
              </w:rPr>
            </w:pPr>
            <w:r>
              <w:rPr>
                <w:rFonts w:ascii="Georgia" w:hAnsi="Georgia"/>
              </w:rPr>
              <w:t>2014-10</w:t>
            </w:r>
            <w:r w:rsidR="00AC7C39">
              <w:rPr>
                <w:rFonts w:ascii="Georgia" w:hAnsi="Georgia"/>
              </w:rPr>
              <w:t>-</w:t>
            </w:r>
            <w:r>
              <w:rPr>
                <w:rFonts w:ascii="Georgia" w:hAnsi="Georgia"/>
              </w:rPr>
              <w:t>13</w:t>
            </w:r>
          </w:p>
        </w:tc>
        <w:tc>
          <w:tcPr>
            <w:tcW w:w="3260" w:type="dxa"/>
          </w:tcPr>
          <w:p w14:paraId="1285EF4D" w14:textId="0A05F537" w:rsidR="00D720D4" w:rsidRPr="00CA0D34" w:rsidRDefault="00CA0D34" w:rsidP="00F35278">
            <w:pPr>
              <w:pStyle w:val="TableText"/>
              <w:tabs>
                <w:tab w:val="right" w:pos="3176"/>
              </w:tabs>
              <w:rPr>
                <w:rFonts w:ascii="Georgia" w:hAnsi="Georgia"/>
              </w:rPr>
            </w:pPr>
            <w:r w:rsidRPr="00CA0D34">
              <w:rPr>
                <w:rFonts w:ascii="Georgia" w:hAnsi="Georgia"/>
              </w:rPr>
              <w:t>Flyttat till ny mall (1.3.6)</w:t>
            </w:r>
          </w:p>
        </w:tc>
        <w:tc>
          <w:tcPr>
            <w:tcW w:w="1559" w:type="dxa"/>
          </w:tcPr>
          <w:p w14:paraId="7E164D94" w14:textId="69CFBB41" w:rsidR="00D720D4" w:rsidRDefault="00CA0D34" w:rsidP="0039481C">
            <w:pPr>
              <w:pStyle w:val="TableText"/>
              <w:rPr>
                <w:rFonts w:ascii="Georgia" w:hAnsi="Georgia"/>
              </w:rPr>
            </w:pPr>
            <w:r w:rsidRPr="00CA0D34">
              <w:rPr>
                <w:rFonts w:ascii="Georgia" w:hAnsi="Georgia"/>
              </w:rPr>
              <w:t xml:space="preserve">Torbjörn Dahlin, </w:t>
            </w:r>
            <w:r w:rsidR="00727D58">
              <w:rPr>
                <w:rFonts w:ascii="Georgia" w:hAnsi="Georgia"/>
              </w:rPr>
              <w:t>Inera</w:t>
            </w:r>
          </w:p>
          <w:p w14:paraId="373A1BD7" w14:textId="44EB4A89" w:rsidR="00472325" w:rsidRPr="00CA0D34" w:rsidRDefault="00472325" w:rsidP="00727D58">
            <w:pPr>
              <w:pStyle w:val="TableText"/>
              <w:rPr>
                <w:rFonts w:ascii="Georgia" w:hAnsi="Georgia"/>
              </w:rPr>
            </w:pPr>
            <w:r>
              <w:rPr>
                <w:rFonts w:ascii="Georgia" w:hAnsi="Georgia"/>
              </w:rPr>
              <w:t xml:space="preserve">Thomas Siltberg, </w:t>
            </w:r>
            <w:r w:rsidR="00727D58">
              <w:rPr>
                <w:rFonts w:ascii="Georgia" w:hAnsi="Georgia"/>
              </w:rPr>
              <w:t>Inera</w:t>
            </w:r>
          </w:p>
        </w:tc>
        <w:tc>
          <w:tcPr>
            <w:tcW w:w="1418" w:type="dxa"/>
          </w:tcPr>
          <w:p w14:paraId="4B4AE0CB" w14:textId="77777777" w:rsidR="00D720D4" w:rsidRPr="000C2908" w:rsidRDefault="00D720D4" w:rsidP="0039481C">
            <w:pPr>
              <w:pStyle w:val="TableText"/>
              <w:rPr>
                <w:rFonts w:ascii="Georgia" w:hAnsi="Georgia"/>
              </w:rPr>
            </w:pPr>
          </w:p>
        </w:tc>
      </w:tr>
      <w:tr w:rsidR="00AA223E" w:rsidRPr="000C2908" w14:paraId="648FE1B1" w14:textId="77777777" w:rsidTr="000C2908">
        <w:tc>
          <w:tcPr>
            <w:tcW w:w="1304" w:type="dxa"/>
          </w:tcPr>
          <w:p w14:paraId="4888E869" w14:textId="02B493EB" w:rsidR="00AA223E" w:rsidRPr="00CA0D34" w:rsidRDefault="00133373" w:rsidP="00020791">
            <w:pPr>
              <w:pStyle w:val="TableText"/>
              <w:rPr>
                <w:rFonts w:ascii="Georgia" w:hAnsi="Georgia"/>
              </w:rPr>
            </w:pPr>
            <w:r>
              <w:rPr>
                <w:rFonts w:ascii="Georgia" w:hAnsi="Georgia"/>
              </w:rPr>
              <w:t>1.0</w:t>
            </w:r>
          </w:p>
        </w:tc>
        <w:tc>
          <w:tcPr>
            <w:tcW w:w="992" w:type="dxa"/>
          </w:tcPr>
          <w:p w14:paraId="4748D810" w14:textId="36ADA9CC" w:rsidR="00AA223E" w:rsidRPr="00CA0D34" w:rsidRDefault="00A21A07" w:rsidP="0039481C">
            <w:pPr>
              <w:pStyle w:val="TableText"/>
              <w:rPr>
                <w:rFonts w:ascii="Georgia" w:hAnsi="Georgia"/>
              </w:rPr>
            </w:pPr>
            <w:r>
              <w:rPr>
                <w:rFonts w:ascii="Georgia" w:hAnsi="Georgia"/>
              </w:rPr>
              <w:t>RC2</w:t>
            </w:r>
          </w:p>
        </w:tc>
        <w:tc>
          <w:tcPr>
            <w:tcW w:w="1560" w:type="dxa"/>
          </w:tcPr>
          <w:p w14:paraId="5095C86F" w14:textId="71EA4AE2" w:rsidR="00AA223E" w:rsidRDefault="00786B5C" w:rsidP="008F6980">
            <w:pPr>
              <w:pStyle w:val="TableText"/>
              <w:rPr>
                <w:rFonts w:ascii="Georgia" w:hAnsi="Georgia"/>
              </w:rPr>
            </w:pPr>
            <w:r>
              <w:rPr>
                <w:rFonts w:ascii="Georgia" w:hAnsi="Georgia"/>
              </w:rPr>
              <w:t>2014-11-07</w:t>
            </w:r>
          </w:p>
        </w:tc>
        <w:tc>
          <w:tcPr>
            <w:tcW w:w="3260" w:type="dxa"/>
          </w:tcPr>
          <w:p w14:paraId="19064ADE" w14:textId="4C7460FE" w:rsidR="00AA223E" w:rsidRPr="00001108" w:rsidRDefault="00AA223E" w:rsidP="00F35278">
            <w:pPr>
              <w:pStyle w:val="TableText"/>
              <w:tabs>
                <w:tab w:val="right" w:pos="3176"/>
              </w:tabs>
              <w:rPr>
                <w:rFonts w:ascii="Georgia" w:hAnsi="Georgia"/>
              </w:rPr>
            </w:pPr>
            <w:r w:rsidRPr="00001108">
              <w:rPr>
                <w:rFonts w:ascii="Georgia" w:hAnsi="Georgia"/>
              </w:rPr>
              <w:t>Än</w:t>
            </w:r>
            <w:r w:rsidR="00CE1298">
              <w:rPr>
                <w:rFonts w:ascii="Georgia" w:hAnsi="Georgia"/>
              </w:rPr>
              <w:t>d</w:t>
            </w:r>
            <w:r w:rsidRPr="00001108">
              <w:rPr>
                <w:rFonts w:ascii="Georgia" w:hAnsi="Georgia"/>
              </w:rPr>
              <w:t>rat</w:t>
            </w:r>
            <w:r w:rsidR="00001108" w:rsidRPr="00001108">
              <w:rPr>
                <w:rFonts w:ascii="Georgia" w:hAnsi="Georgia"/>
              </w:rPr>
              <w:t xml:space="preserve"> </w:t>
            </w:r>
            <w:r w:rsidRPr="00001108">
              <w:rPr>
                <w:rFonts w:ascii="Georgia" w:hAnsi="Georgia"/>
              </w:rPr>
              <w:t>namn i beskrivningen för requestOutcome.outcome.accomplishedActivity.id</w:t>
            </w:r>
          </w:p>
          <w:p w14:paraId="2172F8C6" w14:textId="77777777" w:rsidR="00001108" w:rsidRPr="00001108" w:rsidRDefault="00001108" w:rsidP="00F35278">
            <w:pPr>
              <w:pStyle w:val="TableText"/>
              <w:tabs>
                <w:tab w:val="right" w:pos="3176"/>
              </w:tabs>
              <w:rPr>
                <w:rFonts w:ascii="Georgia" w:hAnsi="Georgia"/>
              </w:rPr>
            </w:pPr>
          </w:p>
          <w:p w14:paraId="6D916A1A" w14:textId="77777777" w:rsidR="00001108" w:rsidRDefault="00001108" w:rsidP="00F35278">
            <w:pPr>
              <w:pStyle w:val="TableText"/>
              <w:tabs>
                <w:tab w:val="right" w:pos="3176"/>
              </w:tabs>
              <w:rPr>
                <w:rFonts w:ascii="Georgia" w:hAnsi="Georgia"/>
              </w:rPr>
            </w:pPr>
            <w:r w:rsidRPr="00001108">
              <w:rPr>
                <w:rFonts w:ascii="Georgia" w:hAnsi="Georgia"/>
              </w:rPr>
              <w:t>Ändrat namn i beskrivningen för requestOutcome.outcome.condition.code</w:t>
            </w:r>
          </w:p>
          <w:p w14:paraId="7EA04DF2" w14:textId="77777777" w:rsidR="007B1DFC" w:rsidRDefault="007B1DFC" w:rsidP="00F35278">
            <w:pPr>
              <w:pStyle w:val="TableText"/>
              <w:tabs>
                <w:tab w:val="right" w:pos="3176"/>
              </w:tabs>
              <w:rPr>
                <w:rFonts w:ascii="Georgia" w:hAnsi="Georgia"/>
              </w:rPr>
            </w:pPr>
          </w:p>
          <w:p w14:paraId="402EA792" w14:textId="77777777" w:rsidR="007B1DFC" w:rsidRDefault="007B1DFC" w:rsidP="00F35278">
            <w:pPr>
              <w:pStyle w:val="TableText"/>
              <w:tabs>
                <w:tab w:val="right" w:pos="3176"/>
              </w:tabs>
              <w:rPr>
                <w:rFonts w:ascii="Georgia" w:hAnsi="Georgia"/>
              </w:rPr>
            </w:pPr>
            <w:r>
              <w:rPr>
                <w:rFonts w:ascii="Georgia" w:hAnsi="Georgia"/>
              </w:rPr>
              <w:t xml:space="preserve">Ändrat namn i beskrivningen för </w:t>
            </w:r>
            <w:r w:rsidRPr="00CD17F9">
              <w:rPr>
                <w:rFonts w:ascii="Georgia" w:hAnsi="Georgia"/>
              </w:rPr>
              <w:t>requestOutcome.outcome.condition.text</w:t>
            </w:r>
          </w:p>
          <w:p w14:paraId="58DF734A" w14:textId="77777777" w:rsidR="005E20E6" w:rsidRDefault="005E20E6" w:rsidP="00F35278">
            <w:pPr>
              <w:pStyle w:val="TableText"/>
              <w:tabs>
                <w:tab w:val="right" w:pos="3176"/>
              </w:tabs>
              <w:rPr>
                <w:rFonts w:ascii="Georgia" w:hAnsi="Georgia"/>
              </w:rPr>
            </w:pPr>
          </w:p>
          <w:p w14:paraId="1D373660" w14:textId="033B7169" w:rsidR="002F0F7D" w:rsidRPr="00001108" w:rsidRDefault="005E20E6" w:rsidP="002F0F7D">
            <w:pPr>
              <w:pStyle w:val="TableText"/>
              <w:tabs>
                <w:tab w:val="right" w:pos="3176"/>
              </w:tabs>
              <w:rPr>
                <w:rFonts w:ascii="Georgia" w:hAnsi="Georgia"/>
              </w:rPr>
            </w:pPr>
            <w:r>
              <w:rPr>
                <w:rFonts w:ascii="Georgia" w:hAnsi="Georgia"/>
              </w:rPr>
              <w:t xml:space="preserve">Uppdaterat sekvensdiagram under </w:t>
            </w:r>
            <w:r w:rsidRPr="002F0F7D">
              <w:rPr>
                <w:rFonts w:ascii="Georgia" w:hAnsi="Georgia"/>
              </w:rPr>
              <w:t>Tjänstedomänens arkitektur</w:t>
            </w:r>
          </w:p>
        </w:tc>
        <w:tc>
          <w:tcPr>
            <w:tcW w:w="1559" w:type="dxa"/>
          </w:tcPr>
          <w:p w14:paraId="0C267A2A" w14:textId="77777777" w:rsidR="00AA223E" w:rsidRDefault="006155CB" w:rsidP="0039481C">
            <w:pPr>
              <w:pStyle w:val="TableText"/>
              <w:rPr>
                <w:rFonts w:ascii="Georgia" w:hAnsi="Georgia"/>
              </w:rPr>
            </w:pPr>
            <w:r>
              <w:rPr>
                <w:rFonts w:ascii="Georgia" w:hAnsi="Georgia"/>
              </w:rPr>
              <w:t>Thomas Siltberg, Inera</w:t>
            </w:r>
          </w:p>
          <w:p w14:paraId="6A2DB180" w14:textId="397E5FD1" w:rsidR="005E20E6" w:rsidRPr="00CA0D34" w:rsidRDefault="005E20E6" w:rsidP="005E20E6">
            <w:pPr>
              <w:pStyle w:val="TableText"/>
              <w:ind w:left="0"/>
              <w:rPr>
                <w:rFonts w:ascii="Georgia" w:hAnsi="Georgia"/>
              </w:rPr>
            </w:pPr>
            <w:r>
              <w:rPr>
                <w:rFonts w:ascii="Georgia" w:hAnsi="Georgia"/>
              </w:rPr>
              <w:t>Malin Lundgren, Inera</w:t>
            </w:r>
          </w:p>
        </w:tc>
        <w:tc>
          <w:tcPr>
            <w:tcW w:w="1418" w:type="dxa"/>
          </w:tcPr>
          <w:p w14:paraId="75FF7747" w14:textId="77777777" w:rsidR="00AA223E" w:rsidRPr="000C2908" w:rsidRDefault="00AA223E" w:rsidP="0039481C">
            <w:pPr>
              <w:pStyle w:val="TableText"/>
              <w:rPr>
                <w:rFonts w:ascii="Georgia" w:hAnsi="Georgia"/>
              </w:rPr>
            </w:pPr>
          </w:p>
        </w:tc>
      </w:tr>
      <w:tr w:rsidR="00133373" w:rsidRPr="000C2908" w14:paraId="25925E9C" w14:textId="77777777" w:rsidTr="000C2908">
        <w:tc>
          <w:tcPr>
            <w:tcW w:w="1304" w:type="dxa"/>
          </w:tcPr>
          <w:p w14:paraId="1E88014D" w14:textId="05E4798C" w:rsidR="00133373" w:rsidRDefault="00133373" w:rsidP="00020791">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w:t>
            </w:r>
            <w:r>
              <w:rPr>
                <w:rFonts w:ascii="Georgia" w:hAnsi="Georgia"/>
                <w:color w:val="008000"/>
              </w:rPr>
              <w:fldChar w:fldCharType="end"/>
            </w:r>
          </w:p>
        </w:tc>
        <w:tc>
          <w:tcPr>
            <w:tcW w:w="992" w:type="dxa"/>
          </w:tcPr>
          <w:p w14:paraId="62A6B7F8" w14:textId="649B4AA7" w:rsidR="00133373" w:rsidRDefault="00133373" w:rsidP="0039481C">
            <w:pPr>
              <w:pStyle w:val="TableText"/>
              <w:rPr>
                <w:rFonts w:ascii="Georgia" w:hAnsi="Georgia"/>
              </w:rPr>
            </w:pPr>
            <w:r>
              <w:rPr>
                <w:rFonts w:ascii="Georgia" w:hAnsi="Georgia"/>
              </w:rPr>
              <w:t>Rc3</w:t>
            </w:r>
          </w:p>
        </w:tc>
        <w:tc>
          <w:tcPr>
            <w:tcW w:w="1560" w:type="dxa"/>
          </w:tcPr>
          <w:p w14:paraId="30EC8C7F" w14:textId="348BCFEC" w:rsidR="00133373" w:rsidRDefault="00133373" w:rsidP="008F6980">
            <w:pPr>
              <w:pStyle w:val="TableText"/>
              <w:rPr>
                <w:rFonts w:ascii="Georgia" w:hAnsi="Georgia"/>
              </w:rPr>
            </w:pPr>
            <w:r>
              <w:rPr>
                <w:rFonts w:ascii="Georgia" w:hAnsi="Georgia"/>
              </w:rPr>
              <w:t>2014-11-12</w:t>
            </w:r>
          </w:p>
        </w:tc>
        <w:tc>
          <w:tcPr>
            <w:tcW w:w="3260" w:type="dxa"/>
          </w:tcPr>
          <w:p w14:paraId="7DD6B116" w14:textId="4D923906" w:rsidR="00133373" w:rsidRPr="00001108" w:rsidRDefault="00133373" w:rsidP="00133373">
            <w:pPr>
              <w:pStyle w:val="TableText"/>
              <w:tabs>
                <w:tab w:val="right" w:pos="3176"/>
              </w:tabs>
              <w:rPr>
                <w:rFonts w:ascii="Georgia" w:hAnsi="Georgia"/>
              </w:rPr>
            </w:pPr>
            <w:r>
              <w:rPr>
                <w:rFonts w:ascii="Georgia" w:hAnsi="Georgia"/>
              </w:rPr>
              <w:t xml:space="preserve">Uppdaterat arbetsflöde och sekvensdiagram för Hantera </w:t>
            </w:r>
            <w:r w:rsidRPr="00133373">
              <w:rPr>
                <w:rFonts w:ascii="Georgia" w:hAnsi="Georgia"/>
              </w:rPr>
              <w:t>remisstatus</w:t>
            </w:r>
            <w:r>
              <w:rPr>
                <w:rFonts w:ascii="Georgia" w:hAnsi="Georgia"/>
              </w:rPr>
              <w:t>.</w:t>
            </w:r>
          </w:p>
        </w:tc>
        <w:tc>
          <w:tcPr>
            <w:tcW w:w="1559" w:type="dxa"/>
          </w:tcPr>
          <w:p w14:paraId="5B9A42BD" w14:textId="77777777" w:rsidR="00133373" w:rsidRDefault="00133373" w:rsidP="0039481C">
            <w:pPr>
              <w:pStyle w:val="TableText"/>
              <w:rPr>
                <w:rFonts w:ascii="Georgia" w:hAnsi="Georgia"/>
              </w:rPr>
            </w:pPr>
            <w:r>
              <w:rPr>
                <w:rFonts w:ascii="Georgia" w:hAnsi="Georgia"/>
              </w:rPr>
              <w:t>Thomas Siltberg, Inera</w:t>
            </w:r>
          </w:p>
          <w:p w14:paraId="305487BD" w14:textId="21E234C5" w:rsidR="00133373" w:rsidRDefault="00133373" w:rsidP="0039481C">
            <w:pPr>
              <w:pStyle w:val="TableText"/>
              <w:rPr>
                <w:rFonts w:ascii="Georgia" w:hAnsi="Georgia"/>
              </w:rPr>
            </w:pPr>
            <w:r>
              <w:rPr>
                <w:rFonts w:ascii="Georgia" w:hAnsi="Georgia"/>
              </w:rPr>
              <w:t>Malin Lundgren, Inera</w:t>
            </w:r>
          </w:p>
        </w:tc>
        <w:tc>
          <w:tcPr>
            <w:tcW w:w="1418" w:type="dxa"/>
          </w:tcPr>
          <w:p w14:paraId="35E822F8" w14:textId="77777777" w:rsidR="00133373" w:rsidRPr="000C2908" w:rsidRDefault="00133373" w:rsidP="0039481C">
            <w:pPr>
              <w:pStyle w:val="TableText"/>
              <w:rPr>
                <w:rFonts w:ascii="Georgia" w:hAnsi="Georgia"/>
              </w:rPr>
            </w:pPr>
          </w:p>
        </w:tc>
      </w:tr>
      <w:tr w:rsidR="00E16A4E" w:rsidRPr="000C2908" w14:paraId="605132BD" w14:textId="77777777" w:rsidTr="000C2908">
        <w:tc>
          <w:tcPr>
            <w:tcW w:w="1304" w:type="dxa"/>
          </w:tcPr>
          <w:p w14:paraId="3DC5CAFE" w14:textId="2E5C7BCE" w:rsidR="00E16A4E" w:rsidRDefault="00E16A4E" w:rsidP="00020791">
            <w:pPr>
              <w:pStyle w:val="TableText"/>
              <w:rPr>
                <w:rFonts w:ascii="Georgia" w:hAnsi="Georgia"/>
                <w:color w:val="008000"/>
              </w:rPr>
            </w:pPr>
            <w:r>
              <w:rPr>
                <w:rFonts w:ascii="Georgia" w:hAnsi="Georgia"/>
                <w:color w:val="008000"/>
              </w:rPr>
              <w:t>1.0.1</w:t>
            </w:r>
          </w:p>
        </w:tc>
        <w:tc>
          <w:tcPr>
            <w:tcW w:w="992" w:type="dxa"/>
          </w:tcPr>
          <w:p w14:paraId="6809382E" w14:textId="77777777" w:rsidR="00E16A4E" w:rsidRDefault="00E16A4E" w:rsidP="0039481C">
            <w:pPr>
              <w:pStyle w:val="TableText"/>
              <w:rPr>
                <w:rFonts w:ascii="Georgia" w:hAnsi="Georgia"/>
              </w:rPr>
            </w:pPr>
          </w:p>
        </w:tc>
        <w:tc>
          <w:tcPr>
            <w:tcW w:w="1560" w:type="dxa"/>
          </w:tcPr>
          <w:p w14:paraId="44BD289C" w14:textId="6803BDB1" w:rsidR="00E16A4E" w:rsidRDefault="00E16A4E" w:rsidP="008F6980">
            <w:pPr>
              <w:pStyle w:val="TableText"/>
              <w:rPr>
                <w:rFonts w:ascii="Georgia" w:hAnsi="Georgia"/>
              </w:rPr>
            </w:pPr>
            <w:commentRangeStart w:id="2"/>
            <w:r>
              <w:rPr>
                <w:rFonts w:ascii="Georgia" w:hAnsi="Georgia"/>
              </w:rPr>
              <w:t>2015-01-12</w:t>
            </w:r>
            <w:commentRangeEnd w:id="2"/>
            <w:r>
              <w:rPr>
                <w:rStyle w:val="Kommentarsreferens"/>
                <w:rFonts w:eastAsia="ヒラギノ角ゴ Pro W3"/>
                <w:i/>
                <w:color w:val="000000"/>
                <w:lang w:val="en-GB"/>
              </w:rPr>
              <w:commentReference w:id="2"/>
            </w:r>
          </w:p>
        </w:tc>
        <w:tc>
          <w:tcPr>
            <w:tcW w:w="3260" w:type="dxa"/>
          </w:tcPr>
          <w:p w14:paraId="27CBB1BB" w14:textId="45628A59" w:rsidR="00E16A4E" w:rsidRDefault="00E16A4E" w:rsidP="00133373">
            <w:pPr>
              <w:pStyle w:val="TableText"/>
              <w:tabs>
                <w:tab w:val="right" w:pos="3176"/>
              </w:tabs>
              <w:rPr>
                <w:rFonts w:ascii="Georgia" w:hAnsi="Georgia"/>
              </w:rPr>
            </w:pPr>
            <w:r>
              <w:rPr>
                <w:rFonts w:ascii="Georgia" w:hAnsi="Georgia"/>
              </w:rPr>
              <w:t>Uppdaterad beskrivning av individanpassad vårdprocess-id</w:t>
            </w:r>
          </w:p>
        </w:tc>
        <w:tc>
          <w:tcPr>
            <w:tcW w:w="1559" w:type="dxa"/>
          </w:tcPr>
          <w:p w14:paraId="7062505F" w14:textId="77777777" w:rsidR="00E16A4E" w:rsidRDefault="00E16A4E">
            <w:pPr>
              <w:pStyle w:val="TableText"/>
              <w:jc w:val="left"/>
              <w:rPr>
                <w:rFonts w:ascii="Georgia" w:hAnsi="Georgia"/>
              </w:rPr>
            </w:pPr>
            <w:r>
              <w:rPr>
                <w:rFonts w:ascii="Georgia" w:hAnsi="Georgia"/>
              </w:rPr>
              <w:t>Torbjörn Dahlin,</w:t>
            </w:r>
          </w:p>
          <w:p w14:paraId="4C6E0A3B" w14:textId="28A1BBB2" w:rsidR="00E16A4E" w:rsidRDefault="00E16A4E" w:rsidP="0039481C">
            <w:pPr>
              <w:pStyle w:val="TableText"/>
              <w:rPr>
                <w:rFonts w:ascii="Georgia" w:hAnsi="Georgia"/>
              </w:rPr>
            </w:pPr>
            <w:r>
              <w:rPr>
                <w:rFonts w:ascii="Georgia" w:hAnsi="Georgia"/>
              </w:rPr>
              <w:t>Inera</w:t>
            </w:r>
          </w:p>
        </w:tc>
        <w:tc>
          <w:tcPr>
            <w:tcW w:w="1418" w:type="dxa"/>
          </w:tcPr>
          <w:p w14:paraId="348B5539" w14:textId="77777777" w:rsidR="00E16A4E" w:rsidRPr="000C2908" w:rsidRDefault="00E16A4E" w:rsidP="0039481C">
            <w:pPr>
              <w:pStyle w:val="TableText"/>
              <w:rPr>
                <w:rFonts w:ascii="Georgia" w:hAnsi="Georgia"/>
              </w:rPr>
            </w:pPr>
          </w:p>
        </w:tc>
      </w:tr>
    </w:tbl>
    <w:p w14:paraId="6DB30119" w14:textId="278901C3"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52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612"/>
        <w:gridCol w:w="3181"/>
        <w:gridCol w:w="3765"/>
      </w:tblGrid>
      <w:tr w:rsidR="0039481C" w:rsidRPr="000C2908" w14:paraId="712094E8" w14:textId="77777777" w:rsidTr="005E20E6">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612"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5E20E6">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612" w:type="dxa"/>
          </w:tcPr>
          <w:p w14:paraId="5E9D8C77" w14:textId="0951EC90" w:rsidR="0039481C" w:rsidRPr="000C2908" w:rsidRDefault="0039481C" w:rsidP="000D407F">
            <w:pPr>
              <w:pStyle w:val="TableText"/>
              <w:rPr>
                <w:rFonts w:ascii="Georgia" w:hAnsi="Georgia"/>
              </w:rPr>
            </w:pPr>
            <w:r w:rsidRPr="000C2908">
              <w:rPr>
                <w:rFonts w:ascii="Georgia" w:hAnsi="Georgia"/>
              </w:rPr>
              <w:t xml:space="preserve">Arkitekturella beslut – </w:t>
            </w:r>
            <w:r w:rsidR="000D407F">
              <w:rPr>
                <w:rFonts w:ascii="Georgia" w:hAnsi="Georgia"/>
              </w:rPr>
              <w:t>AB_clinicalprocess_activity_request</w:t>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6FAE376C" w:rsidR="0039481C" w:rsidRPr="000C2908" w:rsidRDefault="000D407F" w:rsidP="0039481C">
            <w:pPr>
              <w:pStyle w:val="TableText"/>
              <w:rPr>
                <w:rFonts w:ascii="Georgia" w:hAnsi="Georgia"/>
              </w:rPr>
            </w:pPr>
            <w:r>
              <w:rPr>
                <w:rFonts w:ascii="Georgia" w:hAnsi="Georgia"/>
              </w:rPr>
              <w:t>Distribueras med detta dokument</w:t>
            </w:r>
          </w:p>
        </w:tc>
      </w:tr>
      <w:tr w:rsidR="0039481C" w:rsidRPr="000C2908" w14:paraId="0C18DF95" w14:textId="77777777" w:rsidTr="005E20E6">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612" w:type="dxa"/>
          </w:tcPr>
          <w:p w14:paraId="4CC1E20B" w14:textId="77777777" w:rsidR="0039481C" w:rsidRPr="000C2908" w:rsidRDefault="0039481C" w:rsidP="0039481C">
            <w:pPr>
              <w:pStyle w:val="TableText"/>
              <w:rPr>
                <w:rFonts w:ascii="Georgia" w:hAnsi="Georgia"/>
              </w:rPr>
            </w:pPr>
            <w:r w:rsidRPr="000C2908">
              <w:rPr>
                <w:rFonts w:ascii="Georgia" w:hAnsi="Georgia"/>
              </w:rPr>
              <w:t>RIVTA flera dokument</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77777777" w:rsidR="0039481C" w:rsidRPr="000C2908" w:rsidRDefault="004D5D18" w:rsidP="0039481C">
            <w:pPr>
              <w:pStyle w:val="TableText"/>
              <w:rPr>
                <w:rFonts w:ascii="Georgia" w:hAnsi="Georgia"/>
              </w:rPr>
            </w:pPr>
            <w:hyperlink r:id="rId10" w:history="1">
              <w:r w:rsidR="0039481C" w:rsidRPr="000C2908">
                <w:rPr>
                  <w:rStyle w:val="Hyperlnk"/>
                  <w:rFonts w:ascii="Georgia" w:hAnsi="Georgia"/>
                </w:rPr>
                <w:t>http://rivta.se/</w:t>
              </w:r>
            </w:hyperlink>
            <w:r w:rsidR="0039481C" w:rsidRPr="000C2908">
              <w:rPr>
                <w:rFonts w:ascii="Georgia" w:hAnsi="Georgia"/>
              </w:rPr>
              <w:t xml:space="preserve"> </w:t>
            </w:r>
          </w:p>
        </w:tc>
      </w:tr>
      <w:tr w:rsidR="00A76D75" w:rsidRPr="000C2908" w14:paraId="18775BA3" w14:textId="77777777" w:rsidTr="005E20E6">
        <w:tc>
          <w:tcPr>
            <w:tcW w:w="964" w:type="dxa"/>
          </w:tcPr>
          <w:p w14:paraId="20B5C13F" w14:textId="36033071" w:rsidR="00A76D75" w:rsidRPr="000C2908" w:rsidRDefault="00A76D75" w:rsidP="0039481C">
            <w:pPr>
              <w:pStyle w:val="TableText"/>
              <w:rPr>
                <w:rFonts w:ascii="Georgia" w:hAnsi="Georgia"/>
              </w:rPr>
            </w:pPr>
            <w:r>
              <w:rPr>
                <w:rFonts w:ascii="Georgia" w:hAnsi="Georgia"/>
              </w:rPr>
              <w:t>R3</w:t>
            </w:r>
          </w:p>
        </w:tc>
        <w:tc>
          <w:tcPr>
            <w:tcW w:w="2612" w:type="dxa"/>
          </w:tcPr>
          <w:p w14:paraId="77C353A4" w14:textId="1B9AB0A0" w:rsidR="00A76D75" w:rsidRPr="000C2908" w:rsidRDefault="000D407F" w:rsidP="0039481C">
            <w:pPr>
              <w:pStyle w:val="TableText"/>
              <w:rPr>
                <w:rFonts w:ascii="Georgia" w:hAnsi="Georgia"/>
              </w:rPr>
            </w:pPr>
            <w:r>
              <w:rPr>
                <w:rFonts w:ascii="Georgia" w:hAnsi="Georgia"/>
              </w:rPr>
              <w:t>IS_clinicalprocess_activity_request</w:t>
            </w:r>
          </w:p>
        </w:tc>
        <w:tc>
          <w:tcPr>
            <w:tcW w:w="3181" w:type="dxa"/>
          </w:tcPr>
          <w:p w14:paraId="1B6CBEE7" w14:textId="1876A998" w:rsidR="00A76D75" w:rsidRPr="000C2908" w:rsidRDefault="000D407F" w:rsidP="0039481C">
            <w:pPr>
              <w:pStyle w:val="TableText"/>
              <w:rPr>
                <w:rFonts w:ascii="Georgia" w:hAnsi="Georgia"/>
              </w:rPr>
            </w:pPr>
            <w:r>
              <w:rPr>
                <w:rFonts w:ascii="Georgia" w:hAnsi="Georgia"/>
              </w:rPr>
              <w:t>Informationsspecifikation</w:t>
            </w:r>
          </w:p>
        </w:tc>
        <w:tc>
          <w:tcPr>
            <w:tcW w:w="3765" w:type="dxa"/>
          </w:tcPr>
          <w:p w14:paraId="35E4755E" w14:textId="48A98227" w:rsidR="00A76D75" w:rsidRDefault="000D407F" w:rsidP="0039481C">
            <w:pPr>
              <w:pStyle w:val="TableText"/>
            </w:pPr>
            <w:r>
              <w:rPr>
                <w:rFonts w:ascii="Georgia" w:hAnsi="Georgia"/>
              </w:rPr>
              <w:t>Distribueras med detta dokument</w:t>
            </w:r>
          </w:p>
        </w:tc>
      </w:tr>
      <w:tr w:rsidR="003972B8" w:rsidRPr="000C2908" w14:paraId="5C6D8D9D" w14:textId="77777777" w:rsidTr="005E20E6">
        <w:tc>
          <w:tcPr>
            <w:tcW w:w="964" w:type="dxa"/>
          </w:tcPr>
          <w:p w14:paraId="591E4E78" w14:textId="17D1795F" w:rsidR="003972B8" w:rsidRDefault="003972B8" w:rsidP="0039481C">
            <w:pPr>
              <w:pStyle w:val="TableText"/>
              <w:rPr>
                <w:rFonts w:ascii="Georgia" w:hAnsi="Georgia"/>
              </w:rPr>
            </w:pPr>
            <w:r>
              <w:rPr>
                <w:rFonts w:ascii="Georgia" w:hAnsi="Georgia"/>
              </w:rPr>
              <w:t>R4</w:t>
            </w:r>
          </w:p>
        </w:tc>
        <w:tc>
          <w:tcPr>
            <w:tcW w:w="2612" w:type="dxa"/>
          </w:tcPr>
          <w:p w14:paraId="7AB53791" w14:textId="249C3607" w:rsidR="003972B8" w:rsidRPr="00894AD7" w:rsidRDefault="003972B8" w:rsidP="004D5D18">
            <w:pPr>
              <w:pPrChange w:id="3" w:author="Torbjörn Dahlin" w:date="2015-01-21T09:15:00Z">
                <w:pPr>
                  <w:pStyle w:val="TableText"/>
                </w:pPr>
              </w:pPrChange>
            </w:pPr>
            <w:r w:rsidRPr="004D5D18">
              <w:t>DocBook</w:t>
            </w:r>
          </w:p>
        </w:tc>
        <w:tc>
          <w:tcPr>
            <w:tcW w:w="3181" w:type="dxa"/>
          </w:tcPr>
          <w:p w14:paraId="1521BE0C" w14:textId="4CA553B5" w:rsidR="003972B8" w:rsidRDefault="003972B8" w:rsidP="0039481C">
            <w:pPr>
              <w:pStyle w:val="TableText"/>
              <w:rPr>
                <w:rFonts w:ascii="Georgia" w:hAnsi="Georgia"/>
              </w:rPr>
            </w:pPr>
            <w:r w:rsidRPr="000C2908">
              <w:rPr>
                <w:rFonts w:ascii="Georgia" w:hAnsi="Georgia"/>
              </w:rPr>
              <w:t>Finns på Webben</w:t>
            </w:r>
          </w:p>
        </w:tc>
        <w:tc>
          <w:tcPr>
            <w:tcW w:w="3765" w:type="dxa"/>
          </w:tcPr>
          <w:p w14:paraId="4A849C50" w14:textId="34B48066" w:rsidR="003972B8" w:rsidRDefault="004D5D18" w:rsidP="0039481C">
            <w:pPr>
              <w:pStyle w:val="TableText"/>
              <w:rPr>
                <w:rFonts w:ascii="Georgia" w:hAnsi="Georgia"/>
              </w:rPr>
            </w:pPr>
            <w:hyperlink r:id="rId11" w:history="1">
              <w:r w:rsidR="003972B8">
                <w:rPr>
                  <w:rStyle w:val="Hyperlnk"/>
                </w:rPr>
                <w:t>http://docbook.org/tdg5/en/html/</w:t>
              </w:r>
            </w:hyperlink>
          </w:p>
        </w:tc>
      </w:tr>
      <w:tr w:rsidR="003972B8" w:rsidRPr="000C2908" w14:paraId="1327DD4E" w14:textId="77777777" w:rsidTr="005E20E6">
        <w:tc>
          <w:tcPr>
            <w:tcW w:w="964" w:type="dxa"/>
          </w:tcPr>
          <w:p w14:paraId="20274AD9" w14:textId="6F8AB81A" w:rsidR="003972B8" w:rsidRDefault="003972B8" w:rsidP="003972B8">
            <w:pPr>
              <w:pStyle w:val="TableText"/>
              <w:rPr>
                <w:rFonts w:ascii="Georgia" w:hAnsi="Georgia"/>
              </w:rPr>
            </w:pPr>
            <w:r>
              <w:rPr>
                <w:rFonts w:ascii="Georgia" w:hAnsi="Georgia"/>
              </w:rPr>
              <w:t>R5</w:t>
            </w:r>
          </w:p>
        </w:tc>
        <w:tc>
          <w:tcPr>
            <w:tcW w:w="2612" w:type="dxa"/>
          </w:tcPr>
          <w:p w14:paraId="1E6F343C" w14:textId="18AF18CE" w:rsidR="003972B8" w:rsidRDefault="003972B8" w:rsidP="0039481C">
            <w:pPr>
              <w:pStyle w:val="TableText"/>
            </w:pPr>
            <w:r>
              <w:rPr>
                <w:rFonts w:ascii="Georgia" w:hAnsi="Georgia"/>
              </w:rPr>
              <w:t>Apache Commons Lang StringEscapeUtils</w:t>
            </w:r>
          </w:p>
        </w:tc>
        <w:tc>
          <w:tcPr>
            <w:tcW w:w="3181" w:type="dxa"/>
          </w:tcPr>
          <w:p w14:paraId="2B33ADA0" w14:textId="10575388" w:rsidR="003972B8" w:rsidRPr="000C2908" w:rsidRDefault="003972B8" w:rsidP="0039481C">
            <w:pPr>
              <w:pStyle w:val="TableText"/>
              <w:rPr>
                <w:rFonts w:ascii="Georgia" w:hAnsi="Georgia"/>
              </w:rPr>
            </w:pPr>
            <w:r>
              <w:rPr>
                <w:rFonts w:ascii="Georgia" w:hAnsi="Georgia"/>
              </w:rPr>
              <w:t>Finns på Webben</w:t>
            </w:r>
          </w:p>
        </w:tc>
        <w:tc>
          <w:tcPr>
            <w:tcW w:w="3765" w:type="dxa"/>
          </w:tcPr>
          <w:p w14:paraId="7898A611" w14:textId="012C40D5" w:rsidR="003972B8" w:rsidRDefault="004D5D18" w:rsidP="0039481C">
            <w:pPr>
              <w:pStyle w:val="TableText"/>
            </w:pPr>
            <w:hyperlink r:id="rId12" w:history="1">
              <w:r w:rsidR="003972B8">
                <w:rPr>
                  <w:rStyle w:val="Hyperlnk"/>
                </w:rPr>
                <w:t>http://commons.apache.org/lang/api-2.1/org/apache/commons/lang/StringEscapeUtils.html</w:t>
              </w:r>
            </w:hyperlink>
          </w:p>
        </w:tc>
      </w:tr>
      <w:tr w:rsidR="004B1AB4" w:rsidRPr="000C2908" w14:paraId="0C3006D1" w14:textId="77777777" w:rsidTr="005E20E6">
        <w:tc>
          <w:tcPr>
            <w:tcW w:w="964" w:type="dxa"/>
          </w:tcPr>
          <w:p w14:paraId="4C985FBB" w14:textId="29823666" w:rsidR="004B1AB4" w:rsidRDefault="004B1AB4" w:rsidP="003972B8">
            <w:pPr>
              <w:pStyle w:val="TableText"/>
              <w:rPr>
                <w:rFonts w:ascii="Georgia" w:hAnsi="Georgia"/>
              </w:rPr>
            </w:pPr>
            <w:r>
              <w:rPr>
                <w:rFonts w:ascii="Georgia" w:hAnsi="Georgia"/>
              </w:rPr>
              <w:t>R6</w:t>
            </w:r>
          </w:p>
        </w:tc>
        <w:tc>
          <w:tcPr>
            <w:tcW w:w="2612" w:type="dxa"/>
          </w:tcPr>
          <w:p w14:paraId="0C9D5BE2" w14:textId="036DC2EC" w:rsidR="004B1AB4" w:rsidRDefault="004B1AB4" w:rsidP="0039481C">
            <w:pPr>
              <w:pStyle w:val="TableText"/>
              <w:rPr>
                <w:rFonts w:ascii="Georgia" w:hAnsi="Georgia"/>
              </w:rPr>
            </w:pPr>
            <w:commentRangeStart w:id="4"/>
            <w:ins w:id="5" w:author="Torbjörn Dahlin" w:date="2015-01-12T15:59:00Z">
              <w:r>
                <w:rPr>
                  <w:rFonts w:ascii="Georgia" w:hAnsi="Georgia"/>
                </w:rPr>
                <w:t>Individanpassad vårdprocess (SoS)</w:t>
              </w:r>
              <w:commentRangeEnd w:id="4"/>
              <w:r>
                <w:rPr>
                  <w:rStyle w:val="Kommentarsreferens"/>
                  <w:rFonts w:eastAsia="ヒラギノ角ゴ Pro W3"/>
                  <w:i/>
                  <w:color w:val="000000"/>
                  <w:lang w:val="en-GB"/>
                </w:rPr>
                <w:commentReference w:id="4"/>
              </w:r>
            </w:ins>
          </w:p>
        </w:tc>
        <w:tc>
          <w:tcPr>
            <w:tcW w:w="3181" w:type="dxa"/>
          </w:tcPr>
          <w:p w14:paraId="0BDAA381" w14:textId="77777777" w:rsidR="004B1AB4" w:rsidRDefault="004B1AB4" w:rsidP="0039481C">
            <w:pPr>
              <w:pStyle w:val="TableText"/>
              <w:rPr>
                <w:rFonts w:ascii="Georgia" w:hAnsi="Georgia"/>
              </w:rPr>
            </w:pPr>
          </w:p>
        </w:tc>
        <w:tc>
          <w:tcPr>
            <w:tcW w:w="3765" w:type="dxa"/>
          </w:tcPr>
          <w:p w14:paraId="5DBF3A64" w14:textId="77777777" w:rsidR="004B1AB4" w:rsidRDefault="004B1AB4" w:rsidP="0039481C">
            <w:pPr>
              <w:pStyle w:val="TableText"/>
            </w:pPr>
          </w:p>
        </w:tc>
      </w:tr>
    </w:tbl>
    <w:p w14:paraId="31460848" w14:textId="77777777" w:rsidR="0039481C" w:rsidRPr="00340B65" w:rsidRDefault="0039481C" w:rsidP="0039481C">
      <w:pPr>
        <w:rPr>
          <w:b/>
        </w:rPr>
      </w:pPr>
    </w:p>
    <w:p w14:paraId="43C922E7" w14:textId="77777777" w:rsidR="007E5481" w:rsidRDefault="007E5481">
      <w:pPr>
        <w:spacing w:line="240" w:lineRule="auto"/>
        <w:rPr>
          <w:b/>
        </w:rPr>
      </w:pPr>
      <w:r>
        <w:rPr>
          <w:b/>
        </w:rPr>
        <w:br w:type="page"/>
      </w:r>
    </w:p>
    <w:p w14:paraId="66B891FD" w14:textId="3BB5AD60" w:rsidR="0039481C" w:rsidRPr="00030D6C" w:rsidRDefault="0039481C" w:rsidP="0039481C">
      <w:pPr>
        <w:spacing w:line="240" w:lineRule="auto"/>
        <w:rPr>
          <w:rFonts w:eastAsia="Times New Roman"/>
          <w:bCs/>
          <w:sz w:val="30"/>
          <w:szCs w:val="28"/>
        </w:rPr>
      </w:pPr>
      <w:r>
        <w:rPr>
          <w:b/>
        </w:rPr>
        <w:lastRenderedPageBreak/>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3D0978CF" w:rsidR="0039481C" w:rsidRPr="000C2908" w:rsidRDefault="00D748B6" w:rsidP="0039481C">
            <w:pPr>
              <w:pStyle w:val="TableText"/>
              <w:rPr>
                <w:rFonts w:ascii="Georgia" w:hAnsi="Georgia"/>
              </w:rPr>
            </w:pPr>
            <w:r>
              <w:rPr>
                <w:rFonts w:ascii="Georgia" w:hAnsi="Georgia"/>
              </w:rPr>
              <w:t>HSA</w:t>
            </w:r>
          </w:p>
        </w:tc>
        <w:tc>
          <w:tcPr>
            <w:tcW w:w="3827" w:type="dxa"/>
          </w:tcPr>
          <w:p w14:paraId="05AD642E" w14:textId="5B93FBA8" w:rsidR="0039481C" w:rsidRPr="00D748B6" w:rsidRDefault="00D748B6" w:rsidP="00D748B6">
            <w:pPr>
              <w:pStyle w:val="TableText"/>
              <w:ind w:left="0"/>
              <w:rPr>
                <w:rFonts w:ascii="Georgia" w:hAnsi="Georgia"/>
              </w:rPr>
            </w:pPr>
            <w:r>
              <w:rPr>
                <w:rFonts w:ascii="Georgia" w:hAnsi="Georgia"/>
              </w:rPr>
              <w:t>Hälso- och Sjukvårdens Adressregister</w:t>
            </w:r>
          </w:p>
        </w:tc>
        <w:tc>
          <w:tcPr>
            <w:tcW w:w="4678" w:type="dxa"/>
          </w:tcPr>
          <w:p w14:paraId="67E8DE9D" w14:textId="5F3DA947" w:rsidR="0039481C" w:rsidRPr="000C2908" w:rsidRDefault="00D748B6" w:rsidP="0039481C">
            <w:pPr>
              <w:pStyle w:val="TableText"/>
              <w:rPr>
                <w:rFonts w:ascii="Georgia" w:hAnsi="Georgia"/>
              </w:rPr>
            </w:pPr>
            <w:r>
              <w:rPr>
                <w:rFonts w:ascii="Georgia" w:hAnsi="Georgia"/>
              </w:rPr>
              <w:t>Elektronisk nationell katalog som innehåller kvalitetssäkrade uppgifter om bland annat person och organisationsstruktur.</w:t>
            </w:r>
          </w:p>
        </w:tc>
      </w:tr>
      <w:tr w:rsidR="00D748B6" w:rsidRPr="000C2908" w14:paraId="31755F03" w14:textId="77777777" w:rsidTr="000C2908">
        <w:tc>
          <w:tcPr>
            <w:tcW w:w="1588" w:type="dxa"/>
          </w:tcPr>
          <w:p w14:paraId="5F588033" w14:textId="7ECACCC7" w:rsidR="00D748B6" w:rsidRDefault="00D748B6" w:rsidP="0039481C">
            <w:pPr>
              <w:pStyle w:val="TableText"/>
              <w:rPr>
                <w:rFonts w:ascii="Georgia" w:hAnsi="Georgia"/>
              </w:rPr>
            </w:pPr>
            <w:r>
              <w:rPr>
                <w:rFonts w:ascii="Georgia" w:hAnsi="Georgia"/>
              </w:rPr>
              <w:t>EI</w:t>
            </w:r>
          </w:p>
        </w:tc>
        <w:tc>
          <w:tcPr>
            <w:tcW w:w="3827" w:type="dxa"/>
          </w:tcPr>
          <w:p w14:paraId="613B07BB" w14:textId="6BED7C81" w:rsidR="00D748B6" w:rsidRDefault="00D748B6" w:rsidP="00D748B6">
            <w:pPr>
              <w:pStyle w:val="TableText"/>
              <w:ind w:left="0"/>
              <w:rPr>
                <w:rFonts w:ascii="Georgia" w:hAnsi="Georgia"/>
              </w:rPr>
            </w:pPr>
            <w:r>
              <w:rPr>
                <w:rFonts w:ascii="Georgia" w:hAnsi="Georgia"/>
              </w:rPr>
              <w:t>EngagemangsIndex</w:t>
            </w:r>
          </w:p>
        </w:tc>
        <w:tc>
          <w:tcPr>
            <w:tcW w:w="4678" w:type="dxa"/>
          </w:tcPr>
          <w:p w14:paraId="30A47DA8" w14:textId="10CE4246" w:rsidR="00D748B6" w:rsidRDefault="00D748B6" w:rsidP="0039481C">
            <w:pPr>
              <w:pStyle w:val="TableText"/>
              <w:rPr>
                <w:rFonts w:ascii="Georgia" w:hAnsi="Georgia"/>
              </w:rPr>
            </w:pPr>
            <w:r>
              <w:rPr>
                <w:rFonts w:ascii="Georgia" w:hAnsi="Georgia"/>
              </w:rPr>
              <w:t>Innehåller information om i vilket system det finns information om vilken patient för vilken tjänst.</w:t>
            </w:r>
          </w:p>
        </w:tc>
      </w:tr>
      <w:tr w:rsidR="00D748B6" w:rsidRPr="000C2908" w14:paraId="2A27D1C9" w14:textId="77777777" w:rsidTr="000C2908">
        <w:tc>
          <w:tcPr>
            <w:tcW w:w="1588" w:type="dxa"/>
          </w:tcPr>
          <w:p w14:paraId="00459FEC" w14:textId="54A7C45D" w:rsidR="00D748B6" w:rsidRDefault="00D748B6" w:rsidP="0039481C">
            <w:pPr>
              <w:pStyle w:val="TableText"/>
              <w:rPr>
                <w:rFonts w:ascii="Georgia" w:hAnsi="Georgia"/>
              </w:rPr>
            </w:pPr>
            <w:r>
              <w:rPr>
                <w:rFonts w:ascii="Georgia" w:hAnsi="Georgia"/>
              </w:rPr>
              <w:t>TP</w:t>
            </w:r>
          </w:p>
        </w:tc>
        <w:tc>
          <w:tcPr>
            <w:tcW w:w="3827" w:type="dxa"/>
          </w:tcPr>
          <w:p w14:paraId="0A14E333" w14:textId="43251467" w:rsidR="00D748B6" w:rsidRDefault="00D748B6" w:rsidP="00D748B6">
            <w:pPr>
              <w:pStyle w:val="TableText"/>
              <w:ind w:left="0"/>
              <w:rPr>
                <w:rFonts w:ascii="Georgia" w:hAnsi="Georgia"/>
              </w:rPr>
            </w:pPr>
            <w:r>
              <w:rPr>
                <w:rFonts w:ascii="Georgia" w:hAnsi="Georgia"/>
              </w:rPr>
              <w:t>Tjänsteplattformen</w:t>
            </w:r>
          </w:p>
        </w:tc>
        <w:tc>
          <w:tcPr>
            <w:tcW w:w="4678" w:type="dxa"/>
          </w:tcPr>
          <w:p w14:paraId="5E5CD36C" w14:textId="008C8D7C" w:rsidR="00D748B6" w:rsidRDefault="00D748B6" w:rsidP="0039481C">
            <w:pPr>
              <w:pStyle w:val="TableText"/>
              <w:rPr>
                <w:rFonts w:ascii="Georgia" w:hAnsi="Georgia"/>
              </w:rPr>
            </w:pPr>
            <w:r>
              <w:rPr>
                <w:rFonts w:ascii="Georgia" w:hAnsi="Georgia"/>
              </w:rPr>
              <w:t>Nationell plattform för att förmedla tjänsteanrop till rätt producentsystem.</w:t>
            </w: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6" w:name="_Toc357754843"/>
      <w:bookmarkStart w:id="7" w:name="_Toc243452541"/>
      <w:bookmarkStart w:id="8" w:name="_Toc403589762"/>
      <w:r>
        <w:t>Inledning</w:t>
      </w:r>
      <w:bookmarkEnd w:id="6"/>
      <w:bookmarkEnd w:id="7"/>
      <w:bookmarkEnd w:id="8"/>
    </w:p>
    <w:p w14:paraId="50E2498F" w14:textId="77777777" w:rsidR="007C1F56" w:rsidRDefault="0039481C" w:rsidP="0039481C">
      <w:pPr>
        <w:tabs>
          <w:tab w:val="left" w:pos="2552"/>
        </w:tabs>
        <w:spacing w:line="240" w:lineRule="auto"/>
      </w:pPr>
      <w:r>
        <w:t xml:space="preserve">Detta är beskrivningen av tjänstekontrakten i tjänstedomänen </w:t>
      </w:r>
    </w:p>
    <w:p w14:paraId="768E9367" w14:textId="65BAC593" w:rsidR="0039481C" w:rsidRDefault="007C1F56" w:rsidP="007C1F56">
      <w:pPr>
        <w:tabs>
          <w:tab w:val="left" w:pos="2552"/>
        </w:tabs>
        <w:spacing w:line="240" w:lineRule="auto"/>
      </w:pPr>
      <w:r>
        <w:rPr>
          <w:b/>
          <w:color w:val="76923C" w:themeColor="accent3" w:themeShade="BF"/>
        </w:rPr>
        <w:fldChar w:fldCharType="begin"/>
      </w:r>
      <w:r>
        <w:rPr>
          <w:b/>
          <w:color w:val="76923C" w:themeColor="accent3" w:themeShade="BF"/>
        </w:rPr>
        <w:instrText xml:space="preserve"> DOCPROPERTY  Domain_1  \* MERGEFORMAT </w:instrText>
      </w:r>
      <w:r>
        <w:rPr>
          <w:b/>
          <w:color w:val="76923C" w:themeColor="accent3" w:themeShade="BF"/>
        </w:rPr>
        <w:fldChar w:fldCharType="separate"/>
      </w:r>
      <w:r>
        <w:rPr>
          <w:b/>
          <w:color w:val="76923C" w:themeColor="accent3" w:themeShade="BF"/>
        </w:rPr>
        <w:t>clinicalprocess</w:t>
      </w:r>
      <w:r>
        <w:rPr>
          <w:b/>
          <w:color w:val="76923C" w:themeColor="accent3" w:themeShade="BF"/>
        </w:rPr>
        <w:fldChar w:fldCharType="end"/>
      </w:r>
      <w:r w:rsidR="00020791" w:rsidRPr="007C1F56">
        <w:rPr>
          <w:b/>
          <w:color w:val="76923C" w:themeColor="accent3" w:themeShade="BF"/>
        </w:rPr>
        <w:t>:</w:t>
      </w:r>
      <w:r w:rsidR="00A60F6E" w:rsidRPr="007C1F56">
        <w:rPr>
          <w:b/>
          <w:color w:val="76923C" w:themeColor="accent3" w:themeShade="BF"/>
        </w:rPr>
        <w:t xml:space="preserve"> </w:t>
      </w:r>
      <w:r w:rsidR="0039481C" w:rsidRPr="007C1F56">
        <w:rPr>
          <w:b/>
          <w:color w:val="76923C" w:themeColor="accent3" w:themeShade="BF"/>
        </w:rPr>
        <w:fldChar w:fldCharType="begin"/>
      </w:r>
      <w:r w:rsidR="0039481C" w:rsidRPr="007C1F56">
        <w:rPr>
          <w:b/>
          <w:color w:val="76923C" w:themeColor="accent3" w:themeShade="BF"/>
        </w:rPr>
        <w:instrText xml:space="preserve"> DOCPROPERTY "</w:instrText>
      </w:r>
      <w:r w:rsidR="00EB3EAB" w:rsidRPr="007C1F56">
        <w:rPr>
          <w:b/>
          <w:color w:val="76923C" w:themeColor="accent3" w:themeShade="BF"/>
        </w:rPr>
        <w:instrText>D</w:instrText>
      </w:r>
      <w:r w:rsidR="0039481C" w:rsidRPr="007C1F56">
        <w:rPr>
          <w:b/>
          <w:color w:val="76923C" w:themeColor="accent3" w:themeShade="BF"/>
        </w:rPr>
        <w:instrText>omain</w:instrText>
      </w:r>
      <w:r w:rsidR="00EB3EAB" w:rsidRPr="007C1F56">
        <w:rPr>
          <w:b/>
          <w:color w:val="76923C" w:themeColor="accent3" w:themeShade="BF"/>
        </w:rPr>
        <w:instrText>_</w:instrText>
      </w:r>
      <w:r w:rsidR="0039481C" w:rsidRPr="007C1F56">
        <w:rPr>
          <w:b/>
          <w:color w:val="76923C" w:themeColor="accent3" w:themeShade="BF"/>
        </w:rPr>
        <w:instrText xml:space="preserve">2" \* MERGEFORMAT </w:instrText>
      </w:r>
      <w:r w:rsidR="0039481C" w:rsidRPr="007C1F56">
        <w:rPr>
          <w:b/>
          <w:color w:val="76923C" w:themeColor="accent3" w:themeShade="BF"/>
        </w:rPr>
        <w:fldChar w:fldCharType="separate"/>
      </w:r>
      <w:r w:rsidR="00020791" w:rsidRPr="007C1F56">
        <w:rPr>
          <w:b/>
          <w:color w:val="76923C" w:themeColor="accent3" w:themeShade="BF"/>
        </w:rPr>
        <w:t>activity</w:t>
      </w:r>
      <w:r w:rsidR="0039481C" w:rsidRPr="007C1F56">
        <w:rPr>
          <w:b/>
          <w:color w:val="76923C" w:themeColor="accent3" w:themeShade="BF"/>
        </w:rPr>
        <w:fldChar w:fldCharType="end"/>
      </w:r>
      <w:r w:rsidR="00020791" w:rsidRPr="007C1F56">
        <w:rPr>
          <w:b/>
          <w:color w:val="76923C" w:themeColor="accent3" w:themeShade="BF"/>
        </w:rPr>
        <w:t>:</w:t>
      </w:r>
      <w:r w:rsidR="00A60F6E" w:rsidRPr="007C1F56">
        <w:rPr>
          <w:b/>
          <w:color w:val="76923C" w:themeColor="accent3" w:themeShade="BF"/>
        </w:rPr>
        <w:t xml:space="preserve"> </w:t>
      </w:r>
      <w:r w:rsidR="0039481C" w:rsidRPr="007C1F56">
        <w:rPr>
          <w:b/>
          <w:color w:val="76923C" w:themeColor="accent3" w:themeShade="BF"/>
        </w:rPr>
        <w:fldChar w:fldCharType="begin"/>
      </w:r>
      <w:r w:rsidR="0039481C" w:rsidRPr="007C1F56">
        <w:rPr>
          <w:b/>
          <w:color w:val="76923C" w:themeColor="accent3" w:themeShade="BF"/>
        </w:rPr>
        <w:instrText xml:space="preserve"> DOCPROPERTY "</w:instrText>
      </w:r>
      <w:r w:rsidR="00EB3EAB" w:rsidRPr="007C1F56">
        <w:rPr>
          <w:b/>
          <w:color w:val="76923C" w:themeColor="accent3" w:themeShade="BF"/>
        </w:rPr>
        <w:instrText>D</w:instrText>
      </w:r>
      <w:r w:rsidR="0039481C" w:rsidRPr="007C1F56">
        <w:rPr>
          <w:b/>
          <w:color w:val="76923C" w:themeColor="accent3" w:themeShade="BF"/>
        </w:rPr>
        <w:instrText>omain</w:instrText>
      </w:r>
      <w:r w:rsidR="00EB3EAB" w:rsidRPr="007C1F56">
        <w:rPr>
          <w:b/>
          <w:color w:val="76923C" w:themeColor="accent3" w:themeShade="BF"/>
        </w:rPr>
        <w:instrText>_</w:instrText>
      </w:r>
      <w:r w:rsidR="0039481C" w:rsidRPr="007C1F56">
        <w:rPr>
          <w:b/>
          <w:color w:val="76923C" w:themeColor="accent3" w:themeShade="BF"/>
        </w:rPr>
        <w:instrText xml:space="preserve">3" \* MERGEFORMAT </w:instrText>
      </w:r>
      <w:r w:rsidR="0039481C" w:rsidRPr="007C1F56">
        <w:rPr>
          <w:b/>
          <w:color w:val="76923C" w:themeColor="accent3" w:themeShade="BF"/>
        </w:rPr>
        <w:fldChar w:fldCharType="separate"/>
      </w:r>
      <w:r w:rsidR="00020791" w:rsidRPr="007C1F56">
        <w:rPr>
          <w:b/>
          <w:color w:val="76923C" w:themeColor="accent3" w:themeShade="BF"/>
        </w:rPr>
        <w:t>request</w:t>
      </w:r>
      <w:r w:rsidR="0039481C" w:rsidRPr="007C1F56">
        <w:rPr>
          <w:b/>
          <w:color w:val="76923C" w:themeColor="accent3" w:themeShade="BF"/>
        </w:rPr>
        <w:fldChar w:fldCharType="end"/>
      </w:r>
      <w:r w:rsidR="0039481C">
        <w:t xml:space="preserve"> </w:t>
      </w:r>
    </w:p>
    <w:p w14:paraId="31C4AB03" w14:textId="71C4BF1D" w:rsidR="0039481C" w:rsidRDefault="0039481C" w:rsidP="0039481C">
      <w:pPr>
        <w:rPr>
          <w:color w:val="4F81BD" w:themeColor="accent1"/>
        </w:rPr>
      </w:pPr>
      <w:r>
        <w:t xml:space="preserve">Tjänstekontrakten är baserade på RIVTA 2.1 [R2] och reglerade genom arkitekturella beslut [R1] </w:t>
      </w:r>
    </w:p>
    <w:p w14:paraId="23E4B8BE" w14:textId="77777777" w:rsidR="00CA0D34" w:rsidRDefault="00CA0D34" w:rsidP="0039481C"/>
    <w:p w14:paraId="3F83E2D6" w14:textId="3E906DA6" w:rsidR="0039481C" w:rsidRDefault="00CA0D34" w:rsidP="0039481C">
      <w:r>
        <w:t>Domänen innehåller tjänster för att hantera remissprocessen mellan och inom vårdgivare.</w:t>
      </w:r>
    </w:p>
    <w:p w14:paraId="4910F258" w14:textId="77777777" w:rsidR="00CA0D34" w:rsidRDefault="00CA0D3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0AECDA0" w14:textId="77777777" w:rsidR="00D2697C" w:rsidRDefault="00D2697C" w:rsidP="00D2697C">
      <w:pPr>
        <w:pStyle w:val="Rubrik2"/>
      </w:pPr>
      <w:bookmarkStart w:id="9" w:name="_Toc270858505"/>
      <w:bookmarkStart w:id="10" w:name="_Toc403589763"/>
      <w:r>
        <w:t>Svenskt namn</w:t>
      </w:r>
      <w:bookmarkEnd w:id="9"/>
      <w:bookmarkEnd w:id="10"/>
    </w:p>
    <w:p w14:paraId="4D131D89" w14:textId="30E7D3A5" w:rsidR="00D2697C" w:rsidRPr="007C1F56" w:rsidRDefault="007C1F56" w:rsidP="007C1F56">
      <w:pPr>
        <w:tabs>
          <w:tab w:val="left" w:pos="2552"/>
        </w:tabs>
        <w:spacing w:line="240" w:lineRule="auto"/>
        <w:rPr>
          <w:b/>
          <w:color w:val="76923C" w:themeColor="accent3" w:themeShade="BF"/>
        </w:rPr>
      </w:pPr>
      <w:r>
        <w:rPr>
          <w:b/>
          <w:color w:val="76923C" w:themeColor="accent3" w:themeShade="BF"/>
        </w:rPr>
        <w:fldChar w:fldCharType="begin"/>
      </w:r>
      <w:r>
        <w:rPr>
          <w:b/>
          <w:color w:val="76923C" w:themeColor="accent3" w:themeShade="BF"/>
        </w:rPr>
        <w:instrText xml:space="preserve"> DOCPROPERTY  svenamn  \* MERGEFORMAT </w:instrText>
      </w:r>
      <w:r>
        <w:rPr>
          <w:b/>
          <w:color w:val="76923C" w:themeColor="accent3" w:themeShade="BF"/>
        </w:rPr>
        <w:fldChar w:fldCharType="separate"/>
      </w:r>
      <w:r>
        <w:rPr>
          <w:b/>
          <w:color w:val="76923C" w:themeColor="accent3" w:themeShade="BF"/>
        </w:rPr>
        <w:t xml:space="preserve">vård- och omsorg </w:t>
      </w:r>
      <w:proofErr w:type="gramStart"/>
      <w:r>
        <w:rPr>
          <w:b/>
          <w:color w:val="76923C" w:themeColor="accent3" w:themeShade="BF"/>
        </w:rPr>
        <w:t>kärnprocess:hantera</w:t>
      </w:r>
      <w:proofErr w:type="gramEnd"/>
      <w:r>
        <w:rPr>
          <w:b/>
          <w:color w:val="76923C" w:themeColor="accent3" w:themeShade="BF"/>
        </w:rPr>
        <w:t xml:space="preserve"> aktiviteter:remisshantering </w:t>
      </w:r>
      <w:r>
        <w:rPr>
          <w:b/>
          <w:color w:val="76923C" w:themeColor="accent3" w:themeShade="BF"/>
        </w:rPr>
        <w:fldChar w:fldCharType="end"/>
      </w:r>
    </w:p>
    <w:p w14:paraId="0842AB35" w14:textId="10BB8EA5" w:rsidR="00D2697C" w:rsidRDefault="007C1F56" w:rsidP="007C1F56">
      <w:pPr>
        <w:tabs>
          <w:tab w:val="left" w:pos="2552"/>
        </w:tabs>
        <w:spacing w:line="240" w:lineRule="auto"/>
      </w:pPr>
      <w:r>
        <w:rPr>
          <w:b/>
          <w:color w:val="76923C" w:themeColor="accent3" w:themeShade="BF"/>
        </w:rPr>
        <w:fldChar w:fldCharType="begin"/>
      </w:r>
      <w:r>
        <w:rPr>
          <w:b/>
          <w:color w:val="76923C" w:themeColor="accent3" w:themeShade="BF"/>
        </w:rPr>
        <w:instrText xml:space="preserve"> DOCPROPERTY  svekortnamn  \* MERGEFORMAT </w:instrText>
      </w:r>
      <w:r>
        <w:rPr>
          <w:b/>
          <w:color w:val="76923C" w:themeColor="accent3" w:themeShade="BF"/>
        </w:rPr>
        <w:fldChar w:fldCharType="separate"/>
      </w:r>
      <w:r>
        <w:rPr>
          <w:b/>
          <w:color w:val="76923C" w:themeColor="accent3" w:themeShade="BF"/>
        </w:rPr>
        <w:t>remisshantering</w:t>
      </w:r>
      <w:r>
        <w:rPr>
          <w:b/>
          <w:color w:val="76923C" w:themeColor="accent3" w:themeShade="BF"/>
        </w:rPr>
        <w:fldChar w:fldCharType="end"/>
      </w:r>
    </w:p>
    <w:p w14:paraId="7823961C" w14:textId="77777777" w:rsidR="00D2697C" w:rsidRDefault="00D2697C" w:rsidP="0039481C"/>
    <w:p w14:paraId="6BBD040D" w14:textId="77777777" w:rsidR="00D720D4" w:rsidRDefault="00D720D4" w:rsidP="00D720D4">
      <w:pPr>
        <w:pStyle w:val="Rubrik2"/>
      </w:pPr>
      <w:bookmarkStart w:id="11" w:name="_Toc269040962"/>
      <w:bookmarkStart w:id="12" w:name="_Toc403589764"/>
      <w:r>
        <w:t>WEB beskrivning</w:t>
      </w:r>
      <w:bookmarkEnd w:id="11"/>
      <w:bookmarkEnd w:id="12"/>
    </w:p>
    <w:p w14:paraId="221B50C1" w14:textId="2DE23212" w:rsidR="00D720D4" w:rsidRPr="00CA0D34" w:rsidRDefault="00CA0D34" w:rsidP="00D720D4">
      <w:r w:rsidRPr="00CA0D34">
        <w:t>Syftet med domän</w:t>
      </w:r>
      <w:r w:rsidR="00A60F6E">
        <w:t>en</w:t>
      </w:r>
      <w:r w:rsidRPr="00CA0D34">
        <w:t xml:space="preserve"> är att hantera remissprocessen nationellt och lokalt, mellan och inom vårdgivare, från remiss till svar. Domänen innehåller </w:t>
      </w:r>
      <w:r w:rsidR="00A427D3">
        <w:t>specifikationer</w:t>
      </w:r>
      <w:r w:rsidRPr="00CA0D34">
        <w:t xml:space="preserve"> för att </w:t>
      </w:r>
      <w:r w:rsidR="00A427D3">
        <w:t xml:space="preserve">skicka och </w:t>
      </w:r>
      <w:r w:rsidRPr="00CA0D34">
        <w:t>ta emot remisser, bekräftelser och svar samt tjänster för att leverera statusinformation för remisser.</w:t>
      </w:r>
    </w:p>
    <w:p w14:paraId="231EFF6B" w14:textId="77777777" w:rsidR="005F7E0A" w:rsidRDefault="005F7E0A" w:rsidP="0039481C"/>
    <w:p w14:paraId="3CA7E7B9" w14:textId="56D9955E" w:rsidR="00D065BA" w:rsidRDefault="00D065BA">
      <w:pPr>
        <w:spacing w:line="240" w:lineRule="auto"/>
      </w:pPr>
      <w:r>
        <w:br w:type="page"/>
      </w:r>
    </w:p>
    <w:p w14:paraId="744413D5" w14:textId="77777777" w:rsidR="0039481C" w:rsidRDefault="0039481C" w:rsidP="0039481C"/>
    <w:p w14:paraId="6A4B8311" w14:textId="77777777" w:rsidR="0039481C" w:rsidRDefault="0039481C" w:rsidP="0039481C">
      <w:pPr>
        <w:pStyle w:val="Rubrik1"/>
      </w:pPr>
      <w:bookmarkStart w:id="13" w:name="_Toc198086678"/>
      <w:bookmarkStart w:id="14" w:name="_Toc224960918"/>
      <w:bookmarkStart w:id="15" w:name="_Toc357754844"/>
      <w:bookmarkStart w:id="16" w:name="_Toc243452542"/>
      <w:bookmarkStart w:id="17" w:name="_Toc403589765"/>
      <w:bookmarkStart w:id="18" w:name="_Toc163300578"/>
      <w:bookmarkStart w:id="19" w:name="_Toc163300880"/>
      <w:bookmarkStart w:id="20" w:name="_Toc198366954"/>
      <w:r>
        <w:t>Versionsinformation</w:t>
      </w:r>
      <w:bookmarkEnd w:id="13"/>
      <w:bookmarkEnd w:id="14"/>
      <w:bookmarkEnd w:id="15"/>
      <w:bookmarkEnd w:id="16"/>
      <w:bookmarkEnd w:id="17"/>
    </w:p>
    <w:p w14:paraId="2F36E12C" w14:textId="260A83E6" w:rsidR="0039481C" w:rsidRDefault="0039481C" w:rsidP="00DD4BE6">
      <w:pPr>
        <w:tabs>
          <w:tab w:val="left" w:pos="2552"/>
        </w:tabs>
        <w:spacing w:line="240" w:lineRule="auto"/>
      </w:pPr>
      <w:r>
        <w:t xml:space="preserve">Denna revision av tjänstekontraktsbeskrivningen handlar om </w:t>
      </w:r>
      <w:r w:rsidR="00DD4BE6">
        <w:t xml:space="preserve">domänen </w:t>
      </w:r>
      <w:r w:rsidR="00DD4BE6">
        <w:rPr>
          <w:b/>
          <w:color w:val="76923C" w:themeColor="accent3" w:themeShade="BF"/>
        </w:rPr>
        <w:fldChar w:fldCharType="begin"/>
      </w:r>
      <w:r w:rsidR="00DD4BE6">
        <w:rPr>
          <w:b/>
          <w:color w:val="76923C" w:themeColor="accent3" w:themeShade="BF"/>
        </w:rPr>
        <w:instrText xml:space="preserve"> DOCPROPERTY  Domain_1  \* MERGEFORMAT </w:instrText>
      </w:r>
      <w:r w:rsidR="00DD4BE6">
        <w:rPr>
          <w:b/>
          <w:color w:val="76923C" w:themeColor="accent3" w:themeShade="BF"/>
        </w:rPr>
        <w:fldChar w:fldCharType="separate"/>
      </w:r>
      <w:r w:rsidR="00DD4BE6">
        <w:rPr>
          <w:b/>
          <w:color w:val="76923C" w:themeColor="accent3" w:themeShade="BF"/>
        </w:rPr>
        <w:t>clinicalprocess</w:t>
      </w:r>
      <w:r w:rsidR="00DD4BE6">
        <w:rPr>
          <w:b/>
          <w:color w:val="76923C" w:themeColor="accent3" w:themeShade="BF"/>
        </w:rPr>
        <w:fldChar w:fldCharType="end"/>
      </w:r>
      <w:r w:rsidR="00DD4BE6" w:rsidRPr="007C1F56">
        <w:rPr>
          <w:b/>
          <w:color w:val="76923C" w:themeColor="accent3" w:themeShade="BF"/>
        </w:rPr>
        <w:t xml:space="preserve">: </w:t>
      </w:r>
      <w:r w:rsidR="00DD4BE6" w:rsidRPr="007C1F56">
        <w:rPr>
          <w:b/>
          <w:color w:val="76923C" w:themeColor="accent3" w:themeShade="BF"/>
        </w:rPr>
        <w:fldChar w:fldCharType="begin"/>
      </w:r>
      <w:r w:rsidR="00DD4BE6" w:rsidRPr="007C1F56">
        <w:rPr>
          <w:b/>
          <w:color w:val="76923C" w:themeColor="accent3" w:themeShade="BF"/>
        </w:rPr>
        <w:instrText xml:space="preserve"> DOCPROPERTY "Domain_2" \* MERGEFORMAT </w:instrText>
      </w:r>
      <w:r w:rsidR="00DD4BE6" w:rsidRPr="007C1F56">
        <w:rPr>
          <w:b/>
          <w:color w:val="76923C" w:themeColor="accent3" w:themeShade="BF"/>
        </w:rPr>
        <w:fldChar w:fldCharType="separate"/>
      </w:r>
      <w:r w:rsidR="00DD4BE6" w:rsidRPr="007C1F56">
        <w:rPr>
          <w:b/>
          <w:color w:val="76923C" w:themeColor="accent3" w:themeShade="BF"/>
        </w:rPr>
        <w:t>activity</w:t>
      </w:r>
      <w:r w:rsidR="00DD4BE6" w:rsidRPr="007C1F56">
        <w:rPr>
          <w:b/>
          <w:color w:val="76923C" w:themeColor="accent3" w:themeShade="BF"/>
        </w:rPr>
        <w:fldChar w:fldCharType="end"/>
      </w:r>
      <w:r w:rsidR="00DD4BE6" w:rsidRPr="007C1F56">
        <w:rPr>
          <w:b/>
          <w:color w:val="76923C" w:themeColor="accent3" w:themeShade="BF"/>
        </w:rPr>
        <w:t xml:space="preserve">: </w:t>
      </w:r>
      <w:r w:rsidR="00DD4BE6" w:rsidRPr="007C1F56">
        <w:rPr>
          <w:b/>
          <w:color w:val="76923C" w:themeColor="accent3" w:themeShade="BF"/>
        </w:rPr>
        <w:fldChar w:fldCharType="begin"/>
      </w:r>
      <w:r w:rsidR="00DD4BE6" w:rsidRPr="007C1F56">
        <w:rPr>
          <w:b/>
          <w:color w:val="76923C" w:themeColor="accent3" w:themeShade="BF"/>
        </w:rPr>
        <w:instrText xml:space="preserve"> DOCPROPERTY "Domain_3" \* MERGEFORMAT </w:instrText>
      </w:r>
      <w:r w:rsidR="00DD4BE6" w:rsidRPr="007C1F56">
        <w:rPr>
          <w:b/>
          <w:color w:val="76923C" w:themeColor="accent3" w:themeShade="BF"/>
        </w:rPr>
        <w:fldChar w:fldCharType="separate"/>
      </w:r>
      <w:r w:rsidR="00DD4BE6" w:rsidRPr="007C1F56">
        <w:rPr>
          <w:b/>
          <w:color w:val="76923C" w:themeColor="accent3" w:themeShade="BF"/>
        </w:rPr>
        <w:t>request</w:t>
      </w:r>
      <w:r w:rsidR="00DD4BE6" w:rsidRPr="007C1F56">
        <w:rPr>
          <w:b/>
          <w:color w:val="76923C" w:themeColor="accent3" w:themeShade="BF"/>
        </w:rPr>
        <w:fldChar w:fldCharType="end"/>
      </w:r>
      <w:r w:rsidR="008574CF" w:rsidRPr="004908D5">
        <w:t xml:space="preserve">. </w:t>
      </w:r>
      <w:r>
        <w:t xml:space="preserve">Observera att version för detta dokument och domänen måste vara lika. Detta för att spårbarheten inte skall brytas. </w:t>
      </w:r>
    </w:p>
    <w:p w14:paraId="676921EF" w14:textId="77777777" w:rsidR="0039481C" w:rsidRDefault="0039481C" w:rsidP="0039481C"/>
    <w:p w14:paraId="4747BC91" w14:textId="209C9B0A" w:rsidR="0039481C" w:rsidRDefault="0039481C" w:rsidP="0039481C">
      <w:pPr>
        <w:pStyle w:val="Rubrik2"/>
      </w:pPr>
      <w:bookmarkStart w:id="21" w:name="_Toc357754845"/>
      <w:bookmarkStart w:id="22" w:name="_Toc243452543"/>
      <w:bookmarkStart w:id="23" w:name="_Toc403589766"/>
      <w:bookmarkStart w:id="24" w:name="_Toc163300882"/>
      <w:r>
        <w:t xml:space="preserve">Version </w:t>
      </w:r>
      <w:bookmarkEnd w:id="21"/>
      <w:bookmarkEnd w:id="22"/>
      <w:r w:rsidR="00E57C71" w:rsidRPr="004908D5">
        <w:fldChar w:fldCharType="begin"/>
      </w:r>
      <w:r w:rsidR="00E57C71" w:rsidRPr="004908D5">
        <w:instrText xml:space="preserve"> DOCPROPERTY "version" \* MERGEFORMAT </w:instrText>
      </w:r>
      <w:r w:rsidR="00E57C71" w:rsidRPr="004908D5">
        <w:fldChar w:fldCharType="separate"/>
      </w:r>
      <w:r w:rsidR="00583F17">
        <w:t>1.0</w:t>
      </w:r>
      <w:bookmarkEnd w:id="23"/>
      <w:r w:rsidR="00E57C71" w:rsidRPr="004908D5">
        <w:fldChar w:fldCharType="end"/>
      </w:r>
    </w:p>
    <w:p w14:paraId="2619F25A" w14:textId="77777777" w:rsidR="0039481C" w:rsidRDefault="0039481C" w:rsidP="0039481C">
      <w:pPr>
        <w:pStyle w:val="Rubrik3"/>
      </w:pPr>
      <w:bookmarkStart w:id="25" w:name="_Toc243452544"/>
      <w:bookmarkStart w:id="26" w:name="_Toc403589767"/>
      <w:r>
        <w:t>Oförändrade tjänstekontrakt</w:t>
      </w:r>
      <w:bookmarkEnd w:id="25"/>
      <w:bookmarkEnd w:id="26"/>
    </w:p>
    <w:p w14:paraId="7DD2C250" w14:textId="6DA84A5F" w:rsidR="0087592B" w:rsidRDefault="0087592B" w:rsidP="0087592B">
      <w:r>
        <w:t xml:space="preserve">Detta är första </w:t>
      </w:r>
      <w:r w:rsidR="00A60F6E">
        <w:t>versionen</w:t>
      </w:r>
      <w:r>
        <w:t xml:space="preserve"> av domänen.</w:t>
      </w:r>
    </w:p>
    <w:p w14:paraId="197579E4" w14:textId="77777777" w:rsidR="0087592B" w:rsidRPr="0087592B" w:rsidRDefault="0087592B" w:rsidP="0087592B"/>
    <w:p w14:paraId="00D1F070" w14:textId="77777777" w:rsidR="0039481C" w:rsidRDefault="0039481C" w:rsidP="0039481C">
      <w:pPr>
        <w:pStyle w:val="Rubrik3"/>
      </w:pPr>
      <w:bookmarkStart w:id="27" w:name="_Toc243452545"/>
      <w:bookmarkStart w:id="28" w:name="_Toc403589768"/>
      <w:r>
        <w:t>Nya tjänstekontrakt</w:t>
      </w:r>
      <w:bookmarkEnd w:id="27"/>
      <w:bookmarkEnd w:id="28"/>
    </w:p>
    <w:p w14:paraId="1101B2AF" w14:textId="77777777" w:rsidR="0039481C" w:rsidRDefault="0039481C" w:rsidP="0039481C">
      <w:r>
        <w:t>Följande nya tjänstekontrakt finns från och med denna version:</w:t>
      </w:r>
    </w:p>
    <w:p w14:paraId="0712F2B2" w14:textId="77777777" w:rsidR="004A6E7B" w:rsidRPr="00B83813" w:rsidRDefault="004A6E7B" w:rsidP="004A6E7B">
      <w:pPr>
        <w:numPr>
          <w:ilvl w:val="0"/>
          <w:numId w:val="27"/>
        </w:numPr>
      </w:pPr>
      <w:r w:rsidRPr="00B83813">
        <w:t>ProcessRequest, version 1.0</w:t>
      </w:r>
    </w:p>
    <w:p w14:paraId="1D1BC71A" w14:textId="77777777" w:rsidR="004A6E7B" w:rsidRPr="00B83813" w:rsidRDefault="004A6E7B" w:rsidP="004A6E7B">
      <w:pPr>
        <w:numPr>
          <w:ilvl w:val="0"/>
          <w:numId w:val="27"/>
        </w:numPr>
      </w:pPr>
      <w:r w:rsidRPr="00B83813">
        <w:t>ProcessRequestConfirmation, version 1.0</w:t>
      </w:r>
    </w:p>
    <w:p w14:paraId="28C59B93" w14:textId="77777777" w:rsidR="004A6E7B" w:rsidRPr="00B83813" w:rsidRDefault="004A6E7B" w:rsidP="004A6E7B">
      <w:pPr>
        <w:numPr>
          <w:ilvl w:val="0"/>
          <w:numId w:val="27"/>
        </w:numPr>
      </w:pPr>
      <w:r w:rsidRPr="00B83813">
        <w:t>ProcessRequestOutcome, version 1.0</w:t>
      </w:r>
    </w:p>
    <w:p w14:paraId="3B5229B8" w14:textId="77777777" w:rsidR="004A6E7B" w:rsidRPr="00B83813" w:rsidRDefault="004A6E7B" w:rsidP="004A6E7B">
      <w:pPr>
        <w:numPr>
          <w:ilvl w:val="0"/>
          <w:numId w:val="27"/>
        </w:numPr>
      </w:pPr>
      <w:r w:rsidRPr="00B83813">
        <w:t>GetRequestStatus, version 1.0</w:t>
      </w:r>
    </w:p>
    <w:p w14:paraId="2E5C6135" w14:textId="24752AD5" w:rsidR="00B83813" w:rsidRPr="00A21A07" w:rsidRDefault="00B83813" w:rsidP="00A21A07">
      <w:pPr>
        <w:numPr>
          <w:ilvl w:val="0"/>
          <w:numId w:val="27"/>
        </w:numPr>
      </w:pPr>
      <w:r w:rsidRPr="00B83813">
        <w:t>GetRequestInstruction</w:t>
      </w:r>
      <w:r w:rsidR="0039481C" w:rsidRPr="00B83813">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9" w:name="_Toc243452546"/>
      <w:bookmarkStart w:id="30" w:name="_Toc403589769"/>
      <w:r>
        <w:t>Förändrade tjänstekontrakt</w:t>
      </w:r>
      <w:bookmarkEnd w:id="29"/>
      <w:bookmarkEnd w:id="30"/>
    </w:p>
    <w:p w14:paraId="59E603E9" w14:textId="77777777" w:rsidR="0039481C" w:rsidRDefault="0039481C" w:rsidP="0039481C">
      <w:pPr>
        <w:pStyle w:val="Brdtext"/>
      </w:pPr>
      <w:r>
        <w:t xml:space="preserve">Nedan redovisas kompatibilitet mellan konsument och producent för tjänstekontrakten som finns i flera versioner. Kompatibilitet avser här såväl format som semantik. För definition av kompatibilitet mellan format, se </w:t>
      </w:r>
      <w:hyperlink r:id="rId13" w:history="1">
        <w:r w:rsidRPr="00196FE2">
          <w:rPr>
            <w:rStyle w:val="Hyperlnk"/>
          </w:rPr>
          <w:t>RIV Tekniska Anvisningar, Översikt.</w:t>
        </w:r>
      </w:hyperlink>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95"/>
        <w:gridCol w:w="1754"/>
        <w:gridCol w:w="1688"/>
        <w:gridCol w:w="2787"/>
      </w:tblGrid>
      <w:tr w:rsidR="0039481C" w:rsidRPr="000C2908" w14:paraId="0E82F1F4" w14:textId="77777777" w:rsidTr="00FB17B3">
        <w:tc>
          <w:tcPr>
            <w:tcW w:w="2795" w:type="dxa"/>
            <w:shd w:val="clear" w:color="auto" w:fill="DDD9C3" w:themeFill="background2" w:themeFillShade="E6"/>
            <w:tcMar>
              <w:top w:w="0" w:type="dxa"/>
              <w:left w:w="108" w:type="dxa"/>
              <w:bottom w:w="0" w:type="dxa"/>
              <w:right w:w="108" w:type="dxa"/>
            </w:tcMar>
            <w:hideMark/>
          </w:tcPr>
          <w:p w14:paraId="501EF30F"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754" w:type="dxa"/>
            <w:shd w:val="clear" w:color="auto" w:fill="DDD9C3" w:themeFill="background2" w:themeFillShade="E6"/>
            <w:tcMar>
              <w:top w:w="0" w:type="dxa"/>
              <w:left w:w="108" w:type="dxa"/>
              <w:bottom w:w="0" w:type="dxa"/>
              <w:right w:w="108" w:type="dxa"/>
            </w:tcMar>
            <w:hideMark/>
          </w:tcPr>
          <w:p w14:paraId="4E5F6DED"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Konsument</w:t>
            </w:r>
          </w:p>
        </w:tc>
        <w:tc>
          <w:tcPr>
            <w:tcW w:w="1688" w:type="dxa"/>
            <w:shd w:val="clear" w:color="auto" w:fill="DDD9C3" w:themeFill="background2" w:themeFillShade="E6"/>
            <w:tcMar>
              <w:top w:w="0" w:type="dxa"/>
              <w:left w:w="108" w:type="dxa"/>
              <w:bottom w:w="0" w:type="dxa"/>
              <w:right w:w="108" w:type="dxa"/>
            </w:tcMar>
            <w:hideMark/>
          </w:tcPr>
          <w:p w14:paraId="3E08F105"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Producent</w:t>
            </w:r>
          </w:p>
        </w:tc>
        <w:tc>
          <w:tcPr>
            <w:tcW w:w="2787" w:type="dxa"/>
            <w:shd w:val="clear" w:color="auto" w:fill="DDD9C3" w:themeFill="background2" w:themeFillShade="E6"/>
            <w:tcMar>
              <w:top w:w="0" w:type="dxa"/>
              <w:left w:w="108" w:type="dxa"/>
              <w:bottom w:w="0" w:type="dxa"/>
              <w:right w:w="108" w:type="dxa"/>
            </w:tcMar>
            <w:hideMark/>
          </w:tcPr>
          <w:p w14:paraId="78131113"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Kompatibilitet</w:t>
            </w:r>
          </w:p>
        </w:tc>
      </w:tr>
      <w:tr w:rsidR="0039481C" w:rsidRPr="000C2908" w14:paraId="004BD0E9" w14:textId="77777777" w:rsidTr="00FB17B3">
        <w:tc>
          <w:tcPr>
            <w:tcW w:w="2795" w:type="dxa"/>
            <w:tcMar>
              <w:top w:w="0" w:type="dxa"/>
              <w:left w:w="108" w:type="dxa"/>
              <w:bottom w:w="0" w:type="dxa"/>
              <w:right w:w="108" w:type="dxa"/>
            </w:tcMar>
            <w:hideMark/>
          </w:tcPr>
          <w:p w14:paraId="5088CE6B" w14:textId="3470021E" w:rsidR="0039481C" w:rsidRPr="000C2908" w:rsidRDefault="004A6E7B" w:rsidP="0039481C">
            <w:pPr>
              <w:spacing w:before="100" w:beforeAutospacing="1" w:after="100" w:afterAutospacing="1"/>
              <w:rPr>
                <w:rFonts w:eastAsia="Times New Roman" w:cs="Arial"/>
                <w:szCs w:val="20"/>
                <w:highlight w:val="yellow"/>
                <w:lang w:eastAsia="sv-SE"/>
              </w:rPr>
            </w:pPr>
            <w:r>
              <w:t>ProcessRequest</w:t>
            </w:r>
          </w:p>
        </w:tc>
        <w:tc>
          <w:tcPr>
            <w:tcW w:w="1754" w:type="dxa"/>
            <w:shd w:val="clear" w:color="auto" w:fill="FFFFFF"/>
            <w:tcMar>
              <w:top w:w="0" w:type="dxa"/>
              <w:left w:w="108" w:type="dxa"/>
              <w:bottom w:w="0" w:type="dxa"/>
              <w:right w:w="108" w:type="dxa"/>
            </w:tcMar>
            <w:hideMark/>
          </w:tcPr>
          <w:p w14:paraId="2B63C23A" w14:textId="1DA06D0F" w:rsidR="0039481C"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hideMark/>
          </w:tcPr>
          <w:p w14:paraId="2D1EFF5E"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hideMark/>
          </w:tcPr>
          <w:p w14:paraId="193779E4"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39481C" w:rsidRPr="000C2908" w14:paraId="2824F819" w14:textId="77777777" w:rsidTr="00FB17B3">
        <w:tc>
          <w:tcPr>
            <w:tcW w:w="2795" w:type="dxa"/>
            <w:tcMar>
              <w:top w:w="0" w:type="dxa"/>
              <w:left w:w="108" w:type="dxa"/>
              <w:bottom w:w="0" w:type="dxa"/>
              <w:right w:w="108" w:type="dxa"/>
            </w:tcMar>
            <w:hideMark/>
          </w:tcPr>
          <w:p w14:paraId="46A9C6E4" w14:textId="5B963500" w:rsidR="0039481C" w:rsidRPr="000C2908" w:rsidRDefault="004A6E7B" w:rsidP="0039481C">
            <w:pPr>
              <w:spacing w:before="100" w:beforeAutospacing="1" w:after="100" w:afterAutospacing="1"/>
              <w:rPr>
                <w:rFonts w:eastAsia="Times New Roman" w:cs="Arial"/>
                <w:szCs w:val="20"/>
                <w:highlight w:val="yellow"/>
                <w:lang w:eastAsia="sv-SE"/>
              </w:rPr>
            </w:pPr>
            <w:r>
              <w:t>ProcessRequestConfirmation</w:t>
            </w:r>
          </w:p>
        </w:tc>
        <w:tc>
          <w:tcPr>
            <w:tcW w:w="1754" w:type="dxa"/>
            <w:shd w:val="clear" w:color="auto" w:fill="FFFFFF"/>
            <w:tcMar>
              <w:top w:w="0" w:type="dxa"/>
              <w:left w:w="108" w:type="dxa"/>
              <w:bottom w:w="0" w:type="dxa"/>
              <w:right w:w="108" w:type="dxa"/>
            </w:tcMar>
            <w:hideMark/>
          </w:tcPr>
          <w:p w14:paraId="7A3FEF71" w14:textId="615B7211" w:rsidR="0039481C"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hideMark/>
          </w:tcPr>
          <w:p w14:paraId="01D1C15C"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hideMark/>
          </w:tcPr>
          <w:p w14:paraId="66F38AE9" w14:textId="77777777" w:rsidR="0039481C" w:rsidRPr="00FB17B3" w:rsidRDefault="0039481C"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FB17B3" w:rsidRPr="000C2908" w14:paraId="0CC9A87B" w14:textId="77777777" w:rsidTr="00FB17B3">
        <w:tc>
          <w:tcPr>
            <w:tcW w:w="2795" w:type="dxa"/>
            <w:tcMar>
              <w:top w:w="0" w:type="dxa"/>
              <w:left w:w="108" w:type="dxa"/>
              <w:bottom w:w="0" w:type="dxa"/>
              <w:right w:w="108" w:type="dxa"/>
            </w:tcMar>
          </w:tcPr>
          <w:p w14:paraId="626DE67B" w14:textId="30BC94AA" w:rsidR="00FB17B3" w:rsidRPr="000C2908" w:rsidRDefault="004A6E7B" w:rsidP="0039481C">
            <w:pPr>
              <w:spacing w:before="100" w:beforeAutospacing="1" w:after="100" w:afterAutospacing="1"/>
              <w:rPr>
                <w:rFonts w:eastAsia="Times New Roman" w:cs="Arial"/>
                <w:szCs w:val="20"/>
                <w:highlight w:val="yellow"/>
                <w:lang w:eastAsia="sv-SE"/>
              </w:rPr>
            </w:pPr>
            <w:r>
              <w:t>ProcessRequestOutcome</w:t>
            </w:r>
          </w:p>
        </w:tc>
        <w:tc>
          <w:tcPr>
            <w:tcW w:w="1754" w:type="dxa"/>
            <w:shd w:val="clear" w:color="auto" w:fill="FFFFFF"/>
            <w:tcMar>
              <w:top w:w="0" w:type="dxa"/>
              <w:left w:w="108" w:type="dxa"/>
              <w:bottom w:w="0" w:type="dxa"/>
              <w:right w:w="108" w:type="dxa"/>
            </w:tcMar>
          </w:tcPr>
          <w:p w14:paraId="2D2FF89E" w14:textId="7810B832"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tcPr>
          <w:p w14:paraId="24618983" w14:textId="34774881"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tcPr>
          <w:p w14:paraId="4CE51E56" w14:textId="5F255DE5"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FB17B3" w:rsidRPr="000C2908" w14:paraId="43CD17BB" w14:textId="77777777" w:rsidTr="00FB17B3">
        <w:tc>
          <w:tcPr>
            <w:tcW w:w="2795" w:type="dxa"/>
            <w:tcMar>
              <w:top w:w="0" w:type="dxa"/>
              <w:left w:w="108" w:type="dxa"/>
              <w:bottom w:w="0" w:type="dxa"/>
              <w:right w:w="108" w:type="dxa"/>
            </w:tcMar>
          </w:tcPr>
          <w:p w14:paraId="51D42CC9" w14:textId="122BF4F4" w:rsidR="00FB17B3" w:rsidRPr="000C2908" w:rsidRDefault="004A6E7B" w:rsidP="0039481C">
            <w:pPr>
              <w:spacing w:before="100" w:beforeAutospacing="1" w:after="100" w:afterAutospacing="1"/>
              <w:rPr>
                <w:rFonts w:eastAsia="Times New Roman" w:cs="Arial"/>
                <w:szCs w:val="20"/>
                <w:highlight w:val="yellow"/>
                <w:lang w:eastAsia="sv-SE"/>
              </w:rPr>
            </w:pPr>
            <w:r>
              <w:t>GetRequestStatus</w:t>
            </w:r>
          </w:p>
        </w:tc>
        <w:tc>
          <w:tcPr>
            <w:tcW w:w="1754" w:type="dxa"/>
            <w:shd w:val="clear" w:color="auto" w:fill="FFFFFF"/>
            <w:tcMar>
              <w:top w:w="0" w:type="dxa"/>
              <w:left w:w="108" w:type="dxa"/>
              <w:bottom w:w="0" w:type="dxa"/>
              <w:right w:w="108" w:type="dxa"/>
            </w:tcMar>
          </w:tcPr>
          <w:p w14:paraId="53C6F05D" w14:textId="274A80AB"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tcPr>
          <w:p w14:paraId="11FFF55B" w14:textId="7036DA1D"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tcPr>
          <w:p w14:paraId="2374682C" w14:textId="035A7B02"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r w:rsidR="00FB17B3" w:rsidRPr="000C2908" w14:paraId="3D544C43" w14:textId="77777777" w:rsidTr="00FB17B3">
        <w:tc>
          <w:tcPr>
            <w:tcW w:w="2795" w:type="dxa"/>
            <w:tcMar>
              <w:top w:w="0" w:type="dxa"/>
              <w:left w:w="108" w:type="dxa"/>
              <w:bottom w:w="0" w:type="dxa"/>
              <w:right w:w="108" w:type="dxa"/>
            </w:tcMar>
          </w:tcPr>
          <w:p w14:paraId="0B7A86EB" w14:textId="131111E8" w:rsidR="00FB17B3" w:rsidRPr="000C2908" w:rsidRDefault="004A6E7B" w:rsidP="0039481C">
            <w:pPr>
              <w:spacing w:before="100" w:beforeAutospacing="1" w:after="100" w:afterAutospacing="1"/>
              <w:rPr>
                <w:rFonts w:eastAsia="Times New Roman" w:cs="Arial"/>
                <w:szCs w:val="20"/>
                <w:highlight w:val="yellow"/>
                <w:lang w:eastAsia="sv-SE"/>
              </w:rPr>
            </w:pPr>
            <w:r>
              <w:t>GetRequestInstruction</w:t>
            </w:r>
          </w:p>
        </w:tc>
        <w:tc>
          <w:tcPr>
            <w:tcW w:w="1754" w:type="dxa"/>
            <w:shd w:val="clear" w:color="auto" w:fill="FFFFFF"/>
            <w:tcMar>
              <w:top w:w="0" w:type="dxa"/>
              <w:left w:w="108" w:type="dxa"/>
              <w:bottom w:w="0" w:type="dxa"/>
              <w:right w:w="108" w:type="dxa"/>
            </w:tcMar>
          </w:tcPr>
          <w:p w14:paraId="76969792" w14:textId="624526FE"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1688" w:type="dxa"/>
            <w:shd w:val="clear" w:color="auto" w:fill="FFFFFF"/>
            <w:tcMar>
              <w:top w:w="0" w:type="dxa"/>
              <w:left w:w="108" w:type="dxa"/>
              <w:bottom w:w="0" w:type="dxa"/>
              <w:right w:w="108" w:type="dxa"/>
            </w:tcMar>
          </w:tcPr>
          <w:p w14:paraId="0A41B0B5" w14:textId="11F5C72D"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1.0</w:t>
            </w:r>
          </w:p>
        </w:tc>
        <w:tc>
          <w:tcPr>
            <w:tcW w:w="2787" w:type="dxa"/>
            <w:shd w:val="clear" w:color="auto" w:fill="FFFFFF"/>
            <w:tcMar>
              <w:top w:w="0" w:type="dxa"/>
              <w:left w:w="108" w:type="dxa"/>
              <w:bottom w:w="0" w:type="dxa"/>
              <w:right w:w="108" w:type="dxa"/>
            </w:tcMar>
          </w:tcPr>
          <w:p w14:paraId="1524BC30" w14:textId="1CE6C837" w:rsidR="00FB17B3" w:rsidRPr="00FB17B3" w:rsidRDefault="00FB17B3" w:rsidP="0039481C">
            <w:pPr>
              <w:spacing w:before="100" w:beforeAutospacing="1" w:after="100" w:afterAutospacing="1"/>
              <w:rPr>
                <w:rFonts w:eastAsia="Times New Roman" w:cs="Arial"/>
                <w:szCs w:val="20"/>
                <w:lang w:eastAsia="sv-SE"/>
              </w:rPr>
            </w:pPr>
            <w:r w:rsidRPr="00FB17B3">
              <w:rPr>
                <w:rFonts w:eastAsia="Times New Roman" w:cs="Arial"/>
                <w:szCs w:val="20"/>
                <w:lang w:eastAsia="sv-SE"/>
              </w:rPr>
              <w:t>OK</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31" w:name="_Toc243452547"/>
      <w:bookmarkStart w:id="32" w:name="_Toc403589770"/>
      <w:r>
        <w:t>Utgångna tjänstekontrakt</w:t>
      </w:r>
      <w:bookmarkEnd w:id="31"/>
      <w:bookmarkEnd w:id="32"/>
    </w:p>
    <w:p w14:paraId="6577B3A2" w14:textId="77777777" w:rsidR="0039481C" w:rsidRDefault="0039481C" w:rsidP="0039481C">
      <w:r w:rsidRPr="00FB17B3">
        <w:t>Inga tjänstekontrakt har utgått.</w:t>
      </w:r>
    </w:p>
    <w:p w14:paraId="3C332A77" w14:textId="77777777" w:rsidR="0039481C" w:rsidRPr="00C80D82" w:rsidRDefault="0039481C" w:rsidP="0039481C"/>
    <w:p w14:paraId="11F0DE31" w14:textId="77777777" w:rsidR="0039481C" w:rsidRDefault="0039481C" w:rsidP="0039481C">
      <w:pPr>
        <w:pStyle w:val="Rubrik2"/>
      </w:pPr>
      <w:bookmarkStart w:id="33" w:name="_Toc357754846"/>
      <w:bookmarkStart w:id="34" w:name="_Toc243452548"/>
      <w:bookmarkStart w:id="35" w:name="_Toc403589771"/>
      <w:r>
        <w:t xml:space="preserve">Version </w:t>
      </w:r>
      <w:r w:rsidRPr="00FB17B3">
        <w:t>tidigare</w:t>
      </w:r>
      <w:bookmarkEnd w:id="33"/>
      <w:bookmarkEnd w:id="34"/>
      <w:bookmarkEnd w:id="35"/>
    </w:p>
    <w:p w14:paraId="6088B1CD" w14:textId="256C628B" w:rsidR="0039481C" w:rsidRPr="005A5B97" w:rsidRDefault="00FB17B3" w:rsidP="0039481C">
      <w:pPr>
        <w:rPr>
          <w:color w:val="4F81BD" w:themeColor="accent1"/>
        </w:rPr>
      </w:pPr>
      <w:r w:rsidRPr="00FB17B3">
        <w:t>Ingen tidigare version</w:t>
      </w:r>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6" w:name="_Toc357754847"/>
      <w:bookmarkStart w:id="37" w:name="_Toc243452549"/>
      <w:bookmarkStart w:id="38" w:name="_Toc403589772"/>
      <w:bookmarkEnd w:id="24"/>
      <w:r>
        <w:t>Tjänstedomänens arkitektur</w:t>
      </w:r>
      <w:bookmarkEnd w:id="36"/>
      <w:bookmarkEnd w:id="37"/>
      <w:bookmarkEnd w:id="38"/>
    </w:p>
    <w:p w14:paraId="0BF35B69" w14:textId="588C5183" w:rsidR="0039481C" w:rsidRPr="00403A77" w:rsidRDefault="0039481C" w:rsidP="00403A77">
      <w:pPr>
        <w:tabs>
          <w:tab w:val="left" w:pos="3912"/>
        </w:tabs>
      </w:pPr>
      <w:r w:rsidRPr="00403A77">
        <w:t xml:space="preserve">Detta kapitel beskriver de flöden som är relevanta för tjänstedomänen. Beskrivningarna är i form av modeller, för varje flöde finns dels ett arbetsflöde som beskriver vilka steg som ingår i flödet och dels ett sekvensdiagram som tar hänsyn till vilka tjänstekontrakt som </w:t>
      </w:r>
      <w:proofErr w:type="gramStart"/>
      <w:r w:rsidRPr="00403A77">
        <w:t>nyttjas</w:t>
      </w:r>
      <w:proofErr w:type="gramEnd"/>
      <w:r w:rsidRPr="00403A77">
        <w:t xml:space="preserve"> i de olika stegen. </w:t>
      </w:r>
      <w:r w:rsidR="00AF0E11" w:rsidRPr="00403A77">
        <w:tab/>
      </w:r>
    </w:p>
    <w:p w14:paraId="12067E40" w14:textId="77777777" w:rsidR="0039481C" w:rsidRDefault="0039481C" w:rsidP="0039481C">
      <w:pPr>
        <w:rPr>
          <w:color w:val="4F81BD" w:themeColor="accent1"/>
        </w:rPr>
      </w:pPr>
    </w:p>
    <w:p w14:paraId="6E23CA26" w14:textId="6D20F152" w:rsidR="004E653F" w:rsidRDefault="0039481C" w:rsidP="004E653F">
      <w:pPr>
        <w:pStyle w:val="Rubrik2"/>
      </w:pPr>
      <w:bookmarkStart w:id="39" w:name="_Toc357754848"/>
      <w:bookmarkStart w:id="40" w:name="_Toc243452550"/>
      <w:bookmarkStart w:id="41" w:name="_Toc403589773"/>
      <w:r>
        <w:t>Flöd</w:t>
      </w:r>
      <w:bookmarkEnd w:id="39"/>
      <w:bookmarkEnd w:id="40"/>
      <w:r w:rsidR="006C3087">
        <w:t>e</w:t>
      </w:r>
      <w:r w:rsidR="00C137BE">
        <w:t>n</w:t>
      </w:r>
      <w:bookmarkEnd w:id="41"/>
    </w:p>
    <w:p w14:paraId="57C4B2A3" w14:textId="6F49D7B2" w:rsidR="00C137BE" w:rsidRDefault="00081CDD" w:rsidP="00C137BE">
      <w:pPr>
        <w:pStyle w:val="Rubrik3"/>
      </w:pPr>
      <w:bookmarkStart w:id="42" w:name="_Toc403589774"/>
      <w:r>
        <w:t>S</w:t>
      </w:r>
      <w:r w:rsidR="003B282C">
        <w:t>k</w:t>
      </w:r>
      <w:r w:rsidR="00C137BE">
        <w:t xml:space="preserve">icka </w:t>
      </w:r>
      <w:r w:rsidR="00C55B13">
        <w:t xml:space="preserve">och ta emot </w:t>
      </w:r>
      <w:r w:rsidR="00C137BE">
        <w:t>remiss</w:t>
      </w:r>
      <w:bookmarkEnd w:id="42"/>
    </w:p>
    <w:p w14:paraId="039BF4ED" w14:textId="7EE4B5CE" w:rsidR="00081CDD" w:rsidRDefault="00416BDF" w:rsidP="00C137BE">
      <w:r>
        <w:t xml:space="preserve">Flödet </w:t>
      </w:r>
      <w:r w:rsidR="002D3337">
        <w:t>”</w:t>
      </w:r>
      <w:r>
        <w:t xml:space="preserve">skicka </w:t>
      </w:r>
      <w:r w:rsidR="00C55B13">
        <w:t xml:space="preserve">och ta emot </w:t>
      </w:r>
      <w:r>
        <w:t>remiss</w:t>
      </w:r>
      <w:r w:rsidR="002D3337">
        <w:t>”</w:t>
      </w:r>
      <w:r>
        <w:t xml:space="preserve"> beskriver hur en hälso- och sjukvårdspersonal</w:t>
      </w:r>
      <w:r w:rsidR="00DA577D">
        <w:t xml:space="preserve"> (hsp)</w:t>
      </w:r>
      <w:r>
        <w:t xml:space="preserve"> skickar en remiss </w:t>
      </w:r>
      <w:r w:rsidR="0000478B">
        <w:t xml:space="preserve">från ett journalsystem (js) </w:t>
      </w:r>
      <w:r>
        <w:t>genom att v</w:t>
      </w:r>
      <w:r w:rsidR="00DA577D">
        <w:t xml:space="preserve">älja och hitta mottagare, skapa, </w:t>
      </w:r>
      <w:r>
        <w:t xml:space="preserve">spara och skicka remissen till en mottagande </w:t>
      </w:r>
      <w:r w:rsidR="00050760">
        <w:t>enhet.</w:t>
      </w:r>
    </w:p>
    <w:p w14:paraId="5B799F31" w14:textId="77777777" w:rsidR="00DA577D" w:rsidRDefault="00DA577D" w:rsidP="00C137BE"/>
    <w:p w14:paraId="0AE1733C" w14:textId="0054C245" w:rsidR="00DA577D" w:rsidRDefault="00DA577D" w:rsidP="00DA577D">
      <w:pPr>
        <w:tabs>
          <w:tab w:val="left" w:pos="3912"/>
        </w:tabs>
      </w:pPr>
      <w:r w:rsidRPr="00DA577D">
        <w:rPr>
          <w:b/>
        </w:rPr>
        <w:t>Hitta mottagare</w:t>
      </w:r>
      <w:r>
        <w:t xml:space="preserve"> - Hsp1 upplever ett behov av att remittera en patient. Hsp1 går in i sitt journalsystem (JS1) och söker efter en ur verksamhetsperspektiv lämplig mottagare av remissen. JS1 gör ett anrop mot en </w:t>
      </w:r>
      <w:r w:rsidR="009E1619">
        <w:t>utbudstjänst som använder de</w:t>
      </w:r>
      <w:r>
        <w:t xml:space="preserve"> </w:t>
      </w:r>
      <w:r w:rsidR="009E1619">
        <w:t>filterparametrar</w:t>
      </w:r>
      <w:r>
        <w:t xml:space="preserve"> som skickas från JS1 för att ta fram en lista på HSA-id för organisatoriska enheter som matchar kraven. </w:t>
      </w:r>
    </w:p>
    <w:p w14:paraId="060E7654" w14:textId="77777777" w:rsidR="00DA577D" w:rsidRDefault="00DA577D" w:rsidP="00DA577D">
      <w:pPr>
        <w:tabs>
          <w:tab w:val="left" w:pos="3912"/>
        </w:tabs>
      </w:pPr>
    </w:p>
    <w:p w14:paraId="46931AAA" w14:textId="0BBA66FF" w:rsidR="00DA577D" w:rsidRDefault="00DA577D" w:rsidP="00DA577D">
      <w:pPr>
        <w:tabs>
          <w:tab w:val="left" w:pos="3912"/>
        </w:tabs>
      </w:pPr>
      <w:r w:rsidRPr="00DA577D">
        <w:rPr>
          <w:b/>
        </w:rPr>
        <w:t>Skapa remiss</w:t>
      </w:r>
      <w:r>
        <w:t xml:space="preserve"> – JS1 presenterar resultatet för Hsp 1 som väljer lämplig mottagare ur listan. Det HSA-id som den valda mottagaren har </w:t>
      </w:r>
      <w:r w:rsidR="00050760">
        <w:t>används</w:t>
      </w:r>
      <w:r>
        <w:t xml:space="preserve"> </w:t>
      </w:r>
      <w:r w:rsidR="00050760">
        <w:t>sedan i anrop mot</w:t>
      </w:r>
      <w:r>
        <w:t xml:space="preserve"> Remissanvisningstjänsten tillhörandes den Hsp vilken den valda mottagaren tillhör och får tillbaka eventuella krav/önskemål på innehåll från den valda mottagare</w:t>
      </w:r>
      <w:r w:rsidR="00050760">
        <w:t>ns. Anvisningen används</w:t>
      </w:r>
      <w:r>
        <w:t xml:space="preserve"> sen för att styra innehållet när remissen författas av Hsp 1.</w:t>
      </w:r>
      <w:r w:rsidRPr="005B1310">
        <w:tab/>
      </w:r>
      <w:r>
        <w:t xml:space="preserve"> </w:t>
      </w:r>
    </w:p>
    <w:p w14:paraId="565E1FC5" w14:textId="1049CC64" w:rsidR="00DA577D" w:rsidRDefault="00DA577D" w:rsidP="00DA577D">
      <w:pPr>
        <w:tabs>
          <w:tab w:val="left" w:pos="3912"/>
        </w:tabs>
      </w:pPr>
    </w:p>
    <w:p w14:paraId="67E7BF88" w14:textId="0B56164F" w:rsidR="00DA577D" w:rsidRDefault="00DA577D" w:rsidP="00DA577D">
      <w:pPr>
        <w:tabs>
          <w:tab w:val="left" w:pos="3912"/>
        </w:tabs>
      </w:pPr>
      <w:r w:rsidRPr="00DA577D">
        <w:rPr>
          <w:b/>
        </w:rPr>
        <w:t>Skicka remiss</w:t>
      </w:r>
      <w:r>
        <w:t xml:space="preserve"> - Hsp</w:t>
      </w:r>
      <w:r w:rsidRPr="004C5FD5">
        <w:t xml:space="preserve"> 1 har fyllt i remissen </w:t>
      </w:r>
      <w:r>
        <w:t>och skickar iväg den från</w:t>
      </w:r>
      <w:r w:rsidRPr="004C5FD5">
        <w:t xml:space="preserve"> JS1.</w:t>
      </w:r>
      <w:r>
        <w:t xml:space="preserve"> Remissen adresseras till det HSA-id som den tänkta mottagaren</w:t>
      </w:r>
      <w:r w:rsidRPr="004C5FD5">
        <w:t xml:space="preserve"> har och skickas via </w:t>
      </w:r>
      <w:r>
        <w:t>t</w:t>
      </w:r>
      <w:r w:rsidRPr="004C5FD5">
        <w:t xml:space="preserve">jänsteplattformen. JS1 uppdaterar även Engagemangsindex (EI) med information om att det finns </w:t>
      </w:r>
      <w:r w:rsidR="00050760">
        <w:t xml:space="preserve">status om </w:t>
      </w:r>
      <w:r w:rsidRPr="004C5FD5">
        <w:t>en remiss i systemet då status på remissen nu ä</w:t>
      </w:r>
      <w:r>
        <w:t>r Skickad.</w:t>
      </w:r>
    </w:p>
    <w:p w14:paraId="7A32CE80" w14:textId="5975FCFC" w:rsidR="00DA577D" w:rsidRDefault="00DA577D" w:rsidP="00DA577D">
      <w:pPr>
        <w:tabs>
          <w:tab w:val="left" w:pos="3912"/>
        </w:tabs>
      </w:pPr>
    </w:p>
    <w:p w14:paraId="01EF2DAB" w14:textId="6FD6CCA2" w:rsidR="00DA577D" w:rsidRPr="005B1310" w:rsidRDefault="00DA577D" w:rsidP="00DA577D">
      <w:pPr>
        <w:tabs>
          <w:tab w:val="left" w:pos="3912"/>
        </w:tabs>
      </w:pPr>
      <w:r w:rsidRPr="0000478B">
        <w:rPr>
          <w:b/>
        </w:rPr>
        <w:t>Ta emot remiss</w:t>
      </w:r>
      <w:r>
        <w:t xml:space="preserve"> - </w:t>
      </w:r>
      <w:r w:rsidR="0000478B">
        <w:t>JS2 tar emot remiss från JS1. JS2 presenterar den inkomna remissen för Hsp 2 i rollen som Remissbedömare och uppdaterar i det läget EI med anledning av att statusen på remissen nu är Mottagen.</w:t>
      </w:r>
    </w:p>
    <w:p w14:paraId="63DD0D97" w14:textId="77777777" w:rsidR="00DA577D" w:rsidRDefault="00DA577D" w:rsidP="00C137BE"/>
    <w:p w14:paraId="23D6BFC4" w14:textId="57C1BD71" w:rsidR="00C137BE" w:rsidRDefault="003E0425" w:rsidP="00C137BE">
      <w:pPr>
        <w:pStyle w:val="Rubrik4"/>
      </w:pPr>
      <w:r>
        <w:lastRenderedPageBreak/>
        <w:t>Arbetsflöde</w:t>
      </w:r>
    </w:p>
    <w:p w14:paraId="600A61E9" w14:textId="7FC1F5C4" w:rsidR="00B60AC3" w:rsidRDefault="00AF084E" w:rsidP="00CD17F9">
      <w:r>
        <w:rPr>
          <w:noProof/>
          <w:lang w:eastAsia="sv-SE"/>
        </w:rPr>
        <w:drawing>
          <wp:inline distT="0" distB="0" distL="0" distR="0" wp14:anchorId="4EFE57CA" wp14:editId="7D8A1C2B">
            <wp:extent cx="6645910" cy="3743325"/>
            <wp:effectExtent l="0" t="0" r="2540" b="9525"/>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icka remiss_AF.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3743325"/>
                    </a:xfrm>
                    <a:prstGeom prst="rect">
                      <a:avLst/>
                    </a:prstGeom>
                  </pic:spPr>
                </pic:pic>
              </a:graphicData>
            </a:graphic>
          </wp:inline>
        </w:drawing>
      </w:r>
    </w:p>
    <w:p w14:paraId="1CF75773" w14:textId="77777777" w:rsidR="00F311A9" w:rsidRDefault="00F311A9" w:rsidP="00CD17F9"/>
    <w:p w14:paraId="57E29767" w14:textId="7E727FA8" w:rsidR="00F311A9" w:rsidRDefault="00F311A9" w:rsidP="00CD17F9"/>
    <w:p w14:paraId="4D5C6CB6" w14:textId="77777777" w:rsidR="00A159AB" w:rsidRDefault="00A159AB" w:rsidP="00CD17F9"/>
    <w:p w14:paraId="6DC363AC" w14:textId="77777777" w:rsidR="00A159AB" w:rsidRDefault="00A159AB" w:rsidP="00CD17F9"/>
    <w:p w14:paraId="54B374F1" w14:textId="77777777" w:rsidR="00081CDD" w:rsidRDefault="00081CDD" w:rsidP="00CD17F9"/>
    <w:p w14:paraId="02D79C63" w14:textId="55DAEC88" w:rsidR="00C137BE" w:rsidRDefault="003E0425" w:rsidP="00C137BE">
      <w:pPr>
        <w:pStyle w:val="Rubrik5"/>
      </w:pPr>
      <w:r>
        <w:t>Roller</w:t>
      </w:r>
    </w:p>
    <w:tbl>
      <w:tblPr>
        <w:tblStyle w:val="Tabellrutnt"/>
        <w:tblW w:w="0" w:type="auto"/>
        <w:tblLook w:val="04A0" w:firstRow="1" w:lastRow="0" w:firstColumn="1" w:lastColumn="0" w:noHBand="0" w:noVBand="1"/>
      </w:tblPr>
      <w:tblGrid>
        <w:gridCol w:w="2802"/>
        <w:gridCol w:w="7804"/>
      </w:tblGrid>
      <w:tr w:rsidR="003E0425" w:rsidRPr="00F879C3" w14:paraId="56ED8705" w14:textId="77777777" w:rsidTr="0024132C">
        <w:tc>
          <w:tcPr>
            <w:tcW w:w="2802" w:type="dxa"/>
            <w:shd w:val="pct12" w:color="auto" w:fill="auto"/>
          </w:tcPr>
          <w:p w14:paraId="337030C8" w14:textId="77777777" w:rsidR="003E0425" w:rsidRPr="00F879C3" w:rsidRDefault="003E0425" w:rsidP="009D608A">
            <w:pPr>
              <w:rPr>
                <w:b/>
              </w:rPr>
            </w:pPr>
            <w:r w:rsidRPr="00F879C3">
              <w:rPr>
                <w:b/>
              </w:rPr>
              <w:t>Namn</w:t>
            </w:r>
          </w:p>
        </w:tc>
        <w:tc>
          <w:tcPr>
            <w:tcW w:w="7804" w:type="dxa"/>
            <w:shd w:val="pct12" w:color="auto" w:fill="auto"/>
          </w:tcPr>
          <w:p w14:paraId="720C24D2" w14:textId="77777777" w:rsidR="003E0425" w:rsidRPr="00F879C3" w:rsidRDefault="003E0425" w:rsidP="009D608A">
            <w:pPr>
              <w:rPr>
                <w:b/>
              </w:rPr>
            </w:pPr>
            <w:r w:rsidRPr="00F879C3">
              <w:rPr>
                <w:b/>
              </w:rPr>
              <w:t>Beskrivning</w:t>
            </w:r>
          </w:p>
        </w:tc>
      </w:tr>
      <w:tr w:rsidR="003E0425" w14:paraId="0F1C7B92" w14:textId="77777777" w:rsidTr="0024132C">
        <w:tc>
          <w:tcPr>
            <w:tcW w:w="2802" w:type="dxa"/>
          </w:tcPr>
          <w:p w14:paraId="6D4BA9C6" w14:textId="5CDEA930" w:rsidR="003E0425" w:rsidRDefault="009830DB" w:rsidP="009D608A">
            <w:r>
              <w:t>Hälso- och sjukvårdspersonal 1</w:t>
            </w:r>
            <w:r w:rsidR="0024132C">
              <w:t xml:space="preserve"> (Hsp1) </w:t>
            </w:r>
          </w:p>
        </w:tc>
        <w:tc>
          <w:tcPr>
            <w:tcW w:w="7804" w:type="dxa"/>
          </w:tcPr>
          <w:p w14:paraId="0ABCFC01" w14:textId="09EDF244" w:rsidR="003E0425" w:rsidRDefault="009830DB" w:rsidP="009830DB">
            <w:r>
              <w:t xml:space="preserve">Den hälso- och sjukvårdspersonal som skapar och skickar remiss </w:t>
            </w:r>
          </w:p>
        </w:tc>
      </w:tr>
      <w:tr w:rsidR="009830DB" w14:paraId="57BC3E71" w14:textId="77777777" w:rsidTr="0024132C">
        <w:tc>
          <w:tcPr>
            <w:tcW w:w="2802" w:type="dxa"/>
          </w:tcPr>
          <w:p w14:paraId="076E7752" w14:textId="650D7A2A" w:rsidR="009830DB" w:rsidRDefault="009830DB" w:rsidP="009D608A">
            <w:r>
              <w:t>Hälso- och sjukvårdspersonal 2</w:t>
            </w:r>
            <w:r w:rsidR="0024132C">
              <w:t xml:space="preserve"> (Hsp2)</w:t>
            </w:r>
          </w:p>
        </w:tc>
        <w:tc>
          <w:tcPr>
            <w:tcW w:w="7804" w:type="dxa"/>
          </w:tcPr>
          <w:p w14:paraId="33E44873" w14:textId="13499BE2" w:rsidR="009830DB" w:rsidRDefault="009830DB" w:rsidP="009830DB">
            <w:r>
              <w:t xml:space="preserve">Den hälso- och sjukvårdspersonal som tar emot remiss </w:t>
            </w:r>
          </w:p>
        </w:tc>
      </w:tr>
    </w:tbl>
    <w:p w14:paraId="39EC25BA" w14:textId="77777777" w:rsidR="003E0425" w:rsidRPr="003E0425" w:rsidRDefault="003E0425" w:rsidP="003E0425"/>
    <w:p w14:paraId="01FB2997" w14:textId="77777777" w:rsidR="008814AF" w:rsidRPr="008814AF" w:rsidRDefault="008814AF" w:rsidP="008814AF"/>
    <w:p w14:paraId="0BC76EAF" w14:textId="77777777" w:rsidR="00301282" w:rsidRDefault="00C137BE" w:rsidP="00AF084E">
      <w:pPr>
        <w:pStyle w:val="Rubrik4"/>
      </w:pPr>
      <w:r>
        <w:lastRenderedPageBreak/>
        <w:t xml:space="preserve">Sekvensdiagram </w:t>
      </w:r>
    </w:p>
    <w:p w14:paraId="601FC324" w14:textId="2EAEB30F" w:rsidR="007948B0" w:rsidRDefault="007948B0" w:rsidP="00301282">
      <w:pPr>
        <w:pStyle w:val="Rubrik4"/>
        <w:numPr>
          <w:ilvl w:val="0"/>
          <w:numId w:val="0"/>
        </w:numPr>
        <w:rPr>
          <w:sz w:val="20"/>
          <w:szCs w:val="20"/>
        </w:rPr>
      </w:pPr>
      <w:r w:rsidRPr="00301282">
        <w:rPr>
          <w:sz w:val="20"/>
          <w:szCs w:val="20"/>
        </w:rPr>
        <w:t>Nedanstående diagram beskriver vilka tjänstekontrakt som används i det ovan beskrivna flödet.</w:t>
      </w:r>
      <w:r w:rsidR="00F63778" w:rsidRPr="00301282">
        <w:rPr>
          <w:sz w:val="20"/>
          <w:szCs w:val="20"/>
        </w:rPr>
        <w:t xml:space="preserve"> Tjänstekontrakt som används är: GetRequestInstruc</w:t>
      </w:r>
      <w:r w:rsidR="00592EA0">
        <w:rPr>
          <w:sz w:val="20"/>
          <w:szCs w:val="20"/>
        </w:rPr>
        <w:t>tion och</w:t>
      </w:r>
      <w:r w:rsidR="00F63778" w:rsidRPr="00301282">
        <w:rPr>
          <w:sz w:val="20"/>
          <w:szCs w:val="20"/>
        </w:rPr>
        <w:t xml:space="preserve"> ProcessRequest</w:t>
      </w:r>
      <w:r w:rsidR="00592EA0">
        <w:rPr>
          <w:sz w:val="20"/>
          <w:szCs w:val="20"/>
        </w:rPr>
        <w:t xml:space="preserve"> för remisshantering och Update för att uppdatera EI</w:t>
      </w:r>
      <w:r w:rsidR="00F63778" w:rsidRPr="00301282">
        <w:rPr>
          <w:sz w:val="20"/>
          <w:szCs w:val="20"/>
        </w:rPr>
        <w:t>.</w:t>
      </w:r>
      <w:r w:rsidRPr="00301282">
        <w:rPr>
          <w:sz w:val="20"/>
          <w:szCs w:val="20"/>
        </w:rPr>
        <w:t xml:space="preserve"> </w:t>
      </w:r>
    </w:p>
    <w:p w14:paraId="4D9A5285" w14:textId="77777777" w:rsidR="00301282" w:rsidRPr="00301282" w:rsidRDefault="00301282" w:rsidP="00301282"/>
    <w:p w14:paraId="518707FA" w14:textId="78865FA6" w:rsidR="00313407" w:rsidRPr="00313407" w:rsidRDefault="00AF084E" w:rsidP="00313407">
      <w:r>
        <w:rPr>
          <w:noProof/>
          <w:lang w:eastAsia="sv-SE"/>
        </w:rPr>
        <w:drawing>
          <wp:inline distT="0" distB="0" distL="0" distR="0" wp14:anchorId="561054F8" wp14:editId="5A67F472">
            <wp:extent cx="6645910" cy="4504690"/>
            <wp:effectExtent l="0" t="0" r="254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ickaRemiss.jpg"/>
                    <pic:cNvPicPr/>
                  </pic:nvPicPr>
                  <pic:blipFill>
                    <a:blip r:embed="rId15">
                      <a:extLst>
                        <a:ext uri="{28A0092B-C50C-407E-A947-70E740481C1C}">
                          <a14:useLocalDpi xmlns:a14="http://schemas.microsoft.com/office/drawing/2010/main" val="0"/>
                        </a:ext>
                      </a:extLst>
                    </a:blip>
                    <a:stretch>
                      <a:fillRect/>
                    </a:stretch>
                  </pic:blipFill>
                  <pic:spPr>
                    <a:xfrm>
                      <a:off x="0" y="0"/>
                      <a:ext cx="6645910" cy="4504690"/>
                    </a:xfrm>
                    <a:prstGeom prst="rect">
                      <a:avLst/>
                    </a:prstGeom>
                  </pic:spPr>
                </pic:pic>
              </a:graphicData>
            </a:graphic>
          </wp:inline>
        </w:drawing>
      </w:r>
    </w:p>
    <w:p w14:paraId="3870B71A" w14:textId="77777777" w:rsidR="00F879C3" w:rsidRPr="00F879C3" w:rsidRDefault="00F879C3" w:rsidP="00F879C3"/>
    <w:p w14:paraId="0BDACB0D" w14:textId="77777777" w:rsidR="00A47501" w:rsidRPr="00A47501" w:rsidRDefault="00A47501" w:rsidP="00A47501"/>
    <w:p w14:paraId="66411CB3" w14:textId="31F2233C" w:rsidR="00F92D19" w:rsidRDefault="00804A8B" w:rsidP="00F92D19">
      <w:pPr>
        <w:pStyle w:val="Rubrik3"/>
      </w:pPr>
      <w:bookmarkStart w:id="43" w:name="_Toc403589775"/>
      <w:r>
        <w:t>Hantera mottagen remiss</w:t>
      </w:r>
      <w:bookmarkEnd w:id="43"/>
    </w:p>
    <w:p w14:paraId="6C025E8C" w14:textId="310FFC5F" w:rsidR="00804A8B" w:rsidRDefault="00804A8B" w:rsidP="00804A8B">
      <w:r>
        <w:t xml:space="preserve">Flödet </w:t>
      </w:r>
      <w:r w:rsidR="002D3337">
        <w:t>”</w:t>
      </w:r>
      <w:r>
        <w:t>hantera mottagen remiss</w:t>
      </w:r>
      <w:r w:rsidR="002D3337">
        <w:t>”</w:t>
      </w:r>
      <w:r>
        <w:t xml:space="preserve"> beskriver hur mottagaren av remissen </w:t>
      </w:r>
      <w:r w:rsidR="0024132C">
        <w:t xml:space="preserve">(hälso- och sjukvårdspersonal 2) </w:t>
      </w:r>
      <w:r>
        <w:t xml:space="preserve">bedömer </w:t>
      </w:r>
      <w:r w:rsidR="006F68FC">
        <w:t>och</w:t>
      </w:r>
      <w:r w:rsidR="00502B2F">
        <w:t xml:space="preserve"> </w:t>
      </w:r>
      <w:r>
        <w:t xml:space="preserve">bekräftar remissen </w:t>
      </w:r>
      <w:r w:rsidR="00502B2F">
        <w:t xml:space="preserve">(om innehåll godkänt), </w:t>
      </w:r>
      <w:r>
        <w:t xml:space="preserve">begär komplettering </w:t>
      </w:r>
      <w:r w:rsidR="00502B2F">
        <w:t xml:space="preserve">(om innehåll </w:t>
      </w:r>
      <w:proofErr w:type="gramStart"/>
      <w:r w:rsidR="00502B2F">
        <w:t>ej</w:t>
      </w:r>
      <w:proofErr w:type="gramEnd"/>
      <w:r w:rsidR="00502B2F">
        <w:t xml:space="preserve"> godkänt) och </w:t>
      </w:r>
      <w:r>
        <w:t xml:space="preserve">skickar </w:t>
      </w:r>
      <w:r w:rsidR="00502B2F">
        <w:t xml:space="preserve">ev. </w:t>
      </w:r>
      <w:r>
        <w:t xml:space="preserve">vidare remissen </w:t>
      </w:r>
      <w:r w:rsidR="00502B2F">
        <w:t>(om annan mottagare är mer lämplig).</w:t>
      </w:r>
    </w:p>
    <w:p w14:paraId="4D3AA068" w14:textId="77777777" w:rsidR="00804A8B" w:rsidRDefault="00804A8B" w:rsidP="00804A8B"/>
    <w:p w14:paraId="16ABCDF4" w14:textId="665F44FF" w:rsidR="0061488B" w:rsidRDefault="0061488B" w:rsidP="00804A8B">
      <w:r w:rsidRPr="0061488B">
        <w:rPr>
          <w:b/>
        </w:rPr>
        <w:t xml:space="preserve">Bedöma </w:t>
      </w:r>
      <w:r w:rsidR="00502B2F">
        <w:rPr>
          <w:b/>
        </w:rPr>
        <w:t xml:space="preserve">och bekräfta </w:t>
      </w:r>
      <w:r w:rsidRPr="0061488B">
        <w:rPr>
          <w:b/>
        </w:rPr>
        <w:t>remiss</w:t>
      </w:r>
      <w:r>
        <w:t xml:space="preserve"> </w:t>
      </w:r>
      <w:r w:rsidR="0024132C">
        <w:t>–</w:t>
      </w:r>
      <w:r>
        <w:t xml:space="preserve"> </w:t>
      </w:r>
      <w:r w:rsidR="0024132C">
        <w:t>Hälso- och sjukvårdspersonal (</w:t>
      </w:r>
      <w:r>
        <w:t>Hsp</w:t>
      </w:r>
      <w:r w:rsidR="0024132C">
        <w:t>)</w:t>
      </w:r>
      <w:r w:rsidRPr="008F7733">
        <w:t xml:space="preserve"> 2 i rollen som Remissbedömare får remissen presenterad för sig av JS2 och gör en verksamhetsmässig bedömning om att tillräckligt med underlag finns för att gå </w:t>
      </w:r>
      <w:r w:rsidRPr="008F7733">
        <w:lastRenderedPageBreak/>
        <w:t>vidare med hanteringen av patienten. JS2 uppdaterar EI med anledning av att den remissen nu har uppnått status Bedömd.</w:t>
      </w:r>
      <w:r>
        <w:t xml:space="preserve"> </w:t>
      </w:r>
      <w:r w:rsidR="00502B2F">
        <w:t>Hsp</w:t>
      </w:r>
      <w:r w:rsidRPr="008F7733">
        <w:t xml:space="preserve"> 2 skickar en remissbekräftelse till </w:t>
      </w:r>
      <w:r w:rsidR="006F68FC">
        <w:t>Hsp</w:t>
      </w:r>
      <w:r w:rsidRPr="008F7733">
        <w:t xml:space="preserve"> 1 (remittenten) med anledning av att </w:t>
      </w:r>
      <w:r w:rsidR="006F68FC">
        <w:t>Hsp</w:t>
      </w:r>
      <w:r w:rsidRPr="008F7733">
        <w:t xml:space="preserve"> 2 bedömt remissen.</w:t>
      </w:r>
    </w:p>
    <w:p w14:paraId="34EC628E" w14:textId="77777777" w:rsidR="0061488B" w:rsidRDefault="0061488B" w:rsidP="00804A8B"/>
    <w:p w14:paraId="7940180D" w14:textId="2AFE94AE" w:rsidR="0061488B" w:rsidRPr="00393515" w:rsidRDefault="0061488B" w:rsidP="00804A8B">
      <w:r w:rsidRPr="006F68FC">
        <w:rPr>
          <w:b/>
        </w:rPr>
        <w:t>Begära komplettering</w:t>
      </w:r>
      <w:r w:rsidR="006F68FC">
        <w:t xml:space="preserve"> - Hsp</w:t>
      </w:r>
      <w:r w:rsidR="006F68FC" w:rsidRPr="008F7733">
        <w:t xml:space="preserve"> 2 i rollen som Remissbedömare får remissen presenterad för sig av JS2 och gör en verksamhetsmässig bedömning om att tillräckligt med underlag saknas för att gå vidare med hanteringen av patienten. </w:t>
      </w:r>
      <w:r w:rsidR="006F68FC">
        <w:t>Hsp</w:t>
      </w:r>
      <w:r w:rsidR="006F68FC" w:rsidRPr="008F7733">
        <w:t xml:space="preserve"> 2 bedömer att remissen behöver kompletteras och bestämmer sig för att begära en komplettering från avsändaren. En kompletteringsbegäran </w:t>
      </w:r>
      <w:r w:rsidR="00592EA0">
        <w:t xml:space="preserve">skrivs och </w:t>
      </w:r>
      <w:r w:rsidR="006F68FC" w:rsidRPr="008F7733">
        <w:t>skickas från JS2 till JS1. Därefter uppdaterar JS2 EI med anledning av att remissens status nu är Komplettering begärd.</w:t>
      </w:r>
    </w:p>
    <w:p w14:paraId="2AE79ECA" w14:textId="77777777" w:rsidR="0061488B" w:rsidRDefault="0061488B" w:rsidP="00804A8B"/>
    <w:p w14:paraId="6E319789" w14:textId="49975054" w:rsidR="0061488B" w:rsidRPr="00804A8B" w:rsidRDefault="0061488B" w:rsidP="00804A8B">
      <w:r w:rsidRPr="006F68FC">
        <w:rPr>
          <w:b/>
        </w:rPr>
        <w:t>Skicka vidare</w:t>
      </w:r>
      <w:r w:rsidR="006F68FC">
        <w:t xml:space="preserve"> - </w:t>
      </w:r>
      <w:r w:rsidR="0024132C">
        <w:t>Hsp</w:t>
      </w:r>
      <w:r w:rsidR="006F68FC" w:rsidRPr="008F7733">
        <w:t xml:space="preserve"> 2 i rollen som Remissbedömare får remissen presenterad för sig av JS2 och gör en verksamhetsmässig bedömning om att remissen inte ska hanteras på enheten. Därefter letar </w:t>
      </w:r>
      <w:r w:rsidR="00393515">
        <w:t>Hsp</w:t>
      </w:r>
      <w:r w:rsidR="006F68FC" w:rsidRPr="008F7733">
        <w:t xml:space="preserve"> 2 upp en bättre lämpad mottagare enligt </w:t>
      </w:r>
      <w:r w:rsidR="006F68FC">
        <w:t>flöde 3.1.1</w:t>
      </w:r>
      <w:r w:rsidR="006F68FC" w:rsidRPr="008F7733">
        <w:t xml:space="preserve"> och</w:t>
      </w:r>
      <w:r w:rsidR="006F68FC">
        <w:t xml:space="preserve"> skickar</w:t>
      </w:r>
      <w:r w:rsidR="00592EA0">
        <w:t xml:space="preserve"> iväg den</w:t>
      </w:r>
      <w:r w:rsidR="006F68FC">
        <w:t xml:space="preserve"> enligt flöde 3.1.2</w:t>
      </w:r>
      <w:r w:rsidR="006F68FC" w:rsidRPr="008F7733">
        <w:t xml:space="preserve">, med undantag av att status på remissen i det </w:t>
      </w:r>
      <w:r w:rsidR="00592EA0">
        <w:t>har fallet</w:t>
      </w:r>
      <w:r w:rsidR="006F68FC" w:rsidRPr="008F7733">
        <w:t xml:space="preserve"> </w:t>
      </w:r>
      <w:r w:rsidR="00C617B5">
        <w:t>är</w:t>
      </w:r>
      <w:r w:rsidR="006F68FC" w:rsidRPr="008F7733">
        <w:t xml:space="preserve"> Vidareskickad.</w:t>
      </w:r>
    </w:p>
    <w:p w14:paraId="0C79632C" w14:textId="77777777" w:rsidR="00694601" w:rsidRDefault="00694601" w:rsidP="00694601"/>
    <w:p w14:paraId="702C951E" w14:textId="4C4F65A9" w:rsidR="00694601" w:rsidRDefault="00694601" w:rsidP="00694601">
      <w:pPr>
        <w:pStyle w:val="Rubrik4"/>
      </w:pPr>
      <w:r>
        <w:t>Arbetsflöde</w:t>
      </w:r>
    </w:p>
    <w:p w14:paraId="5465DC64" w14:textId="24312A25" w:rsidR="0083548A" w:rsidRDefault="00AF084E" w:rsidP="0083548A">
      <w:r>
        <w:rPr>
          <w:noProof/>
          <w:lang w:eastAsia="sv-SE"/>
        </w:rPr>
        <w:drawing>
          <wp:inline distT="0" distB="0" distL="0" distR="0" wp14:anchorId="0D2A9154" wp14:editId="405E595D">
            <wp:extent cx="6645910" cy="2870835"/>
            <wp:effectExtent l="0" t="0" r="2540" b="571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ntera mottagen remiss_AF.jpg"/>
                    <pic:cNvPicPr/>
                  </pic:nvPicPr>
                  <pic:blipFill>
                    <a:blip r:embed="rId16">
                      <a:extLst>
                        <a:ext uri="{28A0092B-C50C-407E-A947-70E740481C1C}">
                          <a14:useLocalDpi xmlns:a14="http://schemas.microsoft.com/office/drawing/2010/main" val="0"/>
                        </a:ext>
                      </a:extLst>
                    </a:blip>
                    <a:stretch>
                      <a:fillRect/>
                    </a:stretch>
                  </pic:blipFill>
                  <pic:spPr>
                    <a:xfrm>
                      <a:off x="0" y="0"/>
                      <a:ext cx="6645910" cy="2870835"/>
                    </a:xfrm>
                    <a:prstGeom prst="rect">
                      <a:avLst/>
                    </a:prstGeom>
                  </pic:spPr>
                </pic:pic>
              </a:graphicData>
            </a:graphic>
          </wp:inline>
        </w:drawing>
      </w:r>
    </w:p>
    <w:p w14:paraId="01DF9731" w14:textId="77777777" w:rsidR="008F53D4" w:rsidRDefault="008F53D4" w:rsidP="0083548A"/>
    <w:p w14:paraId="79B7D830" w14:textId="099A45C0" w:rsidR="008F53D4" w:rsidRPr="0083548A" w:rsidRDefault="008F53D4" w:rsidP="0083548A"/>
    <w:p w14:paraId="4364CC14" w14:textId="1CFBE880" w:rsidR="00694601" w:rsidRDefault="00694601" w:rsidP="00694601">
      <w:pPr>
        <w:pStyle w:val="Rubrik5"/>
      </w:pPr>
      <w:r>
        <w:t xml:space="preserve">Roller </w:t>
      </w:r>
    </w:p>
    <w:tbl>
      <w:tblPr>
        <w:tblStyle w:val="Tabellrutnt"/>
        <w:tblW w:w="0" w:type="auto"/>
        <w:tblLook w:val="04A0" w:firstRow="1" w:lastRow="0" w:firstColumn="1" w:lastColumn="0" w:noHBand="0" w:noVBand="1"/>
      </w:tblPr>
      <w:tblGrid>
        <w:gridCol w:w="2802"/>
        <w:gridCol w:w="7804"/>
      </w:tblGrid>
      <w:tr w:rsidR="0024132C" w:rsidRPr="00F879C3" w14:paraId="31F2DCDA" w14:textId="77777777" w:rsidTr="0024132C">
        <w:tc>
          <w:tcPr>
            <w:tcW w:w="2802" w:type="dxa"/>
            <w:shd w:val="pct12" w:color="auto" w:fill="auto"/>
          </w:tcPr>
          <w:p w14:paraId="23639AFC" w14:textId="77777777" w:rsidR="0024132C" w:rsidRPr="00F879C3" w:rsidRDefault="0024132C" w:rsidP="002D3337">
            <w:pPr>
              <w:rPr>
                <w:b/>
              </w:rPr>
            </w:pPr>
            <w:r w:rsidRPr="00F879C3">
              <w:rPr>
                <w:b/>
              </w:rPr>
              <w:t>Namn</w:t>
            </w:r>
          </w:p>
        </w:tc>
        <w:tc>
          <w:tcPr>
            <w:tcW w:w="7804" w:type="dxa"/>
            <w:shd w:val="pct12" w:color="auto" w:fill="auto"/>
          </w:tcPr>
          <w:p w14:paraId="3F3D6906" w14:textId="77777777" w:rsidR="0024132C" w:rsidRPr="00F879C3" w:rsidRDefault="0024132C" w:rsidP="002D3337">
            <w:pPr>
              <w:rPr>
                <w:b/>
              </w:rPr>
            </w:pPr>
            <w:r w:rsidRPr="00F879C3">
              <w:rPr>
                <w:b/>
              </w:rPr>
              <w:t>Beskrivning</w:t>
            </w:r>
          </w:p>
        </w:tc>
      </w:tr>
      <w:tr w:rsidR="0024132C" w14:paraId="2A787699" w14:textId="77777777" w:rsidTr="0024132C">
        <w:tc>
          <w:tcPr>
            <w:tcW w:w="2802" w:type="dxa"/>
          </w:tcPr>
          <w:p w14:paraId="4D0F7096" w14:textId="415CE133" w:rsidR="0024132C" w:rsidRDefault="0024132C" w:rsidP="002D3337">
            <w:r>
              <w:t>Hälso- och sjukvårdspersonal 1 (Hsp1)</w:t>
            </w:r>
          </w:p>
        </w:tc>
        <w:tc>
          <w:tcPr>
            <w:tcW w:w="7804" w:type="dxa"/>
          </w:tcPr>
          <w:p w14:paraId="645EF8B7" w14:textId="1F5DA83A" w:rsidR="0024132C" w:rsidRDefault="0024132C" w:rsidP="007604FD">
            <w:r>
              <w:t xml:space="preserve">Den hälso- och sjukvårdspersonal som </w:t>
            </w:r>
            <w:r w:rsidR="007604FD">
              <w:t>tar emot eventuell kompletteringsförfrågan på remiss</w:t>
            </w:r>
            <w:r>
              <w:t xml:space="preserve"> </w:t>
            </w:r>
          </w:p>
        </w:tc>
      </w:tr>
      <w:tr w:rsidR="0024132C" w14:paraId="7662A4E5" w14:textId="77777777" w:rsidTr="0024132C">
        <w:tc>
          <w:tcPr>
            <w:tcW w:w="2802" w:type="dxa"/>
          </w:tcPr>
          <w:p w14:paraId="6A6A978F" w14:textId="23382CAF" w:rsidR="0024132C" w:rsidRDefault="0024132C" w:rsidP="002D3337">
            <w:r>
              <w:t>Hälso- och sjukvårdspersonal 2 (Hsp 2)</w:t>
            </w:r>
          </w:p>
        </w:tc>
        <w:tc>
          <w:tcPr>
            <w:tcW w:w="7804" w:type="dxa"/>
          </w:tcPr>
          <w:p w14:paraId="164529D6" w14:textId="23A06DA8" w:rsidR="0024132C" w:rsidRDefault="0024132C" w:rsidP="007604FD">
            <w:r>
              <w:t xml:space="preserve">Den hälso- och sjukvårdspersonal som </w:t>
            </w:r>
            <w:r w:rsidR="007604FD">
              <w:t>bedömer och bekräftar mottagen remiss. Skickar ev. förfrågan om komplettering alt. skickar vidare remiss.</w:t>
            </w:r>
          </w:p>
        </w:tc>
      </w:tr>
    </w:tbl>
    <w:p w14:paraId="528F0955" w14:textId="77777777" w:rsidR="0083548A" w:rsidRDefault="0083548A" w:rsidP="0083548A"/>
    <w:p w14:paraId="7EEE9F56" w14:textId="77777777" w:rsidR="0024132C" w:rsidRPr="0083548A" w:rsidRDefault="0024132C" w:rsidP="0083548A"/>
    <w:p w14:paraId="1D5543E2" w14:textId="0224B9A0" w:rsidR="00694601" w:rsidRDefault="00694601" w:rsidP="00694601">
      <w:pPr>
        <w:pStyle w:val="Rubrik4"/>
      </w:pPr>
      <w:r>
        <w:t>Sekvensdiagram</w:t>
      </w:r>
    </w:p>
    <w:p w14:paraId="6B19E8AB" w14:textId="00A1C245" w:rsidR="00694601" w:rsidRDefault="000D4F15" w:rsidP="00694601">
      <w:r>
        <w:t>Tjänstekontrakt som är involvera</w:t>
      </w:r>
      <w:r w:rsidR="00413B6F">
        <w:t>d</w:t>
      </w:r>
      <w:r w:rsidR="00B3331F">
        <w:t xml:space="preserve">e: ProcessRequestConfirmation </w:t>
      </w:r>
      <w:r w:rsidR="00F67355">
        <w:t>och</w:t>
      </w:r>
      <w:r w:rsidR="00C617B5">
        <w:t xml:space="preserve"> Update för uppdatering av EI.</w:t>
      </w:r>
      <w:r w:rsidR="00F67355">
        <w:t xml:space="preserve"> (GetRequestInstruction + ProcessRequest täcks av flödet ”Skicka och ta emot remiss”)</w:t>
      </w:r>
    </w:p>
    <w:p w14:paraId="79507A86" w14:textId="12CBBB8A" w:rsidR="00B3331F" w:rsidRDefault="0096068F" w:rsidP="00694601">
      <w:r>
        <w:rPr>
          <w:noProof/>
          <w:lang w:eastAsia="sv-SE"/>
        </w:rPr>
        <w:drawing>
          <wp:inline distT="0" distB="0" distL="0" distR="0" wp14:anchorId="2CE66092" wp14:editId="781E13A6">
            <wp:extent cx="6645910" cy="2414270"/>
            <wp:effectExtent l="0" t="0" r="2540" b="508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ntera mottagen remiss.jpg"/>
                    <pic:cNvPicPr/>
                  </pic:nvPicPr>
                  <pic:blipFill>
                    <a:blip r:embed="rId17">
                      <a:extLst>
                        <a:ext uri="{28A0092B-C50C-407E-A947-70E740481C1C}">
                          <a14:useLocalDpi xmlns:a14="http://schemas.microsoft.com/office/drawing/2010/main" val="0"/>
                        </a:ext>
                      </a:extLst>
                    </a:blip>
                    <a:stretch>
                      <a:fillRect/>
                    </a:stretch>
                  </pic:blipFill>
                  <pic:spPr>
                    <a:xfrm>
                      <a:off x="0" y="0"/>
                      <a:ext cx="6645910" cy="2414270"/>
                    </a:xfrm>
                    <a:prstGeom prst="rect">
                      <a:avLst/>
                    </a:prstGeom>
                  </pic:spPr>
                </pic:pic>
              </a:graphicData>
            </a:graphic>
          </wp:inline>
        </w:drawing>
      </w:r>
    </w:p>
    <w:p w14:paraId="1FFE5642" w14:textId="77777777" w:rsidR="009C6886" w:rsidRDefault="009C6886" w:rsidP="00694601"/>
    <w:p w14:paraId="1692BDA3" w14:textId="7D81B535" w:rsidR="007948B0" w:rsidRDefault="007948B0" w:rsidP="007948B0">
      <w:pPr>
        <w:pStyle w:val="Rubrik3"/>
      </w:pPr>
      <w:bookmarkStart w:id="44" w:name="_Toc403589776"/>
      <w:r>
        <w:t xml:space="preserve">Hantera </w:t>
      </w:r>
      <w:r w:rsidR="00860C21">
        <w:t>remiss</w:t>
      </w:r>
      <w:r>
        <w:t>komplettering</w:t>
      </w:r>
      <w:bookmarkEnd w:id="44"/>
    </w:p>
    <w:p w14:paraId="4E41BBCE" w14:textId="57DDC656" w:rsidR="009C6886" w:rsidRDefault="009C6886" w:rsidP="009C6886">
      <w:pPr>
        <w:tabs>
          <w:tab w:val="left" w:pos="3912"/>
        </w:tabs>
      </w:pPr>
      <w:r>
        <w:t xml:space="preserve">Flödet </w:t>
      </w:r>
      <w:r w:rsidR="00860C21">
        <w:t>”</w:t>
      </w:r>
      <w:r>
        <w:t xml:space="preserve">hantera </w:t>
      </w:r>
      <w:r w:rsidR="00860C21">
        <w:t>remiss</w:t>
      </w:r>
      <w:r>
        <w:t>komplettering</w:t>
      </w:r>
      <w:r w:rsidR="00860C21">
        <w:t>”</w:t>
      </w:r>
      <w:r>
        <w:t xml:space="preserve"> beskriver hur en begärd komplettering hantera</w:t>
      </w:r>
      <w:r w:rsidR="00C617B5">
        <w:t>s. Mottagaren av kompletteringsbegäran</w:t>
      </w:r>
      <w:r>
        <w:t xml:space="preserve"> (Hsp1), skriver och skickar komplettering</w:t>
      </w:r>
      <w:r w:rsidR="00C617B5">
        <w:t xml:space="preserve"> och sändaren av kompletteringsbegäran</w:t>
      </w:r>
      <w:r>
        <w:t xml:space="preserve"> (Hsp2) tar emot kompletteringen.</w:t>
      </w:r>
    </w:p>
    <w:p w14:paraId="13D25CE4" w14:textId="77777777" w:rsidR="009C6886" w:rsidRDefault="009C6886" w:rsidP="009C6886">
      <w:pPr>
        <w:tabs>
          <w:tab w:val="left" w:pos="3912"/>
        </w:tabs>
      </w:pPr>
    </w:p>
    <w:p w14:paraId="16ED1FCE" w14:textId="1DFC1D5A" w:rsidR="009C6886" w:rsidRDefault="009C6886" w:rsidP="009C6886">
      <w:pPr>
        <w:tabs>
          <w:tab w:val="left" w:pos="3912"/>
        </w:tabs>
      </w:pPr>
      <w:r w:rsidRPr="009C6886">
        <w:rPr>
          <w:b/>
        </w:rPr>
        <w:t>Skriva komplettering</w:t>
      </w:r>
      <w:r>
        <w:t xml:space="preserve"> - </w:t>
      </w:r>
      <w:r w:rsidRPr="008F7733">
        <w:t xml:space="preserve">En begäran av komplettering har inkommit till JS1 som uppmärksammar </w:t>
      </w:r>
      <w:r>
        <w:t>Hsp</w:t>
      </w:r>
      <w:r w:rsidRPr="008F7733">
        <w:t xml:space="preserve"> 1 på detta. </w:t>
      </w:r>
      <w:r>
        <w:t>Hsp</w:t>
      </w:r>
      <w:r w:rsidRPr="008F7733">
        <w:t>1 kompletterar remi</w:t>
      </w:r>
      <w:r>
        <w:t xml:space="preserve">ssen enligt önskan från </w:t>
      </w:r>
      <w:r w:rsidR="00393515">
        <w:t>Hsp</w:t>
      </w:r>
      <w:r>
        <w:t xml:space="preserve"> 2</w:t>
      </w:r>
      <w:r w:rsidR="00860C21">
        <w:t xml:space="preserve"> och sparar i JS1</w:t>
      </w:r>
      <w:r>
        <w:t>.</w:t>
      </w:r>
    </w:p>
    <w:p w14:paraId="21925C48" w14:textId="77777777" w:rsidR="009C6886" w:rsidRDefault="009C6886" w:rsidP="009C6886">
      <w:pPr>
        <w:tabs>
          <w:tab w:val="left" w:pos="3912"/>
        </w:tabs>
      </w:pPr>
    </w:p>
    <w:p w14:paraId="4224B8E2" w14:textId="31901089" w:rsidR="009C6886" w:rsidRDefault="009C6886" w:rsidP="009C6886">
      <w:pPr>
        <w:tabs>
          <w:tab w:val="left" w:pos="3912"/>
        </w:tabs>
      </w:pPr>
      <w:r w:rsidRPr="009C6886">
        <w:rPr>
          <w:b/>
        </w:rPr>
        <w:t>Skicka komplettering</w:t>
      </w:r>
      <w:r>
        <w:t xml:space="preserve"> – Hsp1</w:t>
      </w:r>
      <w:r w:rsidR="00860C21">
        <w:t>/JS1</w:t>
      </w:r>
      <w:r>
        <w:t xml:space="preserve"> </w:t>
      </w:r>
      <w:r w:rsidRPr="008F7733">
        <w:t xml:space="preserve">skickar </w:t>
      </w:r>
      <w:r>
        <w:t>d</w:t>
      </w:r>
      <w:r w:rsidRPr="008F7733">
        <w:t>en uppdaterad</w:t>
      </w:r>
      <w:r>
        <w:t>e</w:t>
      </w:r>
      <w:r w:rsidRPr="008F7733">
        <w:t xml:space="preserve"> remiss</w:t>
      </w:r>
      <w:r>
        <w:t>en till Hsp</w:t>
      </w:r>
      <w:r w:rsidR="00860C21">
        <w:t>2/JS2</w:t>
      </w:r>
      <w:r>
        <w:t>.</w:t>
      </w:r>
      <w:r w:rsidR="00860C21">
        <w:t xml:space="preserve"> </w:t>
      </w:r>
    </w:p>
    <w:p w14:paraId="3CBAE554" w14:textId="77777777" w:rsidR="009C6886" w:rsidRDefault="009C6886" w:rsidP="009C6886">
      <w:pPr>
        <w:tabs>
          <w:tab w:val="left" w:pos="3912"/>
        </w:tabs>
      </w:pPr>
    </w:p>
    <w:p w14:paraId="05F6204C" w14:textId="1BC05AC2" w:rsidR="009C6886" w:rsidRPr="005B1310" w:rsidRDefault="009C6886" w:rsidP="009C6886">
      <w:pPr>
        <w:tabs>
          <w:tab w:val="left" w:pos="3912"/>
        </w:tabs>
      </w:pPr>
      <w:r w:rsidRPr="009C6886">
        <w:rPr>
          <w:b/>
        </w:rPr>
        <w:t>Ta emot komplettering</w:t>
      </w:r>
      <w:r>
        <w:t xml:space="preserve"> </w:t>
      </w:r>
      <w:r w:rsidR="00860C21">
        <w:t>–</w:t>
      </w:r>
      <w:r>
        <w:t xml:space="preserve"> </w:t>
      </w:r>
      <w:r w:rsidR="00860C21">
        <w:t>Js2 tar emot den kompletterade remissen och visar för Hsp2</w:t>
      </w:r>
      <w:r w:rsidR="00341699">
        <w:t>.</w:t>
      </w:r>
      <w:r w:rsidRPr="005B1310">
        <w:tab/>
      </w:r>
    </w:p>
    <w:p w14:paraId="1681D6CE" w14:textId="77777777" w:rsidR="007948B0" w:rsidRDefault="007948B0" w:rsidP="00694601"/>
    <w:p w14:paraId="537AABC4" w14:textId="4C6D9C1C" w:rsidR="007948B0" w:rsidRDefault="007948B0" w:rsidP="007948B0">
      <w:pPr>
        <w:pStyle w:val="Rubrik4"/>
      </w:pPr>
      <w:r>
        <w:lastRenderedPageBreak/>
        <w:t>Arbetsflöde</w:t>
      </w:r>
    </w:p>
    <w:p w14:paraId="7A4BE3C3" w14:textId="65C68DDE" w:rsidR="007948B0" w:rsidRDefault="0096068F" w:rsidP="00694601">
      <w:r>
        <w:rPr>
          <w:noProof/>
          <w:lang w:eastAsia="sv-SE"/>
        </w:rPr>
        <w:drawing>
          <wp:inline distT="0" distB="0" distL="0" distR="0" wp14:anchorId="0D3D7443" wp14:editId="74FF1471">
            <wp:extent cx="6645910" cy="3077210"/>
            <wp:effectExtent l="0" t="0" r="2540" b="889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ntera komplettering_AF.jpg"/>
                    <pic:cNvPicPr/>
                  </pic:nvPicPr>
                  <pic:blipFill>
                    <a:blip r:embed="rId18">
                      <a:extLst>
                        <a:ext uri="{28A0092B-C50C-407E-A947-70E740481C1C}">
                          <a14:useLocalDpi xmlns:a14="http://schemas.microsoft.com/office/drawing/2010/main" val="0"/>
                        </a:ext>
                      </a:extLst>
                    </a:blip>
                    <a:stretch>
                      <a:fillRect/>
                    </a:stretch>
                  </pic:blipFill>
                  <pic:spPr>
                    <a:xfrm>
                      <a:off x="0" y="0"/>
                      <a:ext cx="6645910" cy="3077210"/>
                    </a:xfrm>
                    <a:prstGeom prst="rect">
                      <a:avLst/>
                    </a:prstGeom>
                  </pic:spPr>
                </pic:pic>
              </a:graphicData>
            </a:graphic>
          </wp:inline>
        </w:drawing>
      </w:r>
    </w:p>
    <w:p w14:paraId="0F1D8D84" w14:textId="77777777" w:rsidR="008F53D4" w:rsidRDefault="008F53D4" w:rsidP="00694601"/>
    <w:p w14:paraId="2C58BC09" w14:textId="0D296F2A" w:rsidR="008F53D4" w:rsidRDefault="008F53D4" w:rsidP="00694601"/>
    <w:p w14:paraId="7BCAC0F0" w14:textId="77777777" w:rsidR="008F53D4" w:rsidRDefault="008F53D4" w:rsidP="00694601"/>
    <w:p w14:paraId="1B9CA6FB" w14:textId="4F10C510" w:rsidR="009C6886" w:rsidRDefault="009C6886" w:rsidP="009C6886">
      <w:pPr>
        <w:pStyle w:val="Rubrik5"/>
      </w:pPr>
      <w:r>
        <w:t>Roller</w:t>
      </w:r>
    </w:p>
    <w:tbl>
      <w:tblPr>
        <w:tblStyle w:val="Tabellrutnt"/>
        <w:tblW w:w="0" w:type="auto"/>
        <w:tblLook w:val="04A0" w:firstRow="1" w:lastRow="0" w:firstColumn="1" w:lastColumn="0" w:noHBand="0" w:noVBand="1"/>
      </w:tblPr>
      <w:tblGrid>
        <w:gridCol w:w="2802"/>
        <w:gridCol w:w="7804"/>
      </w:tblGrid>
      <w:tr w:rsidR="009C6886" w:rsidRPr="00F879C3" w14:paraId="7501ADD5" w14:textId="77777777" w:rsidTr="002D3337">
        <w:tc>
          <w:tcPr>
            <w:tcW w:w="2802" w:type="dxa"/>
            <w:shd w:val="pct12" w:color="auto" w:fill="auto"/>
          </w:tcPr>
          <w:p w14:paraId="15EBAACD" w14:textId="77777777" w:rsidR="009C6886" w:rsidRPr="00F879C3" w:rsidRDefault="009C6886" w:rsidP="002D3337">
            <w:pPr>
              <w:rPr>
                <w:b/>
              </w:rPr>
            </w:pPr>
            <w:r w:rsidRPr="00F879C3">
              <w:rPr>
                <w:b/>
              </w:rPr>
              <w:t>Namn</w:t>
            </w:r>
          </w:p>
        </w:tc>
        <w:tc>
          <w:tcPr>
            <w:tcW w:w="7804" w:type="dxa"/>
            <w:shd w:val="pct12" w:color="auto" w:fill="auto"/>
          </w:tcPr>
          <w:p w14:paraId="0D043213" w14:textId="77777777" w:rsidR="009C6886" w:rsidRPr="00F879C3" w:rsidRDefault="009C6886" w:rsidP="002D3337">
            <w:pPr>
              <w:rPr>
                <w:b/>
              </w:rPr>
            </w:pPr>
            <w:r w:rsidRPr="00F879C3">
              <w:rPr>
                <w:b/>
              </w:rPr>
              <w:t>Beskrivning</w:t>
            </w:r>
          </w:p>
        </w:tc>
      </w:tr>
      <w:tr w:rsidR="009C6886" w14:paraId="5BA8DC61" w14:textId="77777777" w:rsidTr="002D3337">
        <w:tc>
          <w:tcPr>
            <w:tcW w:w="2802" w:type="dxa"/>
          </w:tcPr>
          <w:p w14:paraId="5C76C7A7" w14:textId="77777777" w:rsidR="009C6886" w:rsidRDefault="009C6886" w:rsidP="002D3337">
            <w:r>
              <w:t xml:space="preserve">Hälso- och sjukvårdspersonal 1 (Hsp1) </w:t>
            </w:r>
          </w:p>
        </w:tc>
        <w:tc>
          <w:tcPr>
            <w:tcW w:w="7804" w:type="dxa"/>
          </w:tcPr>
          <w:p w14:paraId="53D6347F" w14:textId="30688A5A" w:rsidR="009C6886" w:rsidRDefault="009C6886" w:rsidP="003267C6">
            <w:r>
              <w:t xml:space="preserve">Den hälso- och sjukvårdspersonal som </w:t>
            </w:r>
            <w:r w:rsidR="003267C6">
              <w:t>skriver och skickar komplettering på begärd remiss.</w:t>
            </w:r>
            <w:r>
              <w:t xml:space="preserve"> </w:t>
            </w:r>
          </w:p>
        </w:tc>
      </w:tr>
      <w:tr w:rsidR="009C6886" w14:paraId="3A54161C" w14:textId="77777777" w:rsidTr="002D3337">
        <w:tc>
          <w:tcPr>
            <w:tcW w:w="2802" w:type="dxa"/>
          </w:tcPr>
          <w:p w14:paraId="781B52D2" w14:textId="77777777" w:rsidR="009C6886" w:rsidRDefault="009C6886" w:rsidP="002D3337">
            <w:r>
              <w:t>Hälso- och sjukvårdspersonal 2 (Hsp2)</w:t>
            </w:r>
          </w:p>
        </w:tc>
        <w:tc>
          <w:tcPr>
            <w:tcW w:w="7804" w:type="dxa"/>
          </w:tcPr>
          <w:p w14:paraId="4B453D79" w14:textId="7289761A" w:rsidR="009C6886" w:rsidRDefault="009C6886" w:rsidP="003267C6">
            <w:r>
              <w:t xml:space="preserve">Den hälso- och sjukvårdspersonal som tar emot </w:t>
            </w:r>
            <w:r w:rsidR="003267C6">
              <w:t>kompletterande remiss.</w:t>
            </w:r>
            <w:r>
              <w:t xml:space="preserve"> </w:t>
            </w:r>
          </w:p>
        </w:tc>
      </w:tr>
    </w:tbl>
    <w:p w14:paraId="52A1B089" w14:textId="77777777" w:rsidR="009C6886" w:rsidRPr="009C6886" w:rsidRDefault="009C6886" w:rsidP="009C6886"/>
    <w:p w14:paraId="63BEB85C" w14:textId="3F910A43" w:rsidR="009C6886" w:rsidRDefault="009C6886" w:rsidP="009C6886">
      <w:pPr>
        <w:pStyle w:val="Rubrik4"/>
      </w:pPr>
      <w:r>
        <w:t>Sekvensdiagram</w:t>
      </w:r>
    </w:p>
    <w:p w14:paraId="4304095D" w14:textId="6388E9CE" w:rsidR="009C6886" w:rsidRDefault="000420E4" w:rsidP="00694601">
      <w:r>
        <w:t>Tjänstekontrakt som är involverade är ProcessRequest</w:t>
      </w:r>
      <w:r w:rsidR="00F67355">
        <w:t>.</w:t>
      </w:r>
    </w:p>
    <w:p w14:paraId="468DCF03" w14:textId="77777777" w:rsidR="000420E4" w:rsidRDefault="000420E4" w:rsidP="00694601"/>
    <w:p w14:paraId="0ACB208A" w14:textId="1093253D" w:rsidR="00634610" w:rsidRPr="00694601" w:rsidRDefault="00F67355" w:rsidP="00694601">
      <w:r>
        <w:rPr>
          <w:noProof/>
          <w:lang w:eastAsia="sv-SE"/>
        </w:rPr>
        <w:lastRenderedPageBreak/>
        <w:drawing>
          <wp:inline distT="0" distB="0" distL="0" distR="0" wp14:anchorId="7808512D" wp14:editId="15D3F8B6">
            <wp:extent cx="6645910" cy="2198370"/>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ntera komplettering.jpg"/>
                    <pic:cNvPicPr/>
                  </pic:nvPicPr>
                  <pic:blipFill>
                    <a:blip r:embed="rId19">
                      <a:extLst>
                        <a:ext uri="{28A0092B-C50C-407E-A947-70E740481C1C}">
                          <a14:useLocalDpi xmlns:a14="http://schemas.microsoft.com/office/drawing/2010/main" val="0"/>
                        </a:ext>
                      </a:extLst>
                    </a:blip>
                    <a:stretch>
                      <a:fillRect/>
                    </a:stretch>
                  </pic:blipFill>
                  <pic:spPr>
                    <a:xfrm>
                      <a:off x="0" y="0"/>
                      <a:ext cx="6645910" cy="2198370"/>
                    </a:xfrm>
                    <a:prstGeom prst="rect">
                      <a:avLst/>
                    </a:prstGeom>
                  </pic:spPr>
                </pic:pic>
              </a:graphicData>
            </a:graphic>
          </wp:inline>
        </w:drawing>
      </w:r>
    </w:p>
    <w:p w14:paraId="7C77876D" w14:textId="77777777" w:rsidR="00F879C3" w:rsidRPr="00F879C3" w:rsidRDefault="00F879C3" w:rsidP="00F879C3"/>
    <w:p w14:paraId="6AF6F32A" w14:textId="35A80058" w:rsidR="00F92D19" w:rsidRDefault="0024132C" w:rsidP="00F92D19">
      <w:pPr>
        <w:pStyle w:val="Rubrik3"/>
      </w:pPr>
      <w:bookmarkStart w:id="45" w:name="_Toc403589777"/>
      <w:r>
        <w:t>Hantera</w:t>
      </w:r>
      <w:r w:rsidR="00F92D19">
        <w:t xml:space="preserve"> remiss</w:t>
      </w:r>
      <w:r>
        <w:t>var</w:t>
      </w:r>
      <w:bookmarkEnd w:id="45"/>
    </w:p>
    <w:p w14:paraId="5BE9044A" w14:textId="5ACFACC3" w:rsidR="0024132C" w:rsidRDefault="0024132C" w:rsidP="0024132C">
      <w:r>
        <w:t xml:space="preserve">Flödet hantera remissvar beskriver hur remissmottagaren (Hsp2) skriver och skickar svar på </w:t>
      </w:r>
      <w:r w:rsidR="00FB09CF">
        <w:t xml:space="preserve">en </w:t>
      </w:r>
      <w:r>
        <w:t>remiss</w:t>
      </w:r>
      <w:r w:rsidR="007948B0">
        <w:t xml:space="preserve">, samt </w:t>
      </w:r>
      <w:r w:rsidR="00FB09CF">
        <w:t>hur</w:t>
      </w:r>
      <w:r w:rsidR="007948B0">
        <w:t xml:space="preserve"> Hsp 1 tar emot remi</w:t>
      </w:r>
      <w:r w:rsidR="009740AE">
        <w:t>ssvaret</w:t>
      </w:r>
      <w:r w:rsidR="007948B0">
        <w:t>.</w:t>
      </w:r>
    </w:p>
    <w:p w14:paraId="15566806" w14:textId="77777777" w:rsidR="0024132C" w:rsidRDefault="0024132C" w:rsidP="0024132C"/>
    <w:p w14:paraId="1159147F" w14:textId="497151A4" w:rsidR="007948B0" w:rsidRDefault="007948B0" w:rsidP="007948B0">
      <w:r w:rsidRPr="007948B0">
        <w:rPr>
          <w:b/>
        </w:rPr>
        <w:t xml:space="preserve">Skriva </w:t>
      </w:r>
      <w:r w:rsidR="00107EAF">
        <w:rPr>
          <w:b/>
        </w:rPr>
        <w:t>remis</w:t>
      </w:r>
      <w:r w:rsidRPr="007948B0">
        <w:rPr>
          <w:b/>
        </w:rPr>
        <w:t>svar</w:t>
      </w:r>
      <w:r>
        <w:t xml:space="preserve"> - </w:t>
      </w:r>
      <w:r w:rsidR="0024132C" w:rsidRPr="000F6D2C">
        <w:t>En remiss har inkommit och remissmottagande enhet har hanterat remissen</w:t>
      </w:r>
      <w:r>
        <w:t>. Hsp2, i rollen som Remisbesvarare, har</w:t>
      </w:r>
      <w:r w:rsidR="0024132C" w:rsidRPr="000F6D2C">
        <w:t xml:space="preserve"> skaffat sig underlag för att besvara remissen</w:t>
      </w:r>
      <w:r>
        <w:t xml:space="preserve"> och författar ett svar.</w:t>
      </w:r>
    </w:p>
    <w:p w14:paraId="7A69D878" w14:textId="77777777" w:rsidR="007948B0" w:rsidRDefault="007948B0" w:rsidP="007948B0"/>
    <w:p w14:paraId="32EE18E1" w14:textId="1B55CDD5" w:rsidR="007948B0" w:rsidRDefault="007948B0" w:rsidP="007948B0">
      <w:r w:rsidRPr="007948B0">
        <w:rPr>
          <w:b/>
        </w:rPr>
        <w:t xml:space="preserve">Skicka </w:t>
      </w:r>
      <w:r w:rsidR="00107EAF">
        <w:rPr>
          <w:b/>
        </w:rPr>
        <w:t>remis</w:t>
      </w:r>
      <w:r w:rsidRPr="007948B0">
        <w:rPr>
          <w:b/>
        </w:rPr>
        <w:t>svar</w:t>
      </w:r>
      <w:r>
        <w:t xml:space="preserve"> – Hsp 2/Remissbesvarare </w:t>
      </w:r>
      <w:r w:rsidR="0024132C" w:rsidRPr="000F6D2C">
        <w:t xml:space="preserve">skickar det </w:t>
      </w:r>
      <w:r>
        <w:t xml:space="preserve">författade svaret </w:t>
      </w:r>
      <w:r w:rsidR="0024132C" w:rsidRPr="000F6D2C">
        <w:t xml:space="preserve">från </w:t>
      </w:r>
      <w:r>
        <w:t>JS</w:t>
      </w:r>
      <w:r w:rsidR="0024132C" w:rsidRPr="000F6D2C">
        <w:t xml:space="preserve">2 till den remissvarsmottagande enhet som valts, vanligtvis samma som remitterande enhet. Därefter uppdaterar JS2 EI med anledning av att remissen nu har status Besvarad. </w:t>
      </w:r>
    </w:p>
    <w:p w14:paraId="10706D9F" w14:textId="77777777" w:rsidR="007948B0" w:rsidRDefault="007948B0" w:rsidP="007948B0"/>
    <w:p w14:paraId="16276A52" w14:textId="45C62245" w:rsidR="0024132C" w:rsidRPr="0024132C" w:rsidRDefault="007948B0" w:rsidP="0024132C">
      <w:r w:rsidRPr="007948B0">
        <w:rPr>
          <w:b/>
        </w:rPr>
        <w:t xml:space="preserve">Ta emot </w:t>
      </w:r>
      <w:r w:rsidR="00107EAF">
        <w:rPr>
          <w:b/>
        </w:rPr>
        <w:t>remis</w:t>
      </w:r>
      <w:r w:rsidRPr="007948B0">
        <w:rPr>
          <w:b/>
        </w:rPr>
        <w:t>svar</w:t>
      </w:r>
      <w:r>
        <w:t xml:space="preserve"> – JS1 </w:t>
      </w:r>
      <w:r w:rsidR="0024132C" w:rsidRPr="000F6D2C">
        <w:t>tar emot remissvaret från JS2.</w:t>
      </w:r>
      <w:r>
        <w:t xml:space="preserve"> </w:t>
      </w:r>
      <w:r w:rsidR="0024132C" w:rsidRPr="000F6D2C">
        <w:t xml:space="preserve">JS1 presenterar det inkomna remissvaret för </w:t>
      </w:r>
      <w:r>
        <w:t>Hsp</w:t>
      </w:r>
      <w:r w:rsidR="0024132C" w:rsidRPr="000F6D2C">
        <w:t xml:space="preserve"> 1 i rollen som Remissvarsmottagare och uppdaterar i det läget EI med anledning av att statusen på remissen nu är Svar mottaget.</w:t>
      </w:r>
    </w:p>
    <w:p w14:paraId="434127FD" w14:textId="77777777" w:rsidR="0024132C" w:rsidRPr="0024132C" w:rsidRDefault="0024132C" w:rsidP="0024132C"/>
    <w:p w14:paraId="5F8E9963" w14:textId="071343C1" w:rsidR="00B60AC3" w:rsidRDefault="00B60AC3" w:rsidP="00B60AC3">
      <w:pPr>
        <w:pStyle w:val="Rubrik4"/>
      </w:pPr>
      <w:r>
        <w:lastRenderedPageBreak/>
        <w:t>Arbetsflöde</w:t>
      </w:r>
    </w:p>
    <w:p w14:paraId="60960D7E" w14:textId="7A6AE8C6" w:rsidR="003D2FCF" w:rsidRDefault="0096068F" w:rsidP="003D2FCF">
      <w:r>
        <w:rPr>
          <w:noProof/>
          <w:lang w:eastAsia="sv-SE"/>
        </w:rPr>
        <w:drawing>
          <wp:inline distT="0" distB="0" distL="0" distR="0" wp14:anchorId="7270EF09" wp14:editId="74E1B153">
            <wp:extent cx="6645910" cy="3696970"/>
            <wp:effectExtent l="0" t="0" r="254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antera remissvar_AF.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3696970"/>
                    </a:xfrm>
                    <a:prstGeom prst="rect">
                      <a:avLst/>
                    </a:prstGeom>
                  </pic:spPr>
                </pic:pic>
              </a:graphicData>
            </a:graphic>
          </wp:inline>
        </w:drawing>
      </w:r>
    </w:p>
    <w:p w14:paraId="2E7F07B4" w14:textId="77777777" w:rsidR="008F53D4" w:rsidRDefault="008F53D4" w:rsidP="003D2FCF"/>
    <w:p w14:paraId="5A575D41" w14:textId="099856FB" w:rsidR="008F53D4" w:rsidRDefault="008F53D4" w:rsidP="003D2FCF"/>
    <w:p w14:paraId="28076C03" w14:textId="77777777" w:rsidR="003D2FCF" w:rsidRPr="003D2FCF" w:rsidRDefault="003D2FCF" w:rsidP="003D2FCF"/>
    <w:p w14:paraId="7C9F421A" w14:textId="296F44CD" w:rsidR="00B60AC3" w:rsidRDefault="00B60AC3" w:rsidP="009C6886">
      <w:pPr>
        <w:pStyle w:val="Rubrik5"/>
      </w:pPr>
      <w:r>
        <w:t>Roller</w:t>
      </w:r>
    </w:p>
    <w:tbl>
      <w:tblPr>
        <w:tblStyle w:val="Tabellrutnt"/>
        <w:tblW w:w="0" w:type="auto"/>
        <w:tblLook w:val="04A0" w:firstRow="1" w:lastRow="0" w:firstColumn="1" w:lastColumn="0" w:noHBand="0" w:noVBand="1"/>
      </w:tblPr>
      <w:tblGrid>
        <w:gridCol w:w="2802"/>
        <w:gridCol w:w="7804"/>
      </w:tblGrid>
      <w:tr w:rsidR="009C6886" w:rsidRPr="00F879C3" w14:paraId="262F88EC" w14:textId="77777777" w:rsidTr="002D3337">
        <w:tc>
          <w:tcPr>
            <w:tcW w:w="2802" w:type="dxa"/>
            <w:shd w:val="pct12" w:color="auto" w:fill="auto"/>
          </w:tcPr>
          <w:p w14:paraId="435AFA7A" w14:textId="77777777" w:rsidR="009C6886" w:rsidRPr="00F879C3" w:rsidRDefault="009C6886" w:rsidP="002D3337">
            <w:pPr>
              <w:rPr>
                <w:b/>
              </w:rPr>
            </w:pPr>
            <w:r w:rsidRPr="00F879C3">
              <w:rPr>
                <w:b/>
              </w:rPr>
              <w:t>Namn</w:t>
            </w:r>
          </w:p>
        </w:tc>
        <w:tc>
          <w:tcPr>
            <w:tcW w:w="7804" w:type="dxa"/>
            <w:shd w:val="pct12" w:color="auto" w:fill="auto"/>
          </w:tcPr>
          <w:p w14:paraId="1447EBD8" w14:textId="77777777" w:rsidR="009C6886" w:rsidRPr="00F879C3" w:rsidRDefault="009C6886" w:rsidP="002D3337">
            <w:pPr>
              <w:rPr>
                <w:b/>
              </w:rPr>
            </w:pPr>
            <w:r w:rsidRPr="00F879C3">
              <w:rPr>
                <w:b/>
              </w:rPr>
              <w:t>Beskrivning</w:t>
            </w:r>
          </w:p>
        </w:tc>
      </w:tr>
      <w:tr w:rsidR="009C6886" w14:paraId="3431C137" w14:textId="77777777" w:rsidTr="002D3337">
        <w:tc>
          <w:tcPr>
            <w:tcW w:w="2802" w:type="dxa"/>
          </w:tcPr>
          <w:p w14:paraId="08A49C35" w14:textId="77777777" w:rsidR="009C6886" w:rsidRDefault="009C6886" w:rsidP="002D3337">
            <w:r>
              <w:t xml:space="preserve">Hälso- och sjukvårdspersonal 1 (Hsp1) </w:t>
            </w:r>
          </w:p>
        </w:tc>
        <w:tc>
          <w:tcPr>
            <w:tcW w:w="7804" w:type="dxa"/>
          </w:tcPr>
          <w:p w14:paraId="2E0941E5" w14:textId="099C0A46" w:rsidR="009C6886" w:rsidRDefault="009C6886" w:rsidP="003267C6">
            <w:r>
              <w:t xml:space="preserve">Den hälso- och sjukvårdspersonal som </w:t>
            </w:r>
            <w:r w:rsidR="003267C6">
              <w:t>emot remissvar</w:t>
            </w:r>
          </w:p>
        </w:tc>
      </w:tr>
      <w:tr w:rsidR="009C6886" w14:paraId="51E3E174" w14:textId="77777777" w:rsidTr="002D3337">
        <w:tc>
          <w:tcPr>
            <w:tcW w:w="2802" w:type="dxa"/>
          </w:tcPr>
          <w:p w14:paraId="73CE1858" w14:textId="77777777" w:rsidR="009C6886" w:rsidRDefault="009C6886" w:rsidP="002D3337">
            <w:r>
              <w:t>Hälso- och sjukvårdspersonal 2 (Hsp2)</w:t>
            </w:r>
          </w:p>
        </w:tc>
        <w:tc>
          <w:tcPr>
            <w:tcW w:w="7804" w:type="dxa"/>
          </w:tcPr>
          <w:p w14:paraId="4488DF1B" w14:textId="359073AA" w:rsidR="009C6886" w:rsidRDefault="009C6886" w:rsidP="003267C6">
            <w:r>
              <w:t xml:space="preserve">Den hälso- och sjukvårdspersonal som </w:t>
            </w:r>
            <w:r w:rsidR="003267C6">
              <w:t>skriver och skickar remissvar</w:t>
            </w:r>
            <w:r>
              <w:t xml:space="preserve"> </w:t>
            </w:r>
          </w:p>
        </w:tc>
      </w:tr>
    </w:tbl>
    <w:p w14:paraId="247785B9" w14:textId="77777777" w:rsidR="00C137BE" w:rsidRDefault="00C137BE" w:rsidP="00C137BE"/>
    <w:p w14:paraId="2E4D0665" w14:textId="26FB3C4B" w:rsidR="009C6886" w:rsidRDefault="009C6886" w:rsidP="009C6886">
      <w:pPr>
        <w:pStyle w:val="Rubrik4"/>
      </w:pPr>
      <w:r>
        <w:t>Sekvensdiagram</w:t>
      </w:r>
    </w:p>
    <w:p w14:paraId="2AFD4D3E" w14:textId="7200C19D" w:rsidR="002D3337" w:rsidRDefault="002D3337" w:rsidP="002D3337">
      <w:r>
        <w:t>Tjänstekontrakt som är involverade i processen ”hantera remiss</w:t>
      </w:r>
      <w:r w:rsidR="00413B6F">
        <w:t>var” är ProcessRequestOutcome</w:t>
      </w:r>
      <w:r w:rsidR="00C55B13">
        <w:t xml:space="preserve"> och Update för uppdatering av EI</w:t>
      </w:r>
      <w:r w:rsidR="00413B6F">
        <w:t>.</w:t>
      </w:r>
    </w:p>
    <w:p w14:paraId="79352D5B" w14:textId="77777777" w:rsidR="00413B6F" w:rsidRDefault="00413B6F" w:rsidP="002D3337"/>
    <w:p w14:paraId="081A0149" w14:textId="757F7DB9" w:rsidR="00413B6F" w:rsidRPr="002D3337" w:rsidRDefault="0096068F" w:rsidP="002D3337">
      <w:r>
        <w:rPr>
          <w:noProof/>
          <w:lang w:eastAsia="sv-SE"/>
        </w:rPr>
        <w:lastRenderedPageBreak/>
        <w:drawing>
          <wp:inline distT="0" distB="0" distL="0" distR="0" wp14:anchorId="37070D6E" wp14:editId="09006662">
            <wp:extent cx="6645910" cy="3492500"/>
            <wp:effectExtent l="0" t="0" r="254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tera remissvar.jpg"/>
                    <pic:cNvPicPr/>
                  </pic:nvPicPr>
                  <pic:blipFill>
                    <a:blip r:embed="rId21">
                      <a:extLst>
                        <a:ext uri="{28A0092B-C50C-407E-A947-70E740481C1C}">
                          <a14:useLocalDpi xmlns:a14="http://schemas.microsoft.com/office/drawing/2010/main" val="0"/>
                        </a:ext>
                      </a:extLst>
                    </a:blip>
                    <a:stretch>
                      <a:fillRect/>
                    </a:stretch>
                  </pic:blipFill>
                  <pic:spPr>
                    <a:xfrm>
                      <a:off x="0" y="0"/>
                      <a:ext cx="6645910" cy="3492500"/>
                    </a:xfrm>
                    <a:prstGeom prst="rect">
                      <a:avLst/>
                    </a:prstGeom>
                  </pic:spPr>
                </pic:pic>
              </a:graphicData>
            </a:graphic>
          </wp:inline>
        </w:drawing>
      </w:r>
    </w:p>
    <w:p w14:paraId="6241E855" w14:textId="77777777" w:rsidR="009C6886" w:rsidRDefault="009C6886" w:rsidP="00C137BE"/>
    <w:p w14:paraId="129AD560" w14:textId="77777777" w:rsidR="000E2CE2" w:rsidRPr="00C137BE" w:rsidRDefault="000E2CE2" w:rsidP="00C137BE"/>
    <w:p w14:paraId="7AE17747" w14:textId="31898B8A" w:rsidR="00C137BE" w:rsidRDefault="00FB09CF" w:rsidP="00FB09CF">
      <w:pPr>
        <w:pStyle w:val="Rubrik3"/>
      </w:pPr>
      <w:bookmarkStart w:id="46" w:name="_Toc403589778"/>
      <w:r>
        <w:t>Hanter</w:t>
      </w:r>
      <w:r w:rsidR="00E918A2">
        <w:t>a remisstatus</w:t>
      </w:r>
      <w:bookmarkEnd w:id="46"/>
    </w:p>
    <w:p w14:paraId="6C97C2D0" w14:textId="01E2E9C2" w:rsidR="007604FD" w:rsidRDefault="007604FD" w:rsidP="007604FD">
      <w:r>
        <w:t>Flödet hantera remissta</w:t>
      </w:r>
      <w:r w:rsidR="00393515">
        <w:t>tus beskriver hur Hsp 1</w:t>
      </w:r>
      <w:r w:rsidRPr="008F7733">
        <w:t xml:space="preserve"> som initierat eller blivit initierade i den elektroniska remissprocessen ha</w:t>
      </w:r>
      <w:r>
        <w:t>r</w:t>
      </w:r>
      <w:r w:rsidRPr="008F7733">
        <w:t xml:space="preserve"> möjlighet att bevaka och agera lämpligt på eventuell vidare kommunikation kring ärendet som kan tänkas ske.</w:t>
      </w:r>
      <w:r>
        <w:t xml:space="preserve"> </w:t>
      </w:r>
      <w:r>
        <w:br/>
      </w:r>
      <w:r w:rsidR="00393515">
        <w:t>Hsp 1</w:t>
      </w:r>
      <w:r>
        <w:t xml:space="preserve"> hämtar status på en remiss genom att JS</w:t>
      </w:r>
      <w:r w:rsidR="00393515">
        <w:t>1</w:t>
      </w:r>
      <w:r>
        <w:t xml:space="preserve"> frågar aggregerad tjänst </w:t>
      </w:r>
      <w:r w:rsidR="00027669">
        <w:t>på tjänsteplattformen om samtliga statusar på remissen</w:t>
      </w:r>
      <w:r>
        <w:t xml:space="preserve">. </w:t>
      </w:r>
    </w:p>
    <w:p w14:paraId="72A2DA25" w14:textId="77777777" w:rsidR="007604FD" w:rsidRDefault="007604FD" w:rsidP="00FB09CF"/>
    <w:p w14:paraId="1B16E512" w14:textId="6B8C49F9" w:rsidR="00945CD3" w:rsidRDefault="00945CD3" w:rsidP="00945CD3">
      <w:pPr>
        <w:tabs>
          <w:tab w:val="left" w:pos="3912"/>
        </w:tabs>
      </w:pPr>
      <w:r>
        <w:t>En patient har möjlighet att följa hanteringen av sina remisser genom användningen av e</w:t>
      </w:r>
      <w:r w:rsidR="00393515">
        <w:t xml:space="preserve">n invånartjänst, vilket beskrivs </w:t>
      </w:r>
      <w:r>
        <w:t>i flödet.</w:t>
      </w:r>
    </w:p>
    <w:p w14:paraId="6152AA4B" w14:textId="77777777" w:rsidR="00945CD3" w:rsidRDefault="00945CD3" w:rsidP="00945CD3">
      <w:pPr>
        <w:tabs>
          <w:tab w:val="left" w:pos="3912"/>
        </w:tabs>
      </w:pPr>
    </w:p>
    <w:p w14:paraId="3B5BE899" w14:textId="04232BD2" w:rsidR="00945CD3" w:rsidRDefault="00945CD3" w:rsidP="00945CD3">
      <w:pPr>
        <w:tabs>
          <w:tab w:val="left" w:pos="3912"/>
        </w:tabs>
      </w:pPr>
      <w:r>
        <w:rPr>
          <w:b/>
        </w:rPr>
        <w:t>Bevakning av specifik remiss</w:t>
      </w:r>
      <w:r w:rsidR="00393515">
        <w:t xml:space="preserve"> - När Hsp 1</w:t>
      </w:r>
      <w:r>
        <w:t xml:space="preserve"> förfrågar status om hanteringen av en specifik rem</w:t>
      </w:r>
      <w:r w:rsidR="00393515">
        <w:t>iss ställer JS1</w:t>
      </w:r>
      <w:r>
        <w:t xml:space="preserve"> en fråga mot aggregerad tjänst på tjänsteplattformen d</w:t>
      </w:r>
      <w:r w:rsidR="00F67355">
        <w:t xml:space="preserve">är remissid på specifik remiss </w:t>
      </w:r>
      <w:r>
        <w:t xml:space="preserve">anges som sökparameter. Svar på förfrågan mot aggregerad tjänst </w:t>
      </w:r>
      <w:r w:rsidR="00912505">
        <w:t>med</w:t>
      </w:r>
      <w:r>
        <w:t xml:space="preserve"> remissid returne</w:t>
      </w:r>
      <w:r w:rsidR="00912505">
        <w:t>rar samtliga status för efterfrågad remiss</w:t>
      </w:r>
      <w:r>
        <w:t>.</w:t>
      </w:r>
    </w:p>
    <w:p w14:paraId="585E94C4" w14:textId="77777777" w:rsidR="00945CD3" w:rsidRDefault="00945CD3" w:rsidP="00945CD3">
      <w:pPr>
        <w:tabs>
          <w:tab w:val="left" w:pos="3912"/>
        </w:tabs>
      </w:pPr>
    </w:p>
    <w:p w14:paraId="3B392A41" w14:textId="0B985EB0" w:rsidR="00945CD3" w:rsidRDefault="00945CD3" w:rsidP="00945CD3">
      <w:r w:rsidRPr="007604FD">
        <w:rPr>
          <w:b/>
        </w:rPr>
        <w:t xml:space="preserve">Bevakning av </w:t>
      </w:r>
      <w:r w:rsidR="00912505">
        <w:rPr>
          <w:b/>
        </w:rPr>
        <w:t xml:space="preserve">patientens </w:t>
      </w:r>
      <w:r w:rsidRPr="007604FD">
        <w:rPr>
          <w:b/>
        </w:rPr>
        <w:t>egna remisser</w:t>
      </w:r>
      <w:r>
        <w:t xml:space="preserve"> - När Patient 1 förfrågar status om hanteringen av sina remisser ställer </w:t>
      </w:r>
      <w:r w:rsidR="00393515">
        <w:t>invånartjänst</w:t>
      </w:r>
      <w:r>
        <w:t xml:space="preserve"> en fråga mot aggregerad tjänst på tjänsteplattformen utan att ange specifikt remissid. Svar på förfrågan mot aggregerad tjänst utan remissid returnerar samtliga status för samtliga remisser.</w:t>
      </w:r>
    </w:p>
    <w:p w14:paraId="1DC48109" w14:textId="77777777" w:rsidR="00295DBC" w:rsidRDefault="00295DBC" w:rsidP="00945CD3"/>
    <w:p w14:paraId="7E214430" w14:textId="15093E47" w:rsidR="00D13537" w:rsidRDefault="00FB09CF" w:rsidP="00B6586B">
      <w:pPr>
        <w:pStyle w:val="Rubrik4"/>
      </w:pPr>
      <w:r>
        <w:lastRenderedPageBreak/>
        <w:t>Arbetsflöde</w:t>
      </w:r>
    </w:p>
    <w:p w14:paraId="7FEAB4F7" w14:textId="1DE4F409" w:rsidR="00D13537" w:rsidRDefault="004D2A27" w:rsidP="00B6586B">
      <w:r>
        <w:rPr>
          <w:noProof/>
          <w:lang w:eastAsia="sv-SE"/>
        </w:rPr>
        <w:drawing>
          <wp:inline distT="0" distB="0" distL="0" distR="0" wp14:anchorId="7372AE92" wp14:editId="734AB151">
            <wp:extent cx="4238625" cy="4533900"/>
            <wp:effectExtent l="0" t="0" r="9525"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ntera remisstatus_AF.jpg"/>
                    <pic:cNvPicPr/>
                  </pic:nvPicPr>
                  <pic:blipFill>
                    <a:blip r:embed="rId22">
                      <a:extLst>
                        <a:ext uri="{28A0092B-C50C-407E-A947-70E740481C1C}">
                          <a14:useLocalDpi xmlns:a14="http://schemas.microsoft.com/office/drawing/2010/main" val="0"/>
                        </a:ext>
                      </a:extLst>
                    </a:blip>
                    <a:stretch>
                      <a:fillRect/>
                    </a:stretch>
                  </pic:blipFill>
                  <pic:spPr>
                    <a:xfrm>
                      <a:off x="0" y="0"/>
                      <a:ext cx="4238625" cy="4533900"/>
                    </a:xfrm>
                    <a:prstGeom prst="rect">
                      <a:avLst/>
                    </a:prstGeom>
                  </pic:spPr>
                </pic:pic>
              </a:graphicData>
            </a:graphic>
          </wp:inline>
        </w:drawing>
      </w:r>
    </w:p>
    <w:p w14:paraId="665CD6A5" w14:textId="588F8B92" w:rsidR="00523115" w:rsidRPr="00523115" w:rsidRDefault="00523115" w:rsidP="00523115"/>
    <w:p w14:paraId="12A1BBDA" w14:textId="76651286" w:rsidR="00FB09CF" w:rsidRDefault="00FB09CF" w:rsidP="00FB09CF">
      <w:pPr>
        <w:pStyle w:val="Rubrik5"/>
      </w:pPr>
      <w:r>
        <w:t>Roller</w:t>
      </w:r>
    </w:p>
    <w:tbl>
      <w:tblPr>
        <w:tblStyle w:val="Tabellrutnt"/>
        <w:tblW w:w="0" w:type="auto"/>
        <w:tblLook w:val="04A0" w:firstRow="1" w:lastRow="0" w:firstColumn="1" w:lastColumn="0" w:noHBand="0" w:noVBand="1"/>
      </w:tblPr>
      <w:tblGrid>
        <w:gridCol w:w="2802"/>
        <w:gridCol w:w="7804"/>
      </w:tblGrid>
      <w:tr w:rsidR="007604FD" w:rsidRPr="00F879C3" w14:paraId="1C35D38E" w14:textId="77777777" w:rsidTr="002D3337">
        <w:tc>
          <w:tcPr>
            <w:tcW w:w="2802" w:type="dxa"/>
            <w:shd w:val="pct12" w:color="auto" w:fill="auto"/>
          </w:tcPr>
          <w:p w14:paraId="6687D788" w14:textId="77777777" w:rsidR="007604FD" w:rsidRPr="00F879C3" w:rsidRDefault="007604FD" w:rsidP="002D3337">
            <w:pPr>
              <w:rPr>
                <w:b/>
              </w:rPr>
            </w:pPr>
            <w:r w:rsidRPr="00F879C3">
              <w:rPr>
                <w:b/>
              </w:rPr>
              <w:t>Namn</w:t>
            </w:r>
          </w:p>
        </w:tc>
        <w:tc>
          <w:tcPr>
            <w:tcW w:w="7804" w:type="dxa"/>
            <w:shd w:val="pct12" w:color="auto" w:fill="auto"/>
          </w:tcPr>
          <w:p w14:paraId="04647053" w14:textId="77777777" w:rsidR="007604FD" w:rsidRPr="00F879C3" w:rsidRDefault="007604FD" w:rsidP="002D3337">
            <w:pPr>
              <w:rPr>
                <w:b/>
              </w:rPr>
            </w:pPr>
            <w:r w:rsidRPr="00F879C3">
              <w:rPr>
                <w:b/>
              </w:rPr>
              <w:t>Beskrivning</w:t>
            </w:r>
          </w:p>
        </w:tc>
      </w:tr>
      <w:tr w:rsidR="007604FD" w14:paraId="66F6D58A" w14:textId="77777777" w:rsidTr="002D3337">
        <w:tc>
          <w:tcPr>
            <w:tcW w:w="2802" w:type="dxa"/>
          </w:tcPr>
          <w:p w14:paraId="5801B94A" w14:textId="77777777" w:rsidR="007604FD" w:rsidRDefault="007604FD" w:rsidP="002D3337">
            <w:r>
              <w:t xml:space="preserve">Hälso- och sjukvårdspersonal 1 (Hsp1) </w:t>
            </w:r>
          </w:p>
        </w:tc>
        <w:tc>
          <w:tcPr>
            <w:tcW w:w="7804" w:type="dxa"/>
          </w:tcPr>
          <w:p w14:paraId="552E2964" w14:textId="3312FE5F" w:rsidR="007604FD" w:rsidRDefault="007604FD" w:rsidP="00437E18">
            <w:r>
              <w:t xml:space="preserve">Den hälso- och sjukvårdspersonal som </w:t>
            </w:r>
            <w:r w:rsidR="00437E18">
              <w:t>kan bevaka remisstatus</w:t>
            </w:r>
            <w:r>
              <w:t xml:space="preserve"> </w:t>
            </w:r>
          </w:p>
        </w:tc>
      </w:tr>
      <w:tr w:rsidR="00912505" w14:paraId="6E9C0914" w14:textId="77777777" w:rsidTr="002D3337">
        <w:tc>
          <w:tcPr>
            <w:tcW w:w="2802" w:type="dxa"/>
          </w:tcPr>
          <w:p w14:paraId="2810E4F8" w14:textId="694A2DAA" w:rsidR="00912505" w:rsidRDefault="00912505" w:rsidP="002D3337">
            <w:r>
              <w:t>Patient 1</w:t>
            </w:r>
          </w:p>
        </w:tc>
        <w:tc>
          <w:tcPr>
            <w:tcW w:w="7804" w:type="dxa"/>
          </w:tcPr>
          <w:p w14:paraId="2B2CBEAF" w14:textId="68CCC311" w:rsidR="00912505" w:rsidRDefault="00912505" w:rsidP="00437E18">
            <w:r>
              <w:t>Den patient som ämnar bevaka sina remisser</w:t>
            </w:r>
          </w:p>
        </w:tc>
      </w:tr>
    </w:tbl>
    <w:p w14:paraId="424546DC" w14:textId="77777777" w:rsidR="00FB09CF" w:rsidRPr="00FB09CF" w:rsidRDefault="00FB09CF" w:rsidP="00FB09CF"/>
    <w:p w14:paraId="04FA903A" w14:textId="3A8F7F44" w:rsidR="00FB09CF" w:rsidRDefault="00FB09CF" w:rsidP="00FB09CF">
      <w:pPr>
        <w:pStyle w:val="Rubrik4"/>
      </w:pPr>
      <w:r>
        <w:t>Sekvensdiagram</w:t>
      </w:r>
    </w:p>
    <w:p w14:paraId="24667AB2" w14:textId="37E1C696" w:rsidR="00F67355" w:rsidRDefault="00F5754B" w:rsidP="00F5754B">
      <w:r>
        <w:t>Tjänstekontrakt som är involverade är GetRequestStatus</w:t>
      </w:r>
      <w:r w:rsidR="00F67355">
        <w:t>.</w:t>
      </w:r>
    </w:p>
    <w:p w14:paraId="51AA3A85" w14:textId="77777777" w:rsidR="00D13537" w:rsidRDefault="00D13537" w:rsidP="00F5754B"/>
    <w:p w14:paraId="67F9619C" w14:textId="3E266DA9" w:rsidR="00D13537" w:rsidRDefault="00D13537" w:rsidP="00F5754B"/>
    <w:p w14:paraId="2A426704" w14:textId="2431791D" w:rsidR="00694C55" w:rsidRDefault="00024FD7" w:rsidP="00F5754B">
      <w:r>
        <w:rPr>
          <w:noProof/>
          <w:lang w:eastAsia="sv-SE"/>
        </w:rPr>
        <w:lastRenderedPageBreak/>
        <w:drawing>
          <wp:inline distT="0" distB="0" distL="0" distR="0" wp14:anchorId="19001A57" wp14:editId="33F9B1DE">
            <wp:extent cx="6645910" cy="3346450"/>
            <wp:effectExtent l="0" t="0" r="2540" b="635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ntera remisstatus.jpg"/>
                    <pic:cNvPicPr/>
                  </pic:nvPicPr>
                  <pic:blipFill>
                    <a:blip r:embed="rId23">
                      <a:extLst>
                        <a:ext uri="{28A0092B-C50C-407E-A947-70E740481C1C}">
                          <a14:useLocalDpi xmlns:a14="http://schemas.microsoft.com/office/drawing/2010/main" val="0"/>
                        </a:ext>
                      </a:extLst>
                    </a:blip>
                    <a:stretch>
                      <a:fillRect/>
                    </a:stretch>
                  </pic:blipFill>
                  <pic:spPr>
                    <a:xfrm>
                      <a:off x="0" y="0"/>
                      <a:ext cx="6645910" cy="3346450"/>
                    </a:xfrm>
                    <a:prstGeom prst="rect">
                      <a:avLst/>
                    </a:prstGeom>
                  </pic:spPr>
                </pic:pic>
              </a:graphicData>
            </a:graphic>
          </wp:inline>
        </w:drawing>
      </w:r>
    </w:p>
    <w:p w14:paraId="59572EC5" w14:textId="77777777" w:rsidR="00F5754B" w:rsidRDefault="00F5754B" w:rsidP="00F5754B"/>
    <w:p w14:paraId="7C00A0AB" w14:textId="77777777" w:rsidR="00F5754B" w:rsidRDefault="00F5754B" w:rsidP="00F5754B">
      <w:pPr>
        <w:pStyle w:val="Rubrik3"/>
      </w:pPr>
      <w:bookmarkStart w:id="47" w:name="_Toc403589779"/>
      <w:r>
        <w:t>Obligatoriska kontrakt</w:t>
      </w:r>
      <w:bookmarkEnd w:id="47"/>
    </w:p>
    <w:p w14:paraId="3F20A9BC" w14:textId="77777777" w:rsidR="00F5754B" w:rsidRDefault="00F5754B" w:rsidP="00F5754B">
      <w:r w:rsidRPr="003727DE">
        <w:t>Följande tabell specificerar vilka kontrakt som är obligatoriska att realisera för respektive flöde.</w:t>
      </w:r>
      <w:r>
        <w:t xml:space="preserve"> </w:t>
      </w:r>
    </w:p>
    <w:p w14:paraId="6E96AEC4" w14:textId="77777777" w:rsidR="00FB09CF" w:rsidRDefault="00FB09CF" w:rsidP="00FB09CF"/>
    <w:tbl>
      <w:tblPr>
        <w:tblW w:w="0" w:type="auto"/>
        <w:tblLayout w:type="fixed"/>
        <w:tblCellMar>
          <w:left w:w="0" w:type="dxa"/>
          <w:right w:w="0" w:type="dxa"/>
        </w:tblCellMar>
        <w:tblLook w:val="04A0" w:firstRow="1" w:lastRow="0" w:firstColumn="1" w:lastColumn="0" w:noHBand="0" w:noVBand="1"/>
      </w:tblPr>
      <w:tblGrid>
        <w:gridCol w:w="2518"/>
        <w:gridCol w:w="1701"/>
        <w:gridCol w:w="1843"/>
        <w:gridCol w:w="1843"/>
        <w:gridCol w:w="1275"/>
        <w:gridCol w:w="1380"/>
      </w:tblGrid>
      <w:tr w:rsidR="00FA1B2F" w:rsidRPr="00F5754B" w14:paraId="4A164A90" w14:textId="11814C22" w:rsidTr="00F5754B">
        <w:tc>
          <w:tcPr>
            <w:tcW w:w="2518"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7AD0857E" w14:textId="19C1E8C3" w:rsidR="00FA1B2F" w:rsidRPr="00F5754B" w:rsidRDefault="00FA1B2F" w:rsidP="00763C35">
            <w:pPr>
              <w:spacing w:before="100" w:beforeAutospacing="1" w:after="100" w:afterAutospacing="1"/>
              <w:rPr>
                <w:rFonts w:eastAsia="Times New Roman" w:cs="Arial"/>
                <w:b/>
                <w:sz w:val="18"/>
                <w:szCs w:val="20"/>
                <w:highlight w:val="yellow"/>
                <w:lang w:eastAsia="sv-SE"/>
              </w:rPr>
            </w:pPr>
          </w:p>
        </w:tc>
        <w:tc>
          <w:tcPr>
            <w:tcW w:w="170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49BACDBA" w14:textId="178D7DD7"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ProcessRequest</w:t>
            </w:r>
          </w:p>
        </w:tc>
        <w:tc>
          <w:tcPr>
            <w:tcW w:w="1843"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42D229CB" w14:textId="3735A229"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ProcessRequest</w:t>
            </w:r>
            <w:r w:rsidR="00F5754B">
              <w:rPr>
                <w:rFonts w:eastAsia="Times New Roman" w:cs="Arial"/>
                <w:b/>
                <w:sz w:val="18"/>
                <w:szCs w:val="20"/>
                <w:lang w:eastAsia="sv-SE"/>
              </w:rPr>
              <w:t>-</w:t>
            </w:r>
            <w:r w:rsidRPr="00F5754B">
              <w:rPr>
                <w:rFonts w:eastAsia="Times New Roman" w:cs="Arial"/>
                <w:b/>
                <w:sz w:val="18"/>
                <w:szCs w:val="20"/>
                <w:lang w:eastAsia="sv-SE"/>
              </w:rPr>
              <w:t>Confirmation</w:t>
            </w:r>
          </w:p>
        </w:tc>
        <w:tc>
          <w:tcPr>
            <w:tcW w:w="1843"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tcPr>
          <w:p w14:paraId="1BEAB378" w14:textId="41AC803C"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ProcessRequest-Outcome</w:t>
            </w:r>
          </w:p>
        </w:tc>
        <w:tc>
          <w:tcPr>
            <w:tcW w:w="1275" w:type="dxa"/>
            <w:tcBorders>
              <w:top w:val="single" w:sz="8" w:space="0" w:color="auto"/>
              <w:left w:val="nil"/>
              <w:bottom w:val="single" w:sz="8" w:space="0" w:color="auto"/>
              <w:right w:val="single" w:sz="8" w:space="0" w:color="auto"/>
            </w:tcBorders>
            <w:shd w:val="clear" w:color="auto" w:fill="DDD9C3" w:themeFill="background2" w:themeFillShade="E6"/>
          </w:tcPr>
          <w:p w14:paraId="43DE6837" w14:textId="1FA6B9A9"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GetRequest</w:t>
            </w:r>
            <w:r w:rsidR="00F5754B">
              <w:rPr>
                <w:rFonts w:eastAsia="Times New Roman" w:cs="Arial"/>
                <w:b/>
                <w:sz w:val="18"/>
                <w:szCs w:val="20"/>
                <w:lang w:eastAsia="sv-SE"/>
              </w:rPr>
              <w:t>-</w:t>
            </w:r>
            <w:r w:rsidRPr="00F5754B">
              <w:rPr>
                <w:rFonts w:eastAsia="Times New Roman" w:cs="Arial"/>
                <w:b/>
                <w:sz w:val="18"/>
                <w:szCs w:val="20"/>
                <w:lang w:eastAsia="sv-SE"/>
              </w:rPr>
              <w:t>Status</w:t>
            </w:r>
          </w:p>
        </w:tc>
        <w:tc>
          <w:tcPr>
            <w:tcW w:w="1380" w:type="dxa"/>
            <w:tcBorders>
              <w:top w:val="single" w:sz="8" w:space="0" w:color="auto"/>
              <w:left w:val="nil"/>
              <w:bottom w:val="single" w:sz="8" w:space="0" w:color="auto"/>
              <w:right w:val="single" w:sz="8" w:space="0" w:color="auto"/>
            </w:tcBorders>
            <w:shd w:val="clear" w:color="auto" w:fill="DDD9C3" w:themeFill="background2" w:themeFillShade="E6"/>
          </w:tcPr>
          <w:p w14:paraId="29EED2B6" w14:textId="11C0656D" w:rsidR="00FA1B2F" w:rsidRPr="00F5754B" w:rsidRDefault="00FA1B2F" w:rsidP="00763C3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GetRequest-Instruction</w:t>
            </w:r>
          </w:p>
        </w:tc>
      </w:tr>
      <w:tr w:rsidR="00FA1B2F" w:rsidRPr="004F4849" w14:paraId="35545298" w14:textId="7C57A255"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543743DD" w14:textId="241B95E7" w:rsidR="00FA1B2F" w:rsidRPr="00F5754B" w:rsidRDefault="00FA1B2F" w:rsidP="00FA1B2F">
            <w:pPr>
              <w:spacing w:before="100" w:beforeAutospacing="1" w:after="100" w:afterAutospacing="1"/>
              <w:rPr>
                <w:rFonts w:eastAsia="Times New Roman" w:cs="Arial"/>
                <w:sz w:val="18"/>
                <w:szCs w:val="20"/>
                <w:lang w:eastAsia="sv-SE"/>
              </w:rPr>
            </w:pPr>
            <w:r w:rsidRPr="00F5754B">
              <w:rPr>
                <w:rFonts w:eastAsia="Times New Roman" w:cs="Arial"/>
                <w:b/>
                <w:sz w:val="18"/>
                <w:szCs w:val="20"/>
                <w:lang w:eastAsia="sv-SE"/>
              </w:rPr>
              <w:t xml:space="preserve">Flöde 3.1.1 </w:t>
            </w:r>
            <w:r w:rsidRPr="00F5754B">
              <w:rPr>
                <w:rFonts w:eastAsia="Times New Roman" w:cs="Arial"/>
                <w:b/>
                <w:sz w:val="18"/>
                <w:szCs w:val="20"/>
                <w:lang w:eastAsia="sv-SE"/>
              </w:rPr>
              <w:br/>
              <w:t xml:space="preserve">Skicka </w:t>
            </w:r>
            <w:r w:rsidR="00F67355">
              <w:rPr>
                <w:rFonts w:eastAsia="Times New Roman" w:cs="Arial"/>
                <w:b/>
                <w:sz w:val="18"/>
                <w:szCs w:val="20"/>
                <w:lang w:eastAsia="sv-SE"/>
              </w:rPr>
              <w:t xml:space="preserve">och ta emot </w:t>
            </w:r>
            <w:r w:rsidRPr="00F5754B">
              <w:rPr>
                <w:rFonts w:eastAsia="Times New Roman" w:cs="Arial"/>
                <w:b/>
                <w:sz w:val="18"/>
                <w:szCs w:val="20"/>
                <w:lang w:eastAsia="sv-SE"/>
              </w:rPr>
              <w:t>remiss</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7334F0C" w14:textId="0A12E1B2" w:rsidR="00FA1B2F" w:rsidRPr="000F6D2C" w:rsidRDefault="00FA1B2F"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66C706D"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921E31B"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24127706"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736CF087" w14:textId="3F41D30C"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r>
      <w:tr w:rsidR="00FA1B2F" w:rsidRPr="004F4849" w14:paraId="09BB5DEC" w14:textId="742551B9"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EF16C41" w14:textId="7A193158" w:rsidR="00FA1B2F" w:rsidRPr="00F5754B" w:rsidRDefault="00FA1B2F" w:rsidP="00FA1B2F">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Flöde 3.1.2</w:t>
            </w:r>
            <w:r w:rsidRPr="00F5754B">
              <w:rPr>
                <w:rFonts w:eastAsia="Times New Roman" w:cs="Arial"/>
                <w:b/>
                <w:sz w:val="18"/>
                <w:szCs w:val="20"/>
                <w:lang w:eastAsia="sv-SE"/>
              </w:rPr>
              <w:br/>
              <w:t>Hantera mottagen remiss</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D2EE0E" w14:textId="23761C3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D034D0D" w14:textId="5B4A5750"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2AFCDE2"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7D7A08A0"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4DA9E4CD"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r w:rsidR="00FA1B2F" w:rsidRPr="004F4849" w14:paraId="25F3C228" w14:textId="31FE75E4"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740EEB37" w14:textId="5D9CC7DE" w:rsidR="00FA1B2F" w:rsidRPr="00F5754B" w:rsidRDefault="00FA1B2F" w:rsidP="00FA1B2F">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Flöde 3.1.3</w:t>
            </w:r>
            <w:r w:rsidRPr="00F5754B">
              <w:rPr>
                <w:rFonts w:eastAsia="Times New Roman" w:cs="Arial"/>
                <w:b/>
                <w:sz w:val="18"/>
                <w:szCs w:val="20"/>
                <w:lang w:eastAsia="sv-SE"/>
              </w:rPr>
              <w:br/>
              <w:t>Hantera remisskomplettering</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B629DEE" w14:textId="4E047DBD"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151A488"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421ACA2" w14:textId="05252A0C"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1AE8714F"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624FAEDA"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r w:rsidR="00FA1B2F" w:rsidRPr="004F4849" w14:paraId="7DF777D6" w14:textId="59FB90F6"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36C2DA9" w14:textId="0C2F4863" w:rsidR="00FA1B2F" w:rsidRPr="00F5754B" w:rsidRDefault="00FA1B2F" w:rsidP="00FA1B2F">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Flöde 3.1.4</w:t>
            </w:r>
            <w:r w:rsidRPr="00F5754B">
              <w:rPr>
                <w:rFonts w:eastAsia="Times New Roman" w:cs="Arial"/>
                <w:b/>
                <w:sz w:val="18"/>
                <w:szCs w:val="20"/>
                <w:lang w:eastAsia="sv-SE"/>
              </w:rPr>
              <w:br/>
              <w:t>Hantera remissvar</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820578E" w14:textId="76BF4990"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BCBAE0A"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FE08C19" w14:textId="1D58A829"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275" w:type="dxa"/>
            <w:tcBorders>
              <w:top w:val="nil"/>
              <w:left w:val="nil"/>
              <w:bottom w:val="single" w:sz="8" w:space="0" w:color="auto"/>
              <w:right w:val="single" w:sz="8" w:space="0" w:color="auto"/>
            </w:tcBorders>
            <w:shd w:val="clear" w:color="auto" w:fill="FFFFFF"/>
          </w:tcPr>
          <w:p w14:paraId="446B8C73"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380" w:type="dxa"/>
            <w:tcBorders>
              <w:top w:val="nil"/>
              <w:left w:val="nil"/>
              <w:bottom w:val="single" w:sz="8" w:space="0" w:color="auto"/>
              <w:right w:val="single" w:sz="8" w:space="0" w:color="auto"/>
            </w:tcBorders>
            <w:shd w:val="clear" w:color="auto" w:fill="FFFFFF"/>
          </w:tcPr>
          <w:p w14:paraId="6CF7EACC"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r w:rsidR="00FA1B2F" w:rsidRPr="004F4849" w14:paraId="663A5C53" w14:textId="2F13978E" w:rsidTr="00F5754B">
        <w:tc>
          <w:tcPr>
            <w:tcW w:w="25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9BD43F5" w14:textId="3BB9E44E" w:rsidR="00FA1B2F" w:rsidRPr="00F5754B" w:rsidRDefault="00FA1B2F" w:rsidP="00912505">
            <w:pPr>
              <w:spacing w:before="100" w:beforeAutospacing="1" w:after="100" w:afterAutospacing="1"/>
              <w:rPr>
                <w:rFonts w:eastAsia="Times New Roman" w:cs="Arial"/>
                <w:b/>
                <w:sz w:val="18"/>
                <w:szCs w:val="20"/>
                <w:lang w:eastAsia="sv-SE"/>
              </w:rPr>
            </w:pPr>
            <w:r w:rsidRPr="00F5754B">
              <w:rPr>
                <w:rFonts w:eastAsia="Times New Roman" w:cs="Arial"/>
                <w:b/>
                <w:sz w:val="18"/>
                <w:szCs w:val="20"/>
                <w:lang w:eastAsia="sv-SE"/>
              </w:rPr>
              <w:t>Flöde 3.1.5</w:t>
            </w:r>
            <w:r w:rsidRPr="00F5754B">
              <w:rPr>
                <w:sz w:val="18"/>
              </w:rPr>
              <w:br/>
            </w:r>
            <w:r w:rsidR="00912505">
              <w:rPr>
                <w:rFonts w:eastAsia="Times New Roman" w:cs="Arial"/>
                <w:b/>
                <w:sz w:val="18"/>
                <w:szCs w:val="20"/>
                <w:lang w:eastAsia="sv-SE"/>
              </w:rPr>
              <w:t>Hantera remisstatus</w:t>
            </w:r>
          </w:p>
        </w:tc>
        <w:tc>
          <w:tcPr>
            <w:tcW w:w="170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CE4C12F"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ED3DDE0" w14:textId="77777777" w:rsidR="00FA1B2F" w:rsidRPr="000F6D2C" w:rsidRDefault="00FA1B2F" w:rsidP="00763C35">
            <w:pPr>
              <w:spacing w:before="100" w:beforeAutospacing="1" w:after="100" w:afterAutospacing="1"/>
              <w:jc w:val="center"/>
              <w:rPr>
                <w:rFonts w:eastAsia="Times New Roman" w:cs="Arial"/>
                <w:szCs w:val="20"/>
                <w:lang w:eastAsia="sv-SE"/>
              </w:rPr>
            </w:pPr>
          </w:p>
        </w:tc>
        <w:tc>
          <w:tcPr>
            <w:tcW w:w="184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0F39DE2" w14:textId="3773F65E" w:rsidR="00FA1B2F" w:rsidRPr="000F6D2C" w:rsidRDefault="00FA1B2F" w:rsidP="00763C35">
            <w:pPr>
              <w:spacing w:before="100" w:beforeAutospacing="1" w:after="100" w:afterAutospacing="1"/>
              <w:jc w:val="center"/>
              <w:rPr>
                <w:rFonts w:eastAsia="Times New Roman" w:cs="Arial"/>
                <w:szCs w:val="20"/>
                <w:lang w:eastAsia="sv-SE"/>
              </w:rPr>
            </w:pPr>
          </w:p>
        </w:tc>
        <w:tc>
          <w:tcPr>
            <w:tcW w:w="1275" w:type="dxa"/>
            <w:tcBorders>
              <w:top w:val="nil"/>
              <w:left w:val="nil"/>
              <w:bottom w:val="single" w:sz="8" w:space="0" w:color="auto"/>
              <w:right w:val="single" w:sz="8" w:space="0" w:color="auto"/>
            </w:tcBorders>
            <w:shd w:val="clear" w:color="auto" w:fill="FFFFFF"/>
          </w:tcPr>
          <w:p w14:paraId="7CFCDA30" w14:textId="6D37E0F8" w:rsidR="00FA1B2F" w:rsidRPr="000F6D2C" w:rsidRDefault="00941C63" w:rsidP="00763C35">
            <w:pPr>
              <w:spacing w:before="100" w:beforeAutospacing="1" w:after="100" w:afterAutospacing="1"/>
              <w:jc w:val="center"/>
              <w:rPr>
                <w:rFonts w:eastAsia="Times New Roman" w:cs="Arial"/>
                <w:szCs w:val="20"/>
                <w:lang w:eastAsia="sv-SE"/>
              </w:rPr>
            </w:pPr>
            <w:r>
              <w:rPr>
                <w:rFonts w:eastAsia="Times New Roman" w:cs="Arial"/>
                <w:szCs w:val="20"/>
                <w:lang w:eastAsia="sv-SE"/>
              </w:rPr>
              <w:t>x</w:t>
            </w:r>
          </w:p>
        </w:tc>
        <w:tc>
          <w:tcPr>
            <w:tcW w:w="1380" w:type="dxa"/>
            <w:tcBorders>
              <w:top w:val="nil"/>
              <w:left w:val="nil"/>
              <w:bottom w:val="single" w:sz="8" w:space="0" w:color="auto"/>
              <w:right w:val="single" w:sz="8" w:space="0" w:color="auto"/>
            </w:tcBorders>
            <w:shd w:val="clear" w:color="auto" w:fill="FFFFFF"/>
          </w:tcPr>
          <w:p w14:paraId="0B4B63A5" w14:textId="77777777" w:rsidR="00FA1B2F" w:rsidRPr="000F6D2C" w:rsidRDefault="00FA1B2F" w:rsidP="00763C35">
            <w:pPr>
              <w:spacing w:before="100" w:beforeAutospacing="1" w:after="100" w:afterAutospacing="1"/>
              <w:jc w:val="center"/>
              <w:rPr>
                <w:rFonts w:eastAsia="Times New Roman" w:cs="Arial"/>
                <w:szCs w:val="20"/>
                <w:lang w:eastAsia="sv-SE"/>
              </w:rPr>
            </w:pPr>
          </w:p>
        </w:tc>
      </w:tr>
    </w:tbl>
    <w:p w14:paraId="088F4180" w14:textId="77777777" w:rsidR="00FA1B2F" w:rsidRPr="00C137BE" w:rsidRDefault="00FA1B2F" w:rsidP="00C137BE"/>
    <w:p w14:paraId="28E07F02" w14:textId="77777777" w:rsidR="0039481C" w:rsidRDefault="0039481C" w:rsidP="0039481C">
      <w:pPr>
        <w:rPr>
          <w:color w:val="4F81BD" w:themeColor="accent1"/>
        </w:rPr>
      </w:pPr>
    </w:p>
    <w:p w14:paraId="47752E11" w14:textId="77777777" w:rsidR="0039481C" w:rsidRPr="006C3087" w:rsidRDefault="0039481C" w:rsidP="0039481C">
      <w:pPr>
        <w:pStyle w:val="Rubrik2"/>
      </w:pPr>
      <w:bookmarkStart w:id="48" w:name="_Toc357754849"/>
      <w:bookmarkStart w:id="49" w:name="_Toc243452554"/>
      <w:bookmarkStart w:id="50" w:name="_Toc403589780"/>
      <w:r w:rsidRPr="006C3087">
        <w:t>Adressering</w:t>
      </w:r>
      <w:bookmarkEnd w:id="48"/>
      <w:bookmarkEnd w:id="49"/>
      <w:bookmarkEnd w:id="50"/>
    </w:p>
    <w:p w14:paraId="29788EDA" w14:textId="4C26423B" w:rsidR="0039481C" w:rsidRDefault="006C3087" w:rsidP="006C3087">
      <w:r w:rsidRPr="006C3087">
        <w:t>Remissmottagares logiska adress fås genom en sökning i en utbudstjänst</w:t>
      </w:r>
      <w:r w:rsidR="007F7CFA">
        <w:t xml:space="preserve"> enligt flöde 3.1.1.</w:t>
      </w:r>
      <w:r>
        <w:t xml:space="preserve"> Logisk adress till remissvarsmottagare finns med i remissen i sig (se fältbeskrivning för remiss).</w:t>
      </w:r>
      <w:r w:rsidR="004F4849">
        <w:t xml:space="preserve"> Dessa tjänster är ver</w:t>
      </w:r>
      <w:r w:rsidR="00835F18">
        <w:t>k</w:t>
      </w:r>
      <w:r w:rsidR="004F4849">
        <w:t>samhetsadresserade.</w:t>
      </w:r>
    </w:p>
    <w:p w14:paraId="1A8421DC" w14:textId="77777777" w:rsidR="00F546AF" w:rsidRDefault="00F546AF" w:rsidP="006C3087"/>
    <w:p w14:paraId="4A37E698" w14:textId="458CE2B3" w:rsidR="00F546AF" w:rsidRDefault="00F546AF" w:rsidP="006C3087">
      <w:r w:rsidRPr="007A773E">
        <w:t>GetRequestStatus</w:t>
      </w:r>
      <w:r>
        <w:t xml:space="preserve"> tillämpar systemadressering</w:t>
      </w:r>
      <w:r w:rsidR="007F7CFA">
        <w:t xml:space="preserve"> då</w:t>
      </w:r>
      <w:r>
        <w:t xml:space="preserve"> tjänstekonsumenter främst anropar aggregerande tjänster. Tjänstekonsument adresserar därför den aggregerande tjänsten med antingen nationellt HSA-id (Ineras HSA-id) eller HSA-id för aktuell huvudman om det är en regional/huvudmanna-specifik (t.ex. ”regional”) aggregerande tjänst som ska adresseras.</w:t>
      </w:r>
    </w:p>
    <w:p w14:paraId="5DD79345" w14:textId="77777777" w:rsidR="00F546AF" w:rsidRDefault="00F546AF" w:rsidP="006C3087"/>
    <w:p w14:paraId="7F37226F" w14:textId="3239B893" w:rsidR="00F546AF" w:rsidRDefault="00F546AF" w:rsidP="006C3087">
      <w:r>
        <w:t xml:space="preserve">Det finns också fall då en tjänstekonsument adresserar ett källsystem. Det förutsätter att tjänstekonsumenten känner till källsystemets HSA. Det kan ske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t>notifierats</w:t>
      </w:r>
      <w:proofErr w:type="gramEnd"/>
      <w:r>
        <w:t xml:space="preserve"> för patienten.</w:t>
      </w:r>
    </w:p>
    <w:p w14:paraId="615A9634" w14:textId="77777777" w:rsidR="006D62FD" w:rsidRDefault="006D62FD" w:rsidP="006C3087">
      <w:pPr>
        <w:rPr>
          <w:i/>
        </w:rPr>
      </w:pPr>
    </w:p>
    <w:p w14:paraId="3703A0BD" w14:textId="77777777" w:rsidR="006D62FD" w:rsidRDefault="006D62FD" w:rsidP="006D62FD">
      <w:pPr>
        <w:pStyle w:val="Rubrik3b"/>
        <w:ind w:firstLine="0"/>
      </w:pPr>
      <w:bookmarkStart w:id="51" w:name="_Toc232696285"/>
      <w:bookmarkStart w:id="52" w:name="_Toc231822547"/>
      <w:bookmarkStart w:id="53" w:name="_Toc231822250"/>
      <w:bookmarkStart w:id="54" w:name="_Toc227077992"/>
      <w:bookmarkStart w:id="55" w:name="_Toc403589781"/>
      <w:r>
        <w:t>Sammanfattning av adresseringsmodell</w:t>
      </w:r>
      <w:bookmarkEnd w:id="51"/>
      <w:bookmarkEnd w:id="52"/>
      <w:bookmarkEnd w:id="53"/>
      <w:bookmarkEnd w:id="54"/>
      <w:bookmarkEnd w:id="55"/>
    </w:p>
    <w:p w14:paraId="213A459C" w14:textId="77777777" w:rsidR="006D62FD" w:rsidRDefault="006D62FD" w:rsidP="006D62FD">
      <w:pPr>
        <w:pStyle w:val="Brdtext"/>
        <w:keepNext/>
        <w:keepLines/>
        <w:tabs>
          <w:tab w:val="left" w:pos="567"/>
        </w:tabs>
        <w:ind w:right="838"/>
      </w:pPr>
    </w:p>
    <w:tbl>
      <w:tblPr>
        <w:tblStyle w:val="Tabellrutnt"/>
        <w:tblW w:w="0" w:type="auto"/>
        <w:tblInd w:w="867" w:type="dxa"/>
        <w:tblLook w:val="04A0" w:firstRow="1" w:lastRow="0" w:firstColumn="1" w:lastColumn="0" w:noHBand="0" w:noVBand="1"/>
      </w:tblPr>
      <w:tblGrid>
        <w:gridCol w:w="3210"/>
        <w:gridCol w:w="3544"/>
      </w:tblGrid>
      <w:tr w:rsidR="006D62FD" w14:paraId="6627E772"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538D2812" w14:textId="0E37D684" w:rsidR="006D62FD" w:rsidRDefault="006D62FD" w:rsidP="006D62FD">
            <w:pPr>
              <w:pStyle w:val="Brdtext"/>
              <w:keepNext/>
              <w:keepLines/>
              <w:tabs>
                <w:tab w:val="left" w:pos="567"/>
              </w:tabs>
              <w:ind w:right="838"/>
              <w:rPr>
                <w:b/>
                <w:i/>
                <w:lang w:eastAsia="en-US"/>
              </w:rPr>
            </w:pPr>
            <w:r>
              <w:rPr>
                <w:b/>
                <w:i/>
              </w:rPr>
              <w:t>Åtkomstbehov</w:t>
            </w:r>
          </w:p>
        </w:tc>
        <w:tc>
          <w:tcPr>
            <w:tcW w:w="3544" w:type="dxa"/>
            <w:tcBorders>
              <w:top w:val="single" w:sz="4" w:space="0" w:color="auto"/>
              <w:left w:val="single" w:sz="4" w:space="0" w:color="auto"/>
              <w:bottom w:val="single" w:sz="4" w:space="0" w:color="auto"/>
              <w:right w:val="single" w:sz="4" w:space="0" w:color="auto"/>
            </w:tcBorders>
            <w:hideMark/>
          </w:tcPr>
          <w:p w14:paraId="69470F6E" w14:textId="77777777" w:rsidR="006D62FD" w:rsidRDefault="006D62FD">
            <w:pPr>
              <w:pStyle w:val="Brdtext"/>
              <w:keepNext/>
              <w:keepLines/>
              <w:tabs>
                <w:tab w:val="left" w:pos="567"/>
              </w:tabs>
              <w:ind w:right="838"/>
              <w:rPr>
                <w:b/>
                <w:i/>
                <w:lang w:eastAsia="en-US"/>
              </w:rPr>
            </w:pPr>
            <w:r>
              <w:rPr>
                <w:b/>
                <w:i/>
              </w:rPr>
              <w:t>Logisk adress</w:t>
            </w:r>
          </w:p>
        </w:tc>
      </w:tr>
      <w:tr w:rsidR="006D62FD" w14:paraId="4BB77289"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23E6DD41" w14:textId="50E73F64" w:rsidR="006D62FD" w:rsidRDefault="003C1C8F" w:rsidP="003C1C8F">
            <w:pPr>
              <w:pStyle w:val="Brdtext"/>
              <w:keepNext/>
              <w:keepLines/>
              <w:tabs>
                <w:tab w:val="left" w:pos="567"/>
              </w:tabs>
              <w:ind w:right="838"/>
              <w:rPr>
                <w:lang w:eastAsia="en-US"/>
              </w:rPr>
            </w:pPr>
            <w:r w:rsidRPr="007A773E">
              <w:t>GetRequestStatus</w:t>
            </w:r>
            <w:r>
              <w:t xml:space="preserve"> f</w:t>
            </w:r>
            <w:r w:rsidR="006D62FD">
              <w:t>ör alla huvudmän</w:t>
            </w:r>
          </w:p>
        </w:tc>
        <w:tc>
          <w:tcPr>
            <w:tcW w:w="3544" w:type="dxa"/>
            <w:tcBorders>
              <w:top w:val="single" w:sz="4" w:space="0" w:color="auto"/>
              <w:left w:val="single" w:sz="4" w:space="0" w:color="auto"/>
              <w:bottom w:val="single" w:sz="4" w:space="0" w:color="auto"/>
              <w:right w:val="single" w:sz="4" w:space="0" w:color="auto"/>
            </w:tcBorders>
            <w:hideMark/>
          </w:tcPr>
          <w:p w14:paraId="6AC2BC1C" w14:textId="77777777" w:rsidR="006D62FD" w:rsidRDefault="006D62FD">
            <w:pPr>
              <w:pStyle w:val="Brdtext"/>
              <w:keepNext/>
              <w:keepLines/>
              <w:tabs>
                <w:tab w:val="left" w:pos="567"/>
              </w:tabs>
              <w:ind w:right="838"/>
              <w:rPr>
                <w:lang w:eastAsia="en-US"/>
              </w:rPr>
            </w:pPr>
            <w:r>
              <w:t>Ineras HSA-id</w:t>
            </w:r>
          </w:p>
        </w:tc>
      </w:tr>
      <w:tr w:rsidR="006D62FD" w14:paraId="4B843370"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57B1CEFB" w14:textId="0EEDD3D5" w:rsidR="006D62FD" w:rsidRDefault="003C1C8F" w:rsidP="003C1C8F">
            <w:pPr>
              <w:pStyle w:val="Brdtext"/>
              <w:keepNext/>
              <w:keepLines/>
              <w:tabs>
                <w:tab w:val="left" w:pos="567"/>
              </w:tabs>
              <w:ind w:right="838"/>
              <w:rPr>
                <w:lang w:eastAsia="en-US"/>
              </w:rPr>
            </w:pPr>
            <w:r w:rsidRPr="007A773E">
              <w:t>GetRequestStatus</w:t>
            </w:r>
            <w:r>
              <w:t xml:space="preserve"> f</w:t>
            </w:r>
            <w:r w:rsidR="006D62FD">
              <w:t>ör en huvudman/region</w:t>
            </w:r>
          </w:p>
        </w:tc>
        <w:tc>
          <w:tcPr>
            <w:tcW w:w="3544" w:type="dxa"/>
            <w:tcBorders>
              <w:top w:val="single" w:sz="4" w:space="0" w:color="auto"/>
              <w:left w:val="single" w:sz="4" w:space="0" w:color="auto"/>
              <w:bottom w:val="single" w:sz="4" w:space="0" w:color="auto"/>
              <w:right w:val="single" w:sz="4" w:space="0" w:color="auto"/>
            </w:tcBorders>
            <w:hideMark/>
          </w:tcPr>
          <w:p w14:paraId="5B5E4B86" w14:textId="77777777" w:rsidR="006D62FD" w:rsidRDefault="006D62FD">
            <w:pPr>
              <w:pStyle w:val="Brdtext"/>
              <w:keepNext/>
              <w:keepLines/>
              <w:tabs>
                <w:tab w:val="left" w:pos="567"/>
              </w:tabs>
              <w:ind w:right="838"/>
              <w:rPr>
                <w:lang w:eastAsia="en-US"/>
              </w:rPr>
            </w:pPr>
            <w:r>
              <w:t>Huvudmannens/regionens HSA-id</w:t>
            </w:r>
          </w:p>
        </w:tc>
      </w:tr>
      <w:tr w:rsidR="006D62FD" w14:paraId="587DC737" w14:textId="77777777" w:rsidTr="006D62FD">
        <w:tc>
          <w:tcPr>
            <w:tcW w:w="3210" w:type="dxa"/>
            <w:tcBorders>
              <w:top w:val="single" w:sz="4" w:space="0" w:color="auto"/>
              <w:left w:val="single" w:sz="4" w:space="0" w:color="auto"/>
              <w:bottom w:val="single" w:sz="4" w:space="0" w:color="auto"/>
              <w:right w:val="single" w:sz="4" w:space="0" w:color="auto"/>
            </w:tcBorders>
            <w:hideMark/>
          </w:tcPr>
          <w:p w14:paraId="29B62EC6" w14:textId="0D1CE9B9" w:rsidR="006D62FD" w:rsidRDefault="003C1C8F" w:rsidP="003C1C8F">
            <w:pPr>
              <w:pStyle w:val="Brdtext"/>
              <w:keepNext/>
              <w:keepLines/>
              <w:tabs>
                <w:tab w:val="left" w:pos="567"/>
              </w:tabs>
              <w:ind w:right="838"/>
              <w:rPr>
                <w:lang w:eastAsia="en-US"/>
              </w:rPr>
            </w:pPr>
            <w:r w:rsidRPr="007A773E">
              <w:t>GetRequestStatus</w:t>
            </w:r>
            <w:r>
              <w:t xml:space="preserve"> f</w:t>
            </w:r>
            <w:r w:rsidR="006D62FD">
              <w:t>ör ett källsystem</w:t>
            </w:r>
          </w:p>
        </w:tc>
        <w:tc>
          <w:tcPr>
            <w:tcW w:w="3544" w:type="dxa"/>
            <w:tcBorders>
              <w:top w:val="single" w:sz="4" w:space="0" w:color="auto"/>
              <w:left w:val="single" w:sz="4" w:space="0" w:color="auto"/>
              <w:bottom w:val="single" w:sz="4" w:space="0" w:color="auto"/>
              <w:right w:val="single" w:sz="4" w:space="0" w:color="auto"/>
            </w:tcBorders>
            <w:hideMark/>
          </w:tcPr>
          <w:p w14:paraId="4D2D28A9" w14:textId="77777777" w:rsidR="006D62FD" w:rsidRDefault="006D62FD">
            <w:pPr>
              <w:pStyle w:val="Brdtext"/>
              <w:keepNext/>
              <w:keepLines/>
              <w:tabs>
                <w:tab w:val="left" w:pos="567"/>
              </w:tabs>
              <w:ind w:right="838"/>
              <w:rPr>
                <w:lang w:eastAsia="en-US"/>
              </w:rPr>
            </w:pPr>
            <w:r>
              <w:t>Källsystemets HSA-id</w:t>
            </w:r>
          </w:p>
        </w:tc>
      </w:tr>
      <w:tr w:rsidR="004F4849" w14:paraId="6A061C8A" w14:textId="77777777" w:rsidTr="006D62FD">
        <w:tc>
          <w:tcPr>
            <w:tcW w:w="3210" w:type="dxa"/>
            <w:tcBorders>
              <w:top w:val="single" w:sz="4" w:space="0" w:color="auto"/>
              <w:left w:val="single" w:sz="4" w:space="0" w:color="auto"/>
              <w:bottom w:val="single" w:sz="4" w:space="0" w:color="auto"/>
              <w:right w:val="single" w:sz="4" w:space="0" w:color="auto"/>
            </w:tcBorders>
          </w:tcPr>
          <w:p w14:paraId="59CA542D" w14:textId="0781D9D0" w:rsidR="004F4849" w:rsidRPr="004F4849" w:rsidRDefault="004F4849" w:rsidP="003C1C8F">
            <w:pPr>
              <w:pStyle w:val="Brdtext"/>
              <w:keepNext/>
              <w:keepLines/>
              <w:tabs>
                <w:tab w:val="left" w:pos="567"/>
              </w:tabs>
              <w:ind w:right="838"/>
              <w:rPr>
                <w:i/>
              </w:rPr>
            </w:pPr>
            <w:r w:rsidRPr="004F4849">
              <w:rPr>
                <w:i/>
              </w:rPr>
              <w:t>Övriga tjänster i domänen</w:t>
            </w:r>
          </w:p>
        </w:tc>
        <w:tc>
          <w:tcPr>
            <w:tcW w:w="3544" w:type="dxa"/>
            <w:tcBorders>
              <w:top w:val="single" w:sz="4" w:space="0" w:color="auto"/>
              <w:left w:val="single" w:sz="4" w:space="0" w:color="auto"/>
              <w:bottom w:val="single" w:sz="4" w:space="0" w:color="auto"/>
              <w:right w:val="single" w:sz="4" w:space="0" w:color="auto"/>
            </w:tcBorders>
          </w:tcPr>
          <w:p w14:paraId="420C397C" w14:textId="1B8DC7D2" w:rsidR="004F4849" w:rsidRDefault="004F4849">
            <w:pPr>
              <w:pStyle w:val="Brdtext"/>
              <w:keepNext/>
              <w:keepLines/>
              <w:tabs>
                <w:tab w:val="left" w:pos="567"/>
              </w:tabs>
              <w:ind w:right="838"/>
            </w:pPr>
            <w:r>
              <w:t>Den eftersökta verksamhetens hsa-id</w:t>
            </w:r>
          </w:p>
        </w:tc>
      </w:tr>
    </w:tbl>
    <w:p w14:paraId="6B414006" w14:textId="77777777" w:rsidR="006D62FD" w:rsidRDefault="006D62FD" w:rsidP="006C3087">
      <w:pPr>
        <w:rPr>
          <w:highlight w:val="yellow"/>
        </w:rPr>
      </w:pPr>
    </w:p>
    <w:p w14:paraId="27108A01" w14:textId="77777777" w:rsidR="006D62FD" w:rsidRDefault="006D62FD" w:rsidP="006C3087">
      <w:pPr>
        <w:rPr>
          <w:highlight w:val="yellow"/>
        </w:rPr>
      </w:pPr>
    </w:p>
    <w:p w14:paraId="110CF92C" w14:textId="77777777" w:rsidR="0039481C" w:rsidRPr="00AC1BD1" w:rsidRDefault="0039481C" w:rsidP="0039481C">
      <w:pPr>
        <w:pStyle w:val="Rubrik2"/>
      </w:pPr>
      <w:bookmarkStart w:id="56" w:name="_Toc357754850"/>
      <w:bookmarkStart w:id="57" w:name="_Toc243452555"/>
      <w:bookmarkStart w:id="58" w:name="_Toc403589782"/>
      <w:r w:rsidRPr="00AC1BD1">
        <w:t>Aggregering och engagemangsindex</w:t>
      </w:r>
      <w:bookmarkEnd w:id="56"/>
      <w:bookmarkEnd w:id="57"/>
      <w:bookmarkEnd w:id="58"/>
    </w:p>
    <w:p w14:paraId="39BFB466" w14:textId="49D0B861" w:rsidR="0039481C" w:rsidRPr="007A773E" w:rsidRDefault="006C3087" w:rsidP="006C3087">
      <w:r w:rsidRPr="007A773E">
        <w:t>Aggregering och engagemangsindex använ</w:t>
      </w:r>
      <w:r w:rsidR="007A773E" w:rsidRPr="007A773E">
        <w:t>ds för tjänsten GetRequestStatus.</w:t>
      </w:r>
    </w:p>
    <w:p w14:paraId="4172660D" w14:textId="77777777" w:rsidR="004F4849" w:rsidRDefault="007A773E" w:rsidP="004F4849">
      <w:pPr>
        <w:pStyle w:val="Brdtext"/>
        <w:tabs>
          <w:tab w:val="left" w:pos="567"/>
        </w:tabs>
        <w:ind w:right="838"/>
      </w:pPr>
      <w:r w:rsidRPr="007A773E">
        <w:t>Tjänsten GetRequestStatus förutsätter</w:t>
      </w:r>
      <w:r>
        <w:t xml:space="preserve"> en aggregeringsplattform motsvarande den som beskrivs i T-boken. Tjänsten </w:t>
      </w:r>
      <w:r w:rsidRPr="007A773E">
        <w:t xml:space="preserve">GetRequestStatus </w:t>
      </w:r>
      <w:r>
        <w:t xml:space="preserve">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060B2B09" w14:textId="1615E0A9" w:rsidR="007A773E" w:rsidRDefault="007A773E" w:rsidP="004F4849">
      <w:pPr>
        <w:pStyle w:val="Brdtext"/>
        <w:tabs>
          <w:tab w:val="left" w:pos="567"/>
        </w:tabs>
        <w:ind w:right="838"/>
      </w:pPr>
      <w:r>
        <w:lastRenderedPageBreak/>
        <w:t xml:space="preserve">Vid nationell användning av </w:t>
      </w:r>
      <w:r w:rsidRPr="007A773E">
        <w:t xml:space="preserve">GetRequestStatus </w:t>
      </w:r>
      <w:r>
        <w:t xml:space="preserve">(d.v.s. tjänstekonsumenter som begär information från alla tjänsteproducenter i Sverige) sker aggregering av informationen genom aggregerande tjänster i den gemensamma tjänsteplattformen. Regioner och Landsting tillhandahåller då källsystemens information genom anslutningspunkter i enlighet med tjänstekontrakten. </w:t>
      </w:r>
    </w:p>
    <w:p w14:paraId="506BD7B0" w14:textId="7F4AA391" w:rsidR="007A773E" w:rsidRDefault="007A773E" w:rsidP="004F4849">
      <w:bookmarkStart w:id="59" w:name="_Toc224960921"/>
      <w:bookmarkStart w:id="60" w:name="_Toc357754852"/>
      <w:bookmarkStart w:id="61" w:name="_Toc243452557"/>
      <w:r>
        <w:t>Vårdsystemen uppdatera</w:t>
      </w:r>
      <w:r w:rsidR="004F4849">
        <w:t xml:space="preserve">r nationellt </w:t>
      </w:r>
      <w:proofErr w:type="gramStart"/>
      <w:r w:rsidR="004F4849">
        <w:t>engagemangsindex ,</w:t>
      </w:r>
      <w:proofErr w:type="gramEnd"/>
      <w:r>
        <w:t>direkt eller indirekt</w:t>
      </w:r>
      <w:r w:rsidR="004F4849">
        <w:t>,</w:t>
      </w:r>
      <w:r>
        <w:t xml:space="preserve"> via regionalt index. Källsystemets HSA-id anges i engagemangsposten jämte övrig info enligt beskrivning i särskilt avsnitt under regelverk</w:t>
      </w:r>
      <w:r w:rsidR="005D304C">
        <w:t>.</w:t>
      </w:r>
    </w:p>
    <w:p w14:paraId="79475A4D" w14:textId="7EE1CB46" w:rsidR="007A773E" w:rsidRDefault="00F546AF" w:rsidP="004F4849">
      <w:r>
        <w:t>T</w:t>
      </w:r>
      <w:r w:rsidR="007A773E">
        <w:t>jänsteproducenten validerar att aktuell tjänstekonsument (HSA-id i http-header) är godkänd av verksamheten (informationsägande vårdenhet)</w:t>
      </w:r>
      <w:r w:rsidR="003E1941">
        <w:t>.</w:t>
      </w:r>
    </w:p>
    <w:p w14:paraId="5B8BBD42" w14:textId="77777777" w:rsidR="0039481C" w:rsidRDefault="0039481C" w:rsidP="0039481C">
      <w:pPr>
        <w:pStyle w:val="Rubrik1"/>
      </w:pPr>
      <w:bookmarkStart w:id="62" w:name="_Toc403589783"/>
      <w:r>
        <w:t>Tjänstedomänens krav och regler</w:t>
      </w:r>
      <w:bookmarkEnd w:id="59"/>
      <w:bookmarkEnd w:id="60"/>
      <w:bookmarkEnd w:id="61"/>
      <w:bookmarkEnd w:id="62"/>
    </w:p>
    <w:p w14:paraId="6D892909" w14:textId="77777777" w:rsidR="0039481C" w:rsidRDefault="0039481C" w:rsidP="0039481C">
      <w:r>
        <w:t>Dessa gäller alla tjänstekontrakt i hela tjänstedomänen om inte undantag görs för specifika tjänstekontrakt senare i dokumentet.</w:t>
      </w:r>
    </w:p>
    <w:p w14:paraId="41F835DB" w14:textId="77777777" w:rsidR="0039481C" w:rsidRDefault="0039481C" w:rsidP="0039481C"/>
    <w:p w14:paraId="6A36E880" w14:textId="77777777" w:rsidR="0039481C" w:rsidRDefault="0039481C" w:rsidP="0039481C">
      <w:pPr>
        <w:pStyle w:val="Rubrik2"/>
      </w:pPr>
      <w:bookmarkStart w:id="63" w:name="_Toc357754853"/>
      <w:bookmarkStart w:id="64" w:name="_Toc243452558"/>
      <w:bookmarkStart w:id="65" w:name="_Toc403589784"/>
      <w:r>
        <w:t>Informationssäkerhet och juridik</w:t>
      </w:r>
      <w:bookmarkEnd w:id="63"/>
      <w:bookmarkEnd w:id="64"/>
      <w:bookmarkEnd w:id="65"/>
    </w:p>
    <w:p w14:paraId="57825D73" w14:textId="7C887D5C" w:rsidR="0039481C" w:rsidRPr="005B7AF8" w:rsidRDefault="0039481C" w:rsidP="0039481C">
      <w:r w:rsidRPr="005B7AF8">
        <w:t xml:space="preserve">Se </w:t>
      </w:r>
      <w:r w:rsidR="00A76D75" w:rsidRPr="005B7AF8">
        <w:t xml:space="preserve">Informationsspecifikation </w:t>
      </w:r>
      <w:r w:rsidR="00403A77" w:rsidRPr="005B7AF8">
        <w:t>för denna domän (R3).</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66" w:name="_Toc243452559"/>
      <w:bookmarkStart w:id="67" w:name="_Toc403589785"/>
      <w:r>
        <w:t>Icke funktionella krav</w:t>
      </w:r>
      <w:bookmarkEnd w:id="66"/>
      <w:bookmarkEnd w:id="67"/>
    </w:p>
    <w:p w14:paraId="4409F62D" w14:textId="77777777" w:rsidR="0039481C" w:rsidRDefault="0039481C" w:rsidP="0039481C">
      <w:pPr>
        <w:rPr>
          <w:color w:val="4F81BD" w:themeColor="accent1"/>
        </w:rPr>
      </w:pPr>
    </w:p>
    <w:p w14:paraId="0988C9C3" w14:textId="7E2DDBAB" w:rsidR="0039481C" w:rsidRPr="006C3087" w:rsidRDefault="0039481C" w:rsidP="0039481C">
      <w:pPr>
        <w:pStyle w:val="Rubrik3"/>
      </w:pPr>
      <w:bookmarkStart w:id="68" w:name="_Toc243452560"/>
      <w:bookmarkStart w:id="69" w:name="_Toc403589786"/>
      <w:r>
        <w:t>SLA krav</w:t>
      </w:r>
      <w:bookmarkEnd w:id="68"/>
      <w:bookmarkEnd w:id="69"/>
    </w:p>
    <w:p w14:paraId="5FB0FE5A" w14:textId="77777777" w:rsidR="0039481C" w:rsidRDefault="0039481C" w:rsidP="0039481C">
      <w:r>
        <w:t>Följande generella SLA-krav gäller för alla tjänsteproducenter som tillhandahåller tjänster. Dessa krav gäller där inget annat anges för ett specifikt tjänstekontrakt.</w:t>
      </w:r>
    </w:p>
    <w:p w14:paraId="521A2713" w14:textId="77777777" w:rsidR="00C217F0" w:rsidRDefault="00C217F0" w:rsidP="0039481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3853"/>
        <w:gridCol w:w="2205"/>
      </w:tblGrid>
      <w:tr w:rsidR="00F2604D" w:rsidRPr="00D957CA" w14:paraId="7358CF89" w14:textId="77777777" w:rsidTr="00D2697C">
        <w:tc>
          <w:tcPr>
            <w:tcW w:w="3156" w:type="dxa"/>
          </w:tcPr>
          <w:p w14:paraId="2E06DE1A" w14:textId="77777777" w:rsidR="00F2604D" w:rsidRPr="00D957CA" w:rsidRDefault="00F2604D" w:rsidP="00D2697C">
            <w:pPr>
              <w:rPr>
                <w:b/>
              </w:rPr>
            </w:pPr>
            <w:r>
              <w:rPr>
                <w:b/>
              </w:rPr>
              <w:t>Kategori</w:t>
            </w:r>
          </w:p>
        </w:tc>
        <w:tc>
          <w:tcPr>
            <w:tcW w:w="3853" w:type="dxa"/>
          </w:tcPr>
          <w:p w14:paraId="58834E6E" w14:textId="77777777" w:rsidR="00F2604D" w:rsidRPr="00D957CA" w:rsidRDefault="00F2604D" w:rsidP="00D2697C">
            <w:pPr>
              <w:rPr>
                <w:b/>
              </w:rPr>
            </w:pPr>
            <w:r>
              <w:rPr>
                <w:b/>
              </w:rPr>
              <w:t>Värde</w:t>
            </w:r>
          </w:p>
        </w:tc>
        <w:tc>
          <w:tcPr>
            <w:tcW w:w="2205" w:type="dxa"/>
          </w:tcPr>
          <w:p w14:paraId="4064BAA3" w14:textId="77777777" w:rsidR="00F2604D" w:rsidRPr="00D957CA" w:rsidRDefault="00F2604D" w:rsidP="00D2697C">
            <w:pPr>
              <w:rPr>
                <w:b/>
              </w:rPr>
            </w:pPr>
            <w:r>
              <w:rPr>
                <w:b/>
              </w:rPr>
              <w:t>Kommentar</w:t>
            </w:r>
          </w:p>
        </w:tc>
      </w:tr>
      <w:tr w:rsidR="00F2604D" w14:paraId="286DB729" w14:textId="77777777" w:rsidTr="00D2697C">
        <w:tc>
          <w:tcPr>
            <w:tcW w:w="3156" w:type="dxa"/>
          </w:tcPr>
          <w:p w14:paraId="311EB02F" w14:textId="77777777" w:rsidR="00F2604D" w:rsidRPr="000B4BFF" w:rsidRDefault="00F2604D" w:rsidP="00D2697C">
            <w:r>
              <w:t>Svarstid</w:t>
            </w:r>
          </w:p>
        </w:tc>
        <w:tc>
          <w:tcPr>
            <w:tcW w:w="3853" w:type="dxa"/>
          </w:tcPr>
          <w:p w14:paraId="0159C6D5" w14:textId="77777777" w:rsidR="00F2604D" w:rsidRPr="000B4BFF" w:rsidRDefault="00F2604D" w:rsidP="00D2697C">
            <w:r>
              <w:t>2 sekunder</w:t>
            </w:r>
          </w:p>
        </w:tc>
        <w:tc>
          <w:tcPr>
            <w:tcW w:w="2205" w:type="dxa"/>
          </w:tcPr>
          <w:p w14:paraId="6C2D7EFE" w14:textId="77777777" w:rsidR="00F2604D" w:rsidRPr="000B4BFF" w:rsidRDefault="00F2604D" w:rsidP="00D2697C"/>
        </w:tc>
      </w:tr>
      <w:tr w:rsidR="00F2604D" w14:paraId="7C20657C" w14:textId="77777777" w:rsidTr="00D2697C">
        <w:tc>
          <w:tcPr>
            <w:tcW w:w="3156" w:type="dxa"/>
          </w:tcPr>
          <w:p w14:paraId="141859AB" w14:textId="77777777" w:rsidR="00F2604D" w:rsidRPr="000B4BFF" w:rsidRDefault="00F2604D" w:rsidP="00D2697C">
            <w:r>
              <w:t>Tillgänglighet</w:t>
            </w:r>
          </w:p>
        </w:tc>
        <w:tc>
          <w:tcPr>
            <w:tcW w:w="3853" w:type="dxa"/>
          </w:tcPr>
          <w:p w14:paraId="0534AA53" w14:textId="1D59045D" w:rsidR="00F2604D" w:rsidRPr="000B4BFF" w:rsidRDefault="00C217F0" w:rsidP="00D2697C">
            <w:r>
              <w:t>24x</w:t>
            </w:r>
            <w:r w:rsidR="00F2604D">
              <w:t>7, 99,5%</w:t>
            </w:r>
          </w:p>
        </w:tc>
        <w:tc>
          <w:tcPr>
            <w:tcW w:w="2205" w:type="dxa"/>
          </w:tcPr>
          <w:p w14:paraId="5076E447" w14:textId="04045AA3" w:rsidR="00F2604D" w:rsidRPr="000B4BFF" w:rsidRDefault="00F2604D" w:rsidP="00D2697C"/>
        </w:tc>
      </w:tr>
      <w:tr w:rsidR="00F2604D" w14:paraId="779493A1" w14:textId="77777777" w:rsidTr="00D2697C">
        <w:tc>
          <w:tcPr>
            <w:tcW w:w="3156" w:type="dxa"/>
          </w:tcPr>
          <w:p w14:paraId="01E24342" w14:textId="77777777" w:rsidR="00F2604D" w:rsidRDefault="00F2604D" w:rsidP="00D2697C">
            <w:r>
              <w:t>Last</w:t>
            </w:r>
          </w:p>
        </w:tc>
        <w:tc>
          <w:tcPr>
            <w:tcW w:w="3853" w:type="dxa"/>
          </w:tcPr>
          <w:p w14:paraId="603ADC2B" w14:textId="0BB042EE" w:rsidR="00F2604D" w:rsidRPr="000B4BFF" w:rsidRDefault="00F2604D" w:rsidP="00F2604D">
            <w:r>
              <w:t>Anpassat efter respektive verksamhets remissflöde</w:t>
            </w:r>
          </w:p>
        </w:tc>
        <w:tc>
          <w:tcPr>
            <w:tcW w:w="2205" w:type="dxa"/>
          </w:tcPr>
          <w:p w14:paraId="4D1D495F" w14:textId="77777777" w:rsidR="00F2604D" w:rsidRPr="000B4BFF" w:rsidRDefault="00F2604D" w:rsidP="00D2697C"/>
        </w:tc>
      </w:tr>
      <w:tr w:rsidR="00F2604D" w14:paraId="56F81C0F" w14:textId="77777777" w:rsidTr="00D2697C">
        <w:tc>
          <w:tcPr>
            <w:tcW w:w="3156" w:type="dxa"/>
          </w:tcPr>
          <w:p w14:paraId="19F08AB1" w14:textId="77777777" w:rsidR="00F2604D" w:rsidRDefault="00F2604D" w:rsidP="00D2697C">
            <w:r>
              <w:t>Aktualitet</w:t>
            </w:r>
          </w:p>
        </w:tc>
        <w:tc>
          <w:tcPr>
            <w:tcW w:w="3853" w:type="dxa"/>
          </w:tcPr>
          <w:p w14:paraId="3C055DE0" w14:textId="011280C5" w:rsidR="00F2604D" w:rsidRPr="000B4BFF" w:rsidRDefault="00F2604D" w:rsidP="006C3087">
            <w:r>
              <w:t xml:space="preserve">För </w:t>
            </w:r>
            <w:r w:rsidR="006C3087">
              <w:t>lästjänster är det godtagbart med mellanlagrad information med maximalt 60 minuters lagringstid.</w:t>
            </w:r>
          </w:p>
        </w:tc>
        <w:tc>
          <w:tcPr>
            <w:tcW w:w="2205" w:type="dxa"/>
          </w:tcPr>
          <w:p w14:paraId="34EF2F58" w14:textId="3615DF34" w:rsidR="00F2604D" w:rsidRPr="000B4BFF" w:rsidRDefault="00F2604D" w:rsidP="00D2697C"/>
        </w:tc>
      </w:tr>
    </w:tbl>
    <w:p w14:paraId="3F32C021" w14:textId="77777777" w:rsidR="0039481C" w:rsidRDefault="0039481C" w:rsidP="0039481C">
      <w:pPr>
        <w:pStyle w:val="Brdtext"/>
      </w:pPr>
    </w:p>
    <w:p w14:paraId="190198DE" w14:textId="77777777" w:rsidR="0039481C" w:rsidRDefault="0039481C" w:rsidP="0039481C">
      <w:pPr>
        <w:pStyle w:val="Rubrik3"/>
      </w:pPr>
      <w:bookmarkStart w:id="70" w:name="_Toc243452561"/>
      <w:bookmarkStart w:id="71" w:name="_Toc403589787"/>
      <w:r>
        <w:t>Övriga krav</w:t>
      </w:r>
      <w:bookmarkEnd w:id="70"/>
      <w:bookmarkEnd w:id="71"/>
    </w:p>
    <w:p w14:paraId="6D523F2F" w14:textId="77777777" w:rsidR="0039481C" w:rsidRPr="007C5E55" w:rsidRDefault="0039481C" w:rsidP="0039481C"/>
    <w:p w14:paraId="074ED34E" w14:textId="77777777" w:rsidR="0039481C" w:rsidRDefault="0039481C" w:rsidP="0039481C">
      <w:pPr>
        <w:pStyle w:val="Rubrik2"/>
      </w:pPr>
      <w:bookmarkStart w:id="72" w:name="_Toc357754854"/>
      <w:bookmarkStart w:id="73" w:name="_Toc243452562"/>
      <w:bookmarkStart w:id="74" w:name="_Toc403589788"/>
      <w:bookmarkStart w:id="75" w:name="_Toc224960922"/>
      <w:bookmarkStart w:id="76" w:name="_Toc357754855"/>
      <w:bookmarkEnd w:id="18"/>
      <w:bookmarkEnd w:id="19"/>
      <w:bookmarkEnd w:id="20"/>
      <w:r>
        <w:t>Felhantering</w:t>
      </w:r>
      <w:bookmarkEnd w:id="72"/>
      <w:bookmarkEnd w:id="73"/>
      <w:bookmarkEnd w:id="74"/>
    </w:p>
    <w:p w14:paraId="78807B00" w14:textId="77777777" w:rsidR="00AE3F71" w:rsidRDefault="00AE3F71" w:rsidP="00AE3F71">
      <w:bookmarkStart w:id="77" w:name="_Toc243452563"/>
      <w:r w:rsidRPr="002B605E">
        <w:t xml:space="preserve">Ett </w:t>
      </w:r>
      <w:proofErr w:type="gramStart"/>
      <w:r w:rsidRPr="002B605E">
        <w:t>logisk</w:t>
      </w:r>
      <w:proofErr w:type="gramEnd"/>
      <w:r w:rsidRPr="002B605E">
        <w:t xml:space="preserve"> fel returneras i ett response (result) och anger om anrope</w:t>
      </w:r>
      <w:r>
        <w:t>t lyckades eller ej.</w:t>
      </w:r>
    </w:p>
    <w:p w14:paraId="73FB9C64" w14:textId="77777777" w:rsidR="00AE3F71" w:rsidRPr="002B605E" w:rsidRDefault="00AE3F71" w:rsidP="00AE3F71">
      <w:r w:rsidRPr="002B605E">
        <w:t xml:space="preserve">Ett </w:t>
      </w:r>
      <w:proofErr w:type="gramStart"/>
      <w:r w:rsidRPr="002B605E">
        <w:t>lyckad</w:t>
      </w:r>
      <w:proofErr w:type="gramEnd"/>
      <w:r w:rsidRPr="002B605E">
        <w:t xml:space="preserve"> anrop motsvaras av </w:t>
      </w:r>
      <w:r>
        <w:t xml:space="preserve">att result.level är satt till </w:t>
      </w:r>
      <w:r w:rsidRPr="002B605E">
        <w:t xml:space="preserve">OK eller INFO. Om INFO returneras finns mer information som anger under vilka specifika omständigheter anropet ansågs vara lyckat av mottagaren. </w:t>
      </w:r>
      <w:r>
        <w:t xml:space="preserve">INFO returneras </w:t>
      </w:r>
      <w:r>
        <w:lastRenderedPageBreak/>
        <w:t xml:space="preserve">exempelvis om tjänsteproducenten uppfattat att konsumenten startat en interaktion vid en oväntad tid i processen men ändå kan hantera den inkomna interaktionen. </w:t>
      </w:r>
    </w:p>
    <w:p w14:paraId="16ABB007" w14:textId="77777777" w:rsidR="00AE3F71" w:rsidRDefault="00AE3F71" w:rsidP="00AE3F71">
      <w:r w:rsidRPr="002B605E">
        <w:t xml:space="preserve">Ett tekniskt fel returnerar ett SoapFault. </w:t>
      </w:r>
    </w:p>
    <w:p w14:paraId="538CAE38" w14:textId="77777777" w:rsidR="00AE3F71" w:rsidRPr="002B605E" w:rsidRDefault="00AE3F71" w:rsidP="00AE3F71"/>
    <w:p w14:paraId="57048497" w14:textId="77777777" w:rsidR="00AE3F71" w:rsidRDefault="00AE3F71" w:rsidP="00AE3F71">
      <w:pPr>
        <w:pStyle w:val="Rubrik4"/>
        <w:numPr>
          <w:ilvl w:val="3"/>
          <w:numId w:val="0"/>
        </w:numPr>
        <w:ind w:left="864" w:hanging="864"/>
      </w:pPr>
      <w:r>
        <w:t xml:space="preserve">Logiska fel </w:t>
      </w:r>
    </w:p>
    <w:p w14:paraId="635F846C" w14:textId="77777777" w:rsidR="00AE3F71" w:rsidRDefault="00AE3F71" w:rsidP="00AE3F71">
      <w:r>
        <w:t>Då fel-nivå</w:t>
      </w:r>
      <w:r w:rsidRPr="002B605E">
        <w:t>(result</w:t>
      </w:r>
      <w:r>
        <w:t>.level</w:t>
      </w:r>
      <w:r w:rsidRPr="002B605E">
        <w:t xml:space="preserve">) ERROR </w:t>
      </w:r>
      <w:proofErr w:type="gramStart"/>
      <w:r w:rsidRPr="002B605E">
        <w:t>returneras  skall</w:t>
      </w:r>
      <w:proofErr w:type="gramEnd"/>
      <w:r w:rsidRPr="002B605E">
        <w:t xml:space="preserve"> t</w:t>
      </w:r>
      <w:r>
        <w:t>ypen av fel returneras i result.code.</w:t>
      </w:r>
    </w:p>
    <w:p w14:paraId="62680ED4" w14:textId="37727456" w:rsidR="00AE3F71" w:rsidRDefault="00AE3F71" w:rsidP="00AE3F71">
      <w:r w:rsidRPr="002B605E">
        <w:t xml:space="preserve">Denna kan vara av </w:t>
      </w:r>
      <w:r w:rsidR="00AF6549">
        <w:t>2</w:t>
      </w:r>
      <w:r w:rsidRPr="002B605E">
        <w:t xml:space="preserve"> huvudtyper som skall tolkas enligt följande: </w:t>
      </w:r>
    </w:p>
    <w:p w14:paraId="4D0DD4EC" w14:textId="77777777" w:rsidR="00AE3F71" w:rsidRPr="002B605E" w:rsidRDefault="00AE3F71" w:rsidP="00AE3F71"/>
    <w:p w14:paraId="26AE4FE1" w14:textId="77777777" w:rsidR="00AE3F71" w:rsidRDefault="00AE3F71" w:rsidP="00AE3F71">
      <w:r>
        <w:t>• VALIDATION_ERROR</w:t>
      </w:r>
    </w:p>
    <w:p w14:paraId="083B4508" w14:textId="77777777" w:rsidR="00AE3F71" w:rsidRPr="002B605E" w:rsidRDefault="00AE3F71" w:rsidP="00AE3F71">
      <w:r>
        <w:t xml:space="preserve">Meddelandet </w:t>
      </w:r>
      <w:r w:rsidRPr="002B605E">
        <w:t xml:space="preserve">som skickats är </w:t>
      </w:r>
      <w:proofErr w:type="gramStart"/>
      <w:r w:rsidRPr="002B605E">
        <w:t>ej</w:t>
      </w:r>
      <w:proofErr w:type="gramEnd"/>
      <w:r w:rsidRPr="002B605E">
        <w:t xml:space="preserve"> korrekt utifrån de regler som gäller för tjänstekontraktet. En förklarande </w:t>
      </w:r>
      <w:r>
        <w:t>result.message</w:t>
      </w:r>
      <w:r w:rsidRPr="002B605E">
        <w:t xml:space="preserve"> kan närmare peka på v</w:t>
      </w:r>
      <w:r>
        <w:t xml:space="preserve">ilken regel som </w:t>
      </w:r>
      <w:proofErr w:type="gramStart"/>
      <w:r>
        <w:t>ej</w:t>
      </w:r>
      <w:proofErr w:type="gramEnd"/>
      <w:r>
        <w:t xml:space="preserve"> efterföljts. Detta fel kan generas när ett meddelande tekniskt inte validerar mot det underliggande XML-schemat (i de fall då tjänsteproducenten inte schemavaliderar inkommande anrop och genererar en SOAP exception) eller då det inkommande meddelandet bryter mot en regel som inte valideras av tjänstens XML-schema.</w:t>
      </w:r>
    </w:p>
    <w:p w14:paraId="64D3F2A9" w14:textId="77777777" w:rsidR="00AE3F71" w:rsidRDefault="00AE3F71" w:rsidP="00AE3F71"/>
    <w:p w14:paraId="56AF13B5" w14:textId="28B40128" w:rsidR="00AE3F71" w:rsidRPr="002B605E" w:rsidRDefault="00AE3F71" w:rsidP="00AE3F71">
      <w:r w:rsidRPr="002B605E">
        <w:t>En omsändning av inform</w:t>
      </w:r>
      <w:r w:rsidR="00C217F0">
        <w:t xml:space="preserve">ation kommer att ge samma fel. </w:t>
      </w:r>
    </w:p>
    <w:p w14:paraId="1593E3BE" w14:textId="77777777" w:rsidR="00AE3F71" w:rsidRPr="002B605E" w:rsidRDefault="00AE3F71" w:rsidP="00AE3F71"/>
    <w:p w14:paraId="6594B375" w14:textId="77777777" w:rsidR="00AE3F71" w:rsidRPr="002B605E" w:rsidRDefault="00AE3F71" w:rsidP="00AE3F71">
      <w:r w:rsidRPr="002B605E">
        <w:t>•</w:t>
      </w:r>
      <w:r>
        <w:t xml:space="preserve"> APPLICATION_ERROR</w:t>
      </w:r>
    </w:p>
    <w:p w14:paraId="14B57BA1" w14:textId="77777777" w:rsidR="00AE3F71" w:rsidRPr="002B605E" w:rsidRDefault="00AE3F71" w:rsidP="00AE3F71"/>
    <w:p w14:paraId="11548717" w14:textId="77777777" w:rsidR="00AE3F71" w:rsidRPr="002B605E" w:rsidRDefault="00AE3F71" w:rsidP="00AE3F71">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r>
        <w:t>Denna typ av fel används då meddelandet som skickats är tekniskt korrekt i alla aspekter men den önskade tjänsten inte kan utföras på grund av att processen befinner sig i ett läge då den önskade tjänsten inte kan genomföras eller om den på grund av lokala verksamhetsregler inte kan genomföras. Exempelvis kan inte en remiss spontant kompletteras efter att den är bedömd av remissmottagande enhet, eller efter att den har vidareskickats till en annan mottagare. Denna typ av fel kan också returneras på grund av lokala verksamhetsregler eller begränsningar som inte specificerats nationellt men som hindrar den önskade tjänsten från att utföras.</w:t>
      </w:r>
    </w:p>
    <w:p w14:paraId="72CF2849" w14:textId="77777777" w:rsidR="00AE3F71" w:rsidRPr="002B605E" w:rsidRDefault="00AE3F71" w:rsidP="00AE3F71"/>
    <w:p w14:paraId="10497BCC" w14:textId="77777777" w:rsidR="00AE3F71" w:rsidRPr="002B605E" w:rsidRDefault="00AE3F71" w:rsidP="00AE3F71">
      <w:r w:rsidRPr="002B605E">
        <w:t xml:space="preserve">En omsändning av information </w:t>
      </w:r>
      <w:r>
        <w:t>kan komma</w:t>
      </w:r>
      <w:r w:rsidRPr="002B605E">
        <w:t xml:space="preserve"> att ge samma fel.</w:t>
      </w:r>
      <w:r>
        <w:t xml:space="preserve"> Från den bifogade felmeddelandetexten bör en användare kunna förstå varför felet uppkom samt vad som är lämplig åtgärd att vidta härnäst (exempelvis omsändning eller skicka till annan mottagare).</w:t>
      </w:r>
    </w:p>
    <w:p w14:paraId="6E1EFD93" w14:textId="77777777" w:rsidR="00AE3F71" w:rsidRPr="0070160D" w:rsidRDefault="00AE3F71" w:rsidP="00AE3F71"/>
    <w:p w14:paraId="35F2E0A5" w14:textId="77777777" w:rsidR="00AE3F71" w:rsidRDefault="00AE3F71" w:rsidP="00AE3F71">
      <w:pPr>
        <w:pStyle w:val="Rubrik4"/>
        <w:numPr>
          <w:ilvl w:val="3"/>
          <w:numId w:val="0"/>
        </w:numPr>
        <w:ind w:left="864" w:hanging="864"/>
      </w:pPr>
      <w:r>
        <w:t>Tekniska fel</w:t>
      </w:r>
    </w:p>
    <w:p w14:paraId="41A0F7AD" w14:textId="77777777" w:rsidR="00AE3F71" w:rsidRPr="00901567" w:rsidRDefault="00AE3F71" w:rsidP="00AE3F71">
      <w:r w:rsidRPr="00901567">
        <w:t xml:space="preserve">Vid ett tekniskt fel levereras ett generellt undantag (SOAP-Exception). </w:t>
      </w:r>
    </w:p>
    <w:p w14:paraId="574A8A9A" w14:textId="77777777" w:rsidR="00AE3F71" w:rsidRPr="00901567" w:rsidRDefault="00AE3F71" w:rsidP="00AE3F71">
      <w:r w:rsidRPr="00901567">
        <w:t xml:space="preserve">Exempel på detta kan vara deadlock i databasen eller följdeffekter av programmeringsfel. </w:t>
      </w:r>
    </w:p>
    <w:p w14:paraId="61B41F38" w14:textId="77777777" w:rsidR="00AE3F71" w:rsidRDefault="00AE3F71" w:rsidP="00AE3F71">
      <w:r w:rsidRPr="00901567">
        <w:t>Tekniska fel får inte för</w:t>
      </w:r>
      <w:r>
        <w:t>medla känsliga personuppgifter, i</w:t>
      </w:r>
      <w:r w:rsidRPr="00901567">
        <w:t>stället rekommenderas att ett log-id förmedlas, som ger möjlighet för tjänsteproducentens förvaltning att bistå tjänstekonsumentens förvaltning med felsökning.</w:t>
      </w:r>
    </w:p>
    <w:p w14:paraId="561E890D" w14:textId="77777777" w:rsidR="00AE3F71" w:rsidRDefault="00AE3F71" w:rsidP="00AE3F71">
      <w:r>
        <w:lastRenderedPageBreak/>
        <w:t>Konsumenten skall alltid försöka med omsändningar vid tekniska fel eftersom detta kan antas bero på temporära fel. Om detta inte lyckas skall en felsignal ges användare och systemansvarig för att säkerställa att inte problem med remissflödet inte uppmärksammas.</w:t>
      </w:r>
    </w:p>
    <w:p w14:paraId="6C7C8C2A" w14:textId="77777777" w:rsidR="00AE3F71" w:rsidRDefault="00AE3F71" w:rsidP="00AE3F71"/>
    <w:p w14:paraId="6FAF04D9" w14:textId="77777777" w:rsidR="0039481C" w:rsidRDefault="0039481C" w:rsidP="0039481C">
      <w:pPr>
        <w:pStyle w:val="Rubrik3"/>
      </w:pPr>
      <w:bookmarkStart w:id="78" w:name="_Toc403589789"/>
      <w:r>
        <w:t>Krav på en tjänsteproducent</w:t>
      </w:r>
      <w:bookmarkEnd w:id="77"/>
      <w:bookmarkEnd w:id="78"/>
    </w:p>
    <w:p w14:paraId="0FC95935" w14:textId="56ABC637" w:rsidR="006C3087" w:rsidRDefault="006C3087" w:rsidP="006C3087">
      <w:pPr>
        <w:numPr>
          <w:ilvl w:val="0"/>
          <w:numId w:val="32"/>
        </w:numPr>
        <w:spacing w:line="240" w:lineRule="auto"/>
        <w:ind w:left="142" w:hanging="142"/>
      </w:pPr>
      <w:r>
        <w:t xml:space="preserve">Ett anslutet system skall vara förberett på att något system kan interagera med fel </w:t>
      </w:r>
      <w:r w:rsidR="00393515">
        <w:t>aktör</w:t>
      </w:r>
      <w:r>
        <w:t xml:space="preserve"> vid fel tidpunkt</w:t>
      </w:r>
    </w:p>
    <w:p w14:paraId="68188593" w14:textId="77777777" w:rsidR="006C3087" w:rsidRDefault="006C3087" w:rsidP="006C3087">
      <w:pPr>
        <w:numPr>
          <w:ilvl w:val="0"/>
          <w:numId w:val="32"/>
        </w:numPr>
        <w:spacing w:line="240" w:lineRule="auto"/>
        <w:ind w:left="142" w:hanging="142"/>
      </w:pPr>
      <w:r>
        <w:t>Ett anslutet system skall vara förberett på att en interaktion sker vid fel tillfälle och försöka hantera det som mottagits om möjligt (exempelvis bekräftelsemeddelanden som kommer in vid fel tidpunkt i processen).</w:t>
      </w:r>
    </w:p>
    <w:p w14:paraId="68AE01E6" w14:textId="77777777" w:rsidR="006C3087" w:rsidRPr="006C3087" w:rsidRDefault="006C3087" w:rsidP="006C3087"/>
    <w:p w14:paraId="270F2570" w14:textId="31932C33" w:rsidR="0039481C" w:rsidRDefault="0039481C" w:rsidP="0039481C">
      <w:pPr>
        <w:pStyle w:val="Rubrik4"/>
      </w:pPr>
      <w:r>
        <w:t xml:space="preserve">Logiska fel </w:t>
      </w:r>
    </w:p>
    <w:p w14:paraId="1BA2744A" w14:textId="1C9D2F14" w:rsidR="00AE3F71" w:rsidRDefault="00AE3F71" w:rsidP="00AE3F71">
      <w:r>
        <w:t>I denna version finns inga nationellt överenskomna felkoder</w:t>
      </w:r>
      <w:r w:rsidR="00C217F0">
        <w:t>.</w:t>
      </w:r>
    </w:p>
    <w:p w14:paraId="4253FE9E" w14:textId="77777777" w:rsidR="00AE3F71" w:rsidRPr="00AE3F71" w:rsidRDefault="00AE3F71" w:rsidP="00AE3F71"/>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4844F336" w14:textId="77777777" w:rsidTr="00D2697C">
        <w:tc>
          <w:tcPr>
            <w:tcW w:w="2268" w:type="dxa"/>
            <w:shd w:val="clear" w:color="auto" w:fill="D9D9D9" w:themeFill="background1" w:themeFillShade="D9"/>
          </w:tcPr>
          <w:p w14:paraId="0B1C12C8" w14:textId="77777777" w:rsidR="0039481C" w:rsidRPr="00D957CA" w:rsidRDefault="0039481C" w:rsidP="0039481C">
            <w:pPr>
              <w:rPr>
                <w:b/>
              </w:rPr>
            </w:pPr>
            <w:r>
              <w:rPr>
                <w:b/>
              </w:rPr>
              <w:t>Felkod</w:t>
            </w:r>
          </w:p>
        </w:tc>
        <w:tc>
          <w:tcPr>
            <w:tcW w:w="4154" w:type="dxa"/>
            <w:shd w:val="clear" w:color="auto" w:fill="D9D9D9" w:themeFill="background1" w:themeFillShade="D9"/>
          </w:tcPr>
          <w:p w14:paraId="4F093502" w14:textId="77777777" w:rsidR="0039481C" w:rsidRPr="00D957CA" w:rsidRDefault="0039481C" w:rsidP="0039481C">
            <w:pPr>
              <w:rPr>
                <w:b/>
              </w:rPr>
            </w:pPr>
            <w:r>
              <w:rPr>
                <w:b/>
              </w:rPr>
              <w:t>Värde</w:t>
            </w:r>
          </w:p>
        </w:tc>
        <w:tc>
          <w:tcPr>
            <w:tcW w:w="3266" w:type="dxa"/>
            <w:shd w:val="clear" w:color="auto" w:fill="D9D9D9" w:themeFill="background1" w:themeFillShade="D9"/>
          </w:tcPr>
          <w:p w14:paraId="2F4369F7" w14:textId="77777777" w:rsidR="0039481C" w:rsidRDefault="0039481C" w:rsidP="0039481C">
            <w:pPr>
              <w:rPr>
                <w:b/>
              </w:rPr>
            </w:pPr>
            <w:r>
              <w:rPr>
                <w:b/>
              </w:rPr>
              <w:t>Beskrivning</w:t>
            </w:r>
          </w:p>
        </w:tc>
      </w:tr>
      <w:tr w:rsidR="0039481C" w14:paraId="6127AF52" w14:textId="77777777" w:rsidTr="0039481C">
        <w:tc>
          <w:tcPr>
            <w:tcW w:w="2268" w:type="dxa"/>
          </w:tcPr>
          <w:p w14:paraId="1833273A" w14:textId="606D664F" w:rsidR="0039481C" w:rsidRPr="00862A31" w:rsidRDefault="0039481C" w:rsidP="0039481C">
            <w:pPr>
              <w:rPr>
                <w:highlight w:val="yellow"/>
              </w:rPr>
            </w:pPr>
          </w:p>
        </w:tc>
        <w:tc>
          <w:tcPr>
            <w:tcW w:w="4154" w:type="dxa"/>
          </w:tcPr>
          <w:p w14:paraId="7D748FEB" w14:textId="5FFABC70" w:rsidR="0039481C" w:rsidRPr="00862A31" w:rsidRDefault="0039481C" w:rsidP="0039481C">
            <w:pPr>
              <w:rPr>
                <w:highlight w:val="yellow"/>
              </w:rPr>
            </w:pPr>
          </w:p>
        </w:tc>
        <w:tc>
          <w:tcPr>
            <w:tcW w:w="3266" w:type="dxa"/>
          </w:tcPr>
          <w:p w14:paraId="7BC21EE2" w14:textId="311C096D" w:rsidR="0039481C" w:rsidRPr="00862A31" w:rsidRDefault="0039481C" w:rsidP="0039481C">
            <w:pPr>
              <w:rPr>
                <w:highlight w:val="yellow"/>
              </w:rPr>
            </w:pPr>
          </w:p>
        </w:tc>
      </w:tr>
      <w:tr w:rsidR="0039481C" w14:paraId="35E7B543" w14:textId="77777777" w:rsidTr="0039481C">
        <w:tc>
          <w:tcPr>
            <w:tcW w:w="2268" w:type="dxa"/>
          </w:tcPr>
          <w:p w14:paraId="4A7DDA4B" w14:textId="76136097" w:rsidR="0039481C" w:rsidRPr="00862A31" w:rsidRDefault="0039481C" w:rsidP="0039481C">
            <w:pPr>
              <w:rPr>
                <w:highlight w:val="yellow"/>
              </w:rPr>
            </w:pPr>
          </w:p>
        </w:tc>
        <w:tc>
          <w:tcPr>
            <w:tcW w:w="4154" w:type="dxa"/>
          </w:tcPr>
          <w:p w14:paraId="592C529A" w14:textId="77777777" w:rsidR="0039481C" w:rsidRPr="00862A31" w:rsidRDefault="0039481C" w:rsidP="0039481C">
            <w:pPr>
              <w:rPr>
                <w:highlight w:val="yellow"/>
              </w:rPr>
            </w:pPr>
          </w:p>
        </w:tc>
        <w:tc>
          <w:tcPr>
            <w:tcW w:w="3266" w:type="dxa"/>
          </w:tcPr>
          <w:p w14:paraId="1469B23E" w14:textId="77777777" w:rsidR="0039481C" w:rsidRPr="00862A31" w:rsidRDefault="0039481C" w:rsidP="0039481C">
            <w:pPr>
              <w:rPr>
                <w:highlight w:val="yellow"/>
              </w:rPr>
            </w:pPr>
          </w:p>
        </w:tc>
      </w:tr>
    </w:tbl>
    <w:p w14:paraId="1521A2C9" w14:textId="77777777" w:rsidR="0039481C" w:rsidRDefault="0039481C" w:rsidP="0039481C">
      <w:pPr>
        <w:pStyle w:val="Brdtext"/>
      </w:pPr>
    </w:p>
    <w:p w14:paraId="502BF947" w14:textId="77777777" w:rsidR="000D685C" w:rsidRDefault="000D685C" w:rsidP="0039481C">
      <w:pPr>
        <w:rPr>
          <w:color w:val="4F81BD" w:themeColor="accent1"/>
        </w:rPr>
      </w:pPr>
    </w:p>
    <w:p w14:paraId="72908150" w14:textId="77777777" w:rsidR="0039481C" w:rsidRDefault="0039481C" w:rsidP="0039481C">
      <w:pPr>
        <w:pStyle w:val="Rubrik3"/>
      </w:pPr>
      <w:bookmarkStart w:id="79" w:name="_Toc243452564"/>
      <w:bookmarkStart w:id="80" w:name="_Toc403589790"/>
      <w:r>
        <w:t>Krav på en tjänstekonsument</w:t>
      </w:r>
      <w:bookmarkEnd w:id="79"/>
      <w:bookmarkEnd w:id="80"/>
    </w:p>
    <w:p w14:paraId="05E47167" w14:textId="12FA08CB" w:rsidR="006C3087" w:rsidRDefault="006C3087" w:rsidP="006C3087">
      <w:pPr>
        <w:numPr>
          <w:ilvl w:val="0"/>
          <w:numId w:val="33"/>
        </w:numPr>
        <w:spacing w:line="240" w:lineRule="auto"/>
        <w:ind w:left="142" w:hanging="142"/>
      </w:pPr>
      <w:r>
        <w:t xml:space="preserve">Alla deltagande system skall strikt uppfylla de krav som ställs på dem i respektive </w:t>
      </w:r>
      <w:r w:rsidR="00393515">
        <w:t>aktörs</w:t>
      </w:r>
      <w:r>
        <w:t>roll.</w:t>
      </w:r>
    </w:p>
    <w:p w14:paraId="2839CAF2" w14:textId="7BBDEF07" w:rsidR="006C3087" w:rsidRDefault="006C3087" w:rsidP="006C3087">
      <w:pPr>
        <w:numPr>
          <w:ilvl w:val="0"/>
          <w:numId w:val="33"/>
        </w:numPr>
        <w:spacing w:line="240" w:lineRule="auto"/>
        <w:ind w:left="142" w:hanging="142"/>
        <w:jc w:val="both"/>
      </w:pPr>
      <w:r>
        <w:t xml:space="preserve">Alla deltagande system i remissprocessen skall vara förlåtande mot brister i övriga system. </w:t>
      </w:r>
    </w:p>
    <w:p w14:paraId="6B0CCB53" w14:textId="77777777" w:rsidR="006C3087" w:rsidRPr="006C3087" w:rsidRDefault="006C3087" w:rsidP="006C3087"/>
    <w:p w14:paraId="2CBDBDA5" w14:textId="77777777" w:rsidR="0039481C" w:rsidRDefault="0039481C" w:rsidP="0039481C">
      <w:pPr>
        <w:pStyle w:val="Rubrik1"/>
      </w:pPr>
      <w:bookmarkStart w:id="81" w:name="_Toc243452565"/>
      <w:bookmarkStart w:id="82" w:name="_Toc403589791"/>
      <w:r>
        <w:t xml:space="preserve">Tjänstedomänens </w:t>
      </w:r>
      <w:bookmarkEnd w:id="75"/>
      <w:r>
        <w:t>meddelandemodeller</w:t>
      </w:r>
      <w:bookmarkEnd w:id="76"/>
      <w:bookmarkEnd w:id="81"/>
      <w:bookmarkEnd w:id="82"/>
    </w:p>
    <w:p w14:paraId="062125DB" w14:textId="77777777" w:rsidR="0039481C" w:rsidRDefault="0039481C" w:rsidP="0039481C">
      <w:bookmarkStart w:id="83" w:name="_Toc224960923"/>
      <w:r>
        <w:t>Här beskrivs de meddelandemodeller som tjänstekontrakten bygger på. För varje meddelandemodell beskrivs hur mappning ser ut delvis mot V-TIM, här version 2.2 samt mot schema (XSD) för tjänstekontrakt.</w:t>
      </w:r>
    </w:p>
    <w:p w14:paraId="6EDF6BA2" w14:textId="77777777" w:rsidR="00C217F0" w:rsidRDefault="00C217F0" w:rsidP="0039481C"/>
    <w:p w14:paraId="02730A5C" w14:textId="76BCB9F7" w:rsidR="00A36430" w:rsidRDefault="0039481C" w:rsidP="0039481C">
      <w:pPr>
        <w:pStyle w:val="Rubrik2"/>
      </w:pPr>
      <w:bookmarkStart w:id="84" w:name="_Toc357754856"/>
      <w:bookmarkStart w:id="85" w:name="_Toc243452566"/>
      <w:bookmarkStart w:id="86" w:name="_Toc403589792"/>
      <w:r>
        <w:t>V-MIM</w:t>
      </w:r>
      <w:bookmarkEnd w:id="84"/>
      <w:bookmarkEnd w:id="85"/>
      <w:bookmarkEnd w:id="86"/>
      <w:r>
        <w:t xml:space="preserve"> </w:t>
      </w:r>
    </w:p>
    <w:p w14:paraId="1B91A863" w14:textId="7ECD1E7F" w:rsidR="0039481C" w:rsidRDefault="00A36430" w:rsidP="006666CF">
      <w:pPr>
        <w:pStyle w:val="Rubrik3"/>
      </w:pPr>
      <w:bookmarkStart w:id="87" w:name="_Toc403589793"/>
      <w:r>
        <w:t>ProcessRequest</w:t>
      </w:r>
      <w:bookmarkEnd w:id="87"/>
    </w:p>
    <w:p w14:paraId="1FEAEA7C" w14:textId="77777777" w:rsidR="00B11663" w:rsidRDefault="00B11663" w:rsidP="00B11663"/>
    <w:p w14:paraId="062DA8BE" w14:textId="1979E9A3" w:rsidR="00B11663" w:rsidRDefault="00E002DB" w:rsidP="00B11663">
      <w:r>
        <w:rPr>
          <w:noProof/>
          <w:lang w:eastAsia="sv-SE"/>
        </w:rPr>
        <w:lastRenderedPageBreak/>
        <w:drawing>
          <wp:inline distT="0" distB="0" distL="0" distR="0" wp14:anchorId="7504CC82" wp14:editId="04D6E3AD">
            <wp:extent cx="6645910" cy="3693160"/>
            <wp:effectExtent l="0" t="0" r="2540" b="254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693160"/>
                    </a:xfrm>
                    <a:prstGeom prst="rect">
                      <a:avLst/>
                    </a:prstGeom>
                  </pic:spPr>
                </pic:pic>
              </a:graphicData>
            </a:graphic>
          </wp:inline>
        </w:drawing>
      </w:r>
    </w:p>
    <w:p w14:paraId="58DDDA42" w14:textId="77777777" w:rsidR="00B11663" w:rsidRDefault="00B11663" w:rsidP="00B11663"/>
    <w:tbl>
      <w:tblPr>
        <w:tblStyle w:val="Ljuslista-dekorfrg1"/>
        <w:tblW w:w="8894"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338"/>
        <w:gridCol w:w="2338"/>
        <w:gridCol w:w="2338"/>
        <w:gridCol w:w="1880"/>
      </w:tblGrid>
      <w:tr w:rsidR="006D5C79" w:rsidRPr="006D5C79" w14:paraId="7042A584" w14:textId="77777777" w:rsidTr="006D5C79">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7C6DBAEA" w14:textId="04DA1A21" w:rsidR="006D5C79" w:rsidRPr="006D5C79" w:rsidRDefault="006D5C79" w:rsidP="00985F6E">
            <w:pPr>
              <w:rPr>
                <w:b w:val="0"/>
                <w:szCs w:val="20"/>
              </w:rPr>
            </w:pPr>
            <w:r w:rsidRPr="006D5C79">
              <w:rPr>
                <w:b w:val="0"/>
                <w:szCs w:val="20"/>
              </w:rPr>
              <w:t>VMIM</w:t>
            </w:r>
          </w:p>
        </w:tc>
        <w:tc>
          <w:tcPr>
            <w:tcW w:w="2338" w:type="dxa"/>
          </w:tcPr>
          <w:p w14:paraId="34D9D655" w14:textId="71C9B12F" w:rsidR="006D5C79" w:rsidRPr="006D5C79" w:rsidRDefault="006D5C79" w:rsidP="00985F6E">
            <w:pPr>
              <w:cnfStyle w:val="100000000000" w:firstRow="1" w:lastRow="0" w:firstColumn="0" w:lastColumn="0" w:oddVBand="0" w:evenVBand="0" w:oddHBand="0" w:evenHBand="0" w:firstRowFirstColumn="0" w:firstRowLastColumn="0" w:lastRowFirstColumn="0" w:lastRowLastColumn="0"/>
              <w:rPr>
                <w:b w:val="0"/>
                <w:szCs w:val="20"/>
              </w:rPr>
            </w:pPr>
            <w:r w:rsidRPr="006D5C79">
              <w:rPr>
                <w:b w:val="0"/>
                <w:szCs w:val="20"/>
              </w:rPr>
              <w:t>Mappning mot V-TIM 2.2</w:t>
            </w:r>
          </w:p>
        </w:tc>
        <w:tc>
          <w:tcPr>
            <w:tcW w:w="2338" w:type="dxa"/>
          </w:tcPr>
          <w:p w14:paraId="581AEDAA" w14:textId="2C3009DB" w:rsidR="006D5C79" w:rsidRPr="006D5C79" w:rsidRDefault="006D5C79" w:rsidP="00985F6E">
            <w:pPr>
              <w:cnfStyle w:val="100000000000" w:firstRow="1" w:lastRow="0" w:firstColumn="0" w:lastColumn="0" w:oddVBand="0" w:evenVBand="0" w:oddHBand="0" w:evenHBand="0" w:firstRowFirstColumn="0" w:firstRowLastColumn="0" w:lastRowFirstColumn="0" w:lastRowLastColumn="0"/>
              <w:rPr>
                <w:b w:val="0"/>
                <w:bCs w:val="0"/>
                <w:szCs w:val="20"/>
              </w:rPr>
            </w:pPr>
            <w:r w:rsidRPr="006D5C79">
              <w:rPr>
                <w:b w:val="0"/>
                <w:szCs w:val="20"/>
              </w:rPr>
              <w:t>XSD</w:t>
            </w:r>
          </w:p>
        </w:tc>
        <w:tc>
          <w:tcPr>
            <w:tcW w:w="1880" w:type="dxa"/>
          </w:tcPr>
          <w:p w14:paraId="0CC095C1" w14:textId="41373543" w:rsidR="006D5C79" w:rsidRPr="006D5C79" w:rsidRDefault="006D5C79" w:rsidP="00985F6E">
            <w:pPr>
              <w:cnfStyle w:val="100000000000" w:firstRow="1" w:lastRow="0" w:firstColumn="0" w:lastColumn="0" w:oddVBand="0" w:evenVBand="0" w:oddHBand="0" w:evenHBand="0" w:firstRowFirstColumn="0" w:firstRowLastColumn="0" w:lastRowFirstColumn="0" w:lastRowLastColumn="0"/>
              <w:rPr>
                <w:b w:val="0"/>
              </w:rPr>
            </w:pPr>
            <w:r w:rsidRPr="006D5C79">
              <w:rPr>
                <w:b w:val="0"/>
              </w:rPr>
              <w:t>XSD Typ</w:t>
            </w:r>
          </w:p>
        </w:tc>
      </w:tr>
      <w:tr w:rsidR="006D5C79" w:rsidRPr="006D5C79" w14:paraId="7020D97C"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90B7A79" w14:textId="3E291D02" w:rsidR="006D5C79" w:rsidRPr="006D5C79" w:rsidRDefault="006D5C79" w:rsidP="00985F6E">
            <w:pPr>
              <w:rPr>
                <w:szCs w:val="20"/>
                <w:lang w:val="en-US"/>
              </w:rPr>
            </w:pPr>
            <w:r w:rsidRPr="006D5C79">
              <w:rPr>
                <w:bCs w:val="0"/>
                <w:szCs w:val="20"/>
                <w:lang w:val="en-US"/>
              </w:rPr>
              <w:t>Remiss</w:t>
            </w:r>
          </w:p>
        </w:tc>
        <w:tc>
          <w:tcPr>
            <w:tcW w:w="2338" w:type="dxa"/>
          </w:tcPr>
          <w:p w14:paraId="396EC328" w14:textId="614F6456"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72CE4293" w14:textId="5A2EB852"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
                <w:bCs/>
                <w:szCs w:val="20"/>
                <w:lang w:val="en-US"/>
              </w:rPr>
            </w:pPr>
            <w:r>
              <w:rPr>
                <w:b/>
                <w:szCs w:val="20"/>
                <w:lang w:val="en-US"/>
              </w:rPr>
              <w:t>request</w:t>
            </w:r>
          </w:p>
        </w:tc>
        <w:tc>
          <w:tcPr>
            <w:tcW w:w="1880" w:type="dxa"/>
          </w:tcPr>
          <w:p w14:paraId="467CA91A" w14:textId="1AE3E1D1"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
                <w:bCs/>
                <w:lang w:val="en-US"/>
              </w:rPr>
            </w:pPr>
            <w:r w:rsidRPr="006D5C79">
              <w:rPr>
                <w:b/>
                <w:szCs w:val="20"/>
                <w:lang w:val="en-US"/>
              </w:rPr>
              <w:t>RequestType</w:t>
            </w:r>
          </w:p>
        </w:tc>
      </w:tr>
      <w:tr w:rsidR="006D5C79" w:rsidRPr="006D5C79" w14:paraId="7028160E"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2E6B4C8" w14:textId="4A4AB855" w:rsidR="006D5C79" w:rsidRPr="006D5C79" w:rsidRDefault="006D5C79" w:rsidP="00985F6E">
            <w:pPr>
              <w:tabs>
                <w:tab w:val="left" w:pos="1213"/>
              </w:tabs>
              <w:rPr>
                <w:b w:val="0"/>
                <w:bCs w:val="0"/>
                <w:szCs w:val="20"/>
                <w:lang w:val="en-US"/>
              </w:rPr>
            </w:pPr>
            <w:r w:rsidRPr="006D5C79">
              <w:rPr>
                <w:b w:val="0"/>
                <w:bCs w:val="0"/>
                <w:szCs w:val="20"/>
                <w:lang w:val="en-US"/>
              </w:rPr>
              <w:t>remiss-id</w:t>
            </w:r>
            <w:r w:rsidRPr="006D5C79">
              <w:rPr>
                <w:b w:val="0"/>
                <w:szCs w:val="20"/>
                <w:lang w:val="en-US"/>
              </w:rPr>
              <w:tab/>
            </w:r>
          </w:p>
        </w:tc>
        <w:tc>
          <w:tcPr>
            <w:tcW w:w="2338" w:type="dxa"/>
          </w:tcPr>
          <w:p w14:paraId="189E196D" w14:textId="619F5953" w:rsidR="006D5C79" w:rsidRPr="006D5C79" w:rsidRDefault="006D5C79" w:rsidP="00985F6E">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6D5C79">
              <w:t>Framställan.framställan_id</w:t>
            </w:r>
          </w:p>
        </w:tc>
        <w:tc>
          <w:tcPr>
            <w:tcW w:w="2338" w:type="dxa"/>
          </w:tcPr>
          <w:p w14:paraId="37445E7C" w14:textId="6E68EA8C" w:rsidR="006D5C79" w:rsidRPr="006D5C79" w:rsidRDefault="006D5C79" w:rsidP="00985F6E">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requestId</w:t>
            </w:r>
          </w:p>
        </w:tc>
        <w:tc>
          <w:tcPr>
            <w:tcW w:w="1880" w:type="dxa"/>
          </w:tcPr>
          <w:p w14:paraId="21940809" w14:textId="6FEB7528"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rPr>
                <w:bCs/>
                <w:lang w:val="en-US"/>
              </w:rPr>
            </w:pPr>
            <w:r w:rsidRPr="006D5C79">
              <w:rPr>
                <w:lang w:val="en-US"/>
              </w:rPr>
              <w:t>requestIdType</w:t>
            </w:r>
          </w:p>
        </w:tc>
      </w:tr>
      <w:tr w:rsidR="006D5C79" w:rsidRPr="006D5C79" w14:paraId="47DD7CAF" w14:textId="77777777" w:rsidTr="006D5C79">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338" w:type="dxa"/>
          </w:tcPr>
          <w:p w14:paraId="680478C9" w14:textId="2F8E7038" w:rsidR="006D5C79" w:rsidRPr="006D5C79" w:rsidRDefault="006D5C79" w:rsidP="00985F6E">
            <w:pPr>
              <w:rPr>
                <w:b w:val="0"/>
                <w:bCs w:val="0"/>
                <w:szCs w:val="20"/>
                <w:lang w:val="en-US"/>
              </w:rPr>
            </w:pPr>
            <w:r w:rsidRPr="006D5C79">
              <w:rPr>
                <w:b w:val="0"/>
                <w:bCs w:val="0"/>
                <w:szCs w:val="20"/>
                <w:lang w:val="en-US"/>
              </w:rPr>
              <w:t>r</w:t>
            </w:r>
            <w:r w:rsidRPr="006D5C79">
              <w:rPr>
                <w:b w:val="0"/>
                <w:szCs w:val="20"/>
                <w:lang w:val="en-US"/>
              </w:rPr>
              <w:t>emisstyp</w:t>
            </w:r>
          </w:p>
        </w:tc>
        <w:tc>
          <w:tcPr>
            <w:tcW w:w="2338" w:type="dxa"/>
          </w:tcPr>
          <w:p w14:paraId="7AA7AC9E" w14:textId="3932ABBB"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t>Framställan.framställan typ</w:t>
            </w:r>
          </w:p>
        </w:tc>
        <w:tc>
          <w:tcPr>
            <w:tcW w:w="2338" w:type="dxa"/>
          </w:tcPr>
          <w:p w14:paraId="4CE31809" w14:textId="3CD97FD7"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typeOfRequest</w:t>
            </w:r>
          </w:p>
        </w:tc>
        <w:tc>
          <w:tcPr>
            <w:tcW w:w="1880" w:type="dxa"/>
          </w:tcPr>
          <w:p w14:paraId="7D4C7AC0" w14:textId="4D620E49" w:rsidR="006D5C79" w:rsidRPr="006D5C79" w:rsidRDefault="006D5C79" w:rsidP="008C610F">
            <w:pPr>
              <w:cnfStyle w:val="000000100000" w:firstRow="0" w:lastRow="0" w:firstColumn="0" w:lastColumn="0" w:oddVBand="0" w:evenVBand="0" w:oddHBand="1" w:evenHBand="0" w:firstRowFirstColumn="0" w:firstRowLastColumn="0" w:lastRowFirstColumn="0" w:lastRowLastColumn="0"/>
              <w:rPr>
                <w:bCs/>
                <w:lang w:val="en-US"/>
              </w:rPr>
            </w:pPr>
            <w:r w:rsidRPr="006D5C79">
              <w:rPr>
                <w:bCs/>
                <w:lang w:val="en-US"/>
              </w:rPr>
              <w:t>codeForRequestType</w:t>
            </w:r>
          </w:p>
        </w:tc>
      </w:tr>
      <w:tr w:rsidR="006D5C79" w:rsidRPr="006D5C79" w14:paraId="2E28CB35"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CE4A060" w14:textId="0673D7EF" w:rsidR="006D5C79" w:rsidRPr="006D5C79" w:rsidRDefault="006D5C79" w:rsidP="00985F6E">
            <w:pPr>
              <w:rPr>
                <w:b w:val="0"/>
                <w:bCs w:val="0"/>
                <w:szCs w:val="20"/>
              </w:rPr>
            </w:pPr>
            <w:r w:rsidRPr="006D5C79">
              <w:rPr>
                <w:b w:val="0"/>
                <w:szCs w:val="20"/>
              </w:rPr>
              <w:t>versionstidpunkt</w:t>
            </w:r>
          </w:p>
        </w:tc>
        <w:tc>
          <w:tcPr>
            <w:tcW w:w="2338" w:type="dxa"/>
          </w:tcPr>
          <w:p w14:paraId="557EC26A" w14:textId="51FA48B1" w:rsidR="006D5C79" w:rsidRPr="006D5C79" w:rsidRDefault="00055401"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170527F5" w14:textId="42763DED"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versionTimeStamp</w:t>
            </w:r>
          </w:p>
        </w:tc>
        <w:tc>
          <w:tcPr>
            <w:tcW w:w="1880" w:type="dxa"/>
          </w:tcPr>
          <w:p w14:paraId="4E7CA0A3" w14:textId="1324FA10"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pPr>
            <w:r>
              <w:t>T</w:t>
            </w:r>
            <w:r w:rsidRPr="006D5C79">
              <w:t>imeStampType</w:t>
            </w:r>
          </w:p>
        </w:tc>
      </w:tr>
      <w:tr w:rsidR="006D5C79" w:rsidRPr="006D5C79" w14:paraId="4CAE77EC"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8D30770" w14:textId="252F9928" w:rsidR="006D5C79" w:rsidRPr="006D5C79" w:rsidRDefault="006D5C79" w:rsidP="00985F6E">
            <w:pPr>
              <w:rPr>
                <w:b w:val="0"/>
                <w:bCs w:val="0"/>
                <w:szCs w:val="20"/>
              </w:rPr>
            </w:pPr>
            <w:r w:rsidRPr="006D5C79">
              <w:rPr>
                <w:b w:val="0"/>
                <w:szCs w:val="20"/>
              </w:rPr>
              <w:t>versionsnummer</w:t>
            </w:r>
          </w:p>
        </w:tc>
        <w:tc>
          <w:tcPr>
            <w:tcW w:w="2338" w:type="dxa"/>
          </w:tcPr>
          <w:p w14:paraId="2DE4D27A" w14:textId="1438AEA1" w:rsidR="006D5C79" w:rsidRPr="006D5C79" w:rsidRDefault="00F93CCC" w:rsidP="00985F6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6E0883F2" w14:textId="27722B39"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versionNumber</w:t>
            </w:r>
          </w:p>
        </w:tc>
        <w:tc>
          <w:tcPr>
            <w:tcW w:w="1880" w:type="dxa"/>
          </w:tcPr>
          <w:p w14:paraId="35D6C6AF" w14:textId="77777777" w:rsidR="006D5C79" w:rsidRPr="006D5C79" w:rsidRDefault="006D5C79" w:rsidP="00985F6E">
            <w:pPr>
              <w:cnfStyle w:val="000000100000" w:firstRow="0" w:lastRow="0" w:firstColumn="0" w:lastColumn="0" w:oddVBand="0" w:evenVBand="0" w:oddHBand="1" w:evenHBand="0" w:firstRowFirstColumn="0" w:firstRowLastColumn="0" w:lastRowFirstColumn="0" w:lastRowLastColumn="0"/>
            </w:pPr>
            <w:r w:rsidRPr="006D5C79">
              <w:t>VersionNumberType</w:t>
            </w:r>
          </w:p>
        </w:tc>
      </w:tr>
      <w:tr w:rsidR="006D5C79" w:rsidRPr="006D5C79" w14:paraId="3EC30FFD" w14:textId="77777777" w:rsidTr="006D5C79">
        <w:trPr>
          <w:trHeight w:val="60"/>
        </w:trPr>
        <w:tc>
          <w:tcPr>
            <w:cnfStyle w:val="001000000000" w:firstRow="0" w:lastRow="0" w:firstColumn="1" w:lastColumn="0" w:oddVBand="0" w:evenVBand="0" w:oddHBand="0" w:evenHBand="0" w:firstRowFirstColumn="0" w:firstRowLastColumn="0" w:lastRowFirstColumn="0" w:lastRowLastColumn="0"/>
            <w:tcW w:w="2338" w:type="dxa"/>
          </w:tcPr>
          <w:p w14:paraId="5C42976E" w14:textId="2E136940" w:rsidR="006D5C79" w:rsidRPr="006D5C79" w:rsidRDefault="006D5C79" w:rsidP="00985F6E">
            <w:pPr>
              <w:rPr>
                <w:b w:val="0"/>
                <w:bCs w:val="0"/>
                <w:szCs w:val="20"/>
              </w:rPr>
            </w:pPr>
            <w:r w:rsidRPr="006D5C79">
              <w:rPr>
                <w:b w:val="0"/>
                <w:szCs w:val="20"/>
              </w:rPr>
              <w:t>versionsorsak</w:t>
            </w:r>
          </w:p>
        </w:tc>
        <w:tc>
          <w:tcPr>
            <w:tcW w:w="2338" w:type="dxa"/>
          </w:tcPr>
          <w:p w14:paraId="38CE01D4" w14:textId="2F4A47BB" w:rsidR="006D5C79" w:rsidRPr="006D5C79" w:rsidRDefault="00055401"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5C3B85AE" w14:textId="72399089"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reasonForVersion</w:t>
            </w:r>
          </w:p>
        </w:tc>
        <w:tc>
          <w:tcPr>
            <w:tcW w:w="1880" w:type="dxa"/>
          </w:tcPr>
          <w:p w14:paraId="56E88369" w14:textId="77777777" w:rsidR="006D5C79" w:rsidRPr="006D5C79" w:rsidRDefault="006D5C79" w:rsidP="00985F6E">
            <w:pPr>
              <w:cnfStyle w:val="000000000000" w:firstRow="0" w:lastRow="0" w:firstColumn="0" w:lastColumn="0" w:oddVBand="0" w:evenVBand="0" w:oddHBand="0" w:evenHBand="0" w:firstRowFirstColumn="0" w:firstRowLastColumn="0" w:lastRowFirstColumn="0" w:lastRowLastColumn="0"/>
            </w:pPr>
            <w:r w:rsidRPr="006D5C79">
              <w:t>ReasonForVersionType</w:t>
            </w:r>
          </w:p>
        </w:tc>
      </w:tr>
      <w:tr w:rsidR="00010AE0" w:rsidRPr="006D5C79" w14:paraId="72757B05" w14:textId="77777777" w:rsidTr="006D5C79">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338" w:type="dxa"/>
          </w:tcPr>
          <w:p w14:paraId="286710F3" w14:textId="2252D90A" w:rsidR="00010AE0" w:rsidRPr="006D5C79" w:rsidRDefault="00010AE0" w:rsidP="00985F6E">
            <w:pPr>
              <w:rPr>
                <w:szCs w:val="20"/>
              </w:rPr>
            </w:pPr>
            <w:r w:rsidRPr="006D5C79">
              <w:rPr>
                <w:b w:val="0"/>
                <w:bCs w:val="0"/>
                <w:szCs w:val="20"/>
              </w:rPr>
              <w:t>v</w:t>
            </w:r>
            <w:r w:rsidRPr="006D5C79">
              <w:rPr>
                <w:b w:val="0"/>
                <w:szCs w:val="20"/>
              </w:rPr>
              <w:t>årdprocess-id</w:t>
            </w:r>
          </w:p>
        </w:tc>
        <w:tc>
          <w:tcPr>
            <w:tcW w:w="2338" w:type="dxa"/>
          </w:tcPr>
          <w:p w14:paraId="1501F4A6" w14:textId="788AC988" w:rsidR="00010AE0" w:rsidRPr="006D5C79" w:rsidRDefault="00F93CCC" w:rsidP="00985F6E">
            <w:pPr>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07134AE4" w14:textId="5F5D219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careProcessId</w:t>
            </w:r>
          </w:p>
        </w:tc>
        <w:tc>
          <w:tcPr>
            <w:tcW w:w="1880" w:type="dxa"/>
          </w:tcPr>
          <w:p w14:paraId="0A2CC45B"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pPr>
          </w:p>
        </w:tc>
      </w:tr>
      <w:tr w:rsidR="00010AE0" w:rsidRPr="006D5C79" w14:paraId="704029DD"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95C3133" w14:textId="4DE85B4E" w:rsidR="00010AE0" w:rsidRPr="00781E32" w:rsidRDefault="00010AE0" w:rsidP="00985F6E">
            <w:pPr>
              <w:rPr>
                <w:bCs w:val="0"/>
              </w:rPr>
            </w:pPr>
            <w:r w:rsidRPr="00781E32">
              <w:rPr>
                <w:szCs w:val="20"/>
              </w:rPr>
              <w:t>Patient</w:t>
            </w:r>
          </w:p>
        </w:tc>
        <w:tc>
          <w:tcPr>
            <w:tcW w:w="2338" w:type="dxa"/>
          </w:tcPr>
          <w:p w14:paraId="5970A277" w14:textId="3DC924E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rPr>
            </w:pPr>
          </w:p>
        </w:tc>
        <w:tc>
          <w:tcPr>
            <w:tcW w:w="2338" w:type="dxa"/>
          </w:tcPr>
          <w:p w14:paraId="0C45FF7B" w14:textId="2DC90AA3" w:rsidR="00010AE0" w:rsidRPr="00781E32" w:rsidRDefault="00781E32" w:rsidP="00985F6E">
            <w:pPr>
              <w:cnfStyle w:val="000000000000" w:firstRow="0" w:lastRow="0" w:firstColumn="0" w:lastColumn="0" w:oddVBand="0" w:evenVBand="0" w:oddHBand="0" w:evenHBand="0" w:firstRowFirstColumn="0" w:firstRowLastColumn="0" w:lastRowFirstColumn="0" w:lastRowLastColumn="0"/>
              <w:rPr>
                <w:b/>
                <w:bCs/>
              </w:rPr>
            </w:pPr>
            <w:r>
              <w:rPr>
                <w:b/>
                <w:bCs/>
              </w:rPr>
              <w:t>patient</w:t>
            </w:r>
          </w:p>
        </w:tc>
        <w:tc>
          <w:tcPr>
            <w:tcW w:w="1880" w:type="dxa"/>
          </w:tcPr>
          <w:p w14:paraId="7466B86B" w14:textId="3D562B54" w:rsidR="00010AE0" w:rsidRPr="006D5C79" w:rsidRDefault="00781E32" w:rsidP="00985F6E">
            <w:pPr>
              <w:cnfStyle w:val="000000000000" w:firstRow="0" w:lastRow="0" w:firstColumn="0" w:lastColumn="0" w:oddVBand="0" w:evenVBand="0" w:oddHBand="0" w:evenHBand="0" w:firstRowFirstColumn="0" w:firstRowLastColumn="0" w:lastRowFirstColumn="0" w:lastRowLastColumn="0"/>
            </w:pPr>
            <w:r w:rsidRPr="00781E32">
              <w:rPr>
                <w:b/>
                <w:bCs/>
              </w:rPr>
              <w:t>PatientType</w:t>
            </w:r>
          </w:p>
        </w:tc>
      </w:tr>
      <w:tr w:rsidR="00010AE0" w:rsidRPr="006D5C79" w14:paraId="2B5521F3"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6FBCE146" w14:textId="66038CF6" w:rsidR="00010AE0" w:rsidRPr="006D5C79" w:rsidRDefault="00010AE0" w:rsidP="00985F6E">
            <w:pPr>
              <w:rPr>
                <w:b w:val="0"/>
                <w:bCs w:val="0"/>
                <w:szCs w:val="20"/>
              </w:rPr>
            </w:pPr>
            <w:r w:rsidRPr="006D5C79">
              <w:rPr>
                <w:b w:val="0"/>
                <w:bCs w:val="0"/>
                <w:szCs w:val="20"/>
              </w:rPr>
              <w:t>person-id</w:t>
            </w:r>
          </w:p>
        </w:tc>
        <w:tc>
          <w:tcPr>
            <w:tcW w:w="2338" w:type="dxa"/>
          </w:tcPr>
          <w:p w14:paraId="445D5082" w14:textId="20881C40"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t>Patient</w:t>
            </w:r>
            <w:proofErr w:type="gramStart"/>
            <w:r w:rsidRPr="006D5C79">
              <w:t>.Person</w:t>
            </w:r>
            <w:proofErr w:type="gramEnd"/>
            <w:r w:rsidRPr="006D5C79">
              <w:t>-id</w:t>
            </w:r>
          </w:p>
        </w:tc>
        <w:tc>
          <w:tcPr>
            <w:tcW w:w="2338" w:type="dxa"/>
          </w:tcPr>
          <w:p w14:paraId="49396972" w14:textId="554C4A46"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personId</w:t>
            </w:r>
          </w:p>
        </w:tc>
        <w:tc>
          <w:tcPr>
            <w:tcW w:w="1880" w:type="dxa"/>
          </w:tcPr>
          <w:p w14:paraId="20F151CB" w14:textId="4640CE70" w:rsidR="00010AE0" w:rsidRPr="006D5C79" w:rsidRDefault="009B56D1" w:rsidP="00985F6E">
            <w:pPr>
              <w:cnfStyle w:val="000000100000" w:firstRow="0" w:lastRow="0" w:firstColumn="0" w:lastColumn="0" w:oddVBand="0" w:evenVBand="0" w:oddHBand="1" w:evenHBand="0" w:firstRowFirstColumn="0" w:firstRowLastColumn="0" w:lastRowFirstColumn="0" w:lastRowLastColumn="0"/>
              <w:rPr>
                <w:bCs/>
              </w:rPr>
            </w:pPr>
            <w:r>
              <w:t>personId</w:t>
            </w:r>
            <w:r w:rsidR="00010AE0" w:rsidRPr="006D5C79">
              <w:t>Type</w:t>
            </w:r>
          </w:p>
        </w:tc>
      </w:tr>
      <w:tr w:rsidR="00010AE0" w:rsidRPr="006D5C79" w14:paraId="7D500AAB"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90488DC" w14:textId="31439A1A" w:rsidR="00010AE0" w:rsidRPr="006D5C79" w:rsidRDefault="00010AE0" w:rsidP="00985F6E">
            <w:pPr>
              <w:rPr>
                <w:b w:val="0"/>
                <w:bCs w:val="0"/>
                <w:szCs w:val="20"/>
              </w:rPr>
            </w:pPr>
            <w:r w:rsidRPr="006D5C79">
              <w:rPr>
                <w:b w:val="0"/>
                <w:szCs w:val="20"/>
              </w:rPr>
              <w:lastRenderedPageBreak/>
              <w:t>tillfällig adress</w:t>
            </w:r>
          </w:p>
        </w:tc>
        <w:tc>
          <w:tcPr>
            <w:tcW w:w="2338" w:type="dxa"/>
          </w:tcPr>
          <w:p w14:paraId="0674CFAF" w14:textId="20B0894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t>kontaktuppgift.tillfällig adress</w:t>
            </w:r>
          </w:p>
        </w:tc>
        <w:tc>
          <w:tcPr>
            <w:tcW w:w="2338" w:type="dxa"/>
          </w:tcPr>
          <w:p w14:paraId="7C043AAB" w14:textId="6F340D7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address</w:t>
            </w:r>
          </w:p>
        </w:tc>
        <w:tc>
          <w:tcPr>
            <w:tcW w:w="1880" w:type="dxa"/>
          </w:tcPr>
          <w:p w14:paraId="78F940D4"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pPr>
            <w:r w:rsidRPr="006D5C79">
              <w:t>AddressType</w:t>
            </w:r>
          </w:p>
        </w:tc>
      </w:tr>
      <w:tr w:rsidR="00010AE0" w:rsidRPr="006D5C79" w14:paraId="4AD2C494" w14:textId="77777777" w:rsidTr="006D5C79">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338" w:type="dxa"/>
          </w:tcPr>
          <w:p w14:paraId="097B9E08" w14:textId="77777777" w:rsidR="00010AE0" w:rsidRPr="006D5C79" w:rsidRDefault="00010AE0" w:rsidP="00AA223E">
            <w:pPr>
              <w:rPr>
                <w:b w:val="0"/>
                <w:szCs w:val="20"/>
              </w:rPr>
            </w:pPr>
            <w:r w:rsidRPr="006D5C79">
              <w:rPr>
                <w:b w:val="0"/>
                <w:szCs w:val="20"/>
              </w:rPr>
              <w:t>telefonnummer</w:t>
            </w:r>
          </w:p>
          <w:p w14:paraId="1E8F0B36" w14:textId="36B1F1C6" w:rsidR="00010AE0" w:rsidRPr="006D5C79" w:rsidRDefault="00010AE0" w:rsidP="00985F6E">
            <w:pPr>
              <w:rPr>
                <w:b w:val="0"/>
                <w:bCs w:val="0"/>
                <w:szCs w:val="20"/>
              </w:rPr>
            </w:pPr>
          </w:p>
        </w:tc>
        <w:tc>
          <w:tcPr>
            <w:tcW w:w="2338" w:type="dxa"/>
          </w:tcPr>
          <w:p w14:paraId="5305ABCC" w14:textId="33640400" w:rsidR="00010AE0" w:rsidRPr="006D5C79" w:rsidRDefault="00010AE0" w:rsidP="00AA223E">
            <w:pPr>
              <w:cnfStyle w:val="000000100000" w:firstRow="0" w:lastRow="0" w:firstColumn="0" w:lastColumn="0" w:oddVBand="0" w:evenVBand="0" w:oddHBand="1" w:evenHBand="0" w:firstRowFirstColumn="0" w:firstRowLastColumn="0" w:lastRowFirstColumn="0" w:lastRowLastColumn="0"/>
            </w:pPr>
            <w:r w:rsidRPr="006D5C79">
              <w:t>kontaktuppgift.telefonnummer</w:t>
            </w:r>
          </w:p>
          <w:p w14:paraId="7F7CFDCC" w14:textId="613647F4"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p>
        </w:tc>
        <w:tc>
          <w:tcPr>
            <w:tcW w:w="2338" w:type="dxa"/>
          </w:tcPr>
          <w:p w14:paraId="02B64FE4" w14:textId="26F0FD8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telecom</w:t>
            </w:r>
          </w:p>
        </w:tc>
        <w:tc>
          <w:tcPr>
            <w:tcW w:w="1880" w:type="dxa"/>
          </w:tcPr>
          <w:p w14:paraId="189BC542"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pPr>
            <w:r w:rsidRPr="006D5C79">
              <w:t>TelecomType</w:t>
            </w:r>
          </w:p>
        </w:tc>
      </w:tr>
      <w:tr w:rsidR="00781E32" w:rsidRPr="006D5C79" w14:paraId="077A8A2A" w14:textId="77777777" w:rsidTr="006D5C79">
        <w:trPr>
          <w:trHeight w:val="856"/>
        </w:trPr>
        <w:tc>
          <w:tcPr>
            <w:cnfStyle w:val="001000000000" w:firstRow="0" w:lastRow="0" w:firstColumn="1" w:lastColumn="0" w:oddVBand="0" w:evenVBand="0" w:oddHBand="0" w:evenHBand="0" w:firstRowFirstColumn="0" w:firstRowLastColumn="0" w:lastRowFirstColumn="0" w:lastRowLastColumn="0"/>
            <w:tcW w:w="2338" w:type="dxa"/>
          </w:tcPr>
          <w:p w14:paraId="21758926" w14:textId="63951B15" w:rsidR="00781E32" w:rsidRPr="006D5C79" w:rsidRDefault="00781E32" w:rsidP="00AA223E">
            <w:pPr>
              <w:rPr>
                <w:szCs w:val="20"/>
              </w:rPr>
            </w:pPr>
            <w:r w:rsidRPr="006D5C79">
              <w:rPr>
                <w:b w:val="0"/>
                <w:szCs w:val="20"/>
              </w:rPr>
              <w:t>mobiltelefonnummer</w:t>
            </w:r>
          </w:p>
        </w:tc>
        <w:tc>
          <w:tcPr>
            <w:tcW w:w="2338" w:type="dxa"/>
          </w:tcPr>
          <w:p w14:paraId="351B2E67" w14:textId="7A73467C" w:rsidR="00781E32" w:rsidRPr="006D5C79" w:rsidRDefault="00781E32" w:rsidP="00AA223E">
            <w:pPr>
              <w:cnfStyle w:val="000000000000" w:firstRow="0" w:lastRow="0" w:firstColumn="0" w:lastColumn="0" w:oddVBand="0" w:evenVBand="0" w:oddHBand="0" w:evenHBand="0" w:firstRowFirstColumn="0" w:firstRowLastColumn="0" w:lastRowFirstColumn="0" w:lastRowLastColumn="0"/>
            </w:pPr>
            <w:r w:rsidRPr="006D5C79">
              <w:t>kontaktuppgift. mobiltelefonnummer</w:t>
            </w:r>
          </w:p>
        </w:tc>
        <w:tc>
          <w:tcPr>
            <w:tcW w:w="2338" w:type="dxa"/>
          </w:tcPr>
          <w:p w14:paraId="6ECFF6B6" w14:textId="36ACD7C5" w:rsidR="00781E32" w:rsidRPr="006D5C79" w:rsidRDefault="00781E32"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telecom</w:t>
            </w:r>
          </w:p>
        </w:tc>
        <w:tc>
          <w:tcPr>
            <w:tcW w:w="1880" w:type="dxa"/>
          </w:tcPr>
          <w:p w14:paraId="3B38A764" w14:textId="3C68EA29" w:rsidR="00781E32" w:rsidRPr="006D5C79" w:rsidRDefault="00781E32" w:rsidP="00985F6E">
            <w:pPr>
              <w:cnfStyle w:val="000000000000" w:firstRow="0" w:lastRow="0" w:firstColumn="0" w:lastColumn="0" w:oddVBand="0" w:evenVBand="0" w:oddHBand="0" w:evenHBand="0" w:firstRowFirstColumn="0" w:firstRowLastColumn="0" w:lastRowFirstColumn="0" w:lastRowLastColumn="0"/>
            </w:pPr>
            <w:r w:rsidRPr="006D5C79">
              <w:t>TelecomType</w:t>
            </w:r>
          </w:p>
        </w:tc>
      </w:tr>
      <w:tr w:rsidR="00010AE0" w:rsidRPr="006D5C79" w14:paraId="4628C396"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6E3E43E" w14:textId="179C564B" w:rsidR="00010AE0" w:rsidRPr="006D5C79" w:rsidRDefault="00010AE0" w:rsidP="00985F6E">
            <w:pPr>
              <w:rPr>
                <w:b w:val="0"/>
                <w:bCs w:val="0"/>
                <w:szCs w:val="20"/>
              </w:rPr>
            </w:pPr>
            <w:r w:rsidRPr="006D5C79">
              <w:rPr>
                <w:b w:val="0"/>
                <w:bCs w:val="0"/>
              </w:rPr>
              <w:t>n</w:t>
            </w:r>
            <w:r w:rsidRPr="006D5C79">
              <w:rPr>
                <w:b w:val="0"/>
                <w:bCs w:val="0"/>
                <w:szCs w:val="20"/>
              </w:rPr>
              <w:t>amn</w:t>
            </w:r>
          </w:p>
        </w:tc>
        <w:tc>
          <w:tcPr>
            <w:tcW w:w="2338" w:type="dxa"/>
          </w:tcPr>
          <w:p w14:paraId="11B2FE33" w14:textId="7DF8FD37" w:rsidR="00010AE0" w:rsidRPr="006D5C79" w:rsidRDefault="00781E32" w:rsidP="00985F6E">
            <w:pPr>
              <w:cnfStyle w:val="000000100000" w:firstRow="0" w:lastRow="0" w:firstColumn="0" w:lastColumn="0" w:oddVBand="0" w:evenVBand="0" w:oddHBand="1" w:evenHBand="0" w:firstRowFirstColumn="0" w:firstRowLastColumn="0" w:lastRowFirstColumn="0" w:lastRowLastColumn="0"/>
              <w:rPr>
                <w:bCs/>
                <w:szCs w:val="20"/>
              </w:rPr>
            </w:pPr>
            <w:r>
              <w:t>Patient.</w:t>
            </w:r>
            <w:proofErr w:type="gramStart"/>
            <w:r>
              <w:t>mellannamn  +</w:t>
            </w:r>
            <w:proofErr w:type="gramEnd"/>
            <w:r>
              <w:t xml:space="preserve"> Patient.efternamn + Patient.</w:t>
            </w:r>
            <w:r w:rsidR="00010AE0" w:rsidRPr="006D5C79">
              <w:t>förnamn</w:t>
            </w:r>
          </w:p>
        </w:tc>
        <w:tc>
          <w:tcPr>
            <w:tcW w:w="2338" w:type="dxa"/>
          </w:tcPr>
          <w:p w14:paraId="12CC3850" w14:textId="1D19DC1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name</w:t>
            </w:r>
          </w:p>
        </w:tc>
        <w:tc>
          <w:tcPr>
            <w:tcW w:w="1880" w:type="dxa"/>
          </w:tcPr>
          <w:p w14:paraId="6BBB9562" w14:textId="274DE9E5" w:rsidR="00010AE0" w:rsidRPr="006D5C79" w:rsidRDefault="00781E32" w:rsidP="00985F6E">
            <w:pPr>
              <w:cnfStyle w:val="000000100000" w:firstRow="0" w:lastRow="0" w:firstColumn="0" w:lastColumn="0" w:oddVBand="0" w:evenVBand="0" w:oddHBand="1" w:evenHBand="0" w:firstRowFirstColumn="0" w:firstRowLastColumn="0" w:lastRowFirstColumn="0" w:lastRowLastColumn="0"/>
              <w:rPr>
                <w:bCs/>
              </w:rPr>
            </w:pPr>
            <w:r>
              <w:rPr>
                <w:bCs/>
              </w:rPr>
              <w:t>String</w:t>
            </w:r>
          </w:p>
        </w:tc>
      </w:tr>
      <w:tr w:rsidR="00010AE0" w:rsidRPr="006D5C79" w14:paraId="59D31806"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1078AB7" w14:textId="63A735EA" w:rsidR="00010AE0" w:rsidRPr="006D5C79" w:rsidRDefault="00010AE0" w:rsidP="00985F6E">
            <w:pPr>
              <w:rPr>
                <w:b w:val="0"/>
                <w:bCs w:val="0"/>
                <w:szCs w:val="20"/>
              </w:rPr>
            </w:pPr>
            <w:r w:rsidRPr="006D5C79">
              <w:rPr>
                <w:b w:val="0"/>
                <w:bCs w:val="0"/>
                <w:szCs w:val="20"/>
              </w:rPr>
              <w:t>födelsetidpunkt</w:t>
            </w:r>
          </w:p>
        </w:tc>
        <w:tc>
          <w:tcPr>
            <w:tcW w:w="2338" w:type="dxa"/>
          </w:tcPr>
          <w:p w14:paraId="034B6125" w14:textId="6A39EB05" w:rsidR="00010AE0" w:rsidRPr="006D5C79" w:rsidRDefault="00781E32" w:rsidP="00985F6E">
            <w:pPr>
              <w:cnfStyle w:val="000000000000" w:firstRow="0" w:lastRow="0" w:firstColumn="0" w:lastColumn="0" w:oddVBand="0" w:evenVBand="0" w:oddHBand="0" w:evenHBand="0" w:firstRowFirstColumn="0" w:firstRowLastColumn="0" w:lastRowFirstColumn="0" w:lastRowLastColumn="0"/>
              <w:rPr>
                <w:bCs/>
                <w:szCs w:val="20"/>
              </w:rPr>
            </w:pPr>
            <w:r>
              <w:t>P</w:t>
            </w:r>
            <w:r w:rsidR="00010AE0" w:rsidRPr="006D5C79">
              <w:t>atient.</w:t>
            </w:r>
            <w:r>
              <w:t>f</w:t>
            </w:r>
            <w:r w:rsidR="00010AE0" w:rsidRPr="006D5C79">
              <w:t>ödelsetidpunkt</w:t>
            </w:r>
          </w:p>
        </w:tc>
        <w:tc>
          <w:tcPr>
            <w:tcW w:w="2338" w:type="dxa"/>
          </w:tcPr>
          <w:p w14:paraId="24E42D82" w14:textId="609139A8"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rPr>
            </w:pPr>
            <w:r w:rsidRPr="006D5C79">
              <w:rPr>
                <w:bCs/>
                <w:szCs w:val="20"/>
              </w:rPr>
              <w:t>dateOfBirth</w:t>
            </w:r>
          </w:p>
        </w:tc>
        <w:tc>
          <w:tcPr>
            <w:tcW w:w="1880" w:type="dxa"/>
          </w:tcPr>
          <w:p w14:paraId="3C5D5271"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rPr>
            </w:pPr>
            <w:r w:rsidRPr="006D5C79">
              <w:t>dateType</w:t>
            </w:r>
          </w:p>
        </w:tc>
      </w:tr>
      <w:tr w:rsidR="00010AE0" w:rsidRPr="006D5C79" w14:paraId="525C87C9" w14:textId="77777777" w:rsidTr="00FD4E6D">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338" w:type="dxa"/>
            <w:tcBorders>
              <w:bottom w:val="single" w:sz="8" w:space="0" w:color="548DD4" w:themeColor="text2" w:themeTint="99"/>
            </w:tcBorders>
          </w:tcPr>
          <w:p w14:paraId="17707489" w14:textId="20CC3477" w:rsidR="00010AE0" w:rsidRPr="006D5C79" w:rsidRDefault="00010AE0" w:rsidP="00985F6E">
            <w:pPr>
              <w:rPr>
                <w:b w:val="0"/>
                <w:bCs w:val="0"/>
                <w:szCs w:val="20"/>
              </w:rPr>
            </w:pPr>
            <w:r w:rsidRPr="006D5C79">
              <w:rPr>
                <w:b w:val="0"/>
                <w:bCs w:val="0"/>
              </w:rPr>
              <w:t>k</w:t>
            </w:r>
            <w:r w:rsidRPr="006D5C79">
              <w:rPr>
                <w:b w:val="0"/>
                <w:bCs w:val="0"/>
                <w:szCs w:val="20"/>
              </w:rPr>
              <w:t>ön</w:t>
            </w:r>
          </w:p>
        </w:tc>
        <w:tc>
          <w:tcPr>
            <w:tcW w:w="2338" w:type="dxa"/>
            <w:tcBorders>
              <w:bottom w:val="single" w:sz="8" w:space="0" w:color="548DD4" w:themeColor="text2" w:themeTint="99"/>
            </w:tcBorders>
          </w:tcPr>
          <w:p w14:paraId="3F5294C2" w14:textId="759C55FB" w:rsidR="00010AE0" w:rsidRPr="006D5C79" w:rsidRDefault="00781E32" w:rsidP="00985F6E">
            <w:pPr>
              <w:cnfStyle w:val="000000100000" w:firstRow="0" w:lastRow="0" w:firstColumn="0" w:lastColumn="0" w:oddVBand="0" w:evenVBand="0" w:oddHBand="1" w:evenHBand="0" w:firstRowFirstColumn="0" w:firstRowLastColumn="0" w:lastRowFirstColumn="0" w:lastRowLastColumn="0"/>
              <w:rPr>
                <w:bCs/>
                <w:szCs w:val="20"/>
              </w:rPr>
            </w:pPr>
            <w:r>
              <w:t>P</w:t>
            </w:r>
            <w:r w:rsidR="00010AE0" w:rsidRPr="006D5C79">
              <w:t>atient.kön</w:t>
            </w:r>
          </w:p>
        </w:tc>
        <w:tc>
          <w:tcPr>
            <w:tcW w:w="2338" w:type="dxa"/>
            <w:tcBorders>
              <w:bottom w:val="single" w:sz="8" w:space="0" w:color="548DD4" w:themeColor="text2" w:themeTint="99"/>
            </w:tcBorders>
          </w:tcPr>
          <w:p w14:paraId="124D8D27" w14:textId="30F99DC6"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gender</w:t>
            </w:r>
          </w:p>
        </w:tc>
        <w:tc>
          <w:tcPr>
            <w:tcW w:w="1880" w:type="dxa"/>
            <w:tcBorders>
              <w:bottom w:val="single" w:sz="8" w:space="0" w:color="548DD4" w:themeColor="text2" w:themeTint="99"/>
            </w:tcBorders>
          </w:tcPr>
          <w:p w14:paraId="048F1EF8" w14:textId="5BB560D8"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rPr>
            </w:pPr>
            <w:r w:rsidRPr="006D5C79">
              <w:t>codeForGenderType</w:t>
            </w:r>
          </w:p>
        </w:tc>
      </w:tr>
      <w:tr w:rsidR="00010AE0" w:rsidRPr="00781E32" w14:paraId="6CDE6898" w14:textId="77777777" w:rsidTr="00FD4E6D">
        <w:trPr>
          <w:trHeight w:val="571"/>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18CEF52" w14:textId="478EA628" w:rsidR="00010AE0" w:rsidRPr="00781E32" w:rsidRDefault="00010AE0" w:rsidP="00985F6E">
            <w:r w:rsidRPr="00781E32">
              <w:rPr>
                <w:bCs w:val="0"/>
                <w:szCs w:val="20"/>
              </w:rPr>
              <w:t>Organisatorisk enhet</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5F7EE25B" w14:textId="77777777" w:rsidR="00010AE0" w:rsidRPr="00781E32" w:rsidRDefault="00010AE0" w:rsidP="00985F6E">
            <w:pPr>
              <w:cnfStyle w:val="000000000000" w:firstRow="0" w:lastRow="0" w:firstColumn="0" w:lastColumn="0" w:oddVBand="0" w:evenVBand="0" w:oddHBand="0" w:evenHBand="0" w:firstRowFirstColumn="0" w:firstRowLastColumn="0" w:lastRowFirstColumn="0" w:lastRowLastColumn="0"/>
              <w:rPr>
                <w:b/>
              </w:rPr>
            </w:pP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95DDA29" w14:textId="3B88CA51" w:rsidR="00010AE0" w:rsidRPr="00781E32" w:rsidRDefault="00741693" w:rsidP="00985F6E">
            <w:pPr>
              <w:cnfStyle w:val="000000000000" w:firstRow="0" w:lastRow="0" w:firstColumn="0" w:lastColumn="0" w:oddVBand="0" w:evenVBand="0" w:oddHBand="0" w:evenHBand="0" w:firstRowFirstColumn="0" w:firstRowLastColumn="0" w:lastRowFirstColumn="0" w:lastRowLastColumn="0"/>
              <w:rPr>
                <w:b/>
              </w:rPr>
            </w:pPr>
            <w:r w:rsidRPr="00741693">
              <w:rPr>
                <w:b/>
              </w:rPr>
              <w:t>requestOrganisation</w:t>
            </w:r>
          </w:p>
        </w:tc>
        <w:tc>
          <w:tcPr>
            <w:tcW w:w="188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02E30EBB" w14:textId="210DFD0C" w:rsidR="00010AE0" w:rsidRPr="00781E32" w:rsidRDefault="00741693" w:rsidP="00985F6E">
            <w:pPr>
              <w:cnfStyle w:val="000000000000" w:firstRow="0" w:lastRow="0" w:firstColumn="0" w:lastColumn="0" w:oddVBand="0" w:evenVBand="0" w:oddHBand="0" w:evenHBand="0" w:firstRowFirstColumn="0" w:firstRowLastColumn="0" w:lastRowFirstColumn="0" w:lastRowLastColumn="0"/>
              <w:rPr>
                <w:b/>
                <w:bCs/>
                <w:szCs w:val="20"/>
              </w:rPr>
            </w:pPr>
            <w:r w:rsidRPr="00781E32">
              <w:rPr>
                <w:b/>
              </w:rPr>
              <w:t>FullOrganisationType</w:t>
            </w:r>
          </w:p>
        </w:tc>
      </w:tr>
      <w:tr w:rsidR="00010AE0" w:rsidRPr="006D5C79" w14:paraId="1A52F26E" w14:textId="77777777" w:rsidTr="00FD4E6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374225D1" w14:textId="046D1C1E" w:rsidR="00010AE0" w:rsidRPr="006D5C79" w:rsidRDefault="0080677A" w:rsidP="00985F6E">
            <w:pPr>
              <w:rPr>
                <w:b w:val="0"/>
              </w:rPr>
            </w:pPr>
            <w:r>
              <w:rPr>
                <w:b w:val="0"/>
                <w:bCs w:val="0"/>
                <w:szCs w:val="20"/>
              </w:rPr>
              <w:t>enhet-id</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2ABDA40D" w14:textId="499E2044" w:rsidR="00010AE0" w:rsidRPr="006D5C79" w:rsidRDefault="0080677A" w:rsidP="00985F6E">
            <w:pPr>
              <w:cnfStyle w:val="000000100000" w:firstRow="0" w:lastRow="0" w:firstColumn="0" w:lastColumn="0" w:oddVBand="0" w:evenVBand="0" w:oddHBand="1" w:evenHBand="0" w:firstRowFirstColumn="0" w:firstRowLastColumn="0" w:lastRowFirstColumn="0" w:lastRowLastColumn="0"/>
            </w:pPr>
            <w:r w:rsidRPr="0080677A">
              <w:t>Vård och omsorgsutövare</w:t>
            </w:r>
            <w:r>
              <w:t>.enhet id</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5CEAF174" w14:textId="37EC686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pPr>
            <w:r w:rsidRPr="006D5C79">
              <w:t>careUnitId</w:t>
            </w:r>
          </w:p>
        </w:tc>
        <w:tc>
          <w:tcPr>
            <w:tcW w:w="188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shd w:val="clear" w:color="auto" w:fill="FFFFFF" w:themeFill="background1"/>
          </w:tcPr>
          <w:p w14:paraId="2E1F7FA2" w14:textId="01FB698A"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rPr>
            </w:pPr>
            <w:r w:rsidRPr="006D5C79">
              <w:rPr>
                <w:bCs/>
                <w:szCs w:val="20"/>
              </w:rPr>
              <w:t>HSAIdType</w:t>
            </w:r>
          </w:p>
        </w:tc>
      </w:tr>
      <w:tr w:rsidR="00010AE0" w:rsidRPr="006D5C79" w14:paraId="0237987D" w14:textId="77777777" w:rsidTr="00FD4E6D">
        <w:trPr>
          <w:trHeight w:val="285"/>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5B790124" w14:textId="1701F725" w:rsidR="00010AE0" w:rsidRPr="006D5C79" w:rsidRDefault="00010AE0" w:rsidP="00985F6E">
            <w:pPr>
              <w:rPr>
                <w:b w:val="0"/>
                <w:lang w:val="en-US"/>
              </w:rPr>
            </w:pPr>
            <w:r w:rsidRPr="006D5C79">
              <w:rPr>
                <w:b w:val="0"/>
                <w:bCs w:val="0"/>
                <w:szCs w:val="20"/>
                <w:lang w:val="en-US"/>
              </w:rPr>
              <w:t>enhet-namn</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0D711540" w14:textId="515B4ECB" w:rsidR="00010AE0" w:rsidRPr="0080677A" w:rsidRDefault="0080677A" w:rsidP="00985F6E">
            <w:pPr>
              <w:cnfStyle w:val="000000000000" w:firstRow="0" w:lastRow="0" w:firstColumn="0" w:lastColumn="0" w:oddVBand="0" w:evenVBand="0" w:oddHBand="0" w:evenHBand="0" w:firstRowFirstColumn="0" w:firstRowLastColumn="0" w:lastRowFirstColumn="0" w:lastRowLastColumn="0"/>
            </w:pPr>
            <w:r w:rsidRPr="0080677A">
              <w:t>Vård och omsorgsutövare</w:t>
            </w:r>
            <w:r>
              <w:t>.enhet namn</w:t>
            </w:r>
          </w:p>
        </w:tc>
        <w:tc>
          <w:tcPr>
            <w:tcW w:w="2338"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73952633" w14:textId="24BA8B5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careUnitName</w:t>
            </w:r>
          </w:p>
        </w:tc>
        <w:tc>
          <w:tcPr>
            <w:tcW w:w="1880" w:type="dxa"/>
            <w:tcBorders>
              <w:top w:val="single" w:sz="8" w:space="0" w:color="548DD4" w:themeColor="text2" w:themeTint="99"/>
              <w:left w:val="single" w:sz="8" w:space="0" w:color="548DD4" w:themeColor="text2" w:themeTint="99"/>
              <w:bottom w:val="single" w:sz="8" w:space="0" w:color="548DD4" w:themeColor="text2" w:themeTint="99"/>
              <w:right w:val="single" w:sz="8" w:space="0" w:color="548DD4" w:themeColor="text2" w:themeTint="99"/>
            </w:tcBorders>
          </w:tcPr>
          <w:p w14:paraId="34F6320D" w14:textId="0593355B"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158F112F" w14:textId="77777777" w:rsidTr="00FD4E6D">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Borders>
              <w:top w:val="single" w:sz="8" w:space="0" w:color="548DD4" w:themeColor="text2" w:themeTint="99"/>
            </w:tcBorders>
          </w:tcPr>
          <w:p w14:paraId="0FD6F49C" w14:textId="66B3565A" w:rsidR="00010AE0" w:rsidRPr="006D5C79" w:rsidRDefault="00010AE0" w:rsidP="0080677A">
            <w:pPr>
              <w:rPr>
                <w:b w:val="0"/>
                <w:lang w:val="en-US"/>
              </w:rPr>
            </w:pPr>
            <w:r w:rsidRPr="006D5C79">
              <w:rPr>
                <w:b w:val="0"/>
                <w:bCs w:val="0"/>
                <w:szCs w:val="20"/>
                <w:lang w:val="en-US"/>
              </w:rPr>
              <w:t>enhet-</w:t>
            </w:r>
            <w:r w:rsidR="0080677A">
              <w:rPr>
                <w:b w:val="0"/>
                <w:bCs w:val="0"/>
                <w:szCs w:val="20"/>
                <w:lang w:val="en-US"/>
              </w:rPr>
              <w:t>telefon</w:t>
            </w:r>
          </w:p>
        </w:tc>
        <w:tc>
          <w:tcPr>
            <w:tcW w:w="2338" w:type="dxa"/>
            <w:tcBorders>
              <w:top w:val="single" w:sz="8" w:space="0" w:color="548DD4" w:themeColor="text2" w:themeTint="99"/>
            </w:tcBorders>
          </w:tcPr>
          <w:p w14:paraId="7499A67C" w14:textId="305B78D2" w:rsidR="00010AE0" w:rsidRPr="009667F9" w:rsidRDefault="009667F9"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Borders>
              <w:top w:val="single" w:sz="8" w:space="0" w:color="548DD4" w:themeColor="text2" w:themeTint="99"/>
            </w:tcBorders>
          </w:tcPr>
          <w:p w14:paraId="3D18EB39" w14:textId="181DFB91"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careUnitTelephone</w:t>
            </w:r>
          </w:p>
        </w:tc>
        <w:tc>
          <w:tcPr>
            <w:tcW w:w="1880" w:type="dxa"/>
            <w:tcBorders>
              <w:top w:val="single" w:sz="8" w:space="0" w:color="548DD4" w:themeColor="text2" w:themeTint="99"/>
            </w:tcBorders>
          </w:tcPr>
          <w:p w14:paraId="4ED4E5CD" w14:textId="65DD0876"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7010F8B9"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33FB6C1" w14:textId="71C26B5C" w:rsidR="00010AE0" w:rsidRPr="006D5C79" w:rsidRDefault="00010AE0" w:rsidP="00985F6E">
            <w:pPr>
              <w:rPr>
                <w:b w:val="0"/>
                <w:lang w:val="en-US"/>
              </w:rPr>
            </w:pPr>
            <w:r w:rsidRPr="006D5C79">
              <w:rPr>
                <w:b w:val="0"/>
                <w:bCs w:val="0"/>
                <w:szCs w:val="20"/>
                <w:lang w:val="en-US"/>
              </w:rPr>
              <w:t>enhet-epost</w:t>
            </w:r>
          </w:p>
        </w:tc>
        <w:tc>
          <w:tcPr>
            <w:tcW w:w="2338" w:type="dxa"/>
          </w:tcPr>
          <w:p w14:paraId="78CB436E" w14:textId="7E5AD6FA" w:rsidR="00010AE0" w:rsidRPr="009667F9" w:rsidRDefault="009667F9"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5E66AF42" w14:textId="6D9026F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careUnitEmail</w:t>
            </w:r>
          </w:p>
        </w:tc>
        <w:tc>
          <w:tcPr>
            <w:tcW w:w="1880" w:type="dxa"/>
          </w:tcPr>
          <w:p w14:paraId="55B8E0C6" w14:textId="6B9A96C4"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5909B910"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4437DEF" w14:textId="4A9DAAA6" w:rsidR="00010AE0" w:rsidRPr="006D5C79" w:rsidRDefault="00010AE0" w:rsidP="00985F6E">
            <w:pPr>
              <w:rPr>
                <w:b w:val="0"/>
                <w:lang w:val="en-US"/>
              </w:rPr>
            </w:pPr>
            <w:r w:rsidRPr="006D5C79">
              <w:rPr>
                <w:b w:val="0"/>
                <w:bCs w:val="0"/>
                <w:szCs w:val="20"/>
                <w:lang w:val="en-US"/>
              </w:rPr>
              <w:t>enhet-adress</w:t>
            </w:r>
          </w:p>
        </w:tc>
        <w:tc>
          <w:tcPr>
            <w:tcW w:w="2338" w:type="dxa"/>
          </w:tcPr>
          <w:p w14:paraId="37F83E2F" w14:textId="6AEF66D2" w:rsidR="00010AE0" w:rsidRPr="009667F9" w:rsidRDefault="009667F9"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47199C68" w14:textId="6091FA19"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careUnitAddress</w:t>
            </w:r>
          </w:p>
        </w:tc>
        <w:tc>
          <w:tcPr>
            <w:tcW w:w="1880" w:type="dxa"/>
          </w:tcPr>
          <w:p w14:paraId="4F201311" w14:textId="2496DFBB"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6D16B3A4"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F8509EA" w14:textId="1DA8704F" w:rsidR="00010AE0" w:rsidRPr="006D5C79" w:rsidRDefault="00010AE0" w:rsidP="00985F6E">
            <w:pPr>
              <w:rPr>
                <w:b w:val="0"/>
                <w:lang w:val="en-US"/>
              </w:rPr>
            </w:pPr>
            <w:r w:rsidRPr="006D5C79">
              <w:rPr>
                <w:b w:val="0"/>
                <w:bCs w:val="0"/>
                <w:szCs w:val="20"/>
                <w:lang w:val="en-US"/>
              </w:rPr>
              <w:t>enhet-plats</w:t>
            </w:r>
          </w:p>
        </w:tc>
        <w:tc>
          <w:tcPr>
            <w:tcW w:w="2338" w:type="dxa"/>
          </w:tcPr>
          <w:p w14:paraId="5DC29242" w14:textId="5D601AF0" w:rsidR="00010AE0" w:rsidRPr="009667F9" w:rsidRDefault="009667F9"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2FD93AAB" w14:textId="07EAAF66"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careUnitLocation</w:t>
            </w:r>
          </w:p>
        </w:tc>
        <w:tc>
          <w:tcPr>
            <w:tcW w:w="1880" w:type="dxa"/>
          </w:tcPr>
          <w:p w14:paraId="6151FE47" w14:textId="4B11CC72"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03EAE775" w14:textId="77777777" w:rsidTr="006D5C79">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2338" w:type="dxa"/>
          </w:tcPr>
          <w:p w14:paraId="4E13E286" w14:textId="61E93D8C" w:rsidR="00010AE0" w:rsidRPr="0080677A" w:rsidRDefault="00010AE0" w:rsidP="00985F6E">
            <w:pPr>
              <w:rPr>
                <w:lang w:val="en-US"/>
              </w:rPr>
            </w:pPr>
            <w:r w:rsidRPr="0080677A">
              <w:rPr>
                <w:bCs w:val="0"/>
                <w:szCs w:val="20"/>
                <w:lang w:val="en-US"/>
              </w:rPr>
              <w:t>Remittent</w:t>
            </w:r>
          </w:p>
        </w:tc>
        <w:tc>
          <w:tcPr>
            <w:tcW w:w="2338" w:type="dxa"/>
          </w:tcPr>
          <w:p w14:paraId="399B5676"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4931E8C1" w14:textId="44DEFDE2" w:rsidR="00010AE0" w:rsidRPr="0080677A" w:rsidRDefault="00010AE0" w:rsidP="00985F6E">
            <w:pPr>
              <w:cnfStyle w:val="000000100000" w:firstRow="0" w:lastRow="0" w:firstColumn="0" w:lastColumn="0" w:oddVBand="0" w:evenVBand="0" w:oddHBand="1" w:evenHBand="0" w:firstRowFirstColumn="0" w:firstRowLastColumn="0" w:lastRowFirstColumn="0" w:lastRowLastColumn="0"/>
              <w:rPr>
                <w:b/>
                <w:lang w:val="en-US"/>
              </w:rPr>
            </w:pPr>
            <w:r w:rsidRPr="0080677A">
              <w:rPr>
                <w:b/>
                <w:lang w:val="en-US"/>
              </w:rPr>
              <w:t>RequestAuthorType</w:t>
            </w:r>
          </w:p>
        </w:tc>
        <w:tc>
          <w:tcPr>
            <w:tcW w:w="1880" w:type="dxa"/>
          </w:tcPr>
          <w:p w14:paraId="134FCF9F"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p>
        </w:tc>
      </w:tr>
      <w:tr w:rsidR="00010AE0" w:rsidRPr="006D5C79" w14:paraId="4C0CBE42"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43D7856" w14:textId="4BEAFC33" w:rsidR="00010AE0" w:rsidRPr="006D5C79" w:rsidRDefault="00010AE0" w:rsidP="00985F6E">
            <w:pPr>
              <w:rPr>
                <w:b w:val="0"/>
                <w:lang w:val="en-US"/>
              </w:rPr>
            </w:pPr>
            <w:r w:rsidRPr="006D5C79">
              <w:rPr>
                <w:b w:val="0"/>
                <w:bCs w:val="0"/>
                <w:szCs w:val="20"/>
                <w:lang w:val="en-US"/>
              </w:rPr>
              <w:t>remissdatum</w:t>
            </w:r>
          </w:p>
        </w:tc>
        <w:tc>
          <w:tcPr>
            <w:tcW w:w="2338" w:type="dxa"/>
          </w:tcPr>
          <w:p w14:paraId="11373BAE" w14:textId="52C61742" w:rsidR="00010AE0" w:rsidRPr="00644720" w:rsidRDefault="00644720"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4D48E207" w14:textId="61594D6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date</w:t>
            </w:r>
          </w:p>
        </w:tc>
        <w:tc>
          <w:tcPr>
            <w:tcW w:w="1880" w:type="dxa"/>
          </w:tcPr>
          <w:p w14:paraId="192ECEFC" w14:textId="12C6C59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DateType</w:t>
            </w:r>
          </w:p>
        </w:tc>
      </w:tr>
      <w:tr w:rsidR="00010AE0" w:rsidRPr="006D5C79" w14:paraId="26AE72BB"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68E4BDDA" w14:textId="10DA104A" w:rsidR="00010AE0" w:rsidRPr="006D5C79" w:rsidRDefault="00010AE0" w:rsidP="00985F6E">
            <w:pPr>
              <w:rPr>
                <w:b w:val="0"/>
              </w:rPr>
            </w:pPr>
            <w:r w:rsidRPr="006D5C79">
              <w:rPr>
                <w:b w:val="0"/>
                <w:bCs w:val="0"/>
                <w:szCs w:val="20"/>
              </w:rPr>
              <w:t>typ av hälso och sjukvårdspersonal</w:t>
            </w:r>
          </w:p>
        </w:tc>
        <w:tc>
          <w:tcPr>
            <w:tcW w:w="2338" w:type="dxa"/>
          </w:tcPr>
          <w:p w14:paraId="7CAC6ADB" w14:textId="14772389" w:rsidR="00010AE0" w:rsidRPr="006D5C79" w:rsidRDefault="00644720"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581DECC2" w14:textId="5B6D98CF"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typeOfHealthcareProfessional</w:t>
            </w:r>
          </w:p>
        </w:tc>
        <w:tc>
          <w:tcPr>
            <w:tcW w:w="1880" w:type="dxa"/>
          </w:tcPr>
          <w:p w14:paraId="0C47066A" w14:textId="5FB57739"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codeForProfession</w:t>
            </w:r>
          </w:p>
        </w:tc>
      </w:tr>
      <w:tr w:rsidR="00010AE0" w:rsidRPr="006D5C79" w14:paraId="05010D62" w14:textId="77777777" w:rsidTr="006D5C79">
        <w:trPr>
          <w:trHeight w:val="856"/>
        </w:trPr>
        <w:tc>
          <w:tcPr>
            <w:cnfStyle w:val="001000000000" w:firstRow="0" w:lastRow="0" w:firstColumn="1" w:lastColumn="0" w:oddVBand="0" w:evenVBand="0" w:oddHBand="0" w:evenHBand="0" w:firstRowFirstColumn="0" w:firstRowLastColumn="0" w:lastRowFirstColumn="0" w:lastRowLastColumn="0"/>
            <w:tcW w:w="2338" w:type="dxa"/>
          </w:tcPr>
          <w:p w14:paraId="1B646C51" w14:textId="18AF9F9B" w:rsidR="00010AE0" w:rsidRPr="0080677A" w:rsidRDefault="00010AE0" w:rsidP="00985F6E">
            <w:pPr>
              <w:rPr>
                <w:lang w:val="en-US"/>
              </w:rPr>
            </w:pPr>
            <w:r w:rsidRPr="0080677A">
              <w:rPr>
                <w:bCs w:val="0"/>
                <w:szCs w:val="20"/>
              </w:rPr>
              <w:t>Hälso och sjukvårdspersonal</w:t>
            </w:r>
          </w:p>
        </w:tc>
        <w:tc>
          <w:tcPr>
            <w:tcW w:w="2338" w:type="dxa"/>
          </w:tcPr>
          <w:p w14:paraId="20BB87EB"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34C2561B" w14:textId="28DA7489" w:rsidR="00010AE0" w:rsidRPr="0080677A" w:rsidRDefault="00741693" w:rsidP="00985F6E">
            <w:pPr>
              <w:cnfStyle w:val="000000000000" w:firstRow="0" w:lastRow="0" w:firstColumn="0" w:lastColumn="0" w:oddVBand="0" w:evenVBand="0" w:oddHBand="0" w:evenHBand="0" w:firstRowFirstColumn="0" w:firstRowLastColumn="0" w:lastRowFirstColumn="0" w:lastRowLastColumn="0"/>
              <w:rPr>
                <w:b/>
                <w:lang w:val="en-US"/>
              </w:rPr>
            </w:pPr>
            <w:r w:rsidRPr="00741693">
              <w:rPr>
                <w:b/>
                <w:lang w:val="en-US"/>
              </w:rPr>
              <w:t>healthcareProfessional</w:t>
            </w:r>
          </w:p>
        </w:tc>
        <w:tc>
          <w:tcPr>
            <w:tcW w:w="1880" w:type="dxa"/>
          </w:tcPr>
          <w:p w14:paraId="01D34F0F" w14:textId="26358EA5"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80677A">
              <w:rPr>
                <w:b/>
                <w:lang w:val="en-US"/>
              </w:rPr>
              <w:t>HealthcareProfessionalType</w:t>
            </w:r>
          </w:p>
        </w:tc>
      </w:tr>
      <w:tr w:rsidR="00010AE0" w:rsidRPr="006D5C79" w14:paraId="44D5FADA"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E2EC6D6" w14:textId="248AC40B" w:rsidR="00010AE0" w:rsidRPr="006D5C79" w:rsidRDefault="00010AE0" w:rsidP="00985F6E">
            <w:pPr>
              <w:rPr>
                <w:b w:val="0"/>
                <w:lang w:val="en-US"/>
              </w:rPr>
            </w:pPr>
            <w:r w:rsidRPr="006D5C79">
              <w:rPr>
                <w:b w:val="0"/>
                <w:bCs w:val="0"/>
                <w:szCs w:val="20"/>
              </w:rPr>
              <w:lastRenderedPageBreak/>
              <w:t>personal-id</w:t>
            </w:r>
          </w:p>
        </w:tc>
        <w:tc>
          <w:tcPr>
            <w:tcW w:w="2338" w:type="dxa"/>
          </w:tcPr>
          <w:p w14:paraId="7C15FF81" w14:textId="51FF0E77" w:rsidR="00010AE0" w:rsidRPr="00644720" w:rsidRDefault="00644720" w:rsidP="00644720">
            <w:pPr>
              <w:cnfStyle w:val="000000100000" w:firstRow="0" w:lastRow="0" w:firstColumn="0" w:lastColumn="0" w:oddVBand="0" w:evenVBand="0" w:oddHBand="1" w:evenHBand="0" w:firstRowFirstColumn="0" w:firstRowLastColumn="0" w:lastRowFirstColumn="0" w:lastRowLastColumn="0"/>
            </w:pPr>
            <w:r w:rsidRPr="0080677A">
              <w:t>Vård och omsorgsutövare</w:t>
            </w:r>
            <w:r>
              <w:t>.personal id</w:t>
            </w:r>
          </w:p>
        </w:tc>
        <w:tc>
          <w:tcPr>
            <w:tcW w:w="2338" w:type="dxa"/>
          </w:tcPr>
          <w:p w14:paraId="38AFD2E5" w14:textId="374587BF"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id</w:t>
            </w:r>
          </w:p>
        </w:tc>
        <w:tc>
          <w:tcPr>
            <w:tcW w:w="1880" w:type="dxa"/>
          </w:tcPr>
          <w:p w14:paraId="7791DDA1" w14:textId="2186E1A0"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HSAIdType</w:t>
            </w:r>
          </w:p>
        </w:tc>
      </w:tr>
      <w:tr w:rsidR="00010AE0" w:rsidRPr="006D5C79" w14:paraId="25134E1E"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C9F5F62" w14:textId="7A8F9F74" w:rsidR="00010AE0" w:rsidRPr="006D5C79" w:rsidRDefault="00010AE0" w:rsidP="00985F6E">
            <w:pPr>
              <w:rPr>
                <w:b w:val="0"/>
                <w:lang w:val="en-US"/>
              </w:rPr>
            </w:pPr>
            <w:r w:rsidRPr="006D5C79">
              <w:rPr>
                <w:b w:val="0"/>
                <w:bCs w:val="0"/>
                <w:szCs w:val="20"/>
              </w:rPr>
              <w:t>personalnamn</w:t>
            </w:r>
          </w:p>
        </w:tc>
        <w:tc>
          <w:tcPr>
            <w:tcW w:w="2338" w:type="dxa"/>
          </w:tcPr>
          <w:p w14:paraId="2AEF38A3" w14:textId="439DD544" w:rsidR="00010AE0" w:rsidRPr="00644720" w:rsidRDefault="00644720" w:rsidP="00644720">
            <w:pPr>
              <w:cnfStyle w:val="000000000000" w:firstRow="0" w:lastRow="0" w:firstColumn="0" w:lastColumn="0" w:oddVBand="0" w:evenVBand="0" w:oddHBand="0" w:evenHBand="0" w:firstRowFirstColumn="0" w:firstRowLastColumn="0" w:lastRowFirstColumn="0" w:lastRowLastColumn="0"/>
            </w:pPr>
            <w:r w:rsidRPr="0080677A">
              <w:t>Vård och omsorgsutövare</w:t>
            </w:r>
            <w:r>
              <w:t>.person namn</w:t>
            </w:r>
          </w:p>
        </w:tc>
        <w:tc>
          <w:tcPr>
            <w:tcW w:w="2338" w:type="dxa"/>
          </w:tcPr>
          <w:p w14:paraId="6F091011" w14:textId="07BB45E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name</w:t>
            </w:r>
            <w:r w:rsidR="00741693">
              <w:rPr>
                <w:lang w:val="en-US"/>
              </w:rPr>
              <w:t>ring</w:t>
            </w:r>
          </w:p>
        </w:tc>
        <w:tc>
          <w:tcPr>
            <w:tcW w:w="1880" w:type="dxa"/>
          </w:tcPr>
          <w:p w14:paraId="0DB60425" w14:textId="5B52FB18"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w:t>
            </w:r>
            <w:r w:rsidR="002717EF">
              <w:rPr>
                <w:bCs/>
                <w:szCs w:val="20"/>
                <w:lang w:val="en-US"/>
              </w:rPr>
              <w:t>ring</w:t>
            </w:r>
          </w:p>
        </w:tc>
      </w:tr>
      <w:tr w:rsidR="00010AE0" w:rsidRPr="006D5C79" w14:paraId="27BA24C1"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D5A381C" w14:textId="72E50D96" w:rsidR="00010AE0" w:rsidRPr="0080677A" w:rsidRDefault="00010AE0" w:rsidP="00985F6E">
            <w:pPr>
              <w:rPr>
                <w:lang w:val="en-US"/>
              </w:rPr>
            </w:pPr>
            <w:r w:rsidRPr="0080677A">
              <w:rPr>
                <w:bCs w:val="0"/>
                <w:szCs w:val="20"/>
              </w:rPr>
              <w:t>Mottagare</w:t>
            </w:r>
          </w:p>
        </w:tc>
        <w:tc>
          <w:tcPr>
            <w:tcW w:w="2338" w:type="dxa"/>
          </w:tcPr>
          <w:p w14:paraId="437F1B1D"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11D92DBE" w14:textId="23CCC4A4"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recipient</w:t>
            </w:r>
          </w:p>
        </w:tc>
        <w:tc>
          <w:tcPr>
            <w:tcW w:w="1880" w:type="dxa"/>
          </w:tcPr>
          <w:p w14:paraId="00AB2493" w14:textId="648FC71C"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RecipientType</w:t>
            </w:r>
          </w:p>
        </w:tc>
      </w:tr>
      <w:tr w:rsidR="00010AE0" w:rsidRPr="006D5C79" w14:paraId="1D007C70"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05643385" w14:textId="3FC7B7B4" w:rsidR="00010AE0" w:rsidRPr="0080677A" w:rsidRDefault="00010AE0" w:rsidP="00985F6E">
            <w:pPr>
              <w:rPr>
                <w:lang w:val="en-US"/>
              </w:rPr>
            </w:pPr>
            <w:r w:rsidRPr="0080677A">
              <w:rPr>
                <w:bCs w:val="0"/>
                <w:szCs w:val="20"/>
              </w:rPr>
              <w:t>Vidareskickare</w:t>
            </w:r>
          </w:p>
        </w:tc>
        <w:tc>
          <w:tcPr>
            <w:tcW w:w="2338" w:type="dxa"/>
          </w:tcPr>
          <w:p w14:paraId="445C64D4"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7CBB2A3F" w14:textId="5844A941" w:rsidR="00010AE0" w:rsidRPr="0080677A" w:rsidRDefault="00741693" w:rsidP="00985F6E">
            <w:pPr>
              <w:cnfStyle w:val="000000000000" w:firstRow="0" w:lastRow="0" w:firstColumn="0" w:lastColumn="0" w:oddVBand="0" w:evenVBand="0" w:oddHBand="0" w:evenHBand="0" w:firstRowFirstColumn="0" w:firstRowLastColumn="0" w:lastRowFirstColumn="0" w:lastRowLastColumn="0"/>
              <w:rPr>
                <w:b/>
                <w:lang w:val="en-US"/>
              </w:rPr>
            </w:pPr>
            <w:r w:rsidRPr="00741693">
              <w:rPr>
                <w:b/>
                <w:lang w:val="en-US"/>
              </w:rPr>
              <w:t>intermediaryParticipant</w:t>
            </w:r>
          </w:p>
        </w:tc>
        <w:tc>
          <w:tcPr>
            <w:tcW w:w="1880" w:type="dxa"/>
          </w:tcPr>
          <w:p w14:paraId="3AF03FB9" w14:textId="004663A3"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80677A">
              <w:rPr>
                <w:b/>
                <w:lang w:val="en-US"/>
              </w:rPr>
              <w:t>IntermediaryType</w:t>
            </w:r>
          </w:p>
        </w:tc>
      </w:tr>
      <w:tr w:rsidR="00010AE0" w:rsidRPr="007C0F4D" w14:paraId="369048A7"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3E8F9FDB" w14:textId="19679E69" w:rsidR="00010AE0" w:rsidRPr="007C0F4D" w:rsidRDefault="00010AE0" w:rsidP="00985F6E">
            <w:pPr>
              <w:rPr>
                <w:lang w:val="en-US"/>
              </w:rPr>
            </w:pPr>
            <w:r w:rsidRPr="007C0F4D">
              <w:rPr>
                <w:bCs w:val="0"/>
                <w:szCs w:val="20"/>
              </w:rPr>
              <w:t>Tilläggsinformation</w:t>
            </w:r>
          </w:p>
        </w:tc>
        <w:tc>
          <w:tcPr>
            <w:tcW w:w="2338" w:type="dxa"/>
          </w:tcPr>
          <w:p w14:paraId="7355E2AD" w14:textId="77777777" w:rsidR="00010AE0" w:rsidRPr="007C0F4D" w:rsidRDefault="00010AE0" w:rsidP="00985F6E">
            <w:pPr>
              <w:cnfStyle w:val="000000100000" w:firstRow="0" w:lastRow="0" w:firstColumn="0" w:lastColumn="0" w:oddVBand="0" w:evenVBand="0" w:oddHBand="1" w:evenHBand="0" w:firstRowFirstColumn="0" w:firstRowLastColumn="0" w:lastRowFirstColumn="0" w:lastRowLastColumn="0"/>
              <w:rPr>
                <w:b/>
                <w:lang w:val="en-US"/>
              </w:rPr>
            </w:pPr>
          </w:p>
        </w:tc>
        <w:tc>
          <w:tcPr>
            <w:tcW w:w="2338" w:type="dxa"/>
          </w:tcPr>
          <w:p w14:paraId="466C3356" w14:textId="25B63116" w:rsidR="00010AE0" w:rsidRPr="007C0F4D"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additionalInformation</w:t>
            </w:r>
          </w:p>
        </w:tc>
        <w:tc>
          <w:tcPr>
            <w:tcW w:w="1880" w:type="dxa"/>
          </w:tcPr>
          <w:p w14:paraId="7E355541" w14:textId="6AE138C0" w:rsidR="00010AE0" w:rsidRPr="007C0F4D" w:rsidRDefault="00741693" w:rsidP="00985F6E">
            <w:pPr>
              <w:cnfStyle w:val="000000100000" w:firstRow="0" w:lastRow="0" w:firstColumn="0" w:lastColumn="0" w:oddVBand="0" w:evenVBand="0" w:oddHBand="1" w:evenHBand="0" w:firstRowFirstColumn="0" w:firstRowLastColumn="0" w:lastRowFirstColumn="0" w:lastRowLastColumn="0"/>
              <w:rPr>
                <w:b/>
                <w:bCs/>
                <w:szCs w:val="20"/>
                <w:lang w:val="en-US"/>
              </w:rPr>
            </w:pPr>
            <w:r w:rsidRPr="007C0F4D">
              <w:rPr>
                <w:b/>
                <w:lang w:val="en-US"/>
              </w:rPr>
              <w:t>AdditionalInformationType</w:t>
            </w:r>
          </w:p>
        </w:tc>
      </w:tr>
      <w:tr w:rsidR="00010AE0" w:rsidRPr="006D5C79" w14:paraId="2A586346"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0A72AE46" w14:textId="3734F431" w:rsidR="00010AE0" w:rsidRPr="006D5C79" w:rsidRDefault="00010AE0" w:rsidP="00985F6E">
            <w:pPr>
              <w:rPr>
                <w:b w:val="0"/>
                <w:lang w:val="en-US"/>
              </w:rPr>
            </w:pPr>
            <w:r w:rsidRPr="006D5C79">
              <w:rPr>
                <w:b w:val="0"/>
                <w:bCs w:val="0"/>
                <w:szCs w:val="20"/>
              </w:rPr>
              <w:t>önskemål om remissmottagare</w:t>
            </w:r>
          </w:p>
        </w:tc>
        <w:tc>
          <w:tcPr>
            <w:tcW w:w="2338" w:type="dxa"/>
          </w:tcPr>
          <w:p w14:paraId="5413AA9C" w14:textId="544126E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rFonts w:eastAsia="Arial Unicode MS"/>
              </w:rPr>
              <w:t>aktivitet.föreslagen utförare beskrivning</w:t>
            </w:r>
          </w:p>
        </w:tc>
        <w:tc>
          <w:tcPr>
            <w:tcW w:w="2338" w:type="dxa"/>
          </w:tcPr>
          <w:p w14:paraId="580E4174" w14:textId="1BF585C3"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desiredRequestRecipient</w:t>
            </w:r>
          </w:p>
        </w:tc>
        <w:tc>
          <w:tcPr>
            <w:tcW w:w="1880" w:type="dxa"/>
          </w:tcPr>
          <w:p w14:paraId="1B5458E4" w14:textId="7DED7AF0"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288DCA94" w14:textId="77777777" w:rsidTr="006D5C79">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338" w:type="dxa"/>
          </w:tcPr>
          <w:p w14:paraId="13EF0773" w14:textId="0588D1AC" w:rsidR="00010AE0" w:rsidRPr="006D5C79" w:rsidRDefault="00010AE0" w:rsidP="00985F6E">
            <w:pPr>
              <w:rPr>
                <w:b w:val="0"/>
                <w:lang w:val="en-US"/>
              </w:rPr>
            </w:pPr>
            <w:r w:rsidRPr="006D5C79">
              <w:rPr>
                <w:b w:val="0"/>
                <w:bCs w:val="0"/>
                <w:szCs w:val="20"/>
              </w:rPr>
              <w:t>kompletterande administrativ information</w:t>
            </w:r>
          </w:p>
        </w:tc>
        <w:tc>
          <w:tcPr>
            <w:tcW w:w="2338" w:type="dxa"/>
          </w:tcPr>
          <w:p w14:paraId="35EC1E5B" w14:textId="627D61D3"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framställan.kommentar</w:t>
            </w:r>
          </w:p>
        </w:tc>
        <w:tc>
          <w:tcPr>
            <w:tcW w:w="2338" w:type="dxa"/>
          </w:tcPr>
          <w:p w14:paraId="4C8052AD" w14:textId="274EBBB3"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administrativeInformation</w:t>
            </w:r>
          </w:p>
        </w:tc>
        <w:tc>
          <w:tcPr>
            <w:tcW w:w="1880" w:type="dxa"/>
          </w:tcPr>
          <w:p w14:paraId="354D3D37" w14:textId="46106487"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20A362F4"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3DA6E887" w14:textId="6CE06D1A" w:rsidR="00010AE0" w:rsidRPr="006D5C79" w:rsidRDefault="00010AE0" w:rsidP="00985F6E">
            <w:pPr>
              <w:rPr>
                <w:b w:val="0"/>
                <w:lang w:val="en-US"/>
              </w:rPr>
            </w:pPr>
            <w:r w:rsidRPr="006D5C79">
              <w:rPr>
                <w:b w:val="0"/>
                <w:bCs w:val="0"/>
                <w:szCs w:val="20"/>
              </w:rPr>
              <w:t>kommentar tolkbehov</w:t>
            </w:r>
          </w:p>
        </w:tc>
        <w:tc>
          <w:tcPr>
            <w:tcW w:w="2338" w:type="dxa"/>
          </w:tcPr>
          <w:p w14:paraId="6E1BB393" w14:textId="7F1EBE8E"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proofErr w:type="gramStart"/>
            <w:r w:rsidRPr="006D5C79">
              <w:rPr>
                <w:rFonts w:eastAsia="Arial Unicode MS"/>
              </w:rPr>
              <w:t>språklig kommunikation.kommentar tolkbehov</w:t>
            </w:r>
            <w:proofErr w:type="gramEnd"/>
          </w:p>
        </w:tc>
        <w:tc>
          <w:tcPr>
            <w:tcW w:w="2338" w:type="dxa"/>
          </w:tcPr>
          <w:p w14:paraId="2A9835F3" w14:textId="5AA10C1E"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interpreterRequirement</w:t>
            </w:r>
          </w:p>
        </w:tc>
        <w:tc>
          <w:tcPr>
            <w:tcW w:w="1880" w:type="dxa"/>
          </w:tcPr>
          <w:p w14:paraId="2541DDA3" w14:textId="1C77552F"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0CACA4D9"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079D3C6C" w14:textId="78C6726E" w:rsidR="00010AE0" w:rsidRPr="0080677A" w:rsidRDefault="00010AE0" w:rsidP="00985F6E">
            <w:pPr>
              <w:rPr>
                <w:lang w:val="en-US"/>
              </w:rPr>
            </w:pPr>
            <w:r w:rsidRPr="0080677A">
              <w:rPr>
                <w:bCs w:val="0"/>
                <w:szCs w:val="20"/>
              </w:rPr>
              <w:t>Uppmärksamhetsinformation</w:t>
            </w:r>
          </w:p>
        </w:tc>
        <w:tc>
          <w:tcPr>
            <w:tcW w:w="2338" w:type="dxa"/>
          </w:tcPr>
          <w:p w14:paraId="1DB30B9E"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31E082CF" w14:textId="403C2AA0"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awarenessInformation</w:t>
            </w:r>
          </w:p>
        </w:tc>
        <w:tc>
          <w:tcPr>
            <w:tcW w:w="1880" w:type="dxa"/>
          </w:tcPr>
          <w:p w14:paraId="610B4C53" w14:textId="39477BAC"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AwarenessInformationType</w:t>
            </w:r>
          </w:p>
        </w:tc>
      </w:tr>
      <w:tr w:rsidR="00010AE0" w:rsidRPr="006D5C79" w14:paraId="050C54EC"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487700C" w14:textId="7020ED0E" w:rsidR="00010AE0" w:rsidRPr="006D5C79" w:rsidRDefault="00010AE0" w:rsidP="00985F6E">
            <w:pPr>
              <w:rPr>
                <w:b w:val="0"/>
                <w:lang w:val="en-US"/>
              </w:rPr>
            </w:pPr>
            <w:r w:rsidRPr="006D5C79">
              <w:rPr>
                <w:b w:val="0"/>
                <w:bCs w:val="0"/>
                <w:szCs w:val="20"/>
              </w:rPr>
              <w:t>uppmärksamhetstext</w:t>
            </w:r>
          </w:p>
        </w:tc>
        <w:tc>
          <w:tcPr>
            <w:tcW w:w="2338" w:type="dxa"/>
          </w:tcPr>
          <w:p w14:paraId="13DEFFF9" w14:textId="1ACC9A2C" w:rsidR="00010AE0" w:rsidRPr="007C0F4D" w:rsidRDefault="007C0F4D"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6CCA5736" w14:textId="0276D3B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Text</w:t>
            </w:r>
          </w:p>
        </w:tc>
        <w:tc>
          <w:tcPr>
            <w:tcW w:w="1880" w:type="dxa"/>
          </w:tcPr>
          <w:p w14:paraId="44934B13" w14:textId="1B3C7931"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040494D3"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324677FB" w14:textId="3A331F1B" w:rsidR="00010AE0" w:rsidRPr="0080677A" w:rsidRDefault="00010AE0" w:rsidP="00985F6E">
            <w:pPr>
              <w:rPr>
                <w:lang w:val="en-US"/>
              </w:rPr>
            </w:pPr>
            <w:r w:rsidRPr="0080677A">
              <w:rPr>
                <w:bCs w:val="0"/>
                <w:szCs w:val="20"/>
              </w:rPr>
              <w:t>Frågeställning</w:t>
            </w:r>
          </w:p>
        </w:tc>
        <w:tc>
          <w:tcPr>
            <w:tcW w:w="2338" w:type="dxa"/>
          </w:tcPr>
          <w:p w14:paraId="51ECD02F"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74BA20FD" w14:textId="7030CD2F"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questionFormulation</w:t>
            </w:r>
          </w:p>
        </w:tc>
        <w:tc>
          <w:tcPr>
            <w:tcW w:w="1880" w:type="dxa"/>
          </w:tcPr>
          <w:p w14:paraId="7705EABC" w14:textId="58F5167E"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QuestionFormulationType</w:t>
            </w:r>
          </w:p>
        </w:tc>
      </w:tr>
      <w:tr w:rsidR="00010AE0" w:rsidRPr="006D5C79" w14:paraId="4EB7F0E7" w14:textId="77777777" w:rsidTr="00031346">
        <w:trPr>
          <w:trHeight w:val="285"/>
        </w:trPr>
        <w:tc>
          <w:tcPr>
            <w:cnfStyle w:val="001000000000" w:firstRow="0" w:lastRow="0" w:firstColumn="1" w:lastColumn="0" w:oddVBand="0" w:evenVBand="0" w:oddHBand="0" w:evenHBand="0" w:firstRowFirstColumn="0" w:firstRowLastColumn="0" w:lastRowFirstColumn="0" w:lastRowLastColumn="0"/>
            <w:tcW w:w="2338" w:type="dxa"/>
            <w:tcBorders>
              <w:bottom w:val="single" w:sz="8" w:space="0" w:color="4F81BD" w:themeColor="accent1"/>
            </w:tcBorders>
          </w:tcPr>
          <w:p w14:paraId="3EDD08A6" w14:textId="563D33BC" w:rsidR="00010AE0" w:rsidRPr="006D5C79" w:rsidRDefault="00010AE0" w:rsidP="00985F6E">
            <w:pPr>
              <w:rPr>
                <w:b w:val="0"/>
                <w:lang w:val="en-US"/>
              </w:rPr>
            </w:pPr>
            <w:r w:rsidRPr="006D5C79">
              <w:rPr>
                <w:b w:val="0"/>
                <w:bCs w:val="0"/>
                <w:szCs w:val="20"/>
              </w:rPr>
              <w:t>frågeställning-text</w:t>
            </w:r>
          </w:p>
        </w:tc>
        <w:tc>
          <w:tcPr>
            <w:tcW w:w="2338" w:type="dxa"/>
            <w:tcBorders>
              <w:bottom w:val="single" w:sz="8" w:space="0" w:color="4F81BD" w:themeColor="accent1"/>
            </w:tcBorders>
          </w:tcPr>
          <w:p w14:paraId="3FFA2D13" w14:textId="598144CC"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rPr>
              <w:t xml:space="preserve">Framställan.motiv </w:t>
            </w:r>
            <w:proofErr w:type="gramStart"/>
            <w:r w:rsidRPr="006D5C79">
              <w:rPr>
                <w:bCs/>
                <w:szCs w:val="20"/>
              </w:rPr>
              <w:t>framställan</w:t>
            </w:r>
            <w:proofErr w:type="gramEnd"/>
            <w:r w:rsidRPr="006D5C79">
              <w:rPr>
                <w:bCs/>
                <w:szCs w:val="20"/>
              </w:rPr>
              <w:t xml:space="preserve"> beskrivning</w:t>
            </w:r>
          </w:p>
        </w:tc>
        <w:tc>
          <w:tcPr>
            <w:tcW w:w="2338" w:type="dxa"/>
            <w:tcBorders>
              <w:bottom w:val="single" w:sz="8" w:space="0" w:color="4F81BD" w:themeColor="accent1"/>
            </w:tcBorders>
          </w:tcPr>
          <w:p w14:paraId="3070A385" w14:textId="7CD7C8D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text</w:t>
            </w:r>
          </w:p>
        </w:tc>
        <w:tc>
          <w:tcPr>
            <w:tcW w:w="1880" w:type="dxa"/>
            <w:tcBorders>
              <w:bottom w:val="single" w:sz="8" w:space="0" w:color="4F81BD" w:themeColor="accent1"/>
            </w:tcBorders>
          </w:tcPr>
          <w:p w14:paraId="1D61E206" w14:textId="15589E41" w:rsidR="00010AE0" w:rsidRPr="006D5C79" w:rsidRDefault="00741693"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12CEDD36"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6E195509" w14:textId="056B3D08" w:rsidR="00010AE0" w:rsidRPr="0080677A" w:rsidRDefault="00010AE0" w:rsidP="00985F6E">
            <w:pPr>
              <w:rPr>
                <w:lang w:val="en-US"/>
              </w:rPr>
            </w:pPr>
            <w:r w:rsidRPr="0080677A">
              <w:rPr>
                <w:bCs w:val="0"/>
                <w:szCs w:val="20"/>
              </w:rPr>
              <w:t>Anamnes</w:t>
            </w:r>
          </w:p>
        </w:tc>
        <w:tc>
          <w:tcPr>
            <w:tcW w:w="2338" w:type="dxa"/>
          </w:tcPr>
          <w:p w14:paraId="45189D8B" w14:textId="5D7FFF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Hälsorelaterat Tillstånd</w:t>
            </w:r>
          </w:p>
        </w:tc>
        <w:tc>
          <w:tcPr>
            <w:tcW w:w="2338" w:type="dxa"/>
          </w:tcPr>
          <w:p w14:paraId="05AE888F" w14:textId="280650DB" w:rsidR="00010AE0"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clinicalInformation</w:t>
            </w:r>
          </w:p>
        </w:tc>
        <w:tc>
          <w:tcPr>
            <w:tcW w:w="1880" w:type="dxa"/>
          </w:tcPr>
          <w:p w14:paraId="5274CE44" w14:textId="65A4F9CB"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color w:val="00B050"/>
                <w:szCs w:val="20"/>
                <w:lang w:val="en-US"/>
              </w:rPr>
            </w:pPr>
            <w:r w:rsidRPr="0080677A">
              <w:rPr>
                <w:b/>
                <w:lang w:val="en-US"/>
              </w:rPr>
              <w:t>ClinicalInformationType</w:t>
            </w:r>
          </w:p>
        </w:tc>
      </w:tr>
      <w:tr w:rsidR="00010AE0" w:rsidRPr="006D5C79" w14:paraId="35FEA8D8"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1EAC22AD" w14:textId="7E1114D9" w:rsidR="00010AE0" w:rsidRPr="006D5C79" w:rsidRDefault="00010AE0" w:rsidP="00985F6E">
            <w:pPr>
              <w:rPr>
                <w:b w:val="0"/>
                <w:lang w:val="en-US"/>
              </w:rPr>
            </w:pPr>
            <w:r w:rsidRPr="006D5C79">
              <w:rPr>
                <w:b w:val="0"/>
                <w:bCs w:val="0"/>
                <w:szCs w:val="20"/>
              </w:rPr>
              <w:t>beskrivning</w:t>
            </w:r>
          </w:p>
        </w:tc>
        <w:tc>
          <w:tcPr>
            <w:tcW w:w="2338" w:type="dxa"/>
          </w:tcPr>
          <w:p w14:paraId="0762F907" w14:textId="1278621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rFonts w:eastAsia="Arial Unicode MS"/>
              </w:rPr>
              <w:t>Hälsorelaterat Tillstånd.kommentar</w:t>
            </w:r>
          </w:p>
        </w:tc>
        <w:tc>
          <w:tcPr>
            <w:tcW w:w="2338" w:type="dxa"/>
          </w:tcPr>
          <w:p w14:paraId="79B2C739" w14:textId="0BF75645"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text</w:t>
            </w:r>
          </w:p>
        </w:tc>
        <w:tc>
          <w:tcPr>
            <w:tcW w:w="1880" w:type="dxa"/>
          </w:tcPr>
          <w:p w14:paraId="25277BA8" w14:textId="6F73E5A1" w:rsidR="00010AE0" w:rsidRPr="006D5C79" w:rsidRDefault="00010AE0" w:rsidP="008C610F">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String</w:t>
            </w:r>
          </w:p>
        </w:tc>
      </w:tr>
      <w:tr w:rsidR="00010AE0" w:rsidRPr="006D5C79" w14:paraId="3D4A08C0" w14:textId="77777777" w:rsidTr="006D5C79">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338" w:type="dxa"/>
          </w:tcPr>
          <w:p w14:paraId="28473F5A" w14:textId="7059CAD4" w:rsidR="00010AE0" w:rsidRPr="0080677A" w:rsidRDefault="00010AE0" w:rsidP="00985F6E">
            <w:pPr>
              <w:rPr>
                <w:lang w:val="en-US"/>
              </w:rPr>
            </w:pPr>
            <w:r w:rsidRPr="0080677A">
              <w:rPr>
                <w:bCs w:val="0"/>
                <w:szCs w:val="20"/>
              </w:rPr>
              <w:t>Kliniskt tillstånd</w:t>
            </w:r>
          </w:p>
        </w:tc>
        <w:tc>
          <w:tcPr>
            <w:tcW w:w="2338" w:type="dxa"/>
          </w:tcPr>
          <w:p w14:paraId="6AB3F9EE"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0D71D346" w14:textId="673221F1" w:rsidR="00010AE0" w:rsidRPr="0080677A" w:rsidRDefault="00741693" w:rsidP="00741693">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condition</w:t>
            </w:r>
          </w:p>
        </w:tc>
        <w:tc>
          <w:tcPr>
            <w:tcW w:w="1880" w:type="dxa"/>
          </w:tcPr>
          <w:p w14:paraId="65B9C9C8" w14:textId="17E27F16"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ConditionType</w:t>
            </w:r>
          </w:p>
        </w:tc>
      </w:tr>
      <w:tr w:rsidR="00010AE0" w:rsidRPr="006D5C79" w14:paraId="3F95B981" w14:textId="77777777" w:rsidTr="006D5C79">
        <w:trPr>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53DC1B7" w14:textId="3FC72CEA" w:rsidR="00010AE0" w:rsidRPr="006D5C79" w:rsidRDefault="00010AE0" w:rsidP="00985F6E">
            <w:pPr>
              <w:rPr>
                <w:b w:val="0"/>
                <w:lang w:val="en-US"/>
              </w:rPr>
            </w:pPr>
            <w:r w:rsidRPr="006D5C79">
              <w:rPr>
                <w:b w:val="0"/>
                <w:bCs w:val="0"/>
                <w:szCs w:val="20"/>
              </w:rPr>
              <w:t>kliniskt tillstånd id</w:t>
            </w:r>
          </w:p>
        </w:tc>
        <w:tc>
          <w:tcPr>
            <w:tcW w:w="2338" w:type="dxa"/>
          </w:tcPr>
          <w:p w14:paraId="2095A10E" w14:textId="2F58728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rFonts w:eastAsia="Arial Unicode MS"/>
              </w:rPr>
              <w:t>Hälsorelaterat tillstånd.hälsorelaterattillstånd_id</w:t>
            </w:r>
          </w:p>
        </w:tc>
        <w:tc>
          <w:tcPr>
            <w:tcW w:w="2338" w:type="dxa"/>
          </w:tcPr>
          <w:p w14:paraId="6A73B10D" w14:textId="797ED74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id</w:t>
            </w:r>
          </w:p>
        </w:tc>
        <w:tc>
          <w:tcPr>
            <w:tcW w:w="1880" w:type="dxa"/>
          </w:tcPr>
          <w:p w14:paraId="31026754" w14:textId="2916632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ConditionIDType</w:t>
            </w:r>
          </w:p>
        </w:tc>
      </w:tr>
      <w:tr w:rsidR="00010AE0" w:rsidRPr="006D5C79" w14:paraId="2485774D"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314FB511" w14:textId="5712D743" w:rsidR="00010AE0" w:rsidRPr="006D5C79" w:rsidRDefault="00010AE0" w:rsidP="00985F6E">
            <w:pPr>
              <w:rPr>
                <w:b w:val="0"/>
                <w:lang w:val="en-US"/>
              </w:rPr>
            </w:pPr>
            <w:r w:rsidRPr="006D5C79">
              <w:rPr>
                <w:b w:val="0"/>
                <w:bCs w:val="0"/>
                <w:szCs w:val="20"/>
              </w:rPr>
              <w:t>kliniskt tillstånd beskrivning</w:t>
            </w:r>
          </w:p>
        </w:tc>
        <w:tc>
          <w:tcPr>
            <w:tcW w:w="2338" w:type="dxa"/>
          </w:tcPr>
          <w:p w14:paraId="6F2ECB9B" w14:textId="77777777" w:rsidR="00010AE0" w:rsidRPr="006D5C79" w:rsidRDefault="00010AE0"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sidRPr="006D5C79">
              <w:rPr>
                <w:rFonts w:eastAsia="Arial Unicode MS"/>
              </w:rPr>
              <w:t>Hälsorelaterat tillstånd.</w:t>
            </w:r>
          </w:p>
          <w:p w14:paraId="7145F157" w14:textId="77777777" w:rsidR="00010AE0" w:rsidRPr="006D5C79" w:rsidRDefault="00010AE0" w:rsidP="00AA223E">
            <w:pPr>
              <w:pStyle w:val="Default"/>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kommentar </w:t>
            </w:r>
          </w:p>
          <w:p w14:paraId="50C38CB9"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067A5DF5" w14:textId="7E8862BB"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text</w:t>
            </w:r>
          </w:p>
        </w:tc>
        <w:tc>
          <w:tcPr>
            <w:tcW w:w="1880" w:type="dxa"/>
          </w:tcPr>
          <w:p w14:paraId="238A7056" w14:textId="3DD20852"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0A0BD132"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500BC3A6" w14:textId="08D8FF68" w:rsidR="00010AE0" w:rsidRPr="006D5C79" w:rsidRDefault="00010AE0" w:rsidP="00985F6E">
            <w:pPr>
              <w:rPr>
                <w:b w:val="0"/>
                <w:lang w:val="en-US"/>
              </w:rPr>
            </w:pPr>
            <w:proofErr w:type="gramStart"/>
            <w:r w:rsidRPr="006D5C79">
              <w:rPr>
                <w:b w:val="0"/>
                <w:bCs w:val="0"/>
                <w:szCs w:val="20"/>
              </w:rPr>
              <w:lastRenderedPageBreak/>
              <w:t>kliniskt</w:t>
            </w:r>
            <w:proofErr w:type="gramEnd"/>
            <w:r w:rsidRPr="006D5C79">
              <w:rPr>
                <w:b w:val="0"/>
                <w:bCs w:val="0"/>
                <w:szCs w:val="20"/>
              </w:rPr>
              <w:t xml:space="preserve"> tillståndskod</w:t>
            </w:r>
          </w:p>
        </w:tc>
        <w:tc>
          <w:tcPr>
            <w:tcW w:w="2338" w:type="dxa"/>
          </w:tcPr>
          <w:p w14:paraId="2348965C" w14:textId="77777777" w:rsidR="00010AE0" w:rsidRPr="006D5C79" w:rsidRDefault="00010AE0" w:rsidP="00AA223E">
            <w:pPr>
              <w:cnfStyle w:val="000000000000" w:firstRow="0" w:lastRow="0" w:firstColumn="0" w:lastColumn="0" w:oddVBand="0" w:evenVBand="0" w:oddHBand="0" w:evenHBand="0" w:firstRowFirstColumn="0" w:firstRowLastColumn="0" w:lastRowFirstColumn="0" w:lastRowLastColumn="0"/>
              <w:rPr>
                <w:rFonts w:eastAsia="Arial Unicode MS"/>
              </w:rPr>
            </w:pPr>
            <w:r w:rsidRPr="006D5C79">
              <w:rPr>
                <w:rFonts w:eastAsia="Arial Unicode MS"/>
              </w:rPr>
              <w:t>Hälsorelaterat tillstånd.</w:t>
            </w:r>
          </w:p>
          <w:p w14:paraId="32BD15B9" w14:textId="77777777" w:rsidR="00010AE0" w:rsidRPr="006D5C79" w:rsidRDefault="00010AE0" w:rsidP="00AA223E">
            <w:pPr>
              <w:pStyle w:val="Default"/>
              <w:cnfStyle w:val="000000000000" w:firstRow="0" w:lastRow="0" w:firstColumn="0" w:lastColumn="0" w:oddVBand="0" w:evenVBand="0" w:oddHBand="0"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sammanfattande tillståndsbeteckning </w:t>
            </w:r>
          </w:p>
          <w:p w14:paraId="39A87ADC"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p>
        </w:tc>
        <w:tc>
          <w:tcPr>
            <w:tcW w:w="2338" w:type="dxa"/>
          </w:tcPr>
          <w:p w14:paraId="789971EB" w14:textId="35C2621B"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code</w:t>
            </w:r>
          </w:p>
        </w:tc>
        <w:tc>
          <w:tcPr>
            <w:tcW w:w="1880" w:type="dxa"/>
          </w:tcPr>
          <w:p w14:paraId="69F16195" w14:textId="13D95ABD"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codes:codeForCondition</w:t>
            </w:r>
          </w:p>
        </w:tc>
      </w:tr>
      <w:tr w:rsidR="00010AE0" w:rsidRPr="006D5C79" w14:paraId="154DF882"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247D04A5" w14:textId="07CAF900" w:rsidR="00010AE0" w:rsidRPr="0080677A" w:rsidRDefault="00010AE0" w:rsidP="00985F6E">
            <w:pPr>
              <w:rPr>
                <w:lang w:val="en-US"/>
              </w:rPr>
            </w:pPr>
            <w:r w:rsidRPr="0080677A">
              <w:rPr>
                <w:bCs w:val="0"/>
                <w:szCs w:val="20"/>
              </w:rPr>
              <w:t>Åtgärd</w:t>
            </w:r>
          </w:p>
        </w:tc>
        <w:tc>
          <w:tcPr>
            <w:tcW w:w="2338" w:type="dxa"/>
          </w:tcPr>
          <w:p w14:paraId="4E8DB64D"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45B297BC" w14:textId="77777777" w:rsidR="00010AE0"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r w:rsidRPr="00741693">
              <w:rPr>
                <w:b/>
                <w:lang w:val="en-US"/>
              </w:rPr>
              <w:t>desiredActivity</w:t>
            </w:r>
          </w:p>
          <w:p w14:paraId="7A345383" w14:textId="41827AEC" w:rsidR="00741693" w:rsidRPr="0080677A" w:rsidRDefault="00741693" w:rsidP="00985F6E">
            <w:pPr>
              <w:cnfStyle w:val="000000100000" w:firstRow="0" w:lastRow="0" w:firstColumn="0" w:lastColumn="0" w:oddVBand="0" w:evenVBand="0" w:oddHBand="1" w:evenHBand="0" w:firstRowFirstColumn="0" w:firstRowLastColumn="0" w:lastRowFirstColumn="0" w:lastRowLastColumn="0"/>
              <w:rPr>
                <w:b/>
                <w:lang w:val="en-US"/>
              </w:rPr>
            </w:pPr>
          </w:p>
        </w:tc>
        <w:tc>
          <w:tcPr>
            <w:tcW w:w="1880" w:type="dxa"/>
          </w:tcPr>
          <w:p w14:paraId="4FFA1D79" w14:textId="76E77686"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ActivityType</w:t>
            </w:r>
          </w:p>
        </w:tc>
      </w:tr>
      <w:tr w:rsidR="00010AE0" w:rsidRPr="006D5C79" w14:paraId="07244A13"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73F9D7CC" w14:textId="10BF1BAB" w:rsidR="00010AE0" w:rsidRPr="006D5C79" w:rsidRDefault="00010AE0" w:rsidP="00985F6E">
            <w:pPr>
              <w:rPr>
                <w:b w:val="0"/>
                <w:lang w:val="en-US"/>
              </w:rPr>
            </w:pPr>
            <w:r w:rsidRPr="006D5C79">
              <w:rPr>
                <w:b w:val="0"/>
                <w:bCs w:val="0"/>
                <w:szCs w:val="20"/>
              </w:rPr>
              <w:t>åtgärd-id</w:t>
            </w:r>
          </w:p>
        </w:tc>
        <w:tc>
          <w:tcPr>
            <w:tcW w:w="2338" w:type="dxa"/>
          </w:tcPr>
          <w:p w14:paraId="1AF72CEE" w14:textId="6A82E884" w:rsidR="00010AE0" w:rsidRPr="006D5C79" w:rsidRDefault="000A407A" w:rsidP="00AA223E">
            <w:pPr>
              <w:cnfStyle w:val="000000000000" w:firstRow="0" w:lastRow="0" w:firstColumn="0" w:lastColumn="0" w:oddVBand="0" w:evenVBand="0" w:oddHBand="0" w:evenHBand="0" w:firstRowFirstColumn="0" w:firstRowLastColumn="0" w:lastRowFirstColumn="0" w:lastRowLastColumn="0"/>
              <w:rPr>
                <w:bCs/>
                <w:szCs w:val="20"/>
              </w:rPr>
            </w:pPr>
            <w:r>
              <w:rPr>
                <w:bCs/>
                <w:szCs w:val="20"/>
              </w:rPr>
              <w:t>A</w:t>
            </w:r>
            <w:r w:rsidR="00010AE0" w:rsidRPr="006D5C79">
              <w:rPr>
                <w:bCs/>
                <w:szCs w:val="20"/>
              </w:rPr>
              <w:t>ktivitet.</w:t>
            </w:r>
          </w:p>
          <w:p w14:paraId="265F1120" w14:textId="17836E52"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rPr>
              <w:t>aktivitet_id</w:t>
            </w:r>
          </w:p>
        </w:tc>
        <w:tc>
          <w:tcPr>
            <w:tcW w:w="2338" w:type="dxa"/>
          </w:tcPr>
          <w:p w14:paraId="03F15C9B" w14:textId="7A10E303"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id</w:t>
            </w:r>
          </w:p>
        </w:tc>
        <w:tc>
          <w:tcPr>
            <w:tcW w:w="1880" w:type="dxa"/>
          </w:tcPr>
          <w:p w14:paraId="3AAADBFE" w14:textId="32F89F64"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ActivityIdType</w:t>
            </w:r>
          </w:p>
        </w:tc>
      </w:tr>
      <w:tr w:rsidR="00010AE0" w:rsidRPr="006D5C79" w14:paraId="1C8A0E45"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EA89A5C" w14:textId="1DADCF01" w:rsidR="00010AE0" w:rsidRPr="006D5C79" w:rsidRDefault="000A407A" w:rsidP="00985F6E">
            <w:pPr>
              <w:rPr>
                <w:b w:val="0"/>
                <w:lang w:val="en-US"/>
              </w:rPr>
            </w:pPr>
            <w:r>
              <w:rPr>
                <w:b w:val="0"/>
                <w:bCs w:val="0"/>
                <w:szCs w:val="20"/>
                <w:lang w:val="en-US"/>
              </w:rPr>
              <w:t>å</w:t>
            </w:r>
            <w:r w:rsidR="00010AE0" w:rsidRPr="006D5C79">
              <w:rPr>
                <w:b w:val="0"/>
                <w:bCs w:val="0"/>
                <w:szCs w:val="20"/>
                <w:lang w:val="en-US"/>
              </w:rPr>
              <w:t>tgärd</w:t>
            </w:r>
            <w:r>
              <w:rPr>
                <w:b w:val="0"/>
                <w:bCs w:val="0"/>
                <w:szCs w:val="20"/>
                <w:lang w:val="en-US"/>
              </w:rPr>
              <w:t xml:space="preserve"> </w:t>
            </w:r>
            <w:r w:rsidR="00010AE0" w:rsidRPr="006D5C79">
              <w:rPr>
                <w:b w:val="0"/>
                <w:bCs w:val="0"/>
                <w:szCs w:val="20"/>
                <w:lang w:val="en-US"/>
              </w:rPr>
              <w:t>beskrivning</w:t>
            </w:r>
          </w:p>
        </w:tc>
        <w:tc>
          <w:tcPr>
            <w:tcW w:w="2338" w:type="dxa"/>
          </w:tcPr>
          <w:p w14:paraId="282BFAAF" w14:textId="3062AFB9" w:rsidR="00010AE0" w:rsidRPr="006D5C79" w:rsidRDefault="000A407A"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A</w:t>
            </w:r>
            <w:r w:rsidR="00010AE0" w:rsidRPr="006D5C79">
              <w:rPr>
                <w:rFonts w:eastAsia="Arial Unicode MS"/>
              </w:rPr>
              <w:t>ktivitet.</w:t>
            </w:r>
          </w:p>
          <w:p w14:paraId="3A3CDC93" w14:textId="77777777" w:rsidR="00010AE0" w:rsidRPr="006D5C79" w:rsidRDefault="00010AE0" w:rsidP="00AA223E">
            <w:pPr>
              <w:pStyle w:val="Default"/>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aktivitetskod </w:t>
            </w:r>
          </w:p>
          <w:p w14:paraId="0E39D0C7"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57DC8C08" w14:textId="1848239E"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text</w:t>
            </w:r>
          </w:p>
        </w:tc>
        <w:tc>
          <w:tcPr>
            <w:tcW w:w="1880" w:type="dxa"/>
          </w:tcPr>
          <w:p w14:paraId="4AC7FF95" w14:textId="29DA7BF4" w:rsidR="00010AE0" w:rsidRPr="006D5C79" w:rsidRDefault="00741693"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2DF7DECC" w14:textId="77777777" w:rsidTr="006D5C79">
        <w:trPr>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A061D25" w14:textId="6A43C426" w:rsidR="00010AE0" w:rsidRPr="006D5C79" w:rsidRDefault="000A407A" w:rsidP="00985F6E">
            <w:pPr>
              <w:rPr>
                <w:b w:val="0"/>
                <w:lang w:val="en-US"/>
              </w:rPr>
            </w:pPr>
            <w:r>
              <w:rPr>
                <w:b w:val="0"/>
                <w:bCs w:val="0"/>
                <w:szCs w:val="20"/>
                <w:lang w:val="en-US"/>
              </w:rPr>
              <w:t>å</w:t>
            </w:r>
            <w:r w:rsidR="00010AE0" w:rsidRPr="006D5C79">
              <w:rPr>
                <w:b w:val="0"/>
                <w:bCs w:val="0"/>
                <w:szCs w:val="20"/>
                <w:lang w:val="en-US"/>
              </w:rPr>
              <w:t>tgärdtyp</w:t>
            </w:r>
          </w:p>
        </w:tc>
        <w:tc>
          <w:tcPr>
            <w:tcW w:w="2338" w:type="dxa"/>
          </w:tcPr>
          <w:p w14:paraId="4BE6B471" w14:textId="679A340C" w:rsidR="00010AE0" w:rsidRPr="006D5C79" w:rsidRDefault="000A407A" w:rsidP="00AA223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A</w:t>
            </w:r>
            <w:r w:rsidR="00010AE0" w:rsidRPr="006D5C79">
              <w:rPr>
                <w:bCs/>
                <w:szCs w:val="20"/>
                <w:lang w:val="en-US"/>
              </w:rPr>
              <w:t>ktivitet.</w:t>
            </w:r>
          </w:p>
          <w:p w14:paraId="529FA020" w14:textId="6CA5200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lang w:val="en-US"/>
              </w:rPr>
              <w:t>aktivitetskod</w:t>
            </w:r>
          </w:p>
        </w:tc>
        <w:tc>
          <w:tcPr>
            <w:tcW w:w="2338" w:type="dxa"/>
          </w:tcPr>
          <w:p w14:paraId="1C0C86D0" w14:textId="50CE93A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code</w:t>
            </w:r>
          </w:p>
        </w:tc>
        <w:tc>
          <w:tcPr>
            <w:tcW w:w="1880" w:type="dxa"/>
          </w:tcPr>
          <w:p w14:paraId="3DD5738B" w14:textId="26D80F7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ActivityCodeType</w:t>
            </w:r>
          </w:p>
        </w:tc>
      </w:tr>
      <w:tr w:rsidR="00010AE0" w:rsidRPr="006D5C79" w14:paraId="4A8A9B86"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74A7F4FE" w14:textId="621CC34F" w:rsidR="00010AE0" w:rsidRPr="0080677A" w:rsidRDefault="00010AE0" w:rsidP="00985F6E">
            <w:pPr>
              <w:rPr>
                <w:lang w:val="en-US"/>
              </w:rPr>
            </w:pPr>
            <w:r w:rsidRPr="0080677A">
              <w:rPr>
                <w:bCs w:val="0"/>
                <w:szCs w:val="20"/>
              </w:rPr>
              <w:t>Betalningsförbindelse</w:t>
            </w:r>
          </w:p>
        </w:tc>
        <w:tc>
          <w:tcPr>
            <w:tcW w:w="2338" w:type="dxa"/>
          </w:tcPr>
          <w:p w14:paraId="5B23D717"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57BE3E5C" w14:textId="1F1C7A94" w:rsidR="00010AE0" w:rsidRPr="0080677A" w:rsidRDefault="00031346" w:rsidP="00985F6E">
            <w:pPr>
              <w:cnfStyle w:val="000000100000" w:firstRow="0" w:lastRow="0" w:firstColumn="0" w:lastColumn="0" w:oddVBand="0" w:evenVBand="0" w:oddHBand="1" w:evenHBand="0" w:firstRowFirstColumn="0" w:firstRowLastColumn="0" w:lastRowFirstColumn="0" w:lastRowLastColumn="0"/>
              <w:rPr>
                <w:b/>
                <w:lang w:val="en-US"/>
              </w:rPr>
            </w:pPr>
            <w:r w:rsidRPr="00031346">
              <w:rPr>
                <w:b/>
                <w:lang w:val="en-US"/>
              </w:rPr>
              <w:t>paymentCommitment</w:t>
            </w:r>
          </w:p>
        </w:tc>
        <w:tc>
          <w:tcPr>
            <w:tcW w:w="1880" w:type="dxa"/>
          </w:tcPr>
          <w:p w14:paraId="03B5CE86" w14:textId="48E4CB6C"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80677A">
              <w:rPr>
                <w:b/>
                <w:lang w:val="en-US"/>
              </w:rPr>
              <w:t>PaymentCommitmentType</w:t>
            </w:r>
          </w:p>
        </w:tc>
      </w:tr>
      <w:tr w:rsidR="00010AE0" w:rsidRPr="006D5C79" w14:paraId="29864F30"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3436BC42" w14:textId="047D9435" w:rsidR="00010AE0" w:rsidRPr="006D5C79" w:rsidRDefault="00010AE0" w:rsidP="00985F6E">
            <w:pPr>
              <w:rPr>
                <w:b w:val="0"/>
                <w:lang w:val="en-US"/>
              </w:rPr>
            </w:pPr>
            <w:r w:rsidRPr="006D5C79">
              <w:rPr>
                <w:b w:val="0"/>
                <w:bCs w:val="0"/>
                <w:szCs w:val="20"/>
              </w:rPr>
              <w:t>betalningsförbindelse-id</w:t>
            </w:r>
          </w:p>
        </w:tc>
        <w:tc>
          <w:tcPr>
            <w:tcW w:w="2338" w:type="dxa"/>
          </w:tcPr>
          <w:p w14:paraId="4A548D42" w14:textId="157F852B"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06A36ECC" w14:textId="17CCD190"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paymentCommitmentId</w:t>
            </w:r>
          </w:p>
        </w:tc>
        <w:tc>
          <w:tcPr>
            <w:tcW w:w="1880" w:type="dxa"/>
          </w:tcPr>
          <w:p w14:paraId="586406DC" w14:textId="35047E0A"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PaymentCommitmentIdType</w:t>
            </w:r>
          </w:p>
        </w:tc>
      </w:tr>
      <w:tr w:rsidR="00010AE0" w:rsidRPr="006D5C79" w14:paraId="275B69C5" w14:textId="77777777" w:rsidTr="006D5C79">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338" w:type="dxa"/>
          </w:tcPr>
          <w:p w14:paraId="7C56DEB6" w14:textId="60AB54F2" w:rsidR="00010AE0" w:rsidRPr="006D5C79" w:rsidRDefault="00010AE0" w:rsidP="00985F6E">
            <w:pPr>
              <w:rPr>
                <w:b w:val="0"/>
                <w:lang w:val="en-US"/>
              </w:rPr>
            </w:pPr>
            <w:r w:rsidRPr="006D5C79">
              <w:rPr>
                <w:b w:val="0"/>
                <w:bCs w:val="0"/>
                <w:szCs w:val="20"/>
              </w:rPr>
              <w:t>förbindelsetyp avtal</w:t>
            </w:r>
          </w:p>
        </w:tc>
        <w:tc>
          <w:tcPr>
            <w:tcW w:w="2338" w:type="dxa"/>
          </w:tcPr>
          <w:p w14:paraId="4C4C34DE" w14:textId="15C98EBF"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Framställan.avtalstyp</w:t>
            </w:r>
          </w:p>
        </w:tc>
        <w:tc>
          <w:tcPr>
            <w:tcW w:w="2338" w:type="dxa"/>
          </w:tcPr>
          <w:p w14:paraId="0FF86E76" w14:textId="6273F8FC"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commitmentType</w:t>
            </w:r>
          </w:p>
        </w:tc>
        <w:tc>
          <w:tcPr>
            <w:tcW w:w="1880" w:type="dxa"/>
          </w:tcPr>
          <w:p w14:paraId="7BEE6568" w14:textId="5DC4042A"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codes:codeForCommitmentType</w:t>
            </w:r>
          </w:p>
        </w:tc>
      </w:tr>
      <w:tr w:rsidR="00010AE0" w:rsidRPr="006D5C79" w14:paraId="50B3AADB" w14:textId="77777777" w:rsidTr="006D5C79">
        <w:trPr>
          <w:trHeight w:val="841"/>
        </w:trPr>
        <w:tc>
          <w:tcPr>
            <w:cnfStyle w:val="001000000000" w:firstRow="0" w:lastRow="0" w:firstColumn="1" w:lastColumn="0" w:oddVBand="0" w:evenVBand="0" w:oddHBand="0" w:evenHBand="0" w:firstRowFirstColumn="0" w:firstRowLastColumn="0" w:lastRowFirstColumn="0" w:lastRowLastColumn="0"/>
            <w:tcW w:w="2338" w:type="dxa"/>
          </w:tcPr>
          <w:p w14:paraId="53872202" w14:textId="27E6C1C0" w:rsidR="00010AE0" w:rsidRPr="006D5C79" w:rsidRDefault="00010AE0" w:rsidP="00985F6E">
            <w:pPr>
              <w:rPr>
                <w:b w:val="0"/>
                <w:lang w:val="en-US"/>
              </w:rPr>
            </w:pPr>
            <w:r w:rsidRPr="006D5C79">
              <w:rPr>
                <w:b w:val="0"/>
                <w:bCs w:val="0"/>
                <w:szCs w:val="20"/>
              </w:rPr>
              <w:t>förbindelsetyp kapitel</w:t>
            </w:r>
          </w:p>
        </w:tc>
        <w:tc>
          <w:tcPr>
            <w:tcW w:w="2338" w:type="dxa"/>
          </w:tcPr>
          <w:p w14:paraId="4984A778" w14:textId="582482D5"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09265387" w14:textId="747F16C9"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commitmentTypeChapter</w:t>
            </w:r>
          </w:p>
        </w:tc>
        <w:tc>
          <w:tcPr>
            <w:tcW w:w="1880" w:type="dxa"/>
          </w:tcPr>
          <w:p w14:paraId="3E6DBC26" w14:textId="42470A1A"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codes:codeForCommitmentTypeChapter</w:t>
            </w:r>
          </w:p>
        </w:tc>
      </w:tr>
      <w:tr w:rsidR="00010AE0" w:rsidRPr="006D5C79" w14:paraId="62A3B6E4"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1BA6D67E" w14:textId="5AA3A390" w:rsidR="00010AE0" w:rsidRPr="006D5C79" w:rsidRDefault="00010AE0" w:rsidP="00985F6E">
            <w:pPr>
              <w:rPr>
                <w:b w:val="0"/>
                <w:lang w:val="en-US"/>
              </w:rPr>
            </w:pPr>
            <w:r w:rsidRPr="006D5C79">
              <w:rPr>
                <w:b w:val="0"/>
                <w:bCs w:val="0"/>
                <w:szCs w:val="20"/>
              </w:rPr>
              <w:t>giltighetstid</w:t>
            </w:r>
          </w:p>
        </w:tc>
        <w:tc>
          <w:tcPr>
            <w:tcW w:w="2338" w:type="dxa"/>
          </w:tcPr>
          <w:p w14:paraId="4C29FF6F" w14:textId="0BBC18C6"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1E0DE405" w14:textId="16515A98"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validity</w:t>
            </w:r>
          </w:p>
        </w:tc>
        <w:tc>
          <w:tcPr>
            <w:tcW w:w="1880" w:type="dxa"/>
          </w:tcPr>
          <w:p w14:paraId="68E924A2" w14:textId="5EE216D5"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TimeIntervalType</w:t>
            </w:r>
          </w:p>
        </w:tc>
      </w:tr>
      <w:tr w:rsidR="00010AE0" w:rsidRPr="006D5C79" w14:paraId="37FC9294" w14:textId="77777777" w:rsidTr="006D5C79">
        <w:trPr>
          <w:trHeight w:val="841"/>
        </w:trPr>
        <w:tc>
          <w:tcPr>
            <w:cnfStyle w:val="001000000000" w:firstRow="0" w:lastRow="0" w:firstColumn="1" w:lastColumn="0" w:oddVBand="0" w:evenVBand="0" w:oddHBand="0" w:evenHBand="0" w:firstRowFirstColumn="0" w:firstRowLastColumn="0" w:lastRowFirstColumn="0" w:lastRowLastColumn="0"/>
            <w:tcW w:w="2338" w:type="dxa"/>
          </w:tcPr>
          <w:p w14:paraId="36750FB4" w14:textId="52C6A9B9" w:rsidR="00010AE0" w:rsidRPr="006D5C79" w:rsidRDefault="00010AE0" w:rsidP="00985F6E">
            <w:pPr>
              <w:rPr>
                <w:b w:val="0"/>
                <w:lang w:val="en-US"/>
              </w:rPr>
            </w:pPr>
            <w:r w:rsidRPr="006D5C79">
              <w:rPr>
                <w:b w:val="0"/>
                <w:bCs w:val="0"/>
                <w:szCs w:val="20"/>
              </w:rPr>
              <w:t>klinisk ansvarsbeskrivning</w:t>
            </w:r>
          </w:p>
        </w:tc>
        <w:tc>
          <w:tcPr>
            <w:tcW w:w="2338" w:type="dxa"/>
          </w:tcPr>
          <w:p w14:paraId="63E65178" w14:textId="4A0F0CEA"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19009BB1" w14:textId="775010A2"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clinicalResponsibilityDescription</w:t>
            </w:r>
          </w:p>
        </w:tc>
        <w:tc>
          <w:tcPr>
            <w:tcW w:w="1880" w:type="dxa"/>
          </w:tcPr>
          <w:p w14:paraId="075842F9" w14:textId="2A5A3A4C"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ResponsibilityDescriptionType</w:t>
            </w:r>
          </w:p>
        </w:tc>
      </w:tr>
      <w:tr w:rsidR="00010AE0" w:rsidRPr="006D5C79" w14:paraId="0D126D6E" w14:textId="77777777" w:rsidTr="006D5C79">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338" w:type="dxa"/>
          </w:tcPr>
          <w:p w14:paraId="402E9EDE" w14:textId="2A69F2F4" w:rsidR="00010AE0" w:rsidRPr="006D5C79" w:rsidRDefault="00010AE0" w:rsidP="00985F6E">
            <w:pPr>
              <w:rPr>
                <w:b w:val="0"/>
                <w:lang w:val="en-US"/>
              </w:rPr>
            </w:pPr>
            <w:r w:rsidRPr="006D5C79">
              <w:rPr>
                <w:b w:val="0"/>
                <w:bCs w:val="0"/>
                <w:szCs w:val="20"/>
              </w:rPr>
              <w:t>administrativ ansvarsbeskrivning</w:t>
            </w:r>
          </w:p>
        </w:tc>
        <w:tc>
          <w:tcPr>
            <w:tcW w:w="2338" w:type="dxa"/>
          </w:tcPr>
          <w:p w14:paraId="76544E29" w14:textId="7075FAB1"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rFonts w:eastAsia="Arial Unicode MS"/>
              </w:rPr>
              <w:t>Framställan.betalare information</w:t>
            </w:r>
          </w:p>
        </w:tc>
        <w:tc>
          <w:tcPr>
            <w:tcW w:w="2338" w:type="dxa"/>
          </w:tcPr>
          <w:p w14:paraId="068DB761" w14:textId="396BAA49"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administrativeResponsibilityDescription</w:t>
            </w:r>
          </w:p>
        </w:tc>
        <w:tc>
          <w:tcPr>
            <w:tcW w:w="1880" w:type="dxa"/>
          </w:tcPr>
          <w:p w14:paraId="4D54B927" w14:textId="6CEC75BA"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ResponsibilityDescriptionType</w:t>
            </w:r>
          </w:p>
        </w:tc>
      </w:tr>
      <w:tr w:rsidR="00010AE0" w:rsidRPr="006D5C79" w14:paraId="4808C2EB" w14:textId="77777777" w:rsidTr="006D5C79">
        <w:trPr>
          <w:trHeight w:val="571"/>
        </w:trPr>
        <w:tc>
          <w:tcPr>
            <w:cnfStyle w:val="001000000000" w:firstRow="0" w:lastRow="0" w:firstColumn="1" w:lastColumn="0" w:oddVBand="0" w:evenVBand="0" w:oddHBand="0" w:evenHBand="0" w:firstRowFirstColumn="0" w:firstRowLastColumn="0" w:lastRowFirstColumn="0" w:lastRowLastColumn="0"/>
            <w:tcW w:w="2338" w:type="dxa"/>
          </w:tcPr>
          <w:p w14:paraId="0152E697" w14:textId="3D9A3ED3" w:rsidR="00010AE0" w:rsidRPr="006D5C79" w:rsidRDefault="00010AE0" w:rsidP="00985F6E">
            <w:pPr>
              <w:rPr>
                <w:b w:val="0"/>
                <w:lang w:val="en-US"/>
              </w:rPr>
            </w:pPr>
            <w:r w:rsidRPr="006D5C79">
              <w:rPr>
                <w:b w:val="0"/>
                <w:bCs w:val="0"/>
                <w:szCs w:val="20"/>
              </w:rPr>
              <w:t>gäller endast öppenvård</w:t>
            </w:r>
          </w:p>
        </w:tc>
        <w:tc>
          <w:tcPr>
            <w:tcW w:w="2338" w:type="dxa"/>
          </w:tcPr>
          <w:p w14:paraId="2178122D" w14:textId="3E6F548F"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49AC1A63" w14:textId="6152A7C6"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validOnlyForOutpatientCare</w:t>
            </w:r>
          </w:p>
        </w:tc>
        <w:tc>
          <w:tcPr>
            <w:tcW w:w="1880" w:type="dxa"/>
          </w:tcPr>
          <w:p w14:paraId="5DC02AEB" w14:textId="6DDFF6D8"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boolean</w:t>
            </w:r>
          </w:p>
        </w:tc>
      </w:tr>
      <w:tr w:rsidR="00010AE0" w:rsidRPr="006D5C79" w14:paraId="5FD9AEC5"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0E1A9F3E" w14:textId="616909BB" w:rsidR="00010AE0" w:rsidRPr="006D5C79" w:rsidRDefault="00010AE0" w:rsidP="00985F6E">
            <w:pPr>
              <w:rPr>
                <w:b w:val="0"/>
                <w:lang w:val="en-US"/>
              </w:rPr>
            </w:pPr>
            <w:proofErr w:type="gramStart"/>
            <w:r w:rsidRPr="006D5C79">
              <w:rPr>
                <w:b w:val="0"/>
                <w:bCs w:val="0"/>
                <w:szCs w:val="20"/>
              </w:rPr>
              <w:t>betalningsansvarig</w:t>
            </w:r>
            <w:proofErr w:type="gramEnd"/>
            <w:r w:rsidRPr="006D5C79">
              <w:rPr>
                <w:b w:val="0"/>
                <w:bCs w:val="0"/>
                <w:szCs w:val="20"/>
              </w:rPr>
              <w:t xml:space="preserve"> landsting</w:t>
            </w:r>
          </w:p>
        </w:tc>
        <w:tc>
          <w:tcPr>
            <w:tcW w:w="2338" w:type="dxa"/>
          </w:tcPr>
          <w:p w14:paraId="32A61061" w14:textId="500BCCD6"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36E80CE8" w14:textId="566A4F1C"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liableCountyCouncil</w:t>
            </w:r>
          </w:p>
        </w:tc>
        <w:tc>
          <w:tcPr>
            <w:tcW w:w="1880" w:type="dxa"/>
          </w:tcPr>
          <w:p w14:paraId="6F383969" w14:textId="4289CA1E"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codes:codeForCountyCouncil</w:t>
            </w:r>
          </w:p>
        </w:tc>
      </w:tr>
      <w:tr w:rsidR="00010AE0" w:rsidRPr="006D5C79" w14:paraId="24E99D61" w14:textId="77777777" w:rsidTr="006D5C79">
        <w:trPr>
          <w:trHeight w:val="556"/>
        </w:trPr>
        <w:tc>
          <w:tcPr>
            <w:cnfStyle w:val="001000000000" w:firstRow="0" w:lastRow="0" w:firstColumn="1" w:lastColumn="0" w:oddVBand="0" w:evenVBand="0" w:oddHBand="0" w:evenHBand="0" w:firstRowFirstColumn="0" w:firstRowLastColumn="0" w:lastRowFirstColumn="0" w:lastRowLastColumn="0"/>
            <w:tcW w:w="2338" w:type="dxa"/>
          </w:tcPr>
          <w:p w14:paraId="14356A13" w14:textId="15A7260D" w:rsidR="00010AE0" w:rsidRPr="006D5C79" w:rsidRDefault="00010AE0" w:rsidP="00985F6E">
            <w:pPr>
              <w:rPr>
                <w:b w:val="0"/>
                <w:lang w:val="en-US"/>
              </w:rPr>
            </w:pPr>
            <w:r w:rsidRPr="006D5C79">
              <w:rPr>
                <w:b w:val="0"/>
                <w:bCs w:val="0"/>
                <w:szCs w:val="20"/>
              </w:rPr>
              <w:t>datum för godkännande</w:t>
            </w:r>
          </w:p>
        </w:tc>
        <w:tc>
          <w:tcPr>
            <w:tcW w:w="2338" w:type="dxa"/>
          </w:tcPr>
          <w:p w14:paraId="52DEB853" w14:textId="6FBE143E"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0EC764F7" w14:textId="40EE0F73"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dateOfApproval</w:t>
            </w:r>
          </w:p>
        </w:tc>
        <w:tc>
          <w:tcPr>
            <w:tcW w:w="1880" w:type="dxa"/>
          </w:tcPr>
          <w:p w14:paraId="4C029BA5" w14:textId="5F2516EC"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TimeStampType</w:t>
            </w:r>
          </w:p>
        </w:tc>
      </w:tr>
      <w:tr w:rsidR="00010AE0" w:rsidRPr="006D5C79" w14:paraId="58082FD7"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251CA9FC" w14:textId="486B6F67" w:rsidR="00010AE0" w:rsidRPr="006D5C79" w:rsidRDefault="00010AE0" w:rsidP="00985F6E">
            <w:pPr>
              <w:rPr>
                <w:b w:val="0"/>
                <w:lang w:val="en-US"/>
              </w:rPr>
            </w:pPr>
            <w:r w:rsidRPr="006D5C79">
              <w:rPr>
                <w:b w:val="0"/>
                <w:bCs w:val="0"/>
                <w:szCs w:val="20"/>
              </w:rPr>
              <w:t>utfärdad i samråd med</w:t>
            </w:r>
          </w:p>
        </w:tc>
        <w:tc>
          <w:tcPr>
            <w:tcW w:w="2338" w:type="dxa"/>
          </w:tcPr>
          <w:p w14:paraId="7CB7EA61" w14:textId="6A1B7AF1"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034DF396" w14:textId="57FC34C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issuedInConsultationWith</w:t>
            </w:r>
          </w:p>
        </w:tc>
        <w:tc>
          <w:tcPr>
            <w:tcW w:w="1880" w:type="dxa"/>
          </w:tcPr>
          <w:p w14:paraId="20E623E9" w14:textId="0481427A"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3C0B6F6D"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61159887" w14:textId="5C9DA27A" w:rsidR="00010AE0" w:rsidRPr="006D5C79" w:rsidRDefault="00010AE0" w:rsidP="00985F6E">
            <w:pPr>
              <w:rPr>
                <w:b w:val="0"/>
                <w:lang w:val="en-US"/>
              </w:rPr>
            </w:pPr>
            <w:r w:rsidRPr="006D5C79">
              <w:rPr>
                <w:b w:val="0"/>
                <w:bCs w:val="0"/>
                <w:szCs w:val="20"/>
              </w:rPr>
              <w:lastRenderedPageBreak/>
              <w:t>kostnadsställe</w:t>
            </w:r>
          </w:p>
        </w:tc>
        <w:tc>
          <w:tcPr>
            <w:tcW w:w="2338" w:type="dxa"/>
          </w:tcPr>
          <w:p w14:paraId="541625CD" w14:textId="3B486976"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297A3162" w14:textId="64AB2131"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costcenter</w:t>
            </w:r>
          </w:p>
        </w:tc>
        <w:tc>
          <w:tcPr>
            <w:tcW w:w="1880" w:type="dxa"/>
          </w:tcPr>
          <w:p w14:paraId="5E5038B7" w14:textId="2F112F38"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1B39E537"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55FCE6DE" w14:textId="0A034B9F" w:rsidR="00010AE0" w:rsidRPr="009667F9" w:rsidRDefault="00010AE0" w:rsidP="00985F6E">
            <w:pPr>
              <w:rPr>
                <w:lang w:val="en-US"/>
              </w:rPr>
            </w:pPr>
            <w:r w:rsidRPr="009667F9">
              <w:rPr>
                <w:bCs w:val="0"/>
                <w:szCs w:val="20"/>
              </w:rPr>
              <w:t>Ersättningsinformation</w:t>
            </w:r>
          </w:p>
        </w:tc>
        <w:tc>
          <w:tcPr>
            <w:tcW w:w="2338" w:type="dxa"/>
          </w:tcPr>
          <w:p w14:paraId="4E02F2A7" w14:textId="77777777"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2FF71F3B" w14:textId="761C0DDD" w:rsidR="00010AE0" w:rsidRPr="009667F9" w:rsidRDefault="00031346" w:rsidP="00985F6E">
            <w:pPr>
              <w:cnfStyle w:val="000000100000" w:firstRow="0" w:lastRow="0" w:firstColumn="0" w:lastColumn="0" w:oddVBand="0" w:evenVBand="0" w:oddHBand="1" w:evenHBand="0" w:firstRowFirstColumn="0" w:firstRowLastColumn="0" w:lastRowFirstColumn="0" w:lastRowLastColumn="0"/>
              <w:rPr>
                <w:b/>
                <w:lang w:val="en-US"/>
              </w:rPr>
            </w:pPr>
            <w:r w:rsidRPr="00031346">
              <w:rPr>
                <w:b/>
                <w:lang w:val="en-US"/>
              </w:rPr>
              <w:t>reimbursementInformation</w:t>
            </w:r>
          </w:p>
        </w:tc>
        <w:tc>
          <w:tcPr>
            <w:tcW w:w="1880" w:type="dxa"/>
          </w:tcPr>
          <w:p w14:paraId="64124B27" w14:textId="10DEBE52"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color w:val="FF0000"/>
                <w:szCs w:val="20"/>
                <w:lang w:val="en-US"/>
              </w:rPr>
            </w:pPr>
            <w:r w:rsidRPr="00031346">
              <w:rPr>
                <w:b/>
                <w:lang w:val="en-US"/>
              </w:rPr>
              <w:t>ReimbursementInformationType</w:t>
            </w:r>
          </w:p>
        </w:tc>
      </w:tr>
      <w:tr w:rsidR="00010AE0" w:rsidRPr="006D5C79" w14:paraId="2134FB37" w14:textId="77777777" w:rsidTr="006D5C79">
        <w:trPr>
          <w:trHeight w:val="841"/>
        </w:trPr>
        <w:tc>
          <w:tcPr>
            <w:cnfStyle w:val="001000000000" w:firstRow="0" w:lastRow="0" w:firstColumn="1" w:lastColumn="0" w:oddVBand="0" w:evenVBand="0" w:oddHBand="0" w:evenHBand="0" w:firstRowFirstColumn="0" w:firstRowLastColumn="0" w:lastRowFirstColumn="0" w:lastRowLastColumn="0"/>
            <w:tcW w:w="2338" w:type="dxa"/>
          </w:tcPr>
          <w:p w14:paraId="27E0DB81" w14:textId="3B78D9B8" w:rsidR="00010AE0" w:rsidRPr="006D5C79" w:rsidRDefault="00010AE0" w:rsidP="00985F6E">
            <w:pPr>
              <w:rPr>
                <w:b w:val="0"/>
                <w:lang w:val="en-US"/>
              </w:rPr>
            </w:pPr>
            <w:r w:rsidRPr="006D5C79">
              <w:rPr>
                <w:b w:val="0"/>
                <w:bCs w:val="0"/>
                <w:szCs w:val="20"/>
              </w:rPr>
              <w:t>ersättningstyp</w:t>
            </w:r>
          </w:p>
        </w:tc>
        <w:tc>
          <w:tcPr>
            <w:tcW w:w="2338" w:type="dxa"/>
          </w:tcPr>
          <w:p w14:paraId="13A95D0E" w14:textId="64029BA6"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338" w:type="dxa"/>
          </w:tcPr>
          <w:p w14:paraId="73B9D57E" w14:textId="353E421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reimbursementType</w:t>
            </w:r>
          </w:p>
        </w:tc>
        <w:tc>
          <w:tcPr>
            <w:tcW w:w="1880" w:type="dxa"/>
          </w:tcPr>
          <w:p w14:paraId="275F904C" w14:textId="6612274A"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color w:val="FF0000"/>
                <w:szCs w:val="20"/>
                <w:lang w:val="en-US"/>
              </w:rPr>
            </w:pPr>
            <w:r w:rsidRPr="006D5C79">
              <w:rPr>
                <w:bCs/>
                <w:szCs w:val="20"/>
                <w:lang w:val="en-US"/>
              </w:rPr>
              <w:t>codeForReimbursementType</w:t>
            </w:r>
          </w:p>
        </w:tc>
      </w:tr>
      <w:tr w:rsidR="00010AE0" w:rsidRPr="006D5C79" w14:paraId="5E354761" w14:textId="77777777" w:rsidTr="006D5C79">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2338" w:type="dxa"/>
          </w:tcPr>
          <w:p w14:paraId="713B2754" w14:textId="26454236" w:rsidR="00010AE0" w:rsidRPr="006D5C79" w:rsidRDefault="00010AE0" w:rsidP="00985F6E">
            <w:pPr>
              <w:rPr>
                <w:b w:val="0"/>
                <w:lang w:val="en-US"/>
              </w:rPr>
            </w:pPr>
            <w:r w:rsidRPr="006D5C79">
              <w:rPr>
                <w:b w:val="0"/>
                <w:bCs w:val="0"/>
                <w:szCs w:val="20"/>
              </w:rPr>
              <w:t>ägare av åberopat kontrakt</w:t>
            </w:r>
          </w:p>
        </w:tc>
        <w:tc>
          <w:tcPr>
            <w:tcW w:w="2338" w:type="dxa"/>
          </w:tcPr>
          <w:p w14:paraId="7F5EFC1E" w14:textId="531A0998"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338" w:type="dxa"/>
          </w:tcPr>
          <w:p w14:paraId="7BCB912D" w14:textId="08669436"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ownerOfInvokedContract</w:t>
            </w:r>
          </w:p>
        </w:tc>
        <w:tc>
          <w:tcPr>
            <w:tcW w:w="1880" w:type="dxa"/>
          </w:tcPr>
          <w:p w14:paraId="09C5E499" w14:textId="617A3A5E"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codeForCountyCouncil</w:t>
            </w:r>
          </w:p>
        </w:tc>
      </w:tr>
      <w:tr w:rsidR="00010AE0" w:rsidRPr="006D5C79" w14:paraId="7A5198ED"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ABE8DAE" w14:textId="4A09C757" w:rsidR="00010AE0" w:rsidRPr="009667F9" w:rsidRDefault="00010AE0" w:rsidP="00985F6E">
            <w:pPr>
              <w:rPr>
                <w:bCs w:val="0"/>
                <w:szCs w:val="20"/>
                <w:lang w:val="en-US"/>
              </w:rPr>
            </w:pPr>
            <w:r w:rsidRPr="009667F9">
              <w:rPr>
                <w:bCs w:val="0"/>
                <w:szCs w:val="20"/>
              </w:rPr>
              <w:t>Bilaga</w:t>
            </w:r>
          </w:p>
        </w:tc>
        <w:tc>
          <w:tcPr>
            <w:tcW w:w="2338" w:type="dxa"/>
          </w:tcPr>
          <w:p w14:paraId="6A1A6938" w14:textId="77777777"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p>
        </w:tc>
        <w:tc>
          <w:tcPr>
            <w:tcW w:w="2338" w:type="dxa"/>
          </w:tcPr>
          <w:p w14:paraId="7B0A7716" w14:textId="4DD01519" w:rsidR="00010AE0" w:rsidRPr="009667F9" w:rsidRDefault="00031346" w:rsidP="00985F6E">
            <w:pPr>
              <w:cnfStyle w:val="000000000000" w:firstRow="0" w:lastRow="0" w:firstColumn="0" w:lastColumn="0" w:oddVBand="0" w:evenVBand="0" w:oddHBand="0" w:evenHBand="0" w:firstRowFirstColumn="0" w:firstRowLastColumn="0" w:lastRowFirstColumn="0" w:lastRowLastColumn="0"/>
              <w:rPr>
                <w:b/>
                <w:bCs/>
                <w:szCs w:val="20"/>
                <w:lang w:val="en-US"/>
              </w:rPr>
            </w:pPr>
            <w:r w:rsidRPr="00031346">
              <w:rPr>
                <w:b/>
                <w:bCs/>
                <w:szCs w:val="20"/>
                <w:lang w:val="en-US"/>
              </w:rPr>
              <w:t>attachment</w:t>
            </w:r>
          </w:p>
        </w:tc>
        <w:tc>
          <w:tcPr>
            <w:tcW w:w="1880" w:type="dxa"/>
          </w:tcPr>
          <w:p w14:paraId="78746541" w14:textId="10BF99DC"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9667F9">
              <w:rPr>
                <w:b/>
                <w:bCs/>
                <w:szCs w:val="20"/>
                <w:lang w:val="en-US"/>
              </w:rPr>
              <w:t>AttachmentType</w:t>
            </w:r>
          </w:p>
        </w:tc>
      </w:tr>
      <w:tr w:rsidR="00010AE0" w:rsidRPr="006D5C79" w14:paraId="1FAC6BE4"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F16BDE8" w14:textId="74313782" w:rsidR="00010AE0" w:rsidRPr="006D5C79" w:rsidRDefault="00010AE0" w:rsidP="00985F6E">
            <w:pPr>
              <w:rPr>
                <w:b w:val="0"/>
                <w:bCs w:val="0"/>
                <w:szCs w:val="20"/>
                <w:lang w:val="en-US"/>
              </w:rPr>
            </w:pPr>
            <w:r w:rsidRPr="006D5C79">
              <w:rPr>
                <w:b w:val="0"/>
                <w:bCs w:val="0"/>
                <w:szCs w:val="20"/>
              </w:rPr>
              <w:t>urn</w:t>
            </w:r>
          </w:p>
        </w:tc>
        <w:tc>
          <w:tcPr>
            <w:tcW w:w="2338" w:type="dxa"/>
          </w:tcPr>
          <w:p w14:paraId="3F54C755" w14:textId="28EEE157"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01F4AE10" w14:textId="4074BC60"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urn</w:t>
            </w:r>
          </w:p>
        </w:tc>
        <w:tc>
          <w:tcPr>
            <w:tcW w:w="1880" w:type="dxa"/>
          </w:tcPr>
          <w:p w14:paraId="2B2A8F16" w14:textId="1EB20FFC"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URNType</w:t>
            </w:r>
          </w:p>
        </w:tc>
      </w:tr>
      <w:tr w:rsidR="00010AE0" w:rsidRPr="006D5C79" w14:paraId="28D1D6FC"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F9D3FCE" w14:textId="1F2B6D71" w:rsidR="00010AE0" w:rsidRPr="006D5C79" w:rsidRDefault="00010AE0" w:rsidP="00985F6E">
            <w:pPr>
              <w:rPr>
                <w:b w:val="0"/>
                <w:bCs w:val="0"/>
                <w:szCs w:val="20"/>
                <w:lang w:val="en-US"/>
              </w:rPr>
            </w:pPr>
            <w:r w:rsidRPr="006D5C79">
              <w:rPr>
                <w:b w:val="0"/>
                <w:bCs w:val="0"/>
                <w:szCs w:val="20"/>
              </w:rPr>
              <w:t>bilage-id</w:t>
            </w:r>
          </w:p>
        </w:tc>
        <w:tc>
          <w:tcPr>
            <w:tcW w:w="2338" w:type="dxa"/>
          </w:tcPr>
          <w:p w14:paraId="0755F6FD" w14:textId="6F478744"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2FF19F54" w14:textId="0FC44AFF"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id</w:t>
            </w:r>
          </w:p>
        </w:tc>
        <w:tc>
          <w:tcPr>
            <w:tcW w:w="1880" w:type="dxa"/>
          </w:tcPr>
          <w:p w14:paraId="62D19310" w14:textId="42C62BE9"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String</w:t>
            </w:r>
          </w:p>
        </w:tc>
      </w:tr>
      <w:tr w:rsidR="00010AE0" w:rsidRPr="006D5C79" w14:paraId="20C5D494"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26EF785E" w14:textId="60123B3A" w:rsidR="00010AE0" w:rsidRPr="006D5C79" w:rsidRDefault="00010AE0" w:rsidP="00985F6E">
            <w:pPr>
              <w:rPr>
                <w:b w:val="0"/>
                <w:bCs w:val="0"/>
                <w:szCs w:val="20"/>
                <w:lang w:val="en-US"/>
              </w:rPr>
            </w:pPr>
            <w:r w:rsidRPr="006D5C79">
              <w:rPr>
                <w:b w:val="0"/>
                <w:bCs w:val="0"/>
                <w:szCs w:val="20"/>
              </w:rPr>
              <w:t>mimetype</w:t>
            </w:r>
          </w:p>
        </w:tc>
        <w:tc>
          <w:tcPr>
            <w:tcW w:w="2338" w:type="dxa"/>
          </w:tcPr>
          <w:p w14:paraId="41E06289" w14:textId="261D328B" w:rsidR="00010AE0" w:rsidRPr="00DF40BC" w:rsidRDefault="00DF40BC" w:rsidP="00985F6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431CAE06" w14:textId="0F84A9C2" w:rsidR="00010AE0" w:rsidRPr="006D5C79" w:rsidRDefault="00010AE0"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6D5C79">
              <w:rPr>
                <w:bCs/>
                <w:szCs w:val="20"/>
                <w:lang w:val="en-US"/>
              </w:rPr>
              <w:t>mimetype</w:t>
            </w:r>
          </w:p>
        </w:tc>
        <w:tc>
          <w:tcPr>
            <w:tcW w:w="1880" w:type="dxa"/>
          </w:tcPr>
          <w:p w14:paraId="2BB1B688" w14:textId="478F5C97" w:rsidR="00010AE0" w:rsidRPr="006D5C79" w:rsidRDefault="00031346" w:rsidP="00985F6E">
            <w:pPr>
              <w:cnfStyle w:val="000000100000" w:firstRow="0" w:lastRow="0" w:firstColumn="0" w:lastColumn="0" w:oddVBand="0" w:evenVBand="0" w:oddHBand="1" w:evenHBand="0" w:firstRowFirstColumn="0" w:firstRowLastColumn="0" w:lastRowFirstColumn="0" w:lastRowLastColumn="0"/>
              <w:rPr>
                <w:bCs/>
                <w:szCs w:val="20"/>
                <w:lang w:val="en-US"/>
              </w:rPr>
            </w:pPr>
            <w:r>
              <w:rPr>
                <w:bCs/>
                <w:szCs w:val="20"/>
                <w:lang w:val="en-US"/>
              </w:rPr>
              <w:t>String</w:t>
            </w:r>
          </w:p>
        </w:tc>
      </w:tr>
      <w:tr w:rsidR="00010AE0" w:rsidRPr="006D5C79" w14:paraId="64BA97A0"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58243151" w14:textId="3676FC3C" w:rsidR="00010AE0" w:rsidRPr="006D5C79" w:rsidRDefault="00010AE0" w:rsidP="00985F6E">
            <w:pPr>
              <w:rPr>
                <w:b w:val="0"/>
                <w:bCs w:val="0"/>
                <w:szCs w:val="20"/>
                <w:lang w:val="en-US"/>
              </w:rPr>
            </w:pPr>
            <w:r w:rsidRPr="006D5C79">
              <w:rPr>
                <w:b w:val="0"/>
                <w:bCs w:val="0"/>
                <w:szCs w:val="20"/>
              </w:rPr>
              <w:t>storlek</w:t>
            </w:r>
          </w:p>
        </w:tc>
        <w:tc>
          <w:tcPr>
            <w:tcW w:w="2338" w:type="dxa"/>
          </w:tcPr>
          <w:p w14:paraId="6973A9E1" w14:textId="4928B51E" w:rsidR="00010AE0" w:rsidRPr="00DF40BC" w:rsidRDefault="00DF40BC"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1A1227DD" w14:textId="6594CCC6" w:rsidR="00010AE0" w:rsidRPr="006D5C79" w:rsidRDefault="00010AE0" w:rsidP="00985F6E">
            <w:pPr>
              <w:cnfStyle w:val="000000000000" w:firstRow="0" w:lastRow="0" w:firstColumn="0" w:lastColumn="0" w:oddVBand="0" w:evenVBand="0" w:oddHBand="0" w:evenHBand="0" w:firstRowFirstColumn="0" w:firstRowLastColumn="0" w:lastRowFirstColumn="0" w:lastRowLastColumn="0"/>
              <w:rPr>
                <w:bCs/>
                <w:szCs w:val="20"/>
                <w:lang w:val="en-US"/>
              </w:rPr>
            </w:pPr>
            <w:r w:rsidRPr="006D5C79">
              <w:rPr>
                <w:bCs/>
                <w:szCs w:val="20"/>
                <w:lang w:val="en-US"/>
              </w:rPr>
              <w:t>size</w:t>
            </w:r>
          </w:p>
        </w:tc>
        <w:tc>
          <w:tcPr>
            <w:tcW w:w="1880" w:type="dxa"/>
          </w:tcPr>
          <w:p w14:paraId="41C94087" w14:textId="61DFE99D" w:rsidR="00010AE0" w:rsidRPr="006D5C79" w:rsidRDefault="00031346" w:rsidP="00985F6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long</w:t>
            </w:r>
          </w:p>
        </w:tc>
      </w:tr>
      <w:tr w:rsidR="00210769" w:rsidRPr="006D5C79" w14:paraId="20E09830" w14:textId="77777777" w:rsidTr="006D5C7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38" w:type="dxa"/>
          </w:tcPr>
          <w:p w14:paraId="44C74DBC" w14:textId="29023A44" w:rsidR="00210769" w:rsidRPr="006D5C79" w:rsidRDefault="00210769" w:rsidP="00985F6E">
            <w:pPr>
              <w:rPr>
                <w:bCs w:val="0"/>
                <w:szCs w:val="20"/>
                <w:lang w:val="en-US"/>
              </w:rPr>
            </w:pPr>
            <w:r>
              <w:rPr>
                <w:bCs w:val="0"/>
                <w:szCs w:val="20"/>
              </w:rPr>
              <w:t>Kliniskt innehåll</w:t>
            </w:r>
          </w:p>
        </w:tc>
        <w:tc>
          <w:tcPr>
            <w:tcW w:w="2338" w:type="dxa"/>
          </w:tcPr>
          <w:p w14:paraId="2CFDFC84" w14:textId="77777777" w:rsidR="00210769" w:rsidRPr="006D5C79" w:rsidRDefault="00210769" w:rsidP="00985F6E">
            <w:pPr>
              <w:cnfStyle w:val="000000100000" w:firstRow="0" w:lastRow="0" w:firstColumn="0" w:lastColumn="0" w:oddVBand="0" w:evenVBand="0" w:oddHBand="1" w:evenHBand="0" w:firstRowFirstColumn="0" w:firstRowLastColumn="0" w:lastRowFirstColumn="0" w:lastRowLastColumn="0"/>
              <w:rPr>
                <w:bCs/>
                <w:szCs w:val="20"/>
                <w:lang w:val="en-US"/>
              </w:rPr>
            </w:pPr>
          </w:p>
        </w:tc>
        <w:tc>
          <w:tcPr>
            <w:tcW w:w="2338" w:type="dxa"/>
          </w:tcPr>
          <w:p w14:paraId="26CD17EA" w14:textId="2246DBF1" w:rsidR="00210769" w:rsidRPr="006D5C79" w:rsidRDefault="00932A88"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932A88">
              <w:rPr>
                <w:bCs/>
                <w:szCs w:val="20"/>
                <w:lang w:val="en-US"/>
              </w:rPr>
              <w:t>clinicalInformation</w:t>
            </w:r>
          </w:p>
        </w:tc>
        <w:tc>
          <w:tcPr>
            <w:tcW w:w="1880" w:type="dxa"/>
          </w:tcPr>
          <w:p w14:paraId="251B3C2F" w14:textId="549457D5" w:rsidR="00210769" w:rsidRPr="006D5C79" w:rsidRDefault="00932A88" w:rsidP="00985F6E">
            <w:pPr>
              <w:cnfStyle w:val="000000100000" w:firstRow="0" w:lastRow="0" w:firstColumn="0" w:lastColumn="0" w:oddVBand="0" w:evenVBand="0" w:oddHBand="1" w:evenHBand="0" w:firstRowFirstColumn="0" w:firstRowLastColumn="0" w:lastRowFirstColumn="0" w:lastRowLastColumn="0"/>
              <w:rPr>
                <w:bCs/>
                <w:szCs w:val="20"/>
                <w:lang w:val="en-US"/>
              </w:rPr>
            </w:pPr>
            <w:r w:rsidRPr="00932A88">
              <w:rPr>
                <w:bCs/>
                <w:szCs w:val="20"/>
                <w:lang w:val="en-US"/>
              </w:rPr>
              <w:t>ClinicalInformationType</w:t>
            </w:r>
          </w:p>
        </w:tc>
      </w:tr>
      <w:tr w:rsidR="00210769" w:rsidRPr="006D5C79" w14:paraId="210780C6" w14:textId="77777777" w:rsidTr="006D5C79">
        <w:trPr>
          <w:trHeight w:val="285"/>
        </w:trPr>
        <w:tc>
          <w:tcPr>
            <w:cnfStyle w:val="001000000000" w:firstRow="0" w:lastRow="0" w:firstColumn="1" w:lastColumn="0" w:oddVBand="0" w:evenVBand="0" w:oddHBand="0" w:evenHBand="0" w:firstRowFirstColumn="0" w:firstRowLastColumn="0" w:lastRowFirstColumn="0" w:lastRowLastColumn="0"/>
            <w:tcW w:w="2338" w:type="dxa"/>
          </w:tcPr>
          <w:p w14:paraId="3B3A2EBC" w14:textId="76CAD4D7" w:rsidR="00210769" w:rsidRPr="006D5C79" w:rsidRDefault="00210769" w:rsidP="00985F6E">
            <w:pPr>
              <w:rPr>
                <w:bCs w:val="0"/>
                <w:szCs w:val="20"/>
                <w:lang w:val="en-US"/>
              </w:rPr>
            </w:pPr>
            <w:r>
              <w:rPr>
                <w:b w:val="0"/>
                <w:bCs w:val="0"/>
                <w:szCs w:val="20"/>
              </w:rPr>
              <w:t>k</w:t>
            </w:r>
            <w:r w:rsidRPr="00210769">
              <w:rPr>
                <w:b w:val="0"/>
                <w:bCs w:val="0"/>
                <w:szCs w:val="20"/>
              </w:rPr>
              <w:t>linisk svarstext</w:t>
            </w:r>
          </w:p>
        </w:tc>
        <w:tc>
          <w:tcPr>
            <w:tcW w:w="2338" w:type="dxa"/>
          </w:tcPr>
          <w:p w14:paraId="421FBDA3" w14:textId="39B929B3" w:rsidR="00210769" w:rsidRPr="00DF40BC" w:rsidRDefault="00DF40BC" w:rsidP="00985F6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338" w:type="dxa"/>
          </w:tcPr>
          <w:p w14:paraId="56BAF0CD" w14:textId="5E500F3B" w:rsidR="00210769" w:rsidRPr="00DF40BC" w:rsidRDefault="00932A88" w:rsidP="00985F6E">
            <w:pPr>
              <w:cnfStyle w:val="000000000000" w:firstRow="0" w:lastRow="0" w:firstColumn="0" w:lastColumn="0" w:oddVBand="0" w:evenVBand="0" w:oddHBand="0" w:evenHBand="0" w:firstRowFirstColumn="0" w:firstRowLastColumn="0" w:lastRowFirstColumn="0" w:lastRowLastColumn="0"/>
              <w:rPr>
                <w:bCs/>
                <w:szCs w:val="20"/>
              </w:rPr>
            </w:pPr>
            <w:r w:rsidRPr="00932A88">
              <w:rPr>
                <w:bCs/>
                <w:szCs w:val="20"/>
              </w:rPr>
              <w:t>text</w:t>
            </w:r>
          </w:p>
        </w:tc>
        <w:tc>
          <w:tcPr>
            <w:tcW w:w="1880" w:type="dxa"/>
          </w:tcPr>
          <w:p w14:paraId="5CB4D977" w14:textId="40654398" w:rsidR="00210769" w:rsidRPr="00DF40BC" w:rsidRDefault="00932A88" w:rsidP="00985F6E">
            <w:pPr>
              <w:cnfStyle w:val="000000000000" w:firstRow="0" w:lastRow="0" w:firstColumn="0" w:lastColumn="0" w:oddVBand="0" w:evenVBand="0" w:oddHBand="0" w:evenHBand="0" w:firstRowFirstColumn="0" w:firstRowLastColumn="0" w:lastRowFirstColumn="0" w:lastRowLastColumn="0"/>
              <w:rPr>
                <w:bCs/>
                <w:szCs w:val="20"/>
              </w:rPr>
            </w:pPr>
            <w:r>
              <w:rPr>
                <w:bCs/>
                <w:szCs w:val="20"/>
              </w:rPr>
              <w:t>String</w:t>
            </w:r>
          </w:p>
        </w:tc>
      </w:tr>
    </w:tbl>
    <w:p w14:paraId="123262E1" w14:textId="77777777" w:rsidR="00B11663" w:rsidRPr="00DF40BC" w:rsidRDefault="00B11663" w:rsidP="00B11663"/>
    <w:p w14:paraId="6B60001B" w14:textId="77777777" w:rsidR="00924C54" w:rsidRPr="00DF40BC" w:rsidRDefault="00924C54" w:rsidP="00B11663"/>
    <w:p w14:paraId="5CA3464F" w14:textId="4CA58D61" w:rsidR="00A36430" w:rsidRPr="00DF40BC" w:rsidRDefault="00A36430" w:rsidP="0039481C"/>
    <w:p w14:paraId="6901C5AD" w14:textId="77777777" w:rsidR="00E412FF" w:rsidRPr="00DF40BC" w:rsidRDefault="00E412FF" w:rsidP="0039481C">
      <w:pPr>
        <w:rPr>
          <w:b/>
        </w:rPr>
      </w:pPr>
    </w:p>
    <w:p w14:paraId="04095CC9" w14:textId="36E52062" w:rsidR="00E412FF" w:rsidRPr="00462E4F" w:rsidRDefault="00A56790" w:rsidP="00C71B73">
      <w:pPr>
        <w:pStyle w:val="Rubrik3"/>
        <w:rPr>
          <w:lang w:val="en-US"/>
        </w:rPr>
      </w:pPr>
      <w:bookmarkStart w:id="88" w:name="_Toc403589794"/>
      <w:r>
        <w:rPr>
          <w:lang w:val="en-US"/>
        </w:rPr>
        <w:lastRenderedPageBreak/>
        <w:t>Process</w:t>
      </w:r>
      <w:r w:rsidR="00000B08" w:rsidRPr="00462E4F">
        <w:rPr>
          <w:lang w:val="en-US"/>
        </w:rPr>
        <w:t>RequestConfi</w:t>
      </w:r>
      <w:r w:rsidR="00E412FF" w:rsidRPr="00462E4F">
        <w:rPr>
          <w:lang w:val="en-US"/>
        </w:rPr>
        <w:t>rmation</w:t>
      </w:r>
      <w:bookmarkEnd w:id="88"/>
    </w:p>
    <w:p w14:paraId="4174BE42" w14:textId="56A274DE" w:rsidR="00E412FF" w:rsidRDefault="00535714">
      <w:pPr>
        <w:rPr>
          <w:noProof/>
          <w:lang w:eastAsia="sv-SE"/>
        </w:rPr>
      </w:pPr>
      <w:r w:rsidRPr="00535714">
        <w:rPr>
          <w:noProof/>
          <w:lang w:eastAsia="sv-SE"/>
        </w:rPr>
        <w:t xml:space="preserve"> </w:t>
      </w:r>
      <w:r w:rsidR="001C3EB6">
        <w:rPr>
          <w:noProof/>
          <w:lang w:eastAsia="sv-SE"/>
        </w:rPr>
        <w:drawing>
          <wp:inline distT="0" distB="0" distL="0" distR="0" wp14:anchorId="316A4E54" wp14:editId="1639CE0E">
            <wp:extent cx="6645910" cy="4338955"/>
            <wp:effectExtent l="0" t="0" r="2540" b="4445"/>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338955"/>
                    </a:xfrm>
                    <a:prstGeom prst="rect">
                      <a:avLst/>
                    </a:prstGeom>
                  </pic:spPr>
                </pic:pic>
              </a:graphicData>
            </a:graphic>
          </wp:inline>
        </w:drawing>
      </w:r>
    </w:p>
    <w:p w14:paraId="42A299F3" w14:textId="77777777" w:rsidR="001C3EB6" w:rsidRPr="00462E4F" w:rsidRDefault="001C3EB6">
      <w:pPr>
        <w:rPr>
          <w:lang w:val="en-US"/>
        </w:rPr>
      </w:pPr>
    </w:p>
    <w:tbl>
      <w:tblPr>
        <w:tblStyle w:val="Ljuslista-dekorfrg1"/>
        <w:tblW w:w="9844"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461"/>
        <w:gridCol w:w="2461"/>
        <w:gridCol w:w="2461"/>
        <w:gridCol w:w="2461"/>
      </w:tblGrid>
      <w:tr w:rsidR="0091540C" w:rsidRPr="005254F2" w14:paraId="3C54AB55" w14:textId="77777777" w:rsidTr="00C16A04">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3211646" w14:textId="77777777" w:rsidR="0091540C" w:rsidRPr="003F72BF" w:rsidRDefault="0091540C" w:rsidP="00AA223E">
            <w:pPr>
              <w:rPr>
                <w:szCs w:val="20"/>
              </w:rPr>
            </w:pPr>
            <w:r w:rsidRPr="003F72BF">
              <w:rPr>
                <w:szCs w:val="20"/>
              </w:rPr>
              <w:t>VMIM</w:t>
            </w:r>
          </w:p>
        </w:tc>
        <w:tc>
          <w:tcPr>
            <w:tcW w:w="2461" w:type="dxa"/>
          </w:tcPr>
          <w:p w14:paraId="7760429C" w14:textId="77777777" w:rsidR="0091540C" w:rsidRPr="003F72BF" w:rsidRDefault="0091540C" w:rsidP="00AA223E">
            <w:pPr>
              <w:cnfStyle w:val="100000000000" w:firstRow="1" w:lastRow="0" w:firstColumn="0" w:lastColumn="0" w:oddVBand="0" w:evenVBand="0" w:oddHBand="0" w:evenHBand="0" w:firstRowFirstColumn="0" w:firstRowLastColumn="0" w:lastRowFirstColumn="0" w:lastRowLastColumn="0"/>
              <w:rPr>
                <w:szCs w:val="20"/>
              </w:rPr>
            </w:pPr>
            <w:r w:rsidRPr="003F72BF">
              <w:rPr>
                <w:szCs w:val="20"/>
              </w:rPr>
              <w:t>Mappning mot V-TIM 2.2</w:t>
            </w:r>
          </w:p>
        </w:tc>
        <w:tc>
          <w:tcPr>
            <w:tcW w:w="2461" w:type="dxa"/>
          </w:tcPr>
          <w:p w14:paraId="42E849F1" w14:textId="77777777" w:rsidR="0091540C" w:rsidRPr="003F72BF" w:rsidRDefault="0091540C" w:rsidP="00AA223E">
            <w:pPr>
              <w:cnfStyle w:val="100000000000" w:firstRow="1" w:lastRow="0" w:firstColumn="0" w:lastColumn="0" w:oddVBand="0" w:evenVBand="0" w:oddHBand="0" w:evenHBand="0" w:firstRowFirstColumn="0" w:firstRowLastColumn="0" w:lastRowFirstColumn="0" w:lastRowLastColumn="0"/>
              <w:rPr>
                <w:szCs w:val="20"/>
              </w:rPr>
            </w:pPr>
            <w:r>
              <w:rPr>
                <w:szCs w:val="20"/>
              </w:rPr>
              <w:t>XSD</w:t>
            </w:r>
          </w:p>
        </w:tc>
        <w:tc>
          <w:tcPr>
            <w:tcW w:w="2461" w:type="dxa"/>
          </w:tcPr>
          <w:p w14:paraId="64697259" w14:textId="69217A26" w:rsidR="0091540C" w:rsidRPr="003F72BF" w:rsidRDefault="00C16A04" w:rsidP="00AA223E">
            <w:pPr>
              <w:cnfStyle w:val="100000000000" w:firstRow="1" w:lastRow="0" w:firstColumn="0" w:lastColumn="0" w:oddVBand="0" w:evenVBand="0" w:oddHBand="0" w:evenHBand="0" w:firstRowFirstColumn="0" w:firstRowLastColumn="0" w:lastRowFirstColumn="0" w:lastRowLastColumn="0"/>
              <w:rPr>
                <w:szCs w:val="20"/>
              </w:rPr>
            </w:pPr>
            <w:r>
              <w:t xml:space="preserve">XSD </w:t>
            </w:r>
            <w:r w:rsidR="0091540C" w:rsidRPr="005254F2">
              <w:t>Typ</w:t>
            </w:r>
          </w:p>
        </w:tc>
      </w:tr>
      <w:tr w:rsidR="0091540C" w:rsidRPr="008A0003" w14:paraId="1248D951" w14:textId="77777777" w:rsidTr="00C16A04">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73D9E0B" w14:textId="77777777" w:rsidR="0091540C" w:rsidRPr="00270273" w:rsidRDefault="0091540C" w:rsidP="00AA223E">
            <w:pPr>
              <w:rPr>
                <w:bCs w:val="0"/>
                <w:szCs w:val="20"/>
                <w:lang w:val="en-US"/>
              </w:rPr>
            </w:pPr>
            <w:r w:rsidRPr="00270273">
              <w:rPr>
                <w:szCs w:val="20"/>
                <w:lang w:val="en-US"/>
              </w:rPr>
              <w:t>Remissbekräftelse</w:t>
            </w:r>
          </w:p>
        </w:tc>
        <w:tc>
          <w:tcPr>
            <w:tcW w:w="2461" w:type="dxa"/>
          </w:tcPr>
          <w:p w14:paraId="31E4CE62" w14:textId="77777777" w:rsidR="0091540C" w:rsidRPr="00270273" w:rsidRDefault="0091540C" w:rsidP="00AA223E">
            <w:pPr>
              <w:cnfStyle w:val="000000100000" w:firstRow="0" w:lastRow="0" w:firstColumn="0" w:lastColumn="0" w:oddVBand="0" w:evenVBand="0" w:oddHBand="1" w:evenHBand="0" w:firstRowFirstColumn="0" w:firstRowLastColumn="0" w:lastRowFirstColumn="0" w:lastRowLastColumn="0"/>
              <w:rPr>
                <w:b/>
                <w:bCs/>
                <w:szCs w:val="20"/>
                <w:lang w:val="en-US"/>
              </w:rPr>
            </w:pPr>
          </w:p>
        </w:tc>
        <w:tc>
          <w:tcPr>
            <w:tcW w:w="2461" w:type="dxa"/>
          </w:tcPr>
          <w:p w14:paraId="31CE5CE5" w14:textId="69487885" w:rsidR="0091540C" w:rsidRPr="00270273" w:rsidRDefault="003B2914" w:rsidP="00AA223E">
            <w:pPr>
              <w:cnfStyle w:val="000000100000" w:firstRow="0" w:lastRow="0" w:firstColumn="0" w:lastColumn="0" w:oddVBand="0" w:evenVBand="0" w:oddHBand="1" w:evenHBand="0" w:firstRowFirstColumn="0" w:firstRowLastColumn="0" w:lastRowFirstColumn="0" w:lastRowLastColumn="0"/>
              <w:rPr>
                <w:b/>
                <w:bCs/>
                <w:szCs w:val="20"/>
                <w:lang w:val="en-US"/>
              </w:rPr>
            </w:pPr>
            <w:r w:rsidRPr="003B2914">
              <w:rPr>
                <w:b/>
                <w:szCs w:val="20"/>
                <w:lang w:val="en-US"/>
              </w:rPr>
              <w:t>requestConfirmation</w:t>
            </w:r>
          </w:p>
        </w:tc>
        <w:tc>
          <w:tcPr>
            <w:tcW w:w="2461" w:type="dxa"/>
          </w:tcPr>
          <w:p w14:paraId="54CE881E" w14:textId="05C583C6" w:rsidR="0091540C" w:rsidRPr="00270273" w:rsidRDefault="003B2914" w:rsidP="00AA223E">
            <w:pPr>
              <w:cnfStyle w:val="000000100000" w:firstRow="0" w:lastRow="0" w:firstColumn="0" w:lastColumn="0" w:oddVBand="0" w:evenVBand="0" w:oddHBand="1" w:evenHBand="0" w:firstRowFirstColumn="0" w:firstRowLastColumn="0" w:lastRowFirstColumn="0" w:lastRowLastColumn="0"/>
              <w:rPr>
                <w:b/>
                <w:bCs/>
                <w:szCs w:val="20"/>
                <w:lang w:val="en-US"/>
              </w:rPr>
            </w:pPr>
            <w:r w:rsidRPr="00270273">
              <w:rPr>
                <w:b/>
                <w:szCs w:val="20"/>
                <w:lang w:val="en-US"/>
              </w:rPr>
              <w:t>RequestConfirmationType</w:t>
            </w:r>
          </w:p>
        </w:tc>
      </w:tr>
      <w:tr w:rsidR="0091540C" w:rsidRPr="005254F2" w14:paraId="78BCE95D"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0FC5B9EB" w14:textId="77777777" w:rsidR="0091540C" w:rsidRPr="00270273" w:rsidRDefault="0091540C" w:rsidP="00AA223E">
            <w:pPr>
              <w:rPr>
                <w:b w:val="0"/>
              </w:rPr>
            </w:pPr>
            <w:r w:rsidRPr="00270273">
              <w:rPr>
                <w:b w:val="0"/>
                <w:szCs w:val="20"/>
                <w:lang w:val="en-US"/>
              </w:rPr>
              <w:t>remiss-id</w:t>
            </w:r>
          </w:p>
        </w:tc>
        <w:tc>
          <w:tcPr>
            <w:tcW w:w="2461" w:type="dxa"/>
          </w:tcPr>
          <w:p w14:paraId="2F7A1668" w14:textId="77777777" w:rsidR="0091540C" w:rsidRPr="00270273" w:rsidRDefault="0091540C" w:rsidP="00AA223E">
            <w:pPr>
              <w:cnfStyle w:val="000000000000" w:firstRow="0" w:lastRow="0" w:firstColumn="0" w:lastColumn="0" w:oddVBand="0" w:evenVBand="0" w:oddHBand="0" w:evenHBand="0" w:firstRowFirstColumn="0" w:firstRowLastColumn="0" w:lastRowFirstColumn="0" w:lastRowLastColumn="0"/>
              <w:rPr>
                <w:bCs/>
                <w:szCs w:val="20"/>
                <w:lang w:val="en-US"/>
              </w:rPr>
            </w:pPr>
            <w:r w:rsidRPr="00270273">
              <w:t>framställan.framställan_id</w:t>
            </w:r>
          </w:p>
        </w:tc>
        <w:tc>
          <w:tcPr>
            <w:tcW w:w="2461" w:type="dxa"/>
          </w:tcPr>
          <w:p w14:paraId="79BA69CC"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DE2EE4">
              <w:rPr>
                <w:szCs w:val="20"/>
                <w:lang w:val="en-US"/>
              </w:rPr>
              <w:t>requestId</w:t>
            </w:r>
          </w:p>
        </w:tc>
        <w:tc>
          <w:tcPr>
            <w:tcW w:w="2461" w:type="dxa"/>
          </w:tcPr>
          <w:p w14:paraId="7F79A507"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136521">
              <w:rPr>
                <w:bCs/>
                <w:lang w:val="en-US"/>
              </w:rPr>
              <w:t>RequestIdType</w:t>
            </w:r>
          </w:p>
        </w:tc>
      </w:tr>
      <w:tr w:rsidR="0091540C" w:rsidRPr="007A7237" w14:paraId="06355023" w14:textId="77777777" w:rsidTr="00C16A04">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461" w:type="dxa"/>
          </w:tcPr>
          <w:p w14:paraId="02517D50" w14:textId="77777777" w:rsidR="0091540C" w:rsidRPr="00270273" w:rsidRDefault="0091540C" w:rsidP="00AA223E">
            <w:pPr>
              <w:rPr>
                <w:b w:val="0"/>
                <w:bCs w:val="0"/>
                <w:szCs w:val="20"/>
                <w:lang w:val="en-US"/>
              </w:rPr>
            </w:pPr>
            <w:r w:rsidRPr="00270273">
              <w:rPr>
                <w:b w:val="0"/>
                <w:szCs w:val="20"/>
                <w:lang w:val="en-US"/>
              </w:rPr>
              <w:t>remissbekräftelse-id</w:t>
            </w:r>
          </w:p>
        </w:tc>
        <w:tc>
          <w:tcPr>
            <w:tcW w:w="2461" w:type="dxa"/>
          </w:tcPr>
          <w:p w14:paraId="0B412887" w14:textId="77777777" w:rsidR="0091540C" w:rsidRPr="00270273" w:rsidRDefault="0091540C"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DBC7AF1"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8265A4">
              <w:rPr>
                <w:szCs w:val="20"/>
                <w:lang w:val="en-US"/>
              </w:rPr>
              <w:t>requestConfirmationId</w:t>
            </w:r>
          </w:p>
        </w:tc>
        <w:tc>
          <w:tcPr>
            <w:tcW w:w="2461" w:type="dxa"/>
          </w:tcPr>
          <w:p w14:paraId="22C54D5B"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136521">
              <w:rPr>
                <w:bCs/>
                <w:lang w:val="en-US"/>
              </w:rPr>
              <w:t>RequestIdType</w:t>
            </w:r>
          </w:p>
        </w:tc>
      </w:tr>
      <w:tr w:rsidR="0091540C" w:rsidRPr="008265A4" w14:paraId="5E6F4A16" w14:textId="77777777" w:rsidTr="00C16A04">
        <w:trPr>
          <w:trHeight w:val="847"/>
        </w:trPr>
        <w:tc>
          <w:tcPr>
            <w:cnfStyle w:val="001000000000" w:firstRow="0" w:lastRow="0" w:firstColumn="1" w:lastColumn="0" w:oddVBand="0" w:evenVBand="0" w:oddHBand="0" w:evenHBand="0" w:firstRowFirstColumn="0" w:firstRowLastColumn="0" w:lastRowFirstColumn="0" w:lastRowLastColumn="0"/>
            <w:tcW w:w="2461" w:type="dxa"/>
          </w:tcPr>
          <w:p w14:paraId="46500B68" w14:textId="77777777" w:rsidR="0091540C" w:rsidRPr="00270273" w:rsidRDefault="0091540C" w:rsidP="00AA223E">
            <w:pPr>
              <w:rPr>
                <w:b w:val="0"/>
                <w:bCs w:val="0"/>
                <w:szCs w:val="20"/>
                <w:lang w:val="en-US"/>
              </w:rPr>
            </w:pPr>
            <w:r>
              <w:rPr>
                <w:b w:val="0"/>
                <w:szCs w:val="20"/>
                <w:lang w:val="en-US"/>
              </w:rPr>
              <w:t>t</w:t>
            </w:r>
            <w:r w:rsidRPr="00270273">
              <w:rPr>
                <w:b w:val="0"/>
                <w:szCs w:val="20"/>
                <w:lang w:val="en-US"/>
              </w:rPr>
              <w:t>yp av remissbekräftelse</w:t>
            </w:r>
          </w:p>
        </w:tc>
        <w:tc>
          <w:tcPr>
            <w:tcW w:w="2461" w:type="dxa"/>
          </w:tcPr>
          <w:p w14:paraId="07D27392" w14:textId="77777777" w:rsidR="0091540C" w:rsidRPr="00B071DB" w:rsidRDefault="0091540C"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2FA852E6"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8265A4">
              <w:rPr>
                <w:szCs w:val="20"/>
                <w:lang w:val="en-US"/>
              </w:rPr>
              <w:t>typeOfRequestConfirmation</w:t>
            </w:r>
          </w:p>
        </w:tc>
        <w:tc>
          <w:tcPr>
            <w:tcW w:w="2461" w:type="dxa"/>
          </w:tcPr>
          <w:p w14:paraId="6781177F"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8265A4">
              <w:rPr>
                <w:bCs/>
                <w:lang w:val="en-US"/>
              </w:rPr>
              <w:t>codes:codeRequestConfirmationType</w:t>
            </w:r>
          </w:p>
        </w:tc>
      </w:tr>
      <w:tr w:rsidR="0091540C" w:rsidRPr="008265A4" w14:paraId="64F2BD13" w14:textId="77777777" w:rsidTr="00C16A04">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6E7A1DDC" w14:textId="77777777" w:rsidR="0091540C" w:rsidRPr="00270273" w:rsidRDefault="0091540C" w:rsidP="00AA223E">
            <w:pPr>
              <w:rPr>
                <w:b w:val="0"/>
                <w:bCs w:val="0"/>
                <w:szCs w:val="20"/>
                <w:lang w:val="en-US"/>
              </w:rPr>
            </w:pPr>
            <w:r w:rsidRPr="00270273">
              <w:rPr>
                <w:b w:val="0"/>
                <w:szCs w:val="20"/>
                <w:lang w:val="en-US"/>
              </w:rPr>
              <w:lastRenderedPageBreak/>
              <w:t>remissversionsnummer</w:t>
            </w:r>
          </w:p>
        </w:tc>
        <w:tc>
          <w:tcPr>
            <w:tcW w:w="2461" w:type="dxa"/>
          </w:tcPr>
          <w:p w14:paraId="5DD86207" w14:textId="77777777" w:rsidR="0091540C" w:rsidRPr="00B071DB" w:rsidRDefault="0091540C"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1358FF7"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8265A4">
              <w:rPr>
                <w:szCs w:val="20"/>
                <w:lang w:val="en-US"/>
              </w:rPr>
              <w:t>requestVersionNumber</w:t>
            </w:r>
          </w:p>
        </w:tc>
        <w:tc>
          <w:tcPr>
            <w:tcW w:w="2461" w:type="dxa"/>
          </w:tcPr>
          <w:p w14:paraId="0EE0E660"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136521">
              <w:rPr>
                <w:bCs/>
                <w:lang w:val="en-US"/>
              </w:rPr>
              <w:t>VersionNumberType</w:t>
            </w:r>
          </w:p>
        </w:tc>
      </w:tr>
      <w:tr w:rsidR="0091540C" w:rsidRPr="008265A4" w14:paraId="65AE7373"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4F4C77B0" w14:textId="77777777" w:rsidR="0091540C" w:rsidRPr="00270273" w:rsidRDefault="0091540C" w:rsidP="00AA223E">
            <w:pPr>
              <w:rPr>
                <w:b w:val="0"/>
                <w:bCs w:val="0"/>
                <w:szCs w:val="20"/>
                <w:lang w:val="en-US"/>
              </w:rPr>
            </w:pPr>
            <w:r w:rsidRPr="00270273">
              <w:rPr>
                <w:b w:val="0"/>
                <w:szCs w:val="20"/>
                <w:lang w:val="en-US"/>
              </w:rPr>
              <w:t>remissbekräftelsettidpunkt</w:t>
            </w:r>
          </w:p>
        </w:tc>
        <w:tc>
          <w:tcPr>
            <w:tcW w:w="2461" w:type="dxa"/>
          </w:tcPr>
          <w:p w14:paraId="43988975" w14:textId="77777777" w:rsidR="0091540C" w:rsidRPr="00B071DB" w:rsidRDefault="0091540C"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4DDE2445"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8265A4">
              <w:rPr>
                <w:szCs w:val="20"/>
                <w:lang w:val="en-US"/>
              </w:rPr>
              <w:t>requestConfirmation</w:t>
            </w:r>
            <w:r>
              <w:rPr>
                <w:szCs w:val="20"/>
                <w:lang w:val="en-US"/>
              </w:rPr>
              <w:t>t</w:t>
            </w:r>
            <w:r w:rsidRPr="008265A4">
              <w:rPr>
                <w:szCs w:val="20"/>
                <w:lang w:val="en-US"/>
              </w:rPr>
              <w:t>ime</w:t>
            </w:r>
          </w:p>
        </w:tc>
        <w:tc>
          <w:tcPr>
            <w:tcW w:w="2461" w:type="dxa"/>
          </w:tcPr>
          <w:p w14:paraId="5E2251F1"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136521">
              <w:rPr>
                <w:bCs/>
                <w:lang w:val="en-US"/>
              </w:rPr>
              <w:t>TimeStampType</w:t>
            </w:r>
          </w:p>
        </w:tc>
      </w:tr>
      <w:tr w:rsidR="0091540C" w:rsidRPr="00C16A04" w14:paraId="1DEAEF85" w14:textId="77777777" w:rsidTr="00C16A04">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2461" w:type="dxa"/>
          </w:tcPr>
          <w:p w14:paraId="7D15662B" w14:textId="77777777" w:rsidR="0091540C" w:rsidRPr="00C16A04" w:rsidRDefault="0091540C" w:rsidP="00AA223E">
            <w:pPr>
              <w:rPr>
                <w:bCs w:val="0"/>
                <w:szCs w:val="20"/>
                <w:lang w:val="en-US"/>
              </w:rPr>
            </w:pPr>
            <w:r w:rsidRPr="00C16A04">
              <w:rPr>
                <w:szCs w:val="20"/>
                <w:lang w:val="en-US"/>
              </w:rPr>
              <w:t>Patient</w:t>
            </w:r>
          </w:p>
        </w:tc>
        <w:tc>
          <w:tcPr>
            <w:tcW w:w="2461" w:type="dxa"/>
          </w:tcPr>
          <w:p w14:paraId="38FD715D" w14:textId="77777777" w:rsidR="0091540C" w:rsidRPr="00C16A04" w:rsidRDefault="0091540C" w:rsidP="00AA223E">
            <w:pPr>
              <w:cnfStyle w:val="000000100000" w:firstRow="0" w:lastRow="0" w:firstColumn="0" w:lastColumn="0" w:oddVBand="0" w:evenVBand="0" w:oddHBand="1" w:evenHBand="0" w:firstRowFirstColumn="0" w:firstRowLastColumn="0" w:lastRowFirstColumn="0" w:lastRowLastColumn="0"/>
              <w:rPr>
                <w:b/>
                <w:bCs/>
                <w:szCs w:val="20"/>
                <w:lang w:val="en-US"/>
              </w:rPr>
            </w:pPr>
          </w:p>
        </w:tc>
        <w:tc>
          <w:tcPr>
            <w:tcW w:w="2461" w:type="dxa"/>
          </w:tcPr>
          <w:p w14:paraId="6DF2CC6E" w14:textId="5C9E327B" w:rsidR="0091540C" w:rsidRPr="00C16A04" w:rsidRDefault="003B2914"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3B2914">
              <w:rPr>
                <w:b/>
                <w:szCs w:val="20"/>
                <w:lang w:val="en-US"/>
              </w:rPr>
              <w:t>patient</w:t>
            </w:r>
          </w:p>
        </w:tc>
        <w:tc>
          <w:tcPr>
            <w:tcW w:w="2461" w:type="dxa"/>
          </w:tcPr>
          <w:p w14:paraId="16999B63" w14:textId="0ACFBAAA" w:rsidR="0091540C" w:rsidRPr="00C16A04" w:rsidRDefault="003B2914"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SimplePatientType</w:t>
            </w:r>
          </w:p>
        </w:tc>
      </w:tr>
      <w:tr w:rsidR="0091540C" w:rsidRPr="00357CFB" w14:paraId="6F8FD0CD"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58F390E4" w14:textId="77777777" w:rsidR="0091540C" w:rsidRPr="00270273" w:rsidRDefault="0091540C" w:rsidP="00AA223E">
            <w:pPr>
              <w:rPr>
                <w:b w:val="0"/>
              </w:rPr>
            </w:pPr>
            <w:r w:rsidRPr="00270273">
              <w:rPr>
                <w:b w:val="0"/>
                <w:szCs w:val="20"/>
                <w:lang w:val="en-US"/>
              </w:rPr>
              <w:t>person-id</w:t>
            </w:r>
          </w:p>
        </w:tc>
        <w:tc>
          <w:tcPr>
            <w:tcW w:w="2461" w:type="dxa"/>
          </w:tcPr>
          <w:p w14:paraId="130A50EC" w14:textId="77777777" w:rsidR="0091540C" w:rsidRPr="00270273" w:rsidRDefault="0091540C" w:rsidP="00AA223E">
            <w:pPr>
              <w:cnfStyle w:val="000000000000" w:firstRow="0" w:lastRow="0" w:firstColumn="0" w:lastColumn="0" w:oddVBand="0" w:evenVBand="0" w:oddHBand="0" w:evenHBand="0" w:firstRowFirstColumn="0" w:firstRowLastColumn="0" w:lastRowFirstColumn="0" w:lastRowLastColumn="0"/>
              <w:rPr>
                <w:bCs/>
                <w:szCs w:val="20"/>
                <w:lang w:val="en-US"/>
              </w:rPr>
            </w:pPr>
            <w:r w:rsidRPr="00270273">
              <w:t>Patient</w:t>
            </w:r>
            <w:proofErr w:type="gramStart"/>
            <w:r w:rsidRPr="00270273">
              <w:t>.Person</w:t>
            </w:r>
            <w:proofErr w:type="gramEnd"/>
            <w:r w:rsidRPr="00270273">
              <w:t>-id</w:t>
            </w:r>
          </w:p>
        </w:tc>
        <w:tc>
          <w:tcPr>
            <w:tcW w:w="2461" w:type="dxa"/>
          </w:tcPr>
          <w:p w14:paraId="0DCF3C43"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357CFB">
              <w:rPr>
                <w:szCs w:val="20"/>
                <w:lang w:val="en-US"/>
              </w:rPr>
              <w:t>personId</w:t>
            </w:r>
          </w:p>
        </w:tc>
        <w:tc>
          <w:tcPr>
            <w:tcW w:w="2461" w:type="dxa"/>
          </w:tcPr>
          <w:p w14:paraId="6247979A" w14:textId="77777777" w:rsidR="0091540C" w:rsidRDefault="0091540C"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136521">
              <w:rPr>
                <w:bCs/>
                <w:lang w:val="en-US"/>
              </w:rPr>
              <w:t>PersonIdType</w:t>
            </w:r>
          </w:p>
        </w:tc>
      </w:tr>
      <w:tr w:rsidR="0091540C" w:rsidRPr="00357CFB" w14:paraId="72DB242B"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B4A2ADA" w14:textId="77777777" w:rsidR="0091540C" w:rsidRPr="00270273" w:rsidRDefault="0091540C" w:rsidP="00AA223E">
            <w:pPr>
              <w:rPr>
                <w:b w:val="0"/>
              </w:rPr>
            </w:pPr>
            <w:r w:rsidRPr="00270273">
              <w:rPr>
                <w:b w:val="0"/>
                <w:szCs w:val="20"/>
                <w:lang w:val="en-US"/>
              </w:rPr>
              <w:t>namn</w:t>
            </w:r>
          </w:p>
        </w:tc>
        <w:tc>
          <w:tcPr>
            <w:tcW w:w="2461" w:type="dxa"/>
          </w:tcPr>
          <w:p w14:paraId="675ADA10" w14:textId="77777777" w:rsidR="0091540C" w:rsidRPr="00270273" w:rsidRDefault="0091540C" w:rsidP="00AA223E">
            <w:pPr>
              <w:cnfStyle w:val="000000100000" w:firstRow="0" w:lastRow="0" w:firstColumn="0" w:lastColumn="0" w:oddVBand="0" w:evenVBand="0" w:oddHBand="1" w:evenHBand="0" w:firstRowFirstColumn="0" w:firstRowLastColumn="0" w:lastRowFirstColumn="0" w:lastRowLastColumn="0"/>
              <w:rPr>
                <w:bCs/>
                <w:szCs w:val="20"/>
              </w:rPr>
            </w:pPr>
            <w:r w:rsidRPr="00270273">
              <w:t xml:space="preserve">patient. </w:t>
            </w:r>
            <w:proofErr w:type="gramStart"/>
            <w:r w:rsidRPr="00270273">
              <w:t>mellannamn  +</w:t>
            </w:r>
            <w:proofErr w:type="gramEnd"/>
            <w:r w:rsidRPr="00270273">
              <w:t xml:space="preserve"> patient. efternamn + patient. förnamn</w:t>
            </w:r>
          </w:p>
        </w:tc>
        <w:tc>
          <w:tcPr>
            <w:tcW w:w="2461" w:type="dxa"/>
          </w:tcPr>
          <w:p w14:paraId="236C952B" w14:textId="77777777" w:rsidR="0091540C" w:rsidRDefault="0091540C" w:rsidP="00AA223E">
            <w:pPr>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name</w:t>
            </w:r>
          </w:p>
        </w:tc>
        <w:tc>
          <w:tcPr>
            <w:tcW w:w="2461" w:type="dxa"/>
          </w:tcPr>
          <w:p w14:paraId="17A3680B" w14:textId="3C037811" w:rsidR="0091540C"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Pr>
                <w:szCs w:val="20"/>
                <w:lang w:val="en-US"/>
              </w:rPr>
              <w:t>String</w:t>
            </w:r>
          </w:p>
        </w:tc>
      </w:tr>
      <w:tr w:rsidR="0091540C" w:rsidRPr="00C16A04" w14:paraId="426D4D71"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A755F00" w14:textId="77777777" w:rsidR="0091540C" w:rsidRPr="00C16A04" w:rsidRDefault="0091540C" w:rsidP="00AA223E">
            <w:pPr>
              <w:rPr>
                <w:bCs w:val="0"/>
                <w:szCs w:val="20"/>
                <w:lang w:val="en-US"/>
              </w:rPr>
            </w:pPr>
            <w:r w:rsidRPr="00C16A04">
              <w:rPr>
                <w:szCs w:val="20"/>
                <w:lang w:val="en-US"/>
              </w:rPr>
              <w:t>Organisatorisk enhet</w:t>
            </w:r>
          </w:p>
        </w:tc>
        <w:tc>
          <w:tcPr>
            <w:tcW w:w="2461" w:type="dxa"/>
          </w:tcPr>
          <w:p w14:paraId="23CA42D7" w14:textId="77777777" w:rsidR="0091540C" w:rsidRPr="00C16A04" w:rsidRDefault="0091540C" w:rsidP="00AA223E">
            <w:pPr>
              <w:cnfStyle w:val="000000000000" w:firstRow="0" w:lastRow="0" w:firstColumn="0" w:lastColumn="0" w:oddVBand="0" w:evenVBand="0" w:oddHBand="0" w:evenHBand="0" w:firstRowFirstColumn="0" w:firstRowLastColumn="0" w:lastRowFirstColumn="0" w:lastRowLastColumn="0"/>
              <w:rPr>
                <w:b/>
                <w:bCs/>
                <w:szCs w:val="20"/>
                <w:lang w:val="en-US"/>
              </w:rPr>
            </w:pPr>
            <w:r w:rsidRPr="00C16A04">
              <w:rPr>
                <w:b/>
              </w:rPr>
              <w:t>Enhet</w:t>
            </w:r>
          </w:p>
        </w:tc>
        <w:tc>
          <w:tcPr>
            <w:tcW w:w="2461" w:type="dxa"/>
          </w:tcPr>
          <w:p w14:paraId="217302A8" w14:textId="6AA2B252" w:rsidR="0091540C" w:rsidRPr="00C16A04" w:rsidRDefault="003B2914"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3B2914">
              <w:rPr>
                <w:b/>
                <w:szCs w:val="20"/>
                <w:lang w:val="en-US"/>
              </w:rPr>
              <w:t>confirmingOrganisation</w:t>
            </w:r>
          </w:p>
        </w:tc>
        <w:tc>
          <w:tcPr>
            <w:tcW w:w="2461" w:type="dxa"/>
          </w:tcPr>
          <w:p w14:paraId="5439A49F" w14:textId="706B01FE" w:rsidR="0091540C" w:rsidRPr="00C16A04" w:rsidRDefault="003B2914"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C16A04">
              <w:rPr>
                <w:b/>
                <w:szCs w:val="20"/>
                <w:lang w:val="en-US"/>
              </w:rPr>
              <w:t>FullOrganisationType</w:t>
            </w:r>
          </w:p>
        </w:tc>
      </w:tr>
      <w:tr w:rsidR="003B2914" w:rsidRPr="00357CFB" w14:paraId="66BE7DAE"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640AE2E" w14:textId="42269870" w:rsidR="003B2914" w:rsidRPr="00270273" w:rsidRDefault="003B2914" w:rsidP="00AA223E">
            <w:pPr>
              <w:rPr>
                <w:b w:val="0"/>
              </w:rPr>
            </w:pPr>
            <w:r>
              <w:rPr>
                <w:b w:val="0"/>
                <w:bCs w:val="0"/>
                <w:szCs w:val="20"/>
              </w:rPr>
              <w:t>enhet-id</w:t>
            </w:r>
          </w:p>
        </w:tc>
        <w:tc>
          <w:tcPr>
            <w:tcW w:w="2461" w:type="dxa"/>
          </w:tcPr>
          <w:p w14:paraId="2A671B84" w14:textId="33A9A55E" w:rsidR="003B2914" w:rsidRPr="00B071DB" w:rsidRDefault="003B2914" w:rsidP="00AA223E">
            <w:pPr>
              <w:cnfStyle w:val="000000100000" w:firstRow="0" w:lastRow="0" w:firstColumn="0" w:lastColumn="0" w:oddVBand="0" w:evenVBand="0" w:oddHBand="1" w:evenHBand="0" w:firstRowFirstColumn="0" w:firstRowLastColumn="0" w:lastRowFirstColumn="0" w:lastRowLastColumn="0"/>
              <w:rPr>
                <w:bCs/>
                <w:szCs w:val="20"/>
              </w:rPr>
            </w:pPr>
            <w:r w:rsidRPr="0080677A">
              <w:t>Vård och omsorgsutövare</w:t>
            </w:r>
            <w:r>
              <w:t>.enhet id</w:t>
            </w:r>
          </w:p>
        </w:tc>
        <w:tc>
          <w:tcPr>
            <w:tcW w:w="2461" w:type="dxa"/>
          </w:tcPr>
          <w:p w14:paraId="509753B8" w14:textId="5D175FFA"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t>careUnitId</w:t>
            </w:r>
          </w:p>
        </w:tc>
        <w:tc>
          <w:tcPr>
            <w:tcW w:w="2461" w:type="dxa"/>
          </w:tcPr>
          <w:p w14:paraId="58739F98" w14:textId="3178A1A6"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rPr>
              <w:t>HSAIdType</w:t>
            </w:r>
          </w:p>
        </w:tc>
      </w:tr>
      <w:tr w:rsidR="003B2914" w:rsidRPr="00AF0BC9" w14:paraId="56E8FCE5"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34E878E5" w14:textId="158C2869" w:rsidR="003B2914" w:rsidRPr="00270273" w:rsidRDefault="003B2914" w:rsidP="00AA223E">
            <w:pPr>
              <w:rPr>
                <w:b w:val="0"/>
              </w:rPr>
            </w:pPr>
            <w:r w:rsidRPr="006D5C79">
              <w:rPr>
                <w:b w:val="0"/>
                <w:bCs w:val="0"/>
                <w:szCs w:val="20"/>
                <w:lang w:val="en-US"/>
              </w:rPr>
              <w:t>enhet-namn</w:t>
            </w:r>
          </w:p>
        </w:tc>
        <w:tc>
          <w:tcPr>
            <w:tcW w:w="2461" w:type="dxa"/>
          </w:tcPr>
          <w:p w14:paraId="5572A642" w14:textId="6C88BDC6" w:rsidR="003B2914" w:rsidRPr="00B071DB" w:rsidRDefault="003B2914" w:rsidP="00AA223E">
            <w:pPr>
              <w:cnfStyle w:val="000000000000" w:firstRow="0" w:lastRow="0" w:firstColumn="0" w:lastColumn="0" w:oddVBand="0" w:evenVBand="0" w:oddHBand="0" w:evenHBand="0" w:firstRowFirstColumn="0" w:firstRowLastColumn="0" w:lastRowFirstColumn="0" w:lastRowLastColumn="0"/>
              <w:rPr>
                <w:bCs/>
                <w:szCs w:val="20"/>
              </w:rPr>
            </w:pPr>
            <w:r w:rsidRPr="0080677A">
              <w:t>Vård och omsorgsutövare</w:t>
            </w:r>
            <w:r>
              <w:t>.enhet namn</w:t>
            </w:r>
          </w:p>
        </w:tc>
        <w:tc>
          <w:tcPr>
            <w:tcW w:w="2461" w:type="dxa"/>
          </w:tcPr>
          <w:p w14:paraId="2A610D3E" w14:textId="7865401E"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careUnitName</w:t>
            </w:r>
          </w:p>
        </w:tc>
        <w:tc>
          <w:tcPr>
            <w:tcW w:w="2461" w:type="dxa"/>
          </w:tcPr>
          <w:p w14:paraId="6845C023" w14:textId="5F59C744"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Pr>
                <w:bCs/>
                <w:szCs w:val="20"/>
                <w:lang w:val="en-US"/>
              </w:rPr>
              <w:t>String</w:t>
            </w:r>
          </w:p>
        </w:tc>
      </w:tr>
      <w:tr w:rsidR="003B2914" w:rsidRPr="00AF0BC9" w14:paraId="3A357A17"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433AB289" w14:textId="7FC2E05E" w:rsidR="003B2914" w:rsidRPr="00270273" w:rsidRDefault="003B2914" w:rsidP="00AA223E">
            <w:pPr>
              <w:rPr>
                <w:b w:val="0"/>
              </w:rPr>
            </w:pPr>
            <w:r w:rsidRPr="006D5C79">
              <w:rPr>
                <w:b w:val="0"/>
                <w:bCs w:val="0"/>
                <w:szCs w:val="20"/>
                <w:lang w:val="en-US"/>
              </w:rPr>
              <w:t>enhet-</w:t>
            </w:r>
            <w:r>
              <w:rPr>
                <w:b w:val="0"/>
                <w:bCs w:val="0"/>
                <w:szCs w:val="20"/>
                <w:lang w:val="en-US"/>
              </w:rPr>
              <w:t>telefon</w:t>
            </w:r>
          </w:p>
        </w:tc>
        <w:tc>
          <w:tcPr>
            <w:tcW w:w="2461" w:type="dxa"/>
          </w:tcPr>
          <w:p w14:paraId="3DE00757" w14:textId="47387C38" w:rsidR="003B2914" w:rsidRPr="00B071DB" w:rsidRDefault="003B2914"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68658B7" w14:textId="3D7CEC62"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careUnitTelephone</w:t>
            </w:r>
          </w:p>
        </w:tc>
        <w:tc>
          <w:tcPr>
            <w:tcW w:w="2461" w:type="dxa"/>
          </w:tcPr>
          <w:p w14:paraId="7B064296" w14:textId="7C853B3F"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Pr>
                <w:bCs/>
                <w:szCs w:val="20"/>
                <w:lang w:val="en-US"/>
              </w:rPr>
              <w:t>String</w:t>
            </w:r>
          </w:p>
        </w:tc>
      </w:tr>
      <w:tr w:rsidR="003B2914" w:rsidRPr="00AF0BC9" w14:paraId="68EB5E6D"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3099991A" w14:textId="6DA33E77" w:rsidR="003B2914" w:rsidRPr="00270273" w:rsidRDefault="003B2914" w:rsidP="00AA223E">
            <w:pPr>
              <w:rPr>
                <w:b w:val="0"/>
              </w:rPr>
            </w:pPr>
            <w:r w:rsidRPr="006D5C79">
              <w:rPr>
                <w:b w:val="0"/>
                <w:bCs w:val="0"/>
                <w:szCs w:val="20"/>
                <w:lang w:val="en-US"/>
              </w:rPr>
              <w:t>enhet-epost</w:t>
            </w:r>
          </w:p>
        </w:tc>
        <w:tc>
          <w:tcPr>
            <w:tcW w:w="2461" w:type="dxa"/>
          </w:tcPr>
          <w:p w14:paraId="0F933EA2" w14:textId="61400CC4" w:rsidR="003B2914" w:rsidRPr="00B071DB" w:rsidRDefault="003B2914"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1ED68B92" w14:textId="59F18B46"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careUnitEmail</w:t>
            </w:r>
          </w:p>
        </w:tc>
        <w:tc>
          <w:tcPr>
            <w:tcW w:w="2461" w:type="dxa"/>
          </w:tcPr>
          <w:p w14:paraId="27B514CA" w14:textId="2278E136"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Pr>
                <w:bCs/>
                <w:szCs w:val="20"/>
                <w:lang w:val="en-US"/>
              </w:rPr>
              <w:t>String</w:t>
            </w:r>
          </w:p>
        </w:tc>
      </w:tr>
      <w:tr w:rsidR="003B2914" w:rsidRPr="00AF0BC9" w14:paraId="2C51F2C3"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28925BA8" w14:textId="37891E16" w:rsidR="003B2914" w:rsidRPr="00270273" w:rsidRDefault="003B2914" w:rsidP="00AA223E">
            <w:pPr>
              <w:rPr>
                <w:b w:val="0"/>
              </w:rPr>
            </w:pPr>
            <w:r w:rsidRPr="006D5C79">
              <w:rPr>
                <w:b w:val="0"/>
                <w:bCs w:val="0"/>
                <w:szCs w:val="20"/>
                <w:lang w:val="en-US"/>
              </w:rPr>
              <w:t>enhet-adress</w:t>
            </w:r>
          </w:p>
        </w:tc>
        <w:tc>
          <w:tcPr>
            <w:tcW w:w="2461" w:type="dxa"/>
          </w:tcPr>
          <w:p w14:paraId="11D310A1" w14:textId="0E0BD3E8" w:rsidR="003B2914" w:rsidRPr="00B071DB" w:rsidRDefault="003B2914" w:rsidP="00AA223E">
            <w:pPr>
              <w:cnfStyle w:val="000000100000" w:firstRow="0" w:lastRow="0" w:firstColumn="0" w:lastColumn="0" w:oddVBand="0" w:evenVBand="0" w:oddHBand="1"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6931A6BC" w14:textId="37669B89"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careUnitAddress</w:t>
            </w:r>
          </w:p>
        </w:tc>
        <w:tc>
          <w:tcPr>
            <w:tcW w:w="2461" w:type="dxa"/>
          </w:tcPr>
          <w:p w14:paraId="30D6679E" w14:textId="7669AAE9" w:rsidR="003B2914" w:rsidRDefault="003B2914" w:rsidP="00AA223E">
            <w:pPr>
              <w:cnfStyle w:val="000000100000" w:firstRow="0" w:lastRow="0" w:firstColumn="0" w:lastColumn="0" w:oddVBand="0" w:evenVBand="0" w:oddHBand="1" w:evenHBand="0" w:firstRowFirstColumn="0" w:firstRowLastColumn="0" w:lastRowFirstColumn="0" w:lastRowLastColumn="0"/>
              <w:rPr>
                <w:szCs w:val="20"/>
                <w:lang w:val="en-US"/>
              </w:rPr>
            </w:pPr>
            <w:r>
              <w:rPr>
                <w:bCs/>
                <w:szCs w:val="20"/>
                <w:lang w:val="en-US"/>
              </w:rPr>
              <w:t>String</w:t>
            </w:r>
          </w:p>
        </w:tc>
      </w:tr>
      <w:tr w:rsidR="003B2914" w:rsidRPr="00AF0BC9" w14:paraId="305FD7D3"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5EDAFEED" w14:textId="69AFF3AA" w:rsidR="003B2914" w:rsidRPr="00270273" w:rsidRDefault="003B2914" w:rsidP="00AA223E">
            <w:pPr>
              <w:rPr>
                <w:b w:val="0"/>
              </w:rPr>
            </w:pPr>
            <w:r w:rsidRPr="006D5C79">
              <w:rPr>
                <w:b w:val="0"/>
                <w:bCs w:val="0"/>
                <w:szCs w:val="20"/>
                <w:lang w:val="en-US"/>
              </w:rPr>
              <w:t>enhet-plats</w:t>
            </w:r>
          </w:p>
        </w:tc>
        <w:tc>
          <w:tcPr>
            <w:tcW w:w="2461" w:type="dxa"/>
          </w:tcPr>
          <w:p w14:paraId="1272AD02" w14:textId="5C6C5203" w:rsidR="003B2914" w:rsidRPr="00B071DB" w:rsidRDefault="003B2914"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5463D036" w14:textId="2286FBBE"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careUnitLocation</w:t>
            </w:r>
          </w:p>
        </w:tc>
        <w:tc>
          <w:tcPr>
            <w:tcW w:w="2461" w:type="dxa"/>
          </w:tcPr>
          <w:p w14:paraId="14378116" w14:textId="2F74780C" w:rsidR="003B2914" w:rsidRDefault="003B2914" w:rsidP="00AA223E">
            <w:pPr>
              <w:cnfStyle w:val="000000000000" w:firstRow="0" w:lastRow="0" w:firstColumn="0" w:lastColumn="0" w:oddVBand="0" w:evenVBand="0" w:oddHBand="0" w:evenHBand="0" w:firstRowFirstColumn="0" w:firstRowLastColumn="0" w:lastRowFirstColumn="0" w:lastRowLastColumn="0"/>
              <w:rPr>
                <w:szCs w:val="20"/>
                <w:lang w:val="en-US"/>
              </w:rPr>
            </w:pPr>
            <w:r>
              <w:rPr>
                <w:bCs/>
                <w:szCs w:val="20"/>
                <w:lang w:val="en-US"/>
              </w:rPr>
              <w:t>String</w:t>
            </w:r>
          </w:p>
        </w:tc>
      </w:tr>
      <w:tr w:rsidR="0091540C" w:rsidRPr="00C16A04" w14:paraId="630B11AC" w14:textId="77777777" w:rsidTr="00C16A04">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61" w:type="dxa"/>
          </w:tcPr>
          <w:p w14:paraId="23A28664" w14:textId="77777777" w:rsidR="0091540C" w:rsidRPr="00C16A04" w:rsidRDefault="0091540C" w:rsidP="00AA223E">
            <w:pPr>
              <w:rPr>
                <w:bCs w:val="0"/>
                <w:szCs w:val="20"/>
                <w:lang w:val="en-US"/>
              </w:rPr>
            </w:pPr>
            <w:r w:rsidRPr="00C16A04">
              <w:rPr>
                <w:szCs w:val="20"/>
                <w:lang w:val="en-US"/>
              </w:rPr>
              <w:t>Remissbesvarare</w:t>
            </w:r>
          </w:p>
        </w:tc>
        <w:tc>
          <w:tcPr>
            <w:tcW w:w="2461" w:type="dxa"/>
          </w:tcPr>
          <w:p w14:paraId="2D0A6A05" w14:textId="77777777" w:rsidR="0091540C" w:rsidRPr="00C16A04" w:rsidRDefault="0091540C" w:rsidP="00AA223E">
            <w:pPr>
              <w:cnfStyle w:val="000000100000" w:firstRow="0" w:lastRow="0" w:firstColumn="0" w:lastColumn="0" w:oddVBand="0" w:evenVBand="0" w:oddHBand="1" w:evenHBand="0" w:firstRowFirstColumn="0" w:firstRowLastColumn="0" w:lastRowFirstColumn="0" w:lastRowLastColumn="0"/>
              <w:rPr>
                <w:b/>
                <w:bCs/>
                <w:szCs w:val="20"/>
                <w:lang w:val="en-US"/>
              </w:rPr>
            </w:pPr>
          </w:p>
        </w:tc>
        <w:tc>
          <w:tcPr>
            <w:tcW w:w="2461" w:type="dxa"/>
          </w:tcPr>
          <w:p w14:paraId="0392046F" w14:textId="2388C953" w:rsidR="0091540C" w:rsidRPr="00C16A04" w:rsidRDefault="002D55E1" w:rsidP="00AA223E">
            <w:pPr>
              <w:cnfStyle w:val="000000100000" w:firstRow="0" w:lastRow="0" w:firstColumn="0" w:lastColumn="0" w:oddVBand="0" w:evenVBand="0" w:oddHBand="1" w:evenHBand="0" w:firstRowFirstColumn="0" w:firstRowLastColumn="0" w:lastRowFirstColumn="0" w:lastRowLastColumn="0"/>
              <w:rPr>
                <w:b/>
                <w:szCs w:val="20"/>
                <w:lang w:val="en-US"/>
              </w:rPr>
            </w:pPr>
            <w:r>
              <w:rPr>
                <w:b/>
                <w:szCs w:val="20"/>
                <w:lang w:val="en-US"/>
              </w:rPr>
              <w:t>author</w:t>
            </w:r>
          </w:p>
        </w:tc>
        <w:tc>
          <w:tcPr>
            <w:tcW w:w="2461" w:type="dxa"/>
          </w:tcPr>
          <w:p w14:paraId="13C0B5CC" w14:textId="500872C2" w:rsidR="0091540C" w:rsidRPr="00C16A04" w:rsidRDefault="002D55E1"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AuthorType</w:t>
            </w:r>
          </w:p>
        </w:tc>
      </w:tr>
      <w:tr w:rsidR="0091540C" w:rsidRPr="008265A4" w14:paraId="4D6A8402"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692DA3E7" w14:textId="77777777" w:rsidR="0091540C" w:rsidRPr="00270273" w:rsidRDefault="0091540C" w:rsidP="00AA223E">
            <w:pPr>
              <w:rPr>
                <w:b w:val="0"/>
                <w:bCs w:val="0"/>
                <w:szCs w:val="20"/>
              </w:rPr>
            </w:pPr>
            <w:r w:rsidRPr="00270273">
              <w:rPr>
                <w:b w:val="0"/>
                <w:szCs w:val="20"/>
              </w:rPr>
              <w:t>typ av hälso och sjukvårdspersonal</w:t>
            </w:r>
          </w:p>
        </w:tc>
        <w:tc>
          <w:tcPr>
            <w:tcW w:w="2461" w:type="dxa"/>
          </w:tcPr>
          <w:p w14:paraId="16F5BA13" w14:textId="6F374419" w:rsidR="0091540C" w:rsidRPr="00270273" w:rsidRDefault="002D55E1"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6BF0269E" w14:textId="77777777" w:rsidR="0091540C" w:rsidRPr="00660C79" w:rsidRDefault="0091540C" w:rsidP="00AA223E">
            <w:pPr>
              <w:cnfStyle w:val="000000000000" w:firstRow="0" w:lastRow="0" w:firstColumn="0" w:lastColumn="0" w:oddVBand="0" w:evenVBand="0" w:oddHBand="0" w:evenHBand="0" w:firstRowFirstColumn="0" w:firstRowLastColumn="0" w:lastRowFirstColumn="0" w:lastRowLastColumn="0"/>
              <w:rPr>
                <w:szCs w:val="20"/>
              </w:rPr>
            </w:pPr>
            <w:r w:rsidRPr="00660C79">
              <w:rPr>
                <w:szCs w:val="20"/>
                <w:lang w:val="en-US"/>
              </w:rPr>
              <w:t>typeOfHealthcareProfessional</w:t>
            </w:r>
          </w:p>
        </w:tc>
        <w:tc>
          <w:tcPr>
            <w:tcW w:w="2461" w:type="dxa"/>
          </w:tcPr>
          <w:p w14:paraId="770672AE" w14:textId="503D71C5" w:rsidR="0091540C" w:rsidRPr="00660C79" w:rsidRDefault="0091540C" w:rsidP="00AA223E">
            <w:pPr>
              <w:cnfStyle w:val="000000000000" w:firstRow="0" w:lastRow="0" w:firstColumn="0" w:lastColumn="0" w:oddVBand="0" w:evenVBand="0" w:oddHBand="0" w:evenHBand="0" w:firstRowFirstColumn="0" w:firstRowLastColumn="0" w:lastRowFirstColumn="0" w:lastRowLastColumn="0"/>
              <w:rPr>
                <w:szCs w:val="20"/>
              </w:rPr>
            </w:pPr>
            <w:r w:rsidRPr="00F02F81">
              <w:rPr>
                <w:bCs/>
                <w:lang w:val="en-US"/>
              </w:rPr>
              <w:t>codeForProfession</w:t>
            </w:r>
          </w:p>
        </w:tc>
      </w:tr>
      <w:tr w:rsidR="0091540C" w:rsidRPr="00C16A04" w14:paraId="2926CDCD"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5B4CECC" w14:textId="77777777" w:rsidR="0091540C" w:rsidRPr="00C16A04" w:rsidRDefault="0091540C" w:rsidP="00AA223E">
            <w:pPr>
              <w:rPr>
                <w:bCs w:val="0"/>
                <w:szCs w:val="20"/>
              </w:rPr>
            </w:pPr>
            <w:r w:rsidRPr="00C16A04">
              <w:rPr>
                <w:szCs w:val="20"/>
                <w:lang w:val="en-US"/>
              </w:rPr>
              <w:t>Mottagare</w:t>
            </w:r>
          </w:p>
        </w:tc>
        <w:tc>
          <w:tcPr>
            <w:tcW w:w="2461" w:type="dxa"/>
          </w:tcPr>
          <w:p w14:paraId="346E5C06" w14:textId="77777777" w:rsidR="0091540C" w:rsidRPr="00C16A04" w:rsidRDefault="0091540C" w:rsidP="00AA223E">
            <w:pPr>
              <w:cnfStyle w:val="000000100000" w:firstRow="0" w:lastRow="0" w:firstColumn="0" w:lastColumn="0" w:oddVBand="0" w:evenVBand="0" w:oddHBand="1" w:evenHBand="0" w:firstRowFirstColumn="0" w:firstRowLastColumn="0" w:lastRowFirstColumn="0" w:lastRowLastColumn="0"/>
              <w:rPr>
                <w:b/>
                <w:bCs/>
                <w:szCs w:val="20"/>
              </w:rPr>
            </w:pPr>
          </w:p>
        </w:tc>
        <w:tc>
          <w:tcPr>
            <w:tcW w:w="2461" w:type="dxa"/>
          </w:tcPr>
          <w:p w14:paraId="08CD2C06" w14:textId="4419691F" w:rsidR="0091540C" w:rsidRPr="00C16A04" w:rsidRDefault="005F6AC8"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5F6AC8">
              <w:rPr>
                <w:b/>
                <w:szCs w:val="20"/>
                <w:lang w:val="en-US"/>
              </w:rPr>
              <w:t>recipient</w:t>
            </w:r>
          </w:p>
        </w:tc>
        <w:tc>
          <w:tcPr>
            <w:tcW w:w="2461" w:type="dxa"/>
          </w:tcPr>
          <w:p w14:paraId="421E8D7D" w14:textId="13127E05" w:rsidR="0091540C" w:rsidRPr="00C16A04" w:rsidRDefault="005F6AC8"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RecipientType</w:t>
            </w:r>
          </w:p>
        </w:tc>
      </w:tr>
      <w:tr w:rsidR="0091540C" w:rsidRPr="00C16A04" w14:paraId="60B76203" w14:textId="77777777" w:rsidTr="00C16A04">
        <w:trPr>
          <w:trHeight w:val="847"/>
        </w:trPr>
        <w:tc>
          <w:tcPr>
            <w:cnfStyle w:val="001000000000" w:firstRow="0" w:lastRow="0" w:firstColumn="1" w:lastColumn="0" w:oddVBand="0" w:evenVBand="0" w:oddHBand="0" w:evenHBand="0" w:firstRowFirstColumn="0" w:firstRowLastColumn="0" w:lastRowFirstColumn="0" w:lastRowLastColumn="0"/>
            <w:tcW w:w="2461" w:type="dxa"/>
          </w:tcPr>
          <w:p w14:paraId="2DA12B69" w14:textId="77777777" w:rsidR="0091540C" w:rsidRPr="00C16A04" w:rsidRDefault="0091540C" w:rsidP="00AA223E">
            <w:pPr>
              <w:rPr>
                <w:bCs w:val="0"/>
                <w:szCs w:val="20"/>
              </w:rPr>
            </w:pPr>
            <w:r w:rsidRPr="00C16A04">
              <w:rPr>
                <w:szCs w:val="20"/>
                <w:lang w:val="en-US"/>
              </w:rPr>
              <w:t>Hälso- och sjukvårdspersonal</w:t>
            </w:r>
          </w:p>
        </w:tc>
        <w:tc>
          <w:tcPr>
            <w:tcW w:w="2461" w:type="dxa"/>
          </w:tcPr>
          <w:p w14:paraId="1B0B1C69" w14:textId="77777777" w:rsidR="0091540C" w:rsidRPr="00C16A04" w:rsidRDefault="0091540C" w:rsidP="00AA223E">
            <w:pPr>
              <w:cnfStyle w:val="000000000000" w:firstRow="0" w:lastRow="0" w:firstColumn="0" w:lastColumn="0" w:oddVBand="0" w:evenVBand="0" w:oddHBand="0" w:evenHBand="0" w:firstRowFirstColumn="0" w:firstRowLastColumn="0" w:lastRowFirstColumn="0" w:lastRowLastColumn="0"/>
              <w:rPr>
                <w:b/>
                <w:bCs/>
                <w:szCs w:val="20"/>
              </w:rPr>
            </w:pPr>
          </w:p>
        </w:tc>
        <w:tc>
          <w:tcPr>
            <w:tcW w:w="2461" w:type="dxa"/>
          </w:tcPr>
          <w:p w14:paraId="144DA3A4" w14:textId="01E312A9" w:rsidR="0091540C" w:rsidRPr="00C16A04" w:rsidRDefault="00BE490E"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BE490E">
              <w:rPr>
                <w:b/>
                <w:szCs w:val="20"/>
                <w:lang w:val="en-US"/>
              </w:rPr>
              <w:t>healthcareProfessional</w:t>
            </w:r>
          </w:p>
        </w:tc>
        <w:tc>
          <w:tcPr>
            <w:tcW w:w="2461" w:type="dxa"/>
          </w:tcPr>
          <w:p w14:paraId="018B869A" w14:textId="4D9D3306" w:rsidR="0091540C" w:rsidRPr="00C16A04" w:rsidRDefault="00BE490E" w:rsidP="00AA223E">
            <w:pPr>
              <w:cnfStyle w:val="000000000000" w:firstRow="0" w:lastRow="0" w:firstColumn="0" w:lastColumn="0" w:oddVBand="0" w:evenVBand="0" w:oddHBand="0" w:evenHBand="0" w:firstRowFirstColumn="0" w:firstRowLastColumn="0" w:lastRowFirstColumn="0" w:lastRowLastColumn="0"/>
              <w:rPr>
                <w:b/>
                <w:szCs w:val="20"/>
                <w:lang w:val="en-US"/>
              </w:rPr>
            </w:pPr>
            <w:r w:rsidRPr="00C16A04">
              <w:rPr>
                <w:b/>
                <w:szCs w:val="20"/>
                <w:lang w:val="en-US"/>
              </w:rPr>
              <w:t>HealthCareProfessionalType</w:t>
            </w:r>
          </w:p>
        </w:tc>
      </w:tr>
      <w:tr w:rsidR="00BE490E" w:rsidRPr="008265A4" w14:paraId="0443A224" w14:textId="77777777" w:rsidTr="00C16A0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2461" w:type="dxa"/>
          </w:tcPr>
          <w:p w14:paraId="76380366" w14:textId="77777777" w:rsidR="00BE490E" w:rsidRPr="00270273" w:rsidRDefault="00BE490E" w:rsidP="00AA223E">
            <w:pPr>
              <w:rPr>
                <w:b w:val="0"/>
                <w:bCs w:val="0"/>
                <w:szCs w:val="20"/>
              </w:rPr>
            </w:pPr>
            <w:r w:rsidRPr="00270273">
              <w:rPr>
                <w:b w:val="0"/>
                <w:szCs w:val="20"/>
                <w:lang w:val="en-US"/>
              </w:rPr>
              <w:t>personal-id</w:t>
            </w:r>
          </w:p>
        </w:tc>
        <w:tc>
          <w:tcPr>
            <w:tcW w:w="2461" w:type="dxa"/>
          </w:tcPr>
          <w:p w14:paraId="5DE76474" w14:textId="1D46350E" w:rsidR="00BE490E" w:rsidRPr="00270273" w:rsidRDefault="00BE490E" w:rsidP="00AA223E">
            <w:pPr>
              <w:cnfStyle w:val="000000100000" w:firstRow="0" w:lastRow="0" w:firstColumn="0" w:lastColumn="0" w:oddVBand="0" w:evenVBand="0" w:oddHBand="1" w:evenHBand="0" w:firstRowFirstColumn="0" w:firstRowLastColumn="0" w:lastRowFirstColumn="0" w:lastRowLastColumn="0"/>
              <w:rPr>
                <w:bCs/>
                <w:szCs w:val="20"/>
              </w:rPr>
            </w:pPr>
            <w:r w:rsidRPr="0080677A">
              <w:t>Vård och omsorgsutövare</w:t>
            </w:r>
            <w:r>
              <w:t>.personal id</w:t>
            </w:r>
          </w:p>
        </w:tc>
        <w:tc>
          <w:tcPr>
            <w:tcW w:w="2461" w:type="dxa"/>
          </w:tcPr>
          <w:p w14:paraId="11058E7C" w14:textId="77777777" w:rsidR="00BE490E" w:rsidRDefault="00BE490E"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76E71">
              <w:rPr>
                <w:szCs w:val="20"/>
                <w:lang w:val="en-US"/>
              </w:rPr>
              <w:t>id</w:t>
            </w:r>
          </w:p>
        </w:tc>
        <w:tc>
          <w:tcPr>
            <w:tcW w:w="2461" w:type="dxa"/>
          </w:tcPr>
          <w:p w14:paraId="1D37E472" w14:textId="77777777" w:rsidR="00BE490E" w:rsidRDefault="00BE490E" w:rsidP="00AA223E">
            <w:pPr>
              <w:cnfStyle w:val="000000100000" w:firstRow="0" w:lastRow="0" w:firstColumn="0" w:lastColumn="0" w:oddVBand="0" w:evenVBand="0" w:oddHBand="1" w:evenHBand="0" w:firstRowFirstColumn="0" w:firstRowLastColumn="0" w:lastRowFirstColumn="0" w:lastRowLastColumn="0"/>
              <w:rPr>
                <w:szCs w:val="20"/>
                <w:lang w:val="en-US"/>
              </w:rPr>
            </w:pPr>
            <w:r w:rsidRPr="00676E71">
              <w:rPr>
                <w:bCs/>
                <w:lang w:val="en-US"/>
              </w:rPr>
              <w:t>HsaIdType</w:t>
            </w:r>
          </w:p>
        </w:tc>
      </w:tr>
      <w:tr w:rsidR="00BE490E" w:rsidRPr="008265A4" w14:paraId="4A19EF89" w14:textId="77777777" w:rsidTr="00C16A04">
        <w:trPr>
          <w:trHeight w:val="282"/>
        </w:trPr>
        <w:tc>
          <w:tcPr>
            <w:cnfStyle w:val="001000000000" w:firstRow="0" w:lastRow="0" w:firstColumn="1" w:lastColumn="0" w:oddVBand="0" w:evenVBand="0" w:oddHBand="0" w:evenHBand="0" w:firstRowFirstColumn="0" w:firstRowLastColumn="0" w:lastRowFirstColumn="0" w:lastRowLastColumn="0"/>
            <w:tcW w:w="2461" w:type="dxa"/>
          </w:tcPr>
          <w:p w14:paraId="31AFDF73" w14:textId="77777777" w:rsidR="00BE490E" w:rsidRPr="00270273" w:rsidRDefault="00BE490E" w:rsidP="00AA223E">
            <w:pPr>
              <w:rPr>
                <w:b w:val="0"/>
                <w:bCs w:val="0"/>
                <w:szCs w:val="20"/>
              </w:rPr>
            </w:pPr>
            <w:r w:rsidRPr="00270273">
              <w:rPr>
                <w:b w:val="0"/>
                <w:szCs w:val="20"/>
                <w:lang w:val="en-US"/>
              </w:rPr>
              <w:t>personalnamn</w:t>
            </w:r>
          </w:p>
        </w:tc>
        <w:tc>
          <w:tcPr>
            <w:tcW w:w="2461" w:type="dxa"/>
          </w:tcPr>
          <w:p w14:paraId="431C043C" w14:textId="296E15BB" w:rsidR="00BE490E" w:rsidRPr="00270273" w:rsidRDefault="00BE490E" w:rsidP="00AA223E">
            <w:pPr>
              <w:cnfStyle w:val="000000000000" w:firstRow="0" w:lastRow="0" w:firstColumn="0" w:lastColumn="0" w:oddVBand="0" w:evenVBand="0" w:oddHBand="0" w:evenHBand="0" w:firstRowFirstColumn="0" w:firstRowLastColumn="0" w:lastRowFirstColumn="0" w:lastRowLastColumn="0"/>
              <w:rPr>
                <w:bCs/>
                <w:szCs w:val="20"/>
              </w:rPr>
            </w:pPr>
            <w:r w:rsidRPr="0080677A">
              <w:t>Vård och omsorgsutövare</w:t>
            </w:r>
            <w:r>
              <w:t>.person namn</w:t>
            </w:r>
          </w:p>
        </w:tc>
        <w:tc>
          <w:tcPr>
            <w:tcW w:w="2461" w:type="dxa"/>
          </w:tcPr>
          <w:p w14:paraId="24DB5A40" w14:textId="77777777" w:rsidR="00BE490E"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r>
              <w:rPr>
                <w:szCs w:val="20"/>
                <w:lang w:val="en-US"/>
              </w:rPr>
              <w:t>name</w:t>
            </w:r>
          </w:p>
        </w:tc>
        <w:tc>
          <w:tcPr>
            <w:tcW w:w="2461" w:type="dxa"/>
          </w:tcPr>
          <w:p w14:paraId="0E2204AC" w14:textId="7F4470E2" w:rsidR="00BE490E"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r>
              <w:rPr>
                <w:szCs w:val="20"/>
                <w:lang w:val="en-US"/>
              </w:rPr>
              <w:t>String</w:t>
            </w:r>
          </w:p>
        </w:tc>
      </w:tr>
      <w:tr w:rsidR="00BE490E" w:rsidRPr="00C16A04" w14:paraId="396CB3F1" w14:textId="77777777" w:rsidTr="00C16A04">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2461" w:type="dxa"/>
          </w:tcPr>
          <w:p w14:paraId="3B34E883" w14:textId="77777777" w:rsidR="00BE490E" w:rsidRPr="00C16A04" w:rsidRDefault="00BE490E" w:rsidP="00AA223E">
            <w:pPr>
              <w:rPr>
                <w:bCs w:val="0"/>
                <w:szCs w:val="20"/>
              </w:rPr>
            </w:pPr>
            <w:r w:rsidRPr="00C16A04">
              <w:rPr>
                <w:szCs w:val="20"/>
                <w:lang w:val="en-US"/>
              </w:rPr>
              <w:lastRenderedPageBreak/>
              <w:t>Bekräftelsemeddelande</w:t>
            </w:r>
          </w:p>
        </w:tc>
        <w:tc>
          <w:tcPr>
            <w:tcW w:w="2461" w:type="dxa"/>
          </w:tcPr>
          <w:p w14:paraId="77C8CBF8" w14:textId="77777777" w:rsidR="00BE490E" w:rsidRPr="00C16A04" w:rsidRDefault="00BE490E" w:rsidP="00AA223E">
            <w:pPr>
              <w:cnfStyle w:val="000000100000" w:firstRow="0" w:lastRow="0" w:firstColumn="0" w:lastColumn="0" w:oddVBand="0" w:evenVBand="0" w:oddHBand="1" w:evenHBand="0" w:firstRowFirstColumn="0" w:firstRowLastColumn="0" w:lastRowFirstColumn="0" w:lastRowLastColumn="0"/>
              <w:rPr>
                <w:b/>
                <w:bCs/>
                <w:szCs w:val="20"/>
              </w:rPr>
            </w:pPr>
          </w:p>
        </w:tc>
        <w:tc>
          <w:tcPr>
            <w:tcW w:w="2461" w:type="dxa"/>
          </w:tcPr>
          <w:p w14:paraId="6D45D5E3" w14:textId="2B464E29" w:rsidR="00BE490E" w:rsidRPr="00C16A04" w:rsidRDefault="00BE490E"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BE490E">
              <w:rPr>
                <w:b/>
                <w:szCs w:val="20"/>
                <w:lang w:val="en-US"/>
              </w:rPr>
              <w:t>outcome</w:t>
            </w:r>
          </w:p>
        </w:tc>
        <w:tc>
          <w:tcPr>
            <w:tcW w:w="2461" w:type="dxa"/>
          </w:tcPr>
          <w:p w14:paraId="2B2B5BC7" w14:textId="448675E8" w:rsidR="00BE490E" w:rsidRPr="00C16A04" w:rsidRDefault="00BE490E" w:rsidP="00AA223E">
            <w:pPr>
              <w:cnfStyle w:val="000000100000" w:firstRow="0" w:lastRow="0" w:firstColumn="0" w:lastColumn="0" w:oddVBand="0" w:evenVBand="0" w:oddHBand="1" w:evenHBand="0" w:firstRowFirstColumn="0" w:firstRowLastColumn="0" w:lastRowFirstColumn="0" w:lastRowLastColumn="0"/>
              <w:rPr>
                <w:b/>
                <w:szCs w:val="20"/>
                <w:lang w:val="en-US"/>
              </w:rPr>
            </w:pPr>
            <w:r w:rsidRPr="00C16A04">
              <w:rPr>
                <w:b/>
                <w:szCs w:val="20"/>
                <w:lang w:val="en-US"/>
              </w:rPr>
              <w:t>RequestReceivedConfirmationOutcomeType</w:t>
            </w:r>
          </w:p>
        </w:tc>
      </w:tr>
      <w:tr w:rsidR="00BE490E" w:rsidRPr="00CE1541" w14:paraId="4861BF9C" w14:textId="77777777" w:rsidTr="00C16A04">
        <w:trPr>
          <w:trHeight w:val="564"/>
        </w:trPr>
        <w:tc>
          <w:tcPr>
            <w:cnfStyle w:val="001000000000" w:firstRow="0" w:lastRow="0" w:firstColumn="1" w:lastColumn="0" w:oddVBand="0" w:evenVBand="0" w:oddHBand="0" w:evenHBand="0" w:firstRowFirstColumn="0" w:firstRowLastColumn="0" w:lastRowFirstColumn="0" w:lastRowLastColumn="0"/>
            <w:tcW w:w="2461" w:type="dxa"/>
          </w:tcPr>
          <w:p w14:paraId="1A3FE571" w14:textId="77777777" w:rsidR="00BE490E" w:rsidRPr="00270273" w:rsidRDefault="00BE490E" w:rsidP="00AA223E">
            <w:pPr>
              <w:rPr>
                <w:b w:val="0"/>
                <w:bCs w:val="0"/>
                <w:szCs w:val="20"/>
              </w:rPr>
            </w:pPr>
            <w:r w:rsidRPr="00270273">
              <w:rPr>
                <w:b w:val="0"/>
                <w:szCs w:val="20"/>
                <w:lang w:val="en-US"/>
              </w:rPr>
              <w:t>svarstext</w:t>
            </w:r>
          </w:p>
        </w:tc>
        <w:tc>
          <w:tcPr>
            <w:tcW w:w="2461" w:type="dxa"/>
          </w:tcPr>
          <w:p w14:paraId="2051DF11" w14:textId="751A2583" w:rsidR="00BE490E" w:rsidRPr="00270273" w:rsidRDefault="00BE490E" w:rsidP="00AA223E">
            <w:pPr>
              <w:cnfStyle w:val="000000000000" w:firstRow="0" w:lastRow="0" w:firstColumn="0" w:lastColumn="0" w:oddVBand="0" w:evenVBand="0" w:oddHBand="0" w:evenHBand="0" w:firstRowFirstColumn="0" w:firstRowLastColumn="0" w:lastRowFirstColumn="0" w:lastRowLastColumn="0"/>
              <w:rPr>
                <w:bCs/>
                <w:szCs w:val="20"/>
              </w:rPr>
            </w:pPr>
            <w:r w:rsidRPr="00C11300">
              <w:rPr>
                <w:rFonts w:cs="Arial"/>
                <w:i/>
                <w:color w:val="FF0000"/>
                <w:szCs w:val="20"/>
              </w:rPr>
              <w:t>Saknar motsvarighet i V-TIM 2.2</w:t>
            </w:r>
          </w:p>
        </w:tc>
        <w:tc>
          <w:tcPr>
            <w:tcW w:w="2461" w:type="dxa"/>
          </w:tcPr>
          <w:p w14:paraId="7FE75FCC" w14:textId="77777777" w:rsidR="00BE490E" w:rsidRDefault="00BE490E" w:rsidP="00AA223E">
            <w:pPr>
              <w:cnfStyle w:val="000000000000" w:firstRow="0" w:lastRow="0" w:firstColumn="0" w:lastColumn="0" w:oddVBand="0" w:evenVBand="0" w:oddHBand="0" w:evenHBand="0" w:firstRowFirstColumn="0" w:firstRowLastColumn="0" w:lastRowFirstColumn="0" w:lastRowLastColumn="0"/>
              <w:rPr>
                <w:b/>
                <w:szCs w:val="20"/>
                <w:lang w:val="en-US"/>
              </w:rPr>
            </w:pPr>
            <w:r>
              <w:rPr>
                <w:szCs w:val="20"/>
                <w:lang w:val="en-US"/>
              </w:rPr>
              <w:t>outcometext</w:t>
            </w:r>
          </w:p>
          <w:p w14:paraId="6A530008" w14:textId="77777777" w:rsidR="00BE490E" w:rsidRPr="00CE1541"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p>
        </w:tc>
        <w:tc>
          <w:tcPr>
            <w:tcW w:w="2461" w:type="dxa"/>
          </w:tcPr>
          <w:p w14:paraId="0D35148B" w14:textId="433132B7" w:rsidR="00BE490E" w:rsidRPr="00CE1541" w:rsidRDefault="00BE490E" w:rsidP="00AA223E">
            <w:pPr>
              <w:cnfStyle w:val="000000000000" w:firstRow="0" w:lastRow="0" w:firstColumn="0" w:lastColumn="0" w:oddVBand="0" w:evenVBand="0" w:oddHBand="0" w:evenHBand="0" w:firstRowFirstColumn="0" w:firstRowLastColumn="0" w:lastRowFirstColumn="0" w:lastRowLastColumn="0"/>
              <w:rPr>
                <w:szCs w:val="20"/>
                <w:lang w:val="en-US"/>
              </w:rPr>
            </w:pPr>
            <w:r>
              <w:rPr>
                <w:szCs w:val="20"/>
                <w:lang w:val="en-US"/>
              </w:rPr>
              <w:t>String</w:t>
            </w:r>
          </w:p>
        </w:tc>
      </w:tr>
    </w:tbl>
    <w:p w14:paraId="3E20EA3B" w14:textId="77777777" w:rsidR="00136521" w:rsidRDefault="00136521" w:rsidP="0039481C"/>
    <w:p w14:paraId="0FC6B693" w14:textId="4457E3DD" w:rsidR="000A1067" w:rsidRDefault="000A1067">
      <w:pPr>
        <w:spacing w:line="240" w:lineRule="auto"/>
      </w:pPr>
    </w:p>
    <w:p w14:paraId="1D330BCC" w14:textId="77777777" w:rsidR="00136521" w:rsidRPr="001A1053" w:rsidRDefault="00136521" w:rsidP="0039481C"/>
    <w:p w14:paraId="77E7A35D" w14:textId="79F7B356" w:rsidR="00E412FF" w:rsidRPr="00462E4F" w:rsidRDefault="00E412FF" w:rsidP="00C71B73">
      <w:pPr>
        <w:pStyle w:val="Rubrik3"/>
        <w:rPr>
          <w:lang w:val="en-US"/>
        </w:rPr>
      </w:pPr>
      <w:bookmarkStart w:id="89" w:name="_Toc403589795"/>
      <w:r w:rsidRPr="00462E4F">
        <w:rPr>
          <w:lang w:val="en-US"/>
        </w:rPr>
        <w:t>ProcessRequestOutcome</w:t>
      </w:r>
      <w:bookmarkEnd w:id="89"/>
    </w:p>
    <w:p w14:paraId="06A0EFEA" w14:textId="77777777" w:rsidR="00CE1541" w:rsidRDefault="00CE1541" w:rsidP="00CE1541">
      <w:pPr>
        <w:pStyle w:val="Liststycke"/>
        <w:rPr>
          <w:lang w:val="en-US"/>
        </w:rPr>
      </w:pPr>
    </w:p>
    <w:p w14:paraId="362A15C8" w14:textId="025F067F" w:rsidR="00E412FF" w:rsidRDefault="000D234A" w:rsidP="00C71B73">
      <w:pPr>
        <w:pStyle w:val="Liststycke"/>
        <w:rPr>
          <w:lang w:val="en-US"/>
        </w:rPr>
      </w:pPr>
      <w:r>
        <w:rPr>
          <w:noProof/>
          <w:lang w:eastAsia="sv-SE"/>
        </w:rPr>
        <w:drawing>
          <wp:inline distT="0" distB="0" distL="0" distR="0" wp14:anchorId="1288EFFC" wp14:editId="0411B1AD">
            <wp:extent cx="6645910" cy="4365625"/>
            <wp:effectExtent l="0" t="0" r="254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365625"/>
                    </a:xfrm>
                    <a:prstGeom prst="rect">
                      <a:avLst/>
                    </a:prstGeom>
                  </pic:spPr>
                </pic:pic>
              </a:graphicData>
            </a:graphic>
          </wp:inline>
        </w:drawing>
      </w:r>
    </w:p>
    <w:p w14:paraId="35D9ECA6" w14:textId="77777777" w:rsidR="000D234A" w:rsidRPr="00462E4F" w:rsidRDefault="000D234A" w:rsidP="000D234A">
      <w:pPr>
        <w:pStyle w:val="Liststycke"/>
        <w:rPr>
          <w:lang w:val="en-US"/>
        </w:rPr>
      </w:pPr>
    </w:p>
    <w:tbl>
      <w:tblPr>
        <w:tblStyle w:val="Ljuslista-dekorfrg1"/>
        <w:tblW w:w="8894"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338"/>
        <w:gridCol w:w="2338"/>
        <w:gridCol w:w="2338"/>
        <w:gridCol w:w="1880"/>
      </w:tblGrid>
      <w:tr w:rsidR="00EF223F" w:rsidRPr="00EF223F" w14:paraId="58124A43" w14:textId="77777777" w:rsidTr="00EF223F">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338" w:type="dxa"/>
          </w:tcPr>
          <w:p w14:paraId="30385741" w14:textId="292F1545" w:rsidR="00EF223F" w:rsidRPr="00EF223F" w:rsidRDefault="00EF223F" w:rsidP="00CE1541">
            <w:pPr>
              <w:rPr>
                <w:b w:val="0"/>
                <w:szCs w:val="20"/>
              </w:rPr>
            </w:pPr>
            <w:r w:rsidRPr="00EF223F">
              <w:rPr>
                <w:b w:val="0"/>
                <w:szCs w:val="20"/>
              </w:rPr>
              <w:t>VMIM</w:t>
            </w:r>
          </w:p>
        </w:tc>
        <w:tc>
          <w:tcPr>
            <w:tcW w:w="2338" w:type="dxa"/>
          </w:tcPr>
          <w:p w14:paraId="585E96ED" w14:textId="35BB4CA5" w:rsidR="00EF223F" w:rsidRPr="00EF223F" w:rsidRDefault="00EF223F" w:rsidP="00CE1541">
            <w:pPr>
              <w:cnfStyle w:val="100000000000" w:firstRow="1" w:lastRow="0" w:firstColumn="0" w:lastColumn="0" w:oddVBand="0" w:evenVBand="0" w:oddHBand="0" w:evenHBand="0" w:firstRowFirstColumn="0" w:firstRowLastColumn="0" w:lastRowFirstColumn="0" w:lastRowLastColumn="0"/>
              <w:rPr>
                <w:b w:val="0"/>
                <w:szCs w:val="20"/>
              </w:rPr>
            </w:pPr>
            <w:r w:rsidRPr="00EF223F">
              <w:rPr>
                <w:b w:val="0"/>
                <w:szCs w:val="20"/>
              </w:rPr>
              <w:t>Mappning mot V-TIM 2.2</w:t>
            </w:r>
          </w:p>
        </w:tc>
        <w:tc>
          <w:tcPr>
            <w:tcW w:w="2338" w:type="dxa"/>
          </w:tcPr>
          <w:p w14:paraId="65F07DC8" w14:textId="3D013AEA" w:rsidR="00EF223F" w:rsidRPr="00EF223F" w:rsidRDefault="00EF223F" w:rsidP="00CE1541">
            <w:pPr>
              <w:cnfStyle w:val="100000000000" w:firstRow="1" w:lastRow="0" w:firstColumn="0" w:lastColumn="0" w:oddVBand="0" w:evenVBand="0" w:oddHBand="0" w:evenHBand="0" w:firstRowFirstColumn="0" w:firstRowLastColumn="0" w:lastRowFirstColumn="0" w:lastRowLastColumn="0"/>
              <w:rPr>
                <w:b w:val="0"/>
                <w:bCs w:val="0"/>
                <w:szCs w:val="20"/>
              </w:rPr>
            </w:pPr>
            <w:r w:rsidRPr="00EF223F">
              <w:rPr>
                <w:b w:val="0"/>
                <w:szCs w:val="20"/>
              </w:rPr>
              <w:t>XSD</w:t>
            </w:r>
          </w:p>
        </w:tc>
        <w:tc>
          <w:tcPr>
            <w:tcW w:w="1880" w:type="dxa"/>
          </w:tcPr>
          <w:p w14:paraId="561646F5" w14:textId="7AD302A8" w:rsidR="00EF223F" w:rsidRPr="00EF223F" w:rsidRDefault="00EF223F" w:rsidP="00CE1541">
            <w:pPr>
              <w:cnfStyle w:val="100000000000" w:firstRow="1" w:lastRow="0" w:firstColumn="0" w:lastColumn="0" w:oddVBand="0" w:evenVBand="0" w:oddHBand="0" w:evenHBand="0" w:firstRowFirstColumn="0" w:firstRowLastColumn="0" w:lastRowFirstColumn="0" w:lastRowLastColumn="0"/>
              <w:rPr>
                <w:b w:val="0"/>
              </w:rPr>
            </w:pPr>
            <w:r w:rsidRPr="00EF223F">
              <w:rPr>
                <w:b w:val="0"/>
              </w:rPr>
              <w:t>XSD Typ</w:t>
            </w:r>
          </w:p>
        </w:tc>
      </w:tr>
      <w:tr w:rsidR="00EF223F" w:rsidRPr="00EF223F" w14:paraId="7B1EA05E" w14:textId="77777777" w:rsidTr="00EF223F">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338" w:type="dxa"/>
          </w:tcPr>
          <w:p w14:paraId="257FF401" w14:textId="0E4FCB77" w:rsidR="00EF223F" w:rsidRPr="00EF223F" w:rsidRDefault="00EF223F" w:rsidP="00CE1541">
            <w:pPr>
              <w:rPr>
                <w:szCs w:val="20"/>
                <w:lang w:val="en-US"/>
              </w:rPr>
            </w:pPr>
            <w:r w:rsidRPr="00EF223F">
              <w:rPr>
                <w:szCs w:val="20"/>
                <w:lang w:val="en-US"/>
              </w:rPr>
              <w:t>Svar</w:t>
            </w:r>
          </w:p>
        </w:tc>
        <w:tc>
          <w:tcPr>
            <w:tcW w:w="2338" w:type="dxa"/>
          </w:tcPr>
          <w:p w14:paraId="4DC59300" w14:textId="77777777"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50B7DF47" w14:textId="53479DB4"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bCs/>
                <w:szCs w:val="20"/>
                <w:lang w:val="en-US"/>
              </w:rPr>
            </w:pPr>
            <w:r w:rsidRPr="00EF223F">
              <w:rPr>
                <w:b/>
                <w:szCs w:val="20"/>
                <w:lang w:val="en-US"/>
              </w:rPr>
              <w:t>requestOutcome</w:t>
            </w:r>
          </w:p>
        </w:tc>
        <w:tc>
          <w:tcPr>
            <w:tcW w:w="1880" w:type="dxa"/>
          </w:tcPr>
          <w:p w14:paraId="38FD990F" w14:textId="459977DF"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RequestOutcomeType</w:t>
            </w:r>
          </w:p>
        </w:tc>
      </w:tr>
      <w:tr w:rsidR="00EF223F" w:rsidRPr="00EF223F" w14:paraId="1CE53FD7" w14:textId="77777777" w:rsidTr="00EF223F">
        <w:trPr>
          <w:trHeight w:val="404"/>
        </w:trPr>
        <w:tc>
          <w:tcPr>
            <w:cnfStyle w:val="001000000000" w:firstRow="0" w:lastRow="0" w:firstColumn="1" w:lastColumn="0" w:oddVBand="0" w:evenVBand="0" w:oddHBand="0" w:evenHBand="0" w:firstRowFirstColumn="0" w:firstRowLastColumn="0" w:lastRowFirstColumn="0" w:lastRowLastColumn="0"/>
            <w:tcW w:w="2338" w:type="dxa"/>
          </w:tcPr>
          <w:p w14:paraId="4BA872C7" w14:textId="263D4E14" w:rsidR="00EF223F" w:rsidRPr="00EF223F" w:rsidRDefault="00EF223F" w:rsidP="00CE1541">
            <w:pPr>
              <w:tabs>
                <w:tab w:val="left" w:pos="1213"/>
              </w:tabs>
              <w:rPr>
                <w:b w:val="0"/>
                <w:szCs w:val="20"/>
                <w:lang w:val="en-US"/>
              </w:rPr>
            </w:pPr>
            <w:r w:rsidRPr="00EF223F">
              <w:rPr>
                <w:b w:val="0"/>
                <w:szCs w:val="20"/>
                <w:lang w:val="en-US"/>
              </w:rPr>
              <w:lastRenderedPageBreak/>
              <w:t>remiss-id</w:t>
            </w:r>
          </w:p>
        </w:tc>
        <w:tc>
          <w:tcPr>
            <w:tcW w:w="2338" w:type="dxa"/>
          </w:tcPr>
          <w:p w14:paraId="73DA5113" w14:textId="6D782031"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t>framställan.framställan_id</w:t>
            </w:r>
          </w:p>
        </w:tc>
        <w:tc>
          <w:tcPr>
            <w:tcW w:w="2338" w:type="dxa"/>
          </w:tcPr>
          <w:p w14:paraId="60FB3A9F" w14:textId="2DE0C521"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EF223F">
              <w:rPr>
                <w:szCs w:val="20"/>
                <w:lang w:val="en-US"/>
              </w:rPr>
              <w:t>requestId</w:t>
            </w:r>
          </w:p>
        </w:tc>
        <w:tc>
          <w:tcPr>
            <w:tcW w:w="1880" w:type="dxa"/>
          </w:tcPr>
          <w:p w14:paraId="2104C4FF" w14:textId="43116A5E"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RequestIdType</w:t>
            </w:r>
          </w:p>
        </w:tc>
      </w:tr>
      <w:tr w:rsidR="00EF223F" w:rsidRPr="00EF223F" w14:paraId="48428759"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2074A8CD" w14:textId="18E91170" w:rsidR="00EF223F" w:rsidRPr="00EF223F" w:rsidRDefault="00EF223F" w:rsidP="00CE1541">
            <w:pPr>
              <w:tabs>
                <w:tab w:val="left" w:pos="1213"/>
              </w:tabs>
              <w:rPr>
                <w:b w:val="0"/>
                <w:szCs w:val="20"/>
                <w:lang w:val="en-US"/>
              </w:rPr>
            </w:pPr>
            <w:r w:rsidRPr="00EF223F">
              <w:rPr>
                <w:b w:val="0"/>
                <w:szCs w:val="20"/>
                <w:lang w:val="en-US"/>
              </w:rPr>
              <w:t>svars-id</w:t>
            </w:r>
          </w:p>
        </w:tc>
        <w:tc>
          <w:tcPr>
            <w:tcW w:w="2338" w:type="dxa"/>
          </w:tcPr>
          <w:p w14:paraId="5A344E87" w14:textId="3477F83B"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proofErr w:type="gramStart"/>
            <w:r w:rsidRPr="00EF223F">
              <w:rPr>
                <w:rFonts w:eastAsia="Arial Unicode MS"/>
              </w:rPr>
              <w:t>framställan resultat.</w:t>
            </w:r>
            <w:proofErr w:type="gramEnd"/>
            <w:r w:rsidRPr="00EF223F">
              <w:rPr>
                <w:rFonts w:eastAsia="Arial Unicode MS"/>
              </w:rPr>
              <w:t xml:space="preserve"> </w:t>
            </w:r>
            <w:proofErr w:type="gramStart"/>
            <w:r w:rsidRPr="00EF223F">
              <w:rPr>
                <w:rFonts w:eastAsia="Arial Unicode MS"/>
              </w:rPr>
              <w:t>framställan</w:t>
            </w:r>
            <w:proofErr w:type="gramEnd"/>
            <w:r w:rsidRPr="00EF223F">
              <w:rPr>
                <w:rFonts w:eastAsia="Arial Unicode MS"/>
              </w:rPr>
              <w:t xml:space="preserve"> resultat id</w:t>
            </w:r>
            <w:r w:rsidRPr="00EF223F">
              <w:rPr>
                <w:bCs/>
                <w:szCs w:val="20"/>
              </w:rPr>
              <w:t xml:space="preserve"> </w:t>
            </w:r>
          </w:p>
        </w:tc>
        <w:tc>
          <w:tcPr>
            <w:tcW w:w="2338" w:type="dxa"/>
          </w:tcPr>
          <w:p w14:paraId="41A83E39" w14:textId="06048A73"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EF223F">
              <w:rPr>
                <w:szCs w:val="20"/>
                <w:lang w:val="en-US"/>
              </w:rPr>
              <w:t>requestOutcomeId</w:t>
            </w:r>
          </w:p>
        </w:tc>
        <w:tc>
          <w:tcPr>
            <w:tcW w:w="1880" w:type="dxa"/>
          </w:tcPr>
          <w:p w14:paraId="6E67EAEB" w14:textId="072154D5"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Cs/>
                <w:lang w:val="en-US"/>
              </w:rPr>
            </w:pPr>
            <w:r w:rsidRPr="00EF223F">
              <w:rPr>
                <w:bCs/>
                <w:lang w:val="en-US"/>
              </w:rPr>
              <w:t>RequestIdTyp</w:t>
            </w:r>
          </w:p>
        </w:tc>
      </w:tr>
      <w:tr w:rsidR="00EF223F" w:rsidRPr="00EF223F" w14:paraId="10A2B87F" w14:textId="77777777" w:rsidTr="00EF223F">
        <w:trPr>
          <w:trHeight w:val="533"/>
        </w:trPr>
        <w:tc>
          <w:tcPr>
            <w:cnfStyle w:val="001000000000" w:firstRow="0" w:lastRow="0" w:firstColumn="1" w:lastColumn="0" w:oddVBand="0" w:evenVBand="0" w:oddHBand="0" w:evenHBand="0" w:firstRowFirstColumn="0" w:firstRowLastColumn="0" w:lastRowFirstColumn="0" w:lastRowLastColumn="0"/>
            <w:tcW w:w="2338" w:type="dxa"/>
          </w:tcPr>
          <w:p w14:paraId="631C590C" w14:textId="404EA3B2" w:rsidR="00EF223F" w:rsidRPr="00EF223F" w:rsidRDefault="00EF223F" w:rsidP="00CE1541">
            <w:pPr>
              <w:tabs>
                <w:tab w:val="left" w:pos="1213"/>
              </w:tabs>
              <w:rPr>
                <w:b w:val="0"/>
                <w:szCs w:val="20"/>
                <w:lang w:val="en-US"/>
              </w:rPr>
            </w:pPr>
            <w:r w:rsidRPr="00EF223F">
              <w:rPr>
                <w:b w:val="0"/>
                <w:szCs w:val="20"/>
                <w:lang w:val="en-US"/>
              </w:rPr>
              <w:t>svarstyp</w:t>
            </w:r>
          </w:p>
        </w:tc>
        <w:tc>
          <w:tcPr>
            <w:tcW w:w="2338" w:type="dxa"/>
          </w:tcPr>
          <w:p w14:paraId="0264CB2F" w14:textId="6CD336A2" w:rsidR="00EF223F" w:rsidRPr="0081254A" w:rsidRDefault="0081254A"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3A304F74" w14:textId="7260DF92"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typeOfRequestOutcome</w:t>
            </w:r>
          </w:p>
        </w:tc>
        <w:tc>
          <w:tcPr>
            <w:tcW w:w="1880" w:type="dxa"/>
          </w:tcPr>
          <w:p w14:paraId="6A64F87E" w14:textId="648A2FEE"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codes:codeRequestOutcomeType</w:t>
            </w:r>
          </w:p>
        </w:tc>
      </w:tr>
      <w:tr w:rsidR="00EF223F" w:rsidRPr="00EF223F" w14:paraId="12012D5D" w14:textId="77777777" w:rsidTr="00EF223F">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338" w:type="dxa"/>
          </w:tcPr>
          <w:p w14:paraId="430FD90B" w14:textId="23EAAB5F" w:rsidR="00EF223F" w:rsidRPr="00EF223F" w:rsidRDefault="00EF223F" w:rsidP="00CE1541">
            <w:pPr>
              <w:tabs>
                <w:tab w:val="left" w:pos="1213"/>
              </w:tabs>
              <w:rPr>
                <w:b w:val="0"/>
                <w:szCs w:val="20"/>
                <w:lang w:val="en-US"/>
              </w:rPr>
            </w:pPr>
            <w:r w:rsidRPr="00EF223F">
              <w:rPr>
                <w:b w:val="0"/>
                <w:szCs w:val="20"/>
                <w:lang w:val="en-US"/>
              </w:rPr>
              <w:t>remissversionsnummer</w:t>
            </w:r>
          </w:p>
        </w:tc>
        <w:tc>
          <w:tcPr>
            <w:tcW w:w="2338" w:type="dxa"/>
          </w:tcPr>
          <w:p w14:paraId="1CB2DC5C" w14:textId="1CA7CF95" w:rsidR="00EF223F" w:rsidRPr="0081254A" w:rsidRDefault="0081254A"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1E0DD9DD" w14:textId="58A8E6F5"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EF223F">
              <w:rPr>
                <w:szCs w:val="20"/>
                <w:lang w:val="en-US"/>
              </w:rPr>
              <w:t>requestVersionNumber</w:t>
            </w:r>
          </w:p>
        </w:tc>
        <w:tc>
          <w:tcPr>
            <w:tcW w:w="1880" w:type="dxa"/>
          </w:tcPr>
          <w:p w14:paraId="146BC556" w14:textId="0048CAD9"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Cs/>
                <w:lang w:val="en-US"/>
              </w:rPr>
            </w:pPr>
            <w:r w:rsidRPr="00EF223F">
              <w:rPr>
                <w:bCs/>
                <w:lang w:val="en-US"/>
              </w:rPr>
              <w:t>VersionNumberType</w:t>
            </w:r>
          </w:p>
        </w:tc>
      </w:tr>
      <w:tr w:rsidR="00EF223F" w:rsidRPr="00EF223F" w14:paraId="7FE7B6BB" w14:textId="77777777" w:rsidTr="00EF223F">
        <w:trPr>
          <w:trHeight w:val="406"/>
        </w:trPr>
        <w:tc>
          <w:tcPr>
            <w:cnfStyle w:val="001000000000" w:firstRow="0" w:lastRow="0" w:firstColumn="1" w:lastColumn="0" w:oddVBand="0" w:evenVBand="0" w:oddHBand="0" w:evenHBand="0" w:firstRowFirstColumn="0" w:firstRowLastColumn="0" w:lastRowFirstColumn="0" w:lastRowLastColumn="0"/>
            <w:tcW w:w="2338" w:type="dxa"/>
          </w:tcPr>
          <w:p w14:paraId="57506EA8" w14:textId="7CBD2ED4" w:rsidR="00EF223F" w:rsidRPr="00EF223F" w:rsidRDefault="00EF223F" w:rsidP="00CE1541">
            <w:pPr>
              <w:tabs>
                <w:tab w:val="left" w:pos="1213"/>
              </w:tabs>
              <w:rPr>
                <w:b w:val="0"/>
                <w:szCs w:val="20"/>
                <w:lang w:val="en-US"/>
              </w:rPr>
            </w:pPr>
            <w:r w:rsidRPr="00EF223F">
              <w:rPr>
                <w:b w:val="0"/>
                <w:szCs w:val="20"/>
                <w:lang w:val="en-US"/>
              </w:rPr>
              <w:t>svarstidpunkt</w:t>
            </w:r>
          </w:p>
        </w:tc>
        <w:tc>
          <w:tcPr>
            <w:tcW w:w="2338" w:type="dxa"/>
          </w:tcPr>
          <w:p w14:paraId="1E3BACC2" w14:textId="797AAFA5"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proofErr w:type="gramStart"/>
            <w:r w:rsidRPr="00EF223F">
              <w:rPr>
                <w:rFonts w:eastAsia="Arial Unicode MS"/>
              </w:rPr>
              <w:t>framställan resultat.</w:t>
            </w:r>
            <w:proofErr w:type="gramEnd"/>
            <w:r w:rsidRPr="00EF223F">
              <w:t xml:space="preserve"> svarstidpunkt</w:t>
            </w:r>
          </w:p>
        </w:tc>
        <w:tc>
          <w:tcPr>
            <w:tcW w:w="2338" w:type="dxa"/>
          </w:tcPr>
          <w:p w14:paraId="6ACED2B5" w14:textId="427A194D"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requestOutcomeTime</w:t>
            </w:r>
          </w:p>
        </w:tc>
        <w:tc>
          <w:tcPr>
            <w:tcW w:w="1880" w:type="dxa"/>
          </w:tcPr>
          <w:p w14:paraId="1B765833" w14:textId="330FA0BB"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TimeStampType</w:t>
            </w:r>
          </w:p>
        </w:tc>
      </w:tr>
      <w:tr w:rsidR="00EF223F" w:rsidRPr="00EF223F" w14:paraId="63E73509" w14:textId="77777777" w:rsidTr="00EF223F">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338" w:type="dxa"/>
          </w:tcPr>
          <w:p w14:paraId="2350C8F1" w14:textId="00BA7A9F" w:rsidR="00EF223F" w:rsidRPr="00EF223F" w:rsidRDefault="00EF223F" w:rsidP="00CE1541">
            <w:pPr>
              <w:tabs>
                <w:tab w:val="left" w:pos="1213"/>
              </w:tabs>
              <w:rPr>
                <w:szCs w:val="20"/>
                <w:lang w:val="en-US"/>
              </w:rPr>
            </w:pPr>
            <w:r w:rsidRPr="00EF223F">
              <w:rPr>
                <w:szCs w:val="20"/>
                <w:lang w:val="en-US"/>
              </w:rPr>
              <w:t>Patient</w:t>
            </w:r>
          </w:p>
        </w:tc>
        <w:tc>
          <w:tcPr>
            <w:tcW w:w="2338" w:type="dxa"/>
          </w:tcPr>
          <w:p w14:paraId="34110A0D"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61E00F3E" w14:textId="135F5888" w:rsidR="00EF223F" w:rsidRPr="00EF223F" w:rsidRDefault="003762B0"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3762B0">
              <w:rPr>
                <w:b/>
                <w:szCs w:val="20"/>
                <w:lang w:val="en-US"/>
              </w:rPr>
              <w:t>patient</w:t>
            </w:r>
          </w:p>
        </w:tc>
        <w:tc>
          <w:tcPr>
            <w:tcW w:w="1880" w:type="dxa"/>
          </w:tcPr>
          <w:p w14:paraId="6BB59C61" w14:textId="0522D414" w:rsidR="00EF223F" w:rsidRPr="00EF223F" w:rsidRDefault="003762B0"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SimplePatientType</w:t>
            </w:r>
          </w:p>
        </w:tc>
      </w:tr>
      <w:tr w:rsidR="009B56D1" w:rsidRPr="00EF223F" w14:paraId="69D58FE4"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50CAF461" w14:textId="17E91433" w:rsidR="009B56D1" w:rsidRPr="00EF223F" w:rsidRDefault="009B56D1" w:rsidP="00CE1541">
            <w:pPr>
              <w:tabs>
                <w:tab w:val="left" w:pos="1213"/>
              </w:tabs>
              <w:rPr>
                <w:b w:val="0"/>
                <w:szCs w:val="20"/>
                <w:lang w:val="en-US"/>
              </w:rPr>
            </w:pPr>
            <w:r w:rsidRPr="006D5C79">
              <w:rPr>
                <w:b w:val="0"/>
                <w:bCs w:val="0"/>
                <w:szCs w:val="20"/>
              </w:rPr>
              <w:t>person-id</w:t>
            </w:r>
          </w:p>
        </w:tc>
        <w:tc>
          <w:tcPr>
            <w:tcW w:w="2338" w:type="dxa"/>
          </w:tcPr>
          <w:p w14:paraId="0A8AFEA6" w14:textId="400E5874" w:rsidR="009B56D1" w:rsidRPr="00EF223F" w:rsidRDefault="009B56D1"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t>Patient</w:t>
            </w:r>
            <w:proofErr w:type="gramStart"/>
            <w:r w:rsidRPr="006D5C79">
              <w:t>.Person</w:t>
            </w:r>
            <w:proofErr w:type="gramEnd"/>
            <w:r w:rsidRPr="006D5C79">
              <w:t>-id</w:t>
            </w:r>
          </w:p>
        </w:tc>
        <w:tc>
          <w:tcPr>
            <w:tcW w:w="2338" w:type="dxa"/>
          </w:tcPr>
          <w:p w14:paraId="2BC397F0" w14:textId="7AF1A3F3" w:rsidR="009B56D1" w:rsidRPr="00EF223F" w:rsidRDefault="009B56D1"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bCs/>
                <w:szCs w:val="20"/>
              </w:rPr>
              <w:t>personId</w:t>
            </w:r>
          </w:p>
        </w:tc>
        <w:tc>
          <w:tcPr>
            <w:tcW w:w="1880" w:type="dxa"/>
          </w:tcPr>
          <w:p w14:paraId="09A8A942" w14:textId="1AC7D435" w:rsidR="009B56D1" w:rsidRPr="00EF223F" w:rsidRDefault="009B56D1" w:rsidP="00CE1541">
            <w:pPr>
              <w:cnfStyle w:val="000000000000" w:firstRow="0" w:lastRow="0" w:firstColumn="0" w:lastColumn="0" w:oddVBand="0" w:evenVBand="0" w:oddHBand="0" w:evenHBand="0" w:firstRowFirstColumn="0" w:firstRowLastColumn="0" w:lastRowFirstColumn="0" w:lastRowLastColumn="0"/>
              <w:rPr>
                <w:bCs/>
                <w:lang w:val="en-US"/>
              </w:rPr>
            </w:pPr>
            <w:r>
              <w:t>personId</w:t>
            </w:r>
            <w:r w:rsidRPr="006D5C79">
              <w:t>Type</w:t>
            </w:r>
          </w:p>
        </w:tc>
      </w:tr>
      <w:tr w:rsidR="005D3D55" w:rsidRPr="00EF223F" w14:paraId="573F9A76"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55F31EC8" w14:textId="222F15D3" w:rsidR="005D3D55" w:rsidRPr="00EF223F" w:rsidRDefault="005D3D55" w:rsidP="00CE1541">
            <w:pPr>
              <w:tabs>
                <w:tab w:val="left" w:pos="1213"/>
              </w:tabs>
              <w:rPr>
                <w:b w:val="0"/>
                <w:szCs w:val="20"/>
                <w:lang w:val="en-US"/>
              </w:rPr>
            </w:pPr>
            <w:r w:rsidRPr="006D5C79">
              <w:rPr>
                <w:b w:val="0"/>
                <w:bCs w:val="0"/>
              </w:rPr>
              <w:t>n</w:t>
            </w:r>
            <w:r w:rsidRPr="006D5C79">
              <w:rPr>
                <w:b w:val="0"/>
                <w:bCs w:val="0"/>
                <w:szCs w:val="20"/>
              </w:rPr>
              <w:t>amn</w:t>
            </w:r>
          </w:p>
        </w:tc>
        <w:tc>
          <w:tcPr>
            <w:tcW w:w="2338" w:type="dxa"/>
          </w:tcPr>
          <w:p w14:paraId="7102EE12" w14:textId="52D8AA45" w:rsidR="005D3D55" w:rsidRPr="00EF223F" w:rsidRDefault="005D3D55"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t>Patient.</w:t>
            </w:r>
            <w:proofErr w:type="gramStart"/>
            <w:r>
              <w:t>mellannamn  +</w:t>
            </w:r>
            <w:proofErr w:type="gramEnd"/>
            <w:r>
              <w:t xml:space="preserve"> Patient.efternamn + Patient.</w:t>
            </w:r>
            <w:r w:rsidRPr="006D5C79">
              <w:t>förnamn</w:t>
            </w:r>
          </w:p>
        </w:tc>
        <w:tc>
          <w:tcPr>
            <w:tcW w:w="2338" w:type="dxa"/>
          </w:tcPr>
          <w:p w14:paraId="6B1A8CF7" w14:textId="3F2FB3DA" w:rsidR="005D3D55" w:rsidRPr="00EF223F" w:rsidRDefault="005D3D55"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rPr>
              <w:t>name</w:t>
            </w:r>
          </w:p>
        </w:tc>
        <w:tc>
          <w:tcPr>
            <w:tcW w:w="1880" w:type="dxa"/>
          </w:tcPr>
          <w:p w14:paraId="749EC69B" w14:textId="241399C0" w:rsidR="005D3D55" w:rsidRPr="00EF223F" w:rsidRDefault="005D3D55" w:rsidP="00CE1541">
            <w:pPr>
              <w:cnfStyle w:val="000000100000" w:firstRow="0" w:lastRow="0" w:firstColumn="0" w:lastColumn="0" w:oddVBand="0" w:evenVBand="0" w:oddHBand="1" w:evenHBand="0" w:firstRowFirstColumn="0" w:firstRowLastColumn="0" w:lastRowFirstColumn="0" w:lastRowLastColumn="0"/>
              <w:rPr>
                <w:bCs/>
                <w:lang w:val="en-US"/>
              </w:rPr>
            </w:pPr>
            <w:r>
              <w:rPr>
                <w:bCs/>
              </w:rPr>
              <w:t>String</w:t>
            </w:r>
          </w:p>
        </w:tc>
      </w:tr>
      <w:tr w:rsidR="00EF223F" w:rsidRPr="00EF223F" w14:paraId="3ECBAEC3" w14:textId="77777777" w:rsidTr="00EF223F">
        <w:trPr>
          <w:trHeight w:val="554"/>
        </w:trPr>
        <w:tc>
          <w:tcPr>
            <w:cnfStyle w:val="001000000000" w:firstRow="0" w:lastRow="0" w:firstColumn="1" w:lastColumn="0" w:oddVBand="0" w:evenVBand="0" w:oddHBand="0" w:evenHBand="0" w:firstRowFirstColumn="0" w:firstRowLastColumn="0" w:lastRowFirstColumn="0" w:lastRowLastColumn="0"/>
            <w:tcW w:w="2338" w:type="dxa"/>
          </w:tcPr>
          <w:p w14:paraId="53597294" w14:textId="0D215778" w:rsidR="00EF223F" w:rsidRPr="00EF223F" w:rsidRDefault="00EF223F" w:rsidP="00CE1541">
            <w:pPr>
              <w:tabs>
                <w:tab w:val="left" w:pos="1213"/>
              </w:tabs>
              <w:rPr>
                <w:szCs w:val="20"/>
                <w:lang w:val="en-US"/>
              </w:rPr>
            </w:pPr>
            <w:r w:rsidRPr="00EF223F">
              <w:rPr>
                <w:szCs w:val="20"/>
                <w:lang w:val="en-US"/>
              </w:rPr>
              <w:t>Organisatorisk enhet</w:t>
            </w:r>
          </w:p>
        </w:tc>
        <w:tc>
          <w:tcPr>
            <w:tcW w:w="2338" w:type="dxa"/>
          </w:tcPr>
          <w:p w14:paraId="6E4C11B7" w14:textId="77777777"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p>
        </w:tc>
        <w:tc>
          <w:tcPr>
            <w:tcW w:w="2338" w:type="dxa"/>
          </w:tcPr>
          <w:p w14:paraId="73B5B0CD" w14:textId="22E4BB02" w:rsidR="00EF223F"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r w:rsidRPr="00F66674">
              <w:rPr>
                <w:b/>
                <w:szCs w:val="20"/>
                <w:lang w:val="en-US"/>
              </w:rPr>
              <w:t>respondingOrganisation</w:t>
            </w:r>
          </w:p>
        </w:tc>
        <w:tc>
          <w:tcPr>
            <w:tcW w:w="1880" w:type="dxa"/>
          </w:tcPr>
          <w:p w14:paraId="1C4CB0B2" w14:textId="0608CA79" w:rsidR="00EF223F" w:rsidRPr="00EF223F" w:rsidRDefault="00F66674" w:rsidP="00CE1541">
            <w:pPr>
              <w:cnfStyle w:val="000000000000" w:firstRow="0" w:lastRow="0" w:firstColumn="0" w:lastColumn="0" w:oddVBand="0" w:evenVBand="0" w:oddHBand="0" w:evenHBand="0" w:firstRowFirstColumn="0" w:firstRowLastColumn="0" w:lastRowFirstColumn="0" w:lastRowLastColumn="0"/>
              <w:rPr>
                <w:b/>
                <w:bCs/>
                <w:lang w:val="en-US"/>
              </w:rPr>
            </w:pPr>
            <w:r w:rsidRPr="00EF223F">
              <w:rPr>
                <w:b/>
                <w:szCs w:val="20"/>
                <w:lang w:val="en-US"/>
              </w:rPr>
              <w:t>FullOrganisationType</w:t>
            </w:r>
          </w:p>
        </w:tc>
      </w:tr>
      <w:tr w:rsidR="00F66674" w:rsidRPr="00EF223F" w14:paraId="2B2ED08A"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32ED11BD" w14:textId="115054F7" w:rsidR="00F66674" w:rsidRPr="00EF223F" w:rsidRDefault="00F66674" w:rsidP="00CE1541">
            <w:pPr>
              <w:tabs>
                <w:tab w:val="left" w:pos="1213"/>
              </w:tabs>
              <w:rPr>
                <w:b w:val="0"/>
                <w:szCs w:val="20"/>
                <w:lang w:val="en-US"/>
              </w:rPr>
            </w:pPr>
            <w:r>
              <w:rPr>
                <w:b w:val="0"/>
                <w:bCs w:val="0"/>
                <w:szCs w:val="20"/>
              </w:rPr>
              <w:t>enhet-id</w:t>
            </w:r>
          </w:p>
        </w:tc>
        <w:tc>
          <w:tcPr>
            <w:tcW w:w="2338" w:type="dxa"/>
          </w:tcPr>
          <w:p w14:paraId="67FF98F2" w14:textId="51D84E03" w:rsidR="00F66674" w:rsidRPr="00F66674"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80677A">
              <w:t>Vård och omsorgsutövare</w:t>
            </w:r>
            <w:r>
              <w:t>.enhet id</w:t>
            </w:r>
          </w:p>
        </w:tc>
        <w:tc>
          <w:tcPr>
            <w:tcW w:w="2338" w:type="dxa"/>
          </w:tcPr>
          <w:p w14:paraId="445A3A4A" w14:textId="10E5FD0C" w:rsidR="00F66674" w:rsidRPr="00EF223F"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t>careUnitId</w:t>
            </w:r>
          </w:p>
        </w:tc>
        <w:tc>
          <w:tcPr>
            <w:tcW w:w="1880" w:type="dxa"/>
          </w:tcPr>
          <w:p w14:paraId="547B0292" w14:textId="6A822195" w:rsidR="00F66674" w:rsidRPr="00EF223F" w:rsidRDefault="00F66674" w:rsidP="00CE1541">
            <w:pPr>
              <w:cnfStyle w:val="000000100000" w:firstRow="0" w:lastRow="0" w:firstColumn="0" w:lastColumn="0" w:oddVBand="0" w:evenVBand="0" w:oddHBand="1" w:evenHBand="0" w:firstRowFirstColumn="0" w:firstRowLastColumn="0" w:lastRowFirstColumn="0" w:lastRowLastColumn="0"/>
              <w:rPr>
                <w:bCs/>
                <w:lang w:val="en-US"/>
              </w:rPr>
            </w:pPr>
            <w:r w:rsidRPr="006D5C79">
              <w:rPr>
                <w:bCs/>
                <w:szCs w:val="20"/>
              </w:rPr>
              <w:t>HSAIdType</w:t>
            </w:r>
          </w:p>
        </w:tc>
      </w:tr>
      <w:tr w:rsidR="00F66674" w:rsidRPr="00EF223F" w14:paraId="657B0555"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462416FB" w14:textId="05ED4732" w:rsidR="00F66674" w:rsidRPr="00EF223F" w:rsidRDefault="00F66674" w:rsidP="00CE1541">
            <w:pPr>
              <w:tabs>
                <w:tab w:val="left" w:pos="1213"/>
              </w:tabs>
              <w:rPr>
                <w:b w:val="0"/>
                <w:szCs w:val="20"/>
                <w:lang w:val="en-US"/>
              </w:rPr>
            </w:pPr>
            <w:r w:rsidRPr="006D5C79">
              <w:rPr>
                <w:b w:val="0"/>
                <w:bCs w:val="0"/>
                <w:szCs w:val="20"/>
                <w:lang w:val="en-US"/>
              </w:rPr>
              <w:t>enhet-namn</w:t>
            </w:r>
          </w:p>
        </w:tc>
        <w:tc>
          <w:tcPr>
            <w:tcW w:w="2338" w:type="dxa"/>
          </w:tcPr>
          <w:p w14:paraId="0C20FD2A" w14:textId="3C7F0803" w:rsidR="00F66674" w:rsidRPr="00F66674"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80677A">
              <w:t>Vård och omsorgsutövare</w:t>
            </w:r>
            <w:r>
              <w:t>.enhet namn</w:t>
            </w:r>
          </w:p>
        </w:tc>
        <w:tc>
          <w:tcPr>
            <w:tcW w:w="2338" w:type="dxa"/>
          </w:tcPr>
          <w:p w14:paraId="48C233E3" w14:textId="2857271E" w:rsidR="00F66674"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careUnitName</w:t>
            </w:r>
          </w:p>
        </w:tc>
        <w:tc>
          <w:tcPr>
            <w:tcW w:w="1880" w:type="dxa"/>
          </w:tcPr>
          <w:p w14:paraId="5D4D71F7" w14:textId="32847BA5" w:rsidR="00F66674" w:rsidRPr="00EF223F" w:rsidRDefault="00F6667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F66674" w:rsidRPr="00EF223F" w14:paraId="0C1A6F37"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1D749844" w14:textId="4A70D914" w:rsidR="00F66674" w:rsidRPr="00EF223F" w:rsidRDefault="00F66674" w:rsidP="00CE1541">
            <w:pPr>
              <w:tabs>
                <w:tab w:val="left" w:pos="1213"/>
              </w:tabs>
              <w:rPr>
                <w:b w:val="0"/>
                <w:szCs w:val="20"/>
                <w:lang w:val="en-US"/>
              </w:rPr>
            </w:pPr>
            <w:r w:rsidRPr="006D5C79">
              <w:rPr>
                <w:b w:val="0"/>
                <w:bCs w:val="0"/>
                <w:szCs w:val="20"/>
                <w:lang w:val="en-US"/>
              </w:rPr>
              <w:t>enhet-</w:t>
            </w:r>
            <w:r>
              <w:rPr>
                <w:b w:val="0"/>
                <w:bCs w:val="0"/>
                <w:szCs w:val="20"/>
                <w:lang w:val="en-US"/>
              </w:rPr>
              <w:t>telefon</w:t>
            </w:r>
          </w:p>
        </w:tc>
        <w:tc>
          <w:tcPr>
            <w:tcW w:w="2338" w:type="dxa"/>
          </w:tcPr>
          <w:p w14:paraId="66C92516" w14:textId="71CA0B25" w:rsidR="00F66674" w:rsidRPr="00F66674"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3BE06699" w14:textId="663D6505" w:rsidR="00F66674" w:rsidRPr="00EF223F"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careUnitTelephone</w:t>
            </w:r>
          </w:p>
        </w:tc>
        <w:tc>
          <w:tcPr>
            <w:tcW w:w="1880" w:type="dxa"/>
          </w:tcPr>
          <w:p w14:paraId="2ACCBD39" w14:textId="5C595B4A" w:rsidR="00F66674" w:rsidRPr="00EF223F" w:rsidRDefault="00F6667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F66674" w:rsidRPr="00EF223F" w14:paraId="1AEA8297"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748727D0" w14:textId="60760681" w:rsidR="00F66674" w:rsidRPr="00EF223F" w:rsidRDefault="00F66674" w:rsidP="00CE1541">
            <w:pPr>
              <w:tabs>
                <w:tab w:val="left" w:pos="1213"/>
              </w:tabs>
              <w:rPr>
                <w:b w:val="0"/>
                <w:szCs w:val="20"/>
                <w:lang w:val="en-US"/>
              </w:rPr>
            </w:pPr>
            <w:r w:rsidRPr="006D5C79">
              <w:rPr>
                <w:b w:val="0"/>
                <w:bCs w:val="0"/>
                <w:szCs w:val="20"/>
                <w:lang w:val="en-US"/>
              </w:rPr>
              <w:t>enhet-epost</w:t>
            </w:r>
          </w:p>
        </w:tc>
        <w:tc>
          <w:tcPr>
            <w:tcW w:w="2338" w:type="dxa"/>
          </w:tcPr>
          <w:p w14:paraId="292E085B" w14:textId="1AC17DA5" w:rsidR="00F66674" w:rsidRPr="00F66674"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1D01BCC9" w14:textId="25C6C525" w:rsidR="00F66674"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careUnitEmail</w:t>
            </w:r>
          </w:p>
        </w:tc>
        <w:tc>
          <w:tcPr>
            <w:tcW w:w="1880" w:type="dxa"/>
          </w:tcPr>
          <w:p w14:paraId="66B42DB4" w14:textId="5585F17C" w:rsidR="00F66674" w:rsidRPr="00EF223F" w:rsidRDefault="00F6667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F66674" w:rsidRPr="00EF223F" w14:paraId="52D7D022"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64A0900E" w14:textId="78F39A66" w:rsidR="00F66674" w:rsidRPr="00EF223F" w:rsidRDefault="00F66674" w:rsidP="00CE1541">
            <w:pPr>
              <w:tabs>
                <w:tab w:val="left" w:pos="1213"/>
              </w:tabs>
              <w:rPr>
                <w:b w:val="0"/>
                <w:szCs w:val="20"/>
                <w:lang w:val="en-US"/>
              </w:rPr>
            </w:pPr>
            <w:r w:rsidRPr="006D5C79">
              <w:rPr>
                <w:b w:val="0"/>
                <w:bCs w:val="0"/>
                <w:szCs w:val="20"/>
                <w:lang w:val="en-US"/>
              </w:rPr>
              <w:t>enhet-adress</w:t>
            </w:r>
          </w:p>
        </w:tc>
        <w:tc>
          <w:tcPr>
            <w:tcW w:w="2338" w:type="dxa"/>
          </w:tcPr>
          <w:p w14:paraId="2A90653F" w14:textId="5D937FDD" w:rsidR="00F66674" w:rsidRPr="00F66674"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68A301A2" w14:textId="6C3A8B64" w:rsidR="00F66674" w:rsidRPr="00EF223F" w:rsidRDefault="00F6667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lang w:val="en-US"/>
              </w:rPr>
              <w:t>careUnitAddress</w:t>
            </w:r>
          </w:p>
        </w:tc>
        <w:tc>
          <w:tcPr>
            <w:tcW w:w="1880" w:type="dxa"/>
          </w:tcPr>
          <w:p w14:paraId="50828FE6" w14:textId="1D025E50" w:rsidR="00F66674" w:rsidRPr="00EF223F" w:rsidRDefault="00F6667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F66674" w:rsidRPr="00EF223F" w14:paraId="568F9EDA"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27C5510D" w14:textId="4530812B" w:rsidR="00F66674" w:rsidRPr="00EF223F" w:rsidRDefault="00F66674" w:rsidP="00CE1541">
            <w:pPr>
              <w:tabs>
                <w:tab w:val="left" w:pos="1213"/>
              </w:tabs>
              <w:rPr>
                <w:b w:val="0"/>
                <w:szCs w:val="20"/>
                <w:lang w:val="en-US"/>
              </w:rPr>
            </w:pPr>
            <w:r w:rsidRPr="006D5C79">
              <w:rPr>
                <w:b w:val="0"/>
                <w:bCs w:val="0"/>
                <w:szCs w:val="20"/>
                <w:lang w:val="en-US"/>
              </w:rPr>
              <w:t>enhet-plats</w:t>
            </w:r>
          </w:p>
        </w:tc>
        <w:tc>
          <w:tcPr>
            <w:tcW w:w="2338" w:type="dxa"/>
          </w:tcPr>
          <w:p w14:paraId="20287786" w14:textId="2E531706" w:rsidR="00F66674" w:rsidRPr="00F66674"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0779D991" w14:textId="59E11F32" w:rsidR="00F66674" w:rsidRPr="00EF223F" w:rsidRDefault="00F6667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lang w:val="en-US"/>
              </w:rPr>
              <w:t>careUnitLocation</w:t>
            </w:r>
          </w:p>
        </w:tc>
        <w:tc>
          <w:tcPr>
            <w:tcW w:w="1880" w:type="dxa"/>
          </w:tcPr>
          <w:p w14:paraId="689C3357" w14:textId="2C7697B5" w:rsidR="00F66674" w:rsidRPr="00EF223F" w:rsidRDefault="00F6667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EF223F" w:rsidRPr="00EF223F" w14:paraId="4C25604A" w14:textId="77777777" w:rsidTr="00EF223F">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338" w:type="dxa"/>
          </w:tcPr>
          <w:p w14:paraId="020608C3" w14:textId="0CCD9C9E" w:rsidR="00EF223F" w:rsidRPr="00EF223F" w:rsidRDefault="00EF223F" w:rsidP="00CE1541">
            <w:pPr>
              <w:tabs>
                <w:tab w:val="left" w:pos="1213"/>
              </w:tabs>
              <w:rPr>
                <w:szCs w:val="20"/>
                <w:lang w:val="en-US"/>
              </w:rPr>
            </w:pPr>
            <w:r w:rsidRPr="00EF223F">
              <w:rPr>
                <w:szCs w:val="20"/>
                <w:lang w:val="en-US"/>
              </w:rPr>
              <w:t>Remissbesvarare</w:t>
            </w:r>
          </w:p>
        </w:tc>
        <w:tc>
          <w:tcPr>
            <w:tcW w:w="2338" w:type="dxa"/>
          </w:tcPr>
          <w:p w14:paraId="7EC87B30"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3C00B583" w14:textId="7CD619E2" w:rsidR="00EF223F" w:rsidRPr="00EF223F" w:rsidRDefault="00051249" w:rsidP="00051249">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Pr>
                <w:b/>
                <w:szCs w:val="20"/>
                <w:lang w:val="en-US"/>
              </w:rPr>
              <w:t>author</w:t>
            </w:r>
          </w:p>
        </w:tc>
        <w:tc>
          <w:tcPr>
            <w:tcW w:w="1880" w:type="dxa"/>
          </w:tcPr>
          <w:p w14:paraId="02402A00" w14:textId="5159A044" w:rsidR="00EF223F" w:rsidRPr="00EF223F" w:rsidRDefault="00051249"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AuthorType</w:t>
            </w:r>
          </w:p>
        </w:tc>
      </w:tr>
      <w:tr w:rsidR="00EF223F" w:rsidRPr="00EF223F" w14:paraId="0F0D4D3C" w14:textId="77777777" w:rsidTr="00EF223F">
        <w:trPr>
          <w:trHeight w:val="569"/>
        </w:trPr>
        <w:tc>
          <w:tcPr>
            <w:cnfStyle w:val="001000000000" w:firstRow="0" w:lastRow="0" w:firstColumn="1" w:lastColumn="0" w:oddVBand="0" w:evenVBand="0" w:oddHBand="0" w:evenHBand="0" w:firstRowFirstColumn="0" w:firstRowLastColumn="0" w:lastRowFirstColumn="0" w:lastRowLastColumn="0"/>
            <w:tcW w:w="2338" w:type="dxa"/>
          </w:tcPr>
          <w:p w14:paraId="0CCF0D43" w14:textId="46FE1B43" w:rsidR="00EF223F" w:rsidRPr="00EF223F" w:rsidRDefault="00EF223F" w:rsidP="00CE1541">
            <w:pPr>
              <w:tabs>
                <w:tab w:val="left" w:pos="1213"/>
              </w:tabs>
              <w:rPr>
                <w:b w:val="0"/>
                <w:szCs w:val="20"/>
              </w:rPr>
            </w:pPr>
            <w:r w:rsidRPr="00EF223F">
              <w:rPr>
                <w:b w:val="0"/>
                <w:szCs w:val="20"/>
              </w:rPr>
              <w:t>typ av hälso och sjukvårdspersonal</w:t>
            </w:r>
          </w:p>
        </w:tc>
        <w:tc>
          <w:tcPr>
            <w:tcW w:w="2338" w:type="dxa"/>
          </w:tcPr>
          <w:p w14:paraId="75D78BD8" w14:textId="5F37C783" w:rsidR="00EF223F" w:rsidRPr="00EF223F" w:rsidRDefault="00051249"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10502E0E" w14:textId="2D7E0C64"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typeOfHealthcareProfessional</w:t>
            </w:r>
          </w:p>
        </w:tc>
        <w:tc>
          <w:tcPr>
            <w:tcW w:w="1880" w:type="dxa"/>
          </w:tcPr>
          <w:p w14:paraId="6F038076" w14:textId="4BE0F4E1"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codeForProfession</w:t>
            </w:r>
          </w:p>
        </w:tc>
      </w:tr>
      <w:tr w:rsidR="00EF223F" w:rsidRPr="00EF223F" w14:paraId="23EA615A"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33E64EA4" w14:textId="4FF3DE0B" w:rsidR="00EF223F" w:rsidRPr="00EF223F" w:rsidRDefault="00EF223F" w:rsidP="00CE1541">
            <w:pPr>
              <w:tabs>
                <w:tab w:val="left" w:pos="1213"/>
              </w:tabs>
              <w:rPr>
                <w:szCs w:val="20"/>
              </w:rPr>
            </w:pPr>
            <w:r w:rsidRPr="00EF223F">
              <w:rPr>
                <w:szCs w:val="20"/>
              </w:rPr>
              <w:t>Hälso- och sjukvårdspersonal</w:t>
            </w:r>
          </w:p>
        </w:tc>
        <w:tc>
          <w:tcPr>
            <w:tcW w:w="2338" w:type="dxa"/>
          </w:tcPr>
          <w:p w14:paraId="63F0A96F"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rPr>
            </w:pPr>
          </w:p>
        </w:tc>
        <w:tc>
          <w:tcPr>
            <w:tcW w:w="2338" w:type="dxa"/>
          </w:tcPr>
          <w:p w14:paraId="226CE448" w14:textId="5AF9F6FB"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rPr>
            </w:pPr>
            <w:r w:rsidRPr="00EF223F">
              <w:rPr>
                <w:b/>
                <w:szCs w:val="20"/>
              </w:rPr>
              <w:t>Heal</w:t>
            </w:r>
            <w:r w:rsidR="00051249">
              <w:t xml:space="preserve"> </w:t>
            </w:r>
            <w:r w:rsidR="00051249" w:rsidRPr="00051249">
              <w:rPr>
                <w:b/>
                <w:szCs w:val="20"/>
              </w:rPr>
              <w:t xml:space="preserve">AuthorType </w:t>
            </w:r>
            <w:r w:rsidRPr="00EF223F">
              <w:rPr>
                <w:b/>
                <w:szCs w:val="20"/>
              </w:rPr>
              <w:t>thCareProfessionalType</w:t>
            </w:r>
          </w:p>
        </w:tc>
        <w:tc>
          <w:tcPr>
            <w:tcW w:w="1880" w:type="dxa"/>
          </w:tcPr>
          <w:p w14:paraId="467E56A7" w14:textId="1197368B" w:rsidR="00EF223F" w:rsidRPr="00EF223F" w:rsidRDefault="00051249" w:rsidP="00CE1541">
            <w:pPr>
              <w:cnfStyle w:val="000000100000" w:firstRow="0" w:lastRow="0" w:firstColumn="0" w:lastColumn="0" w:oddVBand="0" w:evenVBand="0" w:oddHBand="1" w:evenHBand="0" w:firstRowFirstColumn="0" w:firstRowLastColumn="0" w:lastRowFirstColumn="0" w:lastRowLastColumn="0"/>
              <w:rPr>
                <w:b/>
                <w:bCs/>
              </w:rPr>
            </w:pPr>
            <w:r w:rsidRPr="00EF223F">
              <w:rPr>
                <w:b/>
                <w:szCs w:val="20"/>
              </w:rPr>
              <w:t>HealthCareProfessionalType</w:t>
            </w:r>
          </w:p>
        </w:tc>
      </w:tr>
      <w:tr w:rsidR="002717EF" w:rsidRPr="00EF223F" w14:paraId="4C2F250A"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002447D9" w14:textId="25D39D63" w:rsidR="002717EF" w:rsidRPr="00EF223F" w:rsidRDefault="002717EF" w:rsidP="00CE1541">
            <w:pPr>
              <w:tabs>
                <w:tab w:val="left" w:pos="1213"/>
              </w:tabs>
              <w:rPr>
                <w:b w:val="0"/>
                <w:szCs w:val="20"/>
              </w:rPr>
            </w:pPr>
            <w:r w:rsidRPr="006D5C79">
              <w:rPr>
                <w:b w:val="0"/>
                <w:bCs w:val="0"/>
                <w:szCs w:val="20"/>
              </w:rPr>
              <w:lastRenderedPageBreak/>
              <w:t>personal-id</w:t>
            </w:r>
          </w:p>
        </w:tc>
        <w:tc>
          <w:tcPr>
            <w:tcW w:w="2338" w:type="dxa"/>
          </w:tcPr>
          <w:p w14:paraId="1460321A" w14:textId="424999DC"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80677A">
              <w:t>Vård och omsorgsutövare</w:t>
            </w:r>
            <w:r>
              <w:t>.personal id</w:t>
            </w:r>
          </w:p>
        </w:tc>
        <w:tc>
          <w:tcPr>
            <w:tcW w:w="2338" w:type="dxa"/>
          </w:tcPr>
          <w:p w14:paraId="5608B402" w14:textId="4F3FE7C6"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6D5C79">
              <w:rPr>
                <w:lang w:val="en-US"/>
              </w:rPr>
              <w:t>id</w:t>
            </w:r>
          </w:p>
        </w:tc>
        <w:tc>
          <w:tcPr>
            <w:tcW w:w="1880" w:type="dxa"/>
          </w:tcPr>
          <w:p w14:paraId="26EE9B0D" w14:textId="07239D7C" w:rsidR="002717EF" w:rsidRPr="00EF223F" w:rsidRDefault="002717EF" w:rsidP="00CE1541">
            <w:pPr>
              <w:cnfStyle w:val="000000000000" w:firstRow="0" w:lastRow="0" w:firstColumn="0" w:lastColumn="0" w:oddVBand="0" w:evenVBand="0" w:oddHBand="0" w:evenHBand="0" w:firstRowFirstColumn="0" w:firstRowLastColumn="0" w:lastRowFirstColumn="0" w:lastRowLastColumn="0"/>
              <w:rPr>
                <w:bCs/>
              </w:rPr>
            </w:pPr>
            <w:r w:rsidRPr="006D5C79">
              <w:rPr>
                <w:bCs/>
                <w:szCs w:val="20"/>
                <w:lang w:val="en-US"/>
              </w:rPr>
              <w:t>HSAIdType</w:t>
            </w:r>
          </w:p>
        </w:tc>
      </w:tr>
      <w:tr w:rsidR="002717EF" w:rsidRPr="00EF223F" w14:paraId="07EEA63C"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0E5823E7" w14:textId="25B97493" w:rsidR="002717EF" w:rsidRPr="00EF223F" w:rsidRDefault="002717EF" w:rsidP="00CE1541">
            <w:pPr>
              <w:tabs>
                <w:tab w:val="left" w:pos="1213"/>
              </w:tabs>
              <w:rPr>
                <w:b w:val="0"/>
                <w:szCs w:val="20"/>
              </w:rPr>
            </w:pPr>
            <w:r w:rsidRPr="006D5C79">
              <w:rPr>
                <w:b w:val="0"/>
                <w:bCs w:val="0"/>
                <w:szCs w:val="20"/>
              </w:rPr>
              <w:t>personalnamn</w:t>
            </w:r>
          </w:p>
        </w:tc>
        <w:tc>
          <w:tcPr>
            <w:tcW w:w="2338" w:type="dxa"/>
          </w:tcPr>
          <w:p w14:paraId="38A8EFE0" w14:textId="56B9EF10"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80677A">
              <w:t>Vård och omsorgsutövare</w:t>
            </w:r>
            <w:r>
              <w:t>.person namn</w:t>
            </w:r>
          </w:p>
        </w:tc>
        <w:tc>
          <w:tcPr>
            <w:tcW w:w="2338" w:type="dxa"/>
          </w:tcPr>
          <w:p w14:paraId="2F6FA0F0" w14:textId="619900EA"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6D5C79">
              <w:rPr>
                <w:lang w:val="en-US"/>
              </w:rPr>
              <w:t>name</w:t>
            </w:r>
            <w:r>
              <w:rPr>
                <w:lang w:val="en-US"/>
              </w:rPr>
              <w:t>ring</w:t>
            </w:r>
          </w:p>
        </w:tc>
        <w:tc>
          <w:tcPr>
            <w:tcW w:w="1880" w:type="dxa"/>
          </w:tcPr>
          <w:p w14:paraId="687DD873" w14:textId="33158318" w:rsidR="002717EF" w:rsidRPr="00EF223F" w:rsidRDefault="002717EF" w:rsidP="00CE1541">
            <w:pPr>
              <w:cnfStyle w:val="000000100000" w:firstRow="0" w:lastRow="0" w:firstColumn="0" w:lastColumn="0" w:oddVBand="0" w:evenVBand="0" w:oddHBand="1" w:evenHBand="0" w:firstRowFirstColumn="0" w:firstRowLastColumn="0" w:lastRowFirstColumn="0" w:lastRowLastColumn="0"/>
              <w:rPr>
                <w:bCs/>
              </w:rPr>
            </w:pPr>
            <w:r>
              <w:rPr>
                <w:bCs/>
                <w:szCs w:val="20"/>
                <w:lang w:val="en-US"/>
              </w:rPr>
              <w:t>String</w:t>
            </w:r>
          </w:p>
        </w:tc>
      </w:tr>
      <w:tr w:rsidR="00EF223F" w:rsidRPr="00EF223F" w14:paraId="3182A4AB"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4A4771B9" w14:textId="490EA2E8" w:rsidR="00EF223F" w:rsidRPr="00EF223F" w:rsidRDefault="00EF223F" w:rsidP="00CE1541">
            <w:pPr>
              <w:tabs>
                <w:tab w:val="left" w:pos="1213"/>
              </w:tabs>
              <w:rPr>
                <w:szCs w:val="20"/>
                <w:lang w:val="en-US"/>
              </w:rPr>
            </w:pPr>
            <w:r w:rsidRPr="00EF223F">
              <w:rPr>
                <w:szCs w:val="20"/>
                <w:lang w:val="en-US"/>
              </w:rPr>
              <w:t>Mottagare</w:t>
            </w:r>
          </w:p>
        </w:tc>
        <w:tc>
          <w:tcPr>
            <w:tcW w:w="2338" w:type="dxa"/>
          </w:tcPr>
          <w:p w14:paraId="5C3838F7" w14:textId="77777777"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p>
        </w:tc>
        <w:tc>
          <w:tcPr>
            <w:tcW w:w="2338" w:type="dxa"/>
          </w:tcPr>
          <w:p w14:paraId="1E68FD37" w14:textId="5ECE791D" w:rsidR="00EF223F" w:rsidRPr="00EF223F" w:rsidRDefault="003550B1" w:rsidP="00CE1541">
            <w:pPr>
              <w:tabs>
                <w:tab w:val="left" w:pos="1213"/>
              </w:tabs>
              <w:cnfStyle w:val="000000000000" w:firstRow="0" w:lastRow="0" w:firstColumn="0" w:lastColumn="0" w:oddVBand="0" w:evenVBand="0" w:oddHBand="0" w:evenHBand="0" w:firstRowFirstColumn="0" w:firstRowLastColumn="0" w:lastRowFirstColumn="0" w:lastRowLastColumn="0"/>
              <w:rPr>
                <w:b/>
                <w:szCs w:val="20"/>
                <w:lang w:val="en-US"/>
              </w:rPr>
            </w:pPr>
            <w:r w:rsidRPr="003550B1">
              <w:rPr>
                <w:b/>
                <w:szCs w:val="20"/>
                <w:lang w:val="en-US"/>
              </w:rPr>
              <w:t>recipient</w:t>
            </w:r>
          </w:p>
        </w:tc>
        <w:tc>
          <w:tcPr>
            <w:tcW w:w="1880" w:type="dxa"/>
          </w:tcPr>
          <w:p w14:paraId="3CC6E7CB" w14:textId="0CF7562F" w:rsidR="00EF223F" w:rsidRPr="00EF223F" w:rsidRDefault="003550B1" w:rsidP="00CE1541">
            <w:pPr>
              <w:cnfStyle w:val="000000000000" w:firstRow="0" w:lastRow="0" w:firstColumn="0" w:lastColumn="0" w:oddVBand="0" w:evenVBand="0" w:oddHBand="0" w:evenHBand="0" w:firstRowFirstColumn="0" w:firstRowLastColumn="0" w:lastRowFirstColumn="0" w:lastRowLastColumn="0"/>
              <w:rPr>
                <w:b/>
                <w:bCs/>
                <w:lang w:val="en-US"/>
              </w:rPr>
            </w:pPr>
            <w:r w:rsidRPr="00EF223F">
              <w:rPr>
                <w:b/>
                <w:szCs w:val="20"/>
                <w:lang w:val="en-US"/>
              </w:rPr>
              <w:t>RecipientType</w:t>
            </w:r>
          </w:p>
        </w:tc>
      </w:tr>
      <w:tr w:rsidR="00EF223F" w:rsidRPr="00EF223F" w14:paraId="3147FAD9" w14:textId="77777777" w:rsidTr="00EF223F">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2338" w:type="dxa"/>
          </w:tcPr>
          <w:p w14:paraId="690E62C9" w14:textId="050867C8" w:rsidR="00EF223F" w:rsidRPr="00EF223F" w:rsidRDefault="00EF223F" w:rsidP="00CE1541">
            <w:pPr>
              <w:tabs>
                <w:tab w:val="left" w:pos="1213"/>
              </w:tabs>
              <w:rPr>
                <w:szCs w:val="20"/>
                <w:lang w:val="en-US"/>
              </w:rPr>
            </w:pPr>
            <w:r w:rsidRPr="00EF223F">
              <w:rPr>
                <w:szCs w:val="20"/>
                <w:lang w:val="en-US"/>
              </w:rPr>
              <w:t>Kliniskt innehåll</w:t>
            </w:r>
          </w:p>
        </w:tc>
        <w:tc>
          <w:tcPr>
            <w:tcW w:w="2338" w:type="dxa"/>
          </w:tcPr>
          <w:p w14:paraId="780E8BAE"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53C10CC0" w14:textId="6029BC32" w:rsidR="00EF223F" w:rsidRPr="00EF223F" w:rsidRDefault="003550B1"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3550B1">
              <w:rPr>
                <w:b/>
                <w:szCs w:val="20"/>
                <w:lang w:val="en-US"/>
              </w:rPr>
              <w:t>outcome</w:t>
            </w:r>
          </w:p>
        </w:tc>
        <w:tc>
          <w:tcPr>
            <w:tcW w:w="1880" w:type="dxa"/>
          </w:tcPr>
          <w:p w14:paraId="301301F6" w14:textId="0FDF64C9" w:rsidR="00EF223F" w:rsidRPr="00EF223F" w:rsidRDefault="003550B1"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szCs w:val="20"/>
                <w:lang w:val="en-US"/>
              </w:rPr>
              <w:t>OutcomeType</w:t>
            </w:r>
          </w:p>
        </w:tc>
      </w:tr>
      <w:tr w:rsidR="00EF223F" w:rsidRPr="00EF223F" w14:paraId="3EC4F543" w14:textId="77777777" w:rsidTr="00EF223F">
        <w:trPr>
          <w:trHeight w:val="400"/>
        </w:trPr>
        <w:tc>
          <w:tcPr>
            <w:cnfStyle w:val="001000000000" w:firstRow="0" w:lastRow="0" w:firstColumn="1" w:lastColumn="0" w:oddVBand="0" w:evenVBand="0" w:oddHBand="0" w:evenHBand="0" w:firstRowFirstColumn="0" w:firstRowLastColumn="0" w:lastRowFirstColumn="0" w:lastRowLastColumn="0"/>
            <w:tcW w:w="2338" w:type="dxa"/>
          </w:tcPr>
          <w:p w14:paraId="16FEE867" w14:textId="2E820D05" w:rsidR="00EF223F" w:rsidRPr="00EF223F" w:rsidRDefault="00EF223F" w:rsidP="00CE1541">
            <w:pPr>
              <w:tabs>
                <w:tab w:val="left" w:pos="1213"/>
              </w:tabs>
              <w:rPr>
                <w:b w:val="0"/>
                <w:szCs w:val="20"/>
                <w:lang w:val="en-US"/>
              </w:rPr>
            </w:pPr>
            <w:r w:rsidRPr="00EF223F">
              <w:rPr>
                <w:b w:val="0"/>
                <w:szCs w:val="20"/>
                <w:lang w:val="en-US"/>
              </w:rPr>
              <w:t>klinisk svarstext</w:t>
            </w:r>
          </w:p>
        </w:tc>
        <w:tc>
          <w:tcPr>
            <w:tcW w:w="2338" w:type="dxa"/>
          </w:tcPr>
          <w:p w14:paraId="76ACC666" w14:textId="49767493" w:rsidR="00EF223F" w:rsidRPr="002717E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599A94E4" w14:textId="7D648909"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EF223F">
              <w:rPr>
                <w:szCs w:val="20"/>
                <w:lang w:val="en-US"/>
              </w:rPr>
              <w:t>outcomeText</w:t>
            </w:r>
          </w:p>
        </w:tc>
        <w:tc>
          <w:tcPr>
            <w:tcW w:w="1880" w:type="dxa"/>
          </w:tcPr>
          <w:p w14:paraId="1A4ED6D5" w14:textId="1F300A2F" w:rsidR="00EF223F" w:rsidRPr="00EF223F" w:rsidRDefault="002717EF" w:rsidP="00CE1541">
            <w:pPr>
              <w:cnfStyle w:val="000000000000" w:firstRow="0" w:lastRow="0" w:firstColumn="0" w:lastColumn="0" w:oddVBand="0" w:evenVBand="0" w:oddHBand="0" w:evenHBand="0" w:firstRowFirstColumn="0" w:firstRowLastColumn="0" w:lastRowFirstColumn="0" w:lastRowLastColumn="0"/>
              <w:rPr>
                <w:bCs/>
                <w:lang w:val="en-US"/>
              </w:rPr>
            </w:pPr>
            <w:r>
              <w:rPr>
                <w:bCs/>
                <w:lang w:val="en-US"/>
              </w:rPr>
              <w:t>String</w:t>
            </w:r>
          </w:p>
        </w:tc>
      </w:tr>
      <w:tr w:rsidR="00EF223F" w:rsidRPr="00EF223F" w14:paraId="3820BA59" w14:textId="77777777" w:rsidTr="00EF223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338" w:type="dxa"/>
          </w:tcPr>
          <w:p w14:paraId="05A52821" w14:textId="4E3A367B" w:rsidR="00EF223F" w:rsidRPr="00EF223F" w:rsidRDefault="00EF223F" w:rsidP="00CE1541">
            <w:pPr>
              <w:tabs>
                <w:tab w:val="left" w:pos="1213"/>
              </w:tabs>
              <w:rPr>
                <w:lang w:val="en-US"/>
              </w:rPr>
            </w:pPr>
            <w:r w:rsidRPr="00EF223F">
              <w:rPr>
                <w:szCs w:val="20"/>
                <w:lang w:val="en-US"/>
              </w:rPr>
              <w:t>Kliniskt tillstånd</w:t>
            </w:r>
          </w:p>
        </w:tc>
        <w:tc>
          <w:tcPr>
            <w:tcW w:w="2338" w:type="dxa"/>
          </w:tcPr>
          <w:p w14:paraId="26AD3A74"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338" w:type="dxa"/>
          </w:tcPr>
          <w:p w14:paraId="6BB42CD4" w14:textId="6655AD44" w:rsidR="00EF223F" w:rsidRPr="00EF223F" w:rsidRDefault="003550B1"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3550B1">
              <w:rPr>
                <w:b/>
                <w:lang w:val="en-US"/>
              </w:rPr>
              <w:t>condition</w:t>
            </w:r>
          </w:p>
        </w:tc>
        <w:tc>
          <w:tcPr>
            <w:tcW w:w="1880" w:type="dxa"/>
          </w:tcPr>
          <w:p w14:paraId="7A28A33E" w14:textId="7AB0C77A" w:rsidR="00EF223F" w:rsidRPr="00EF223F" w:rsidRDefault="003550B1"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lang w:val="en-US"/>
              </w:rPr>
              <w:t>ConditionType</w:t>
            </w:r>
          </w:p>
        </w:tc>
      </w:tr>
      <w:tr w:rsidR="00EF223F" w:rsidRPr="00EF223F" w14:paraId="184D9E94" w14:textId="77777777" w:rsidTr="00EF223F">
        <w:trPr>
          <w:trHeight w:val="400"/>
        </w:trPr>
        <w:tc>
          <w:tcPr>
            <w:cnfStyle w:val="001000000000" w:firstRow="0" w:lastRow="0" w:firstColumn="1" w:lastColumn="0" w:oddVBand="0" w:evenVBand="0" w:oddHBand="0" w:evenHBand="0" w:firstRowFirstColumn="0" w:firstRowLastColumn="0" w:lastRowFirstColumn="0" w:lastRowLastColumn="0"/>
            <w:tcW w:w="2338" w:type="dxa"/>
          </w:tcPr>
          <w:p w14:paraId="43654979" w14:textId="2A48F955" w:rsidR="00EF223F" w:rsidRPr="00EF223F" w:rsidRDefault="00EF223F" w:rsidP="00CE1541">
            <w:pPr>
              <w:tabs>
                <w:tab w:val="left" w:pos="1213"/>
              </w:tabs>
              <w:rPr>
                <w:b w:val="0"/>
                <w:lang w:val="en-US"/>
              </w:rPr>
            </w:pPr>
            <w:r w:rsidRPr="00EF223F">
              <w:rPr>
                <w:b w:val="0"/>
                <w:szCs w:val="20"/>
                <w:lang w:val="en-US"/>
              </w:rPr>
              <w:t>kliniskt tillstånds-id</w:t>
            </w:r>
          </w:p>
        </w:tc>
        <w:tc>
          <w:tcPr>
            <w:tcW w:w="2338" w:type="dxa"/>
          </w:tcPr>
          <w:p w14:paraId="77910133" w14:textId="2D23203B" w:rsidR="00EF223F" w:rsidRPr="00EF223F" w:rsidRDefault="00396E50"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Pr>
                <w:rFonts w:eastAsia="Arial Unicode MS"/>
              </w:rPr>
              <w:t>Hälsorelaterat tillstånd.hälsorelaterattillstånd_id</w:t>
            </w:r>
          </w:p>
        </w:tc>
        <w:tc>
          <w:tcPr>
            <w:tcW w:w="2338" w:type="dxa"/>
          </w:tcPr>
          <w:p w14:paraId="176751FD" w14:textId="48BAAED3"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EF223F">
              <w:rPr>
                <w:lang w:val="en-US"/>
              </w:rPr>
              <w:t>id</w:t>
            </w:r>
          </w:p>
        </w:tc>
        <w:tc>
          <w:tcPr>
            <w:tcW w:w="1880" w:type="dxa"/>
          </w:tcPr>
          <w:p w14:paraId="71C124AF" w14:textId="1B11D738"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ConditionIdType</w:t>
            </w:r>
          </w:p>
        </w:tc>
      </w:tr>
      <w:tr w:rsidR="00EF223F" w:rsidRPr="00EF223F" w14:paraId="0A35D77B" w14:textId="77777777" w:rsidTr="00EF223F">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338" w:type="dxa"/>
          </w:tcPr>
          <w:p w14:paraId="36BDE7EC" w14:textId="4C91F3E4" w:rsidR="00EF223F" w:rsidRPr="00EF223F" w:rsidRDefault="00EF223F" w:rsidP="00CE1541">
            <w:pPr>
              <w:tabs>
                <w:tab w:val="left" w:pos="1213"/>
              </w:tabs>
              <w:rPr>
                <w:b w:val="0"/>
                <w:lang w:val="en-US"/>
              </w:rPr>
            </w:pPr>
            <w:r w:rsidRPr="00EF223F">
              <w:rPr>
                <w:b w:val="0"/>
                <w:szCs w:val="20"/>
                <w:lang w:val="en-US"/>
              </w:rPr>
              <w:t>kliniskt tillståndsbeskrivning</w:t>
            </w:r>
          </w:p>
        </w:tc>
        <w:tc>
          <w:tcPr>
            <w:tcW w:w="2338" w:type="dxa"/>
          </w:tcPr>
          <w:p w14:paraId="35140F5F" w14:textId="77777777" w:rsidR="00EF223F" w:rsidRPr="00EF223F" w:rsidRDefault="00EF223F"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sidRPr="00EF223F">
              <w:rPr>
                <w:rFonts w:eastAsia="Arial Unicode MS"/>
              </w:rPr>
              <w:t>Hälsorelaterat tillstånd.</w:t>
            </w:r>
          </w:p>
          <w:p w14:paraId="2FD671D6" w14:textId="5D9E7FC2"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EF223F">
              <w:rPr>
                <w:szCs w:val="20"/>
              </w:rPr>
              <w:t xml:space="preserve">kommentar </w:t>
            </w:r>
          </w:p>
        </w:tc>
        <w:tc>
          <w:tcPr>
            <w:tcW w:w="2338" w:type="dxa"/>
          </w:tcPr>
          <w:p w14:paraId="465FF65C" w14:textId="51E6978B"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EF223F">
              <w:rPr>
                <w:lang w:val="en-US"/>
              </w:rPr>
              <w:t>text</w:t>
            </w:r>
          </w:p>
        </w:tc>
        <w:tc>
          <w:tcPr>
            <w:tcW w:w="1880" w:type="dxa"/>
          </w:tcPr>
          <w:p w14:paraId="6A7B005C" w14:textId="11232E78" w:rsidR="00EF223F" w:rsidRPr="00EF223F" w:rsidRDefault="00137317" w:rsidP="00CE1541">
            <w:pPr>
              <w:cnfStyle w:val="000000100000" w:firstRow="0" w:lastRow="0" w:firstColumn="0" w:lastColumn="0" w:oddVBand="0" w:evenVBand="0" w:oddHBand="1" w:evenHBand="0" w:firstRowFirstColumn="0" w:firstRowLastColumn="0" w:lastRowFirstColumn="0" w:lastRowLastColumn="0"/>
              <w:rPr>
                <w:bCs/>
                <w:lang w:val="en-US"/>
              </w:rPr>
            </w:pPr>
            <w:r>
              <w:rPr>
                <w:bCs/>
                <w:lang w:val="en-US"/>
              </w:rPr>
              <w:t>String</w:t>
            </w:r>
          </w:p>
        </w:tc>
      </w:tr>
      <w:tr w:rsidR="00EF223F" w:rsidRPr="00EF223F" w14:paraId="622117B5" w14:textId="77777777" w:rsidTr="00EF223F">
        <w:trPr>
          <w:trHeight w:val="799"/>
        </w:trPr>
        <w:tc>
          <w:tcPr>
            <w:cnfStyle w:val="001000000000" w:firstRow="0" w:lastRow="0" w:firstColumn="1" w:lastColumn="0" w:oddVBand="0" w:evenVBand="0" w:oddHBand="0" w:evenHBand="0" w:firstRowFirstColumn="0" w:firstRowLastColumn="0" w:lastRowFirstColumn="0" w:lastRowLastColumn="0"/>
            <w:tcW w:w="2338" w:type="dxa"/>
          </w:tcPr>
          <w:p w14:paraId="28291919" w14:textId="16464CA5" w:rsidR="00EF223F" w:rsidRPr="00EF223F" w:rsidRDefault="00EF223F" w:rsidP="00CE1541">
            <w:pPr>
              <w:tabs>
                <w:tab w:val="left" w:pos="1213"/>
              </w:tabs>
              <w:rPr>
                <w:b w:val="0"/>
                <w:lang w:val="en-US"/>
              </w:rPr>
            </w:pPr>
            <w:r w:rsidRPr="00EF223F">
              <w:rPr>
                <w:b w:val="0"/>
                <w:szCs w:val="20"/>
                <w:lang w:val="en-US"/>
              </w:rPr>
              <w:t>kliniskt tillståndskod</w:t>
            </w:r>
          </w:p>
        </w:tc>
        <w:tc>
          <w:tcPr>
            <w:tcW w:w="2338" w:type="dxa"/>
          </w:tcPr>
          <w:p w14:paraId="249823EC" w14:textId="77777777" w:rsidR="00EF223F" w:rsidRPr="00EF223F" w:rsidRDefault="00EF223F" w:rsidP="00AA223E">
            <w:pPr>
              <w:cnfStyle w:val="000000000000" w:firstRow="0" w:lastRow="0" w:firstColumn="0" w:lastColumn="0" w:oddVBand="0" w:evenVBand="0" w:oddHBand="0" w:evenHBand="0" w:firstRowFirstColumn="0" w:firstRowLastColumn="0" w:lastRowFirstColumn="0" w:lastRowLastColumn="0"/>
              <w:rPr>
                <w:rFonts w:eastAsia="Arial Unicode MS"/>
              </w:rPr>
            </w:pPr>
            <w:r w:rsidRPr="00EF223F">
              <w:rPr>
                <w:rFonts w:eastAsia="Arial Unicode MS"/>
              </w:rPr>
              <w:t>Hälsorelaterat tillstånd.</w:t>
            </w:r>
          </w:p>
          <w:p w14:paraId="5405AA9A" w14:textId="7BA6E488"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EF223F">
              <w:rPr>
                <w:szCs w:val="20"/>
              </w:rPr>
              <w:t xml:space="preserve">sammanfattande tillståndsbeteckning </w:t>
            </w:r>
          </w:p>
        </w:tc>
        <w:tc>
          <w:tcPr>
            <w:tcW w:w="2338" w:type="dxa"/>
          </w:tcPr>
          <w:p w14:paraId="6CA97501" w14:textId="28F3EDF6" w:rsidR="00EF223F" w:rsidRPr="00EF223F" w:rsidRDefault="00EF223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EF223F">
              <w:rPr>
                <w:lang w:val="en-US"/>
              </w:rPr>
              <w:t>code</w:t>
            </w:r>
          </w:p>
        </w:tc>
        <w:tc>
          <w:tcPr>
            <w:tcW w:w="1880" w:type="dxa"/>
          </w:tcPr>
          <w:p w14:paraId="3BFA918A" w14:textId="64F337C7" w:rsidR="00EF223F" w:rsidRPr="00EF223F" w:rsidRDefault="00EF223F" w:rsidP="00CE1541">
            <w:pPr>
              <w:cnfStyle w:val="000000000000" w:firstRow="0" w:lastRow="0" w:firstColumn="0" w:lastColumn="0" w:oddVBand="0" w:evenVBand="0" w:oddHBand="0" w:evenHBand="0" w:firstRowFirstColumn="0" w:firstRowLastColumn="0" w:lastRowFirstColumn="0" w:lastRowLastColumn="0"/>
              <w:rPr>
                <w:bCs/>
                <w:lang w:val="en-US"/>
              </w:rPr>
            </w:pPr>
            <w:r w:rsidRPr="00EF223F">
              <w:rPr>
                <w:bCs/>
                <w:lang w:val="en-US"/>
              </w:rPr>
              <w:t>codeForCondition</w:t>
            </w:r>
          </w:p>
        </w:tc>
      </w:tr>
      <w:tr w:rsidR="00EF223F" w:rsidRPr="00EF223F" w14:paraId="7B0540A9" w14:textId="77777777" w:rsidTr="00EF223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338" w:type="dxa"/>
          </w:tcPr>
          <w:p w14:paraId="0C8414AE" w14:textId="21F70F1D" w:rsidR="00EF223F" w:rsidRPr="00EF223F" w:rsidRDefault="00EF223F" w:rsidP="00CE1541">
            <w:pPr>
              <w:tabs>
                <w:tab w:val="left" w:pos="1213"/>
              </w:tabs>
              <w:rPr>
                <w:lang w:val="en-US"/>
              </w:rPr>
            </w:pPr>
            <w:r w:rsidRPr="00EF223F">
              <w:rPr>
                <w:szCs w:val="20"/>
                <w:lang w:val="en-US"/>
              </w:rPr>
              <w:t>Åtgärd</w:t>
            </w:r>
          </w:p>
        </w:tc>
        <w:tc>
          <w:tcPr>
            <w:tcW w:w="2338" w:type="dxa"/>
          </w:tcPr>
          <w:p w14:paraId="14718315"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338" w:type="dxa"/>
          </w:tcPr>
          <w:p w14:paraId="19E7A908" w14:textId="2843930E" w:rsidR="00EF223F" w:rsidRPr="00EF223F" w:rsidRDefault="00F37596"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F37596">
              <w:rPr>
                <w:b/>
                <w:lang w:val="en-US"/>
              </w:rPr>
              <w:t>accomplishedActivity</w:t>
            </w:r>
          </w:p>
        </w:tc>
        <w:tc>
          <w:tcPr>
            <w:tcW w:w="1880" w:type="dxa"/>
          </w:tcPr>
          <w:p w14:paraId="674C5BA4" w14:textId="17EA055B" w:rsidR="00EF223F" w:rsidRPr="00EF223F" w:rsidRDefault="00F37596"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lang w:val="en-US"/>
              </w:rPr>
              <w:t>ActivityType</w:t>
            </w:r>
          </w:p>
        </w:tc>
      </w:tr>
      <w:tr w:rsidR="002717EF" w:rsidRPr="00EF223F" w14:paraId="63B1D28C" w14:textId="77777777" w:rsidTr="00EF223F">
        <w:trPr>
          <w:trHeight w:val="539"/>
        </w:trPr>
        <w:tc>
          <w:tcPr>
            <w:cnfStyle w:val="001000000000" w:firstRow="0" w:lastRow="0" w:firstColumn="1" w:lastColumn="0" w:oddVBand="0" w:evenVBand="0" w:oddHBand="0" w:evenHBand="0" w:firstRowFirstColumn="0" w:firstRowLastColumn="0" w:lastRowFirstColumn="0" w:lastRowLastColumn="0"/>
            <w:tcW w:w="2338" w:type="dxa"/>
          </w:tcPr>
          <w:p w14:paraId="7C2732F6" w14:textId="3B3A7D79" w:rsidR="002717EF" w:rsidRPr="00EF223F" w:rsidRDefault="002717EF" w:rsidP="00CE1541">
            <w:pPr>
              <w:tabs>
                <w:tab w:val="left" w:pos="1213"/>
              </w:tabs>
              <w:rPr>
                <w:b w:val="0"/>
                <w:lang w:val="en-US"/>
              </w:rPr>
            </w:pPr>
            <w:r w:rsidRPr="006D5C79">
              <w:rPr>
                <w:b w:val="0"/>
                <w:bCs w:val="0"/>
                <w:szCs w:val="20"/>
              </w:rPr>
              <w:t>åtgärd-id</w:t>
            </w:r>
          </w:p>
        </w:tc>
        <w:tc>
          <w:tcPr>
            <w:tcW w:w="2338" w:type="dxa"/>
          </w:tcPr>
          <w:p w14:paraId="7E5CF4E0" w14:textId="77777777" w:rsidR="002717EF" w:rsidRPr="006D5C79" w:rsidRDefault="002717EF" w:rsidP="00AA223E">
            <w:pPr>
              <w:cnfStyle w:val="000000000000" w:firstRow="0" w:lastRow="0" w:firstColumn="0" w:lastColumn="0" w:oddVBand="0" w:evenVBand="0" w:oddHBand="0" w:evenHBand="0" w:firstRowFirstColumn="0" w:firstRowLastColumn="0" w:lastRowFirstColumn="0" w:lastRowLastColumn="0"/>
              <w:rPr>
                <w:bCs/>
                <w:szCs w:val="20"/>
              </w:rPr>
            </w:pPr>
            <w:r>
              <w:rPr>
                <w:bCs/>
                <w:szCs w:val="20"/>
              </w:rPr>
              <w:t>A</w:t>
            </w:r>
            <w:r w:rsidRPr="006D5C79">
              <w:rPr>
                <w:bCs/>
                <w:szCs w:val="20"/>
              </w:rPr>
              <w:t>ktivitet.</w:t>
            </w:r>
          </w:p>
          <w:p w14:paraId="6343FD71" w14:textId="4F2B3BA5"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rPr>
              <w:t>aktivitet_id</w:t>
            </w:r>
          </w:p>
        </w:tc>
        <w:tc>
          <w:tcPr>
            <w:tcW w:w="2338" w:type="dxa"/>
          </w:tcPr>
          <w:p w14:paraId="706B5789" w14:textId="27036339"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6D5C79">
              <w:rPr>
                <w:lang w:val="en-US"/>
              </w:rPr>
              <w:t>id</w:t>
            </w:r>
          </w:p>
        </w:tc>
        <w:tc>
          <w:tcPr>
            <w:tcW w:w="1880" w:type="dxa"/>
          </w:tcPr>
          <w:p w14:paraId="610A07B2" w14:textId="1A8DBD6B" w:rsidR="002717EF" w:rsidRPr="00EF223F" w:rsidRDefault="002717EF" w:rsidP="00CE1541">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lang w:val="en-US"/>
              </w:rPr>
              <w:t>ActivityIdType</w:t>
            </w:r>
          </w:p>
        </w:tc>
      </w:tr>
      <w:tr w:rsidR="002717EF" w:rsidRPr="00EF223F" w14:paraId="11101AC1" w14:textId="77777777" w:rsidTr="00EF223F">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338" w:type="dxa"/>
          </w:tcPr>
          <w:p w14:paraId="1896820E" w14:textId="3A085036" w:rsidR="002717EF" w:rsidRPr="00EF223F" w:rsidRDefault="002717EF" w:rsidP="00CE1541">
            <w:pPr>
              <w:tabs>
                <w:tab w:val="left" w:pos="1213"/>
              </w:tabs>
              <w:rPr>
                <w:b w:val="0"/>
                <w:lang w:val="en-US"/>
              </w:rPr>
            </w:pPr>
            <w:r>
              <w:rPr>
                <w:b w:val="0"/>
                <w:bCs w:val="0"/>
                <w:szCs w:val="20"/>
                <w:lang w:val="en-US"/>
              </w:rPr>
              <w:t>å</w:t>
            </w:r>
            <w:r w:rsidRPr="006D5C79">
              <w:rPr>
                <w:b w:val="0"/>
                <w:bCs w:val="0"/>
                <w:szCs w:val="20"/>
                <w:lang w:val="en-US"/>
              </w:rPr>
              <w:t>tgärd</w:t>
            </w:r>
            <w:r>
              <w:rPr>
                <w:b w:val="0"/>
                <w:bCs w:val="0"/>
                <w:szCs w:val="20"/>
                <w:lang w:val="en-US"/>
              </w:rPr>
              <w:t xml:space="preserve"> </w:t>
            </w:r>
            <w:r w:rsidRPr="006D5C79">
              <w:rPr>
                <w:b w:val="0"/>
                <w:bCs w:val="0"/>
                <w:szCs w:val="20"/>
                <w:lang w:val="en-US"/>
              </w:rPr>
              <w:t>beskrivning</w:t>
            </w:r>
          </w:p>
        </w:tc>
        <w:tc>
          <w:tcPr>
            <w:tcW w:w="2338" w:type="dxa"/>
          </w:tcPr>
          <w:p w14:paraId="6F450C20" w14:textId="77777777" w:rsidR="002717EF" w:rsidRPr="006D5C79" w:rsidRDefault="002717EF" w:rsidP="00AA223E">
            <w:pPr>
              <w:cnfStyle w:val="000000100000" w:firstRow="0" w:lastRow="0" w:firstColumn="0" w:lastColumn="0" w:oddVBand="0" w:evenVBand="0" w:oddHBand="1" w:evenHBand="0" w:firstRowFirstColumn="0" w:firstRowLastColumn="0" w:lastRowFirstColumn="0" w:lastRowLastColumn="0"/>
              <w:rPr>
                <w:rFonts w:eastAsia="Arial Unicode MS"/>
              </w:rPr>
            </w:pPr>
            <w:r>
              <w:rPr>
                <w:rFonts w:eastAsia="Arial Unicode MS"/>
              </w:rPr>
              <w:t>A</w:t>
            </w:r>
            <w:r w:rsidRPr="006D5C79">
              <w:rPr>
                <w:rFonts w:eastAsia="Arial Unicode MS"/>
              </w:rPr>
              <w:t>ktivitet.</w:t>
            </w:r>
          </w:p>
          <w:p w14:paraId="46EF1073" w14:textId="77777777" w:rsidR="002717EF" w:rsidRPr="006D5C79" w:rsidRDefault="002717EF" w:rsidP="00AA223E">
            <w:pPr>
              <w:pStyle w:val="Default"/>
              <w:cnfStyle w:val="000000100000" w:firstRow="0" w:lastRow="0" w:firstColumn="0" w:lastColumn="0" w:oddVBand="0" w:evenVBand="0" w:oddHBand="1" w:evenHBand="0" w:firstRowFirstColumn="0" w:firstRowLastColumn="0" w:lastRowFirstColumn="0" w:lastRowLastColumn="0"/>
              <w:rPr>
                <w:rFonts w:ascii="Georgia" w:hAnsi="Georgia"/>
                <w:sz w:val="20"/>
                <w:szCs w:val="20"/>
              </w:rPr>
            </w:pPr>
            <w:r w:rsidRPr="006D5C79">
              <w:rPr>
                <w:rFonts w:ascii="Georgia" w:hAnsi="Georgia"/>
                <w:sz w:val="20"/>
                <w:szCs w:val="20"/>
              </w:rPr>
              <w:t xml:space="preserve">aktivitetskod </w:t>
            </w:r>
          </w:p>
          <w:p w14:paraId="49B25D45" w14:textId="6BF9F551"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lang w:val="en-US"/>
              </w:rPr>
            </w:pPr>
          </w:p>
        </w:tc>
        <w:tc>
          <w:tcPr>
            <w:tcW w:w="2338" w:type="dxa"/>
          </w:tcPr>
          <w:p w14:paraId="6FA3490A" w14:textId="0D602850" w:rsidR="002717EF" w:rsidRPr="00EF223F" w:rsidRDefault="002717EF" w:rsidP="00CE1541">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6D5C79">
              <w:rPr>
                <w:lang w:val="en-US"/>
              </w:rPr>
              <w:t>text</w:t>
            </w:r>
          </w:p>
        </w:tc>
        <w:tc>
          <w:tcPr>
            <w:tcW w:w="1880" w:type="dxa"/>
          </w:tcPr>
          <w:p w14:paraId="6635F446" w14:textId="3CF74D5E" w:rsidR="002717EF" w:rsidRPr="00EF223F" w:rsidRDefault="002717EF"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2717EF" w:rsidRPr="00EF223F" w14:paraId="1367A882" w14:textId="77777777" w:rsidTr="00EF223F">
        <w:trPr>
          <w:trHeight w:val="400"/>
        </w:trPr>
        <w:tc>
          <w:tcPr>
            <w:cnfStyle w:val="001000000000" w:firstRow="0" w:lastRow="0" w:firstColumn="1" w:lastColumn="0" w:oddVBand="0" w:evenVBand="0" w:oddHBand="0" w:evenHBand="0" w:firstRowFirstColumn="0" w:firstRowLastColumn="0" w:lastRowFirstColumn="0" w:lastRowLastColumn="0"/>
            <w:tcW w:w="2338" w:type="dxa"/>
          </w:tcPr>
          <w:p w14:paraId="0CF0687A" w14:textId="5A1AD0D4" w:rsidR="002717EF" w:rsidRPr="00EF223F" w:rsidRDefault="002717EF" w:rsidP="00CE1541">
            <w:pPr>
              <w:tabs>
                <w:tab w:val="left" w:pos="1213"/>
              </w:tabs>
              <w:rPr>
                <w:b w:val="0"/>
                <w:lang w:val="en-US"/>
              </w:rPr>
            </w:pPr>
            <w:r>
              <w:rPr>
                <w:b w:val="0"/>
                <w:bCs w:val="0"/>
                <w:szCs w:val="20"/>
                <w:lang w:val="en-US"/>
              </w:rPr>
              <w:t>å</w:t>
            </w:r>
            <w:r w:rsidRPr="006D5C79">
              <w:rPr>
                <w:b w:val="0"/>
                <w:bCs w:val="0"/>
                <w:szCs w:val="20"/>
                <w:lang w:val="en-US"/>
              </w:rPr>
              <w:t>tgärdtyp</w:t>
            </w:r>
          </w:p>
        </w:tc>
        <w:tc>
          <w:tcPr>
            <w:tcW w:w="2338" w:type="dxa"/>
          </w:tcPr>
          <w:p w14:paraId="56D5BDD0" w14:textId="77777777" w:rsidR="002717EF" w:rsidRPr="006D5C79" w:rsidRDefault="002717EF" w:rsidP="00AA223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A</w:t>
            </w:r>
            <w:r w:rsidRPr="006D5C79">
              <w:rPr>
                <w:bCs/>
                <w:szCs w:val="20"/>
                <w:lang w:val="en-US"/>
              </w:rPr>
              <w:t>ktivitet.</w:t>
            </w:r>
          </w:p>
          <w:p w14:paraId="53DFFA66" w14:textId="60DFB6A4"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bCs/>
                <w:szCs w:val="20"/>
                <w:lang w:val="en-US"/>
              </w:rPr>
              <w:t>aktivitetskod</w:t>
            </w:r>
          </w:p>
        </w:tc>
        <w:tc>
          <w:tcPr>
            <w:tcW w:w="2338" w:type="dxa"/>
          </w:tcPr>
          <w:p w14:paraId="22538D2E" w14:textId="0D5106B9" w:rsidR="002717EF" w:rsidRPr="00EF223F" w:rsidRDefault="002717EF" w:rsidP="00CE1541">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6D5C79">
              <w:rPr>
                <w:lang w:val="en-US"/>
              </w:rPr>
              <w:t>code</w:t>
            </w:r>
          </w:p>
        </w:tc>
        <w:tc>
          <w:tcPr>
            <w:tcW w:w="1880" w:type="dxa"/>
          </w:tcPr>
          <w:p w14:paraId="7A5BD3CE" w14:textId="3799B7E1" w:rsidR="002717EF" w:rsidRPr="00EF223F" w:rsidRDefault="002717EF" w:rsidP="00CE1541">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lang w:val="en-US"/>
              </w:rPr>
              <w:t>ActivityCodeType</w:t>
            </w:r>
          </w:p>
        </w:tc>
      </w:tr>
      <w:tr w:rsidR="00EF223F" w:rsidRPr="00EF223F" w14:paraId="4140360F" w14:textId="77777777" w:rsidTr="00EF223F">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338" w:type="dxa"/>
          </w:tcPr>
          <w:p w14:paraId="4EADBE75" w14:textId="599A1D38" w:rsidR="00EF223F" w:rsidRPr="00EF223F" w:rsidRDefault="00EF223F" w:rsidP="00CE1541">
            <w:pPr>
              <w:tabs>
                <w:tab w:val="left" w:pos="1213"/>
              </w:tabs>
              <w:rPr>
                <w:szCs w:val="20"/>
                <w:lang w:val="en-US"/>
              </w:rPr>
            </w:pPr>
            <w:r w:rsidRPr="00EF223F">
              <w:rPr>
                <w:szCs w:val="20"/>
                <w:lang w:val="en-US"/>
              </w:rPr>
              <w:t>Bilaga</w:t>
            </w:r>
          </w:p>
        </w:tc>
        <w:tc>
          <w:tcPr>
            <w:tcW w:w="2338" w:type="dxa"/>
          </w:tcPr>
          <w:p w14:paraId="5F3F7715" w14:textId="77777777"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p>
        </w:tc>
        <w:tc>
          <w:tcPr>
            <w:tcW w:w="2338" w:type="dxa"/>
          </w:tcPr>
          <w:p w14:paraId="14014248" w14:textId="48A47B25" w:rsidR="00EF223F" w:rsidRPr="00EF223F" w:rsidRDefault="00EF223F" w:rsidP="00CE1541">
            <w:pPr>
              <w:tabs>
                <w:tab w:val="left" w:pos="1213"/>
              </w:tabs>
              <w:cnfStyle w:val="000000100000" w:firstRow="0" w:lastRow="0" w:firstColumn="0" w:lastColumn="0" w:oddVBand="0" w:evenVBand="0" w:oddHBand="1" w:evenHBand="0" w:firstRowFirstColumn="0" w:firstRowLastColumn="0" w:lastRowFirstColumn="0" w:lastRowLastColumn="0"/>
              <w:rPr>
                <w:b/>
                <w:szCs w:val="20"/>
                <w:lang w:val="en-US"/>
              </w:rPr>
            </w:pPr>
            <w:r w:rsidRPr="00EF223F">
              <w:rPr>
                <w:b/>
                <w:szCs w:val="20"/>
                <w:lang w:val="en-US"/>
              </w:rPr>
              <w:t>attachment</w:t>
            </w:r>
          </w:p>
        </w:tc>
        <w:tc>
          <w:tcPr>
            <w:tcW w:w="1880" w:type="dxa"/>
          </w:tcPr>
          <w:p w14:paraId="0F58850C" w14:textId="7FCF037E" w:rsidR="00EF223F" w:rsidRPr="00EF223F" w:rsidRDefault="00EF223F" w:rsidP="00CE1541">
            <w:pPr>
              <w:cnfStyle w:val="000000100000" w:firstRow="0" w:lastRow="0" w:firstColumn="0" w:lastColumn="0" w:oddVBand="0" w:evenVBand="0" w:oddHBand="1" w:evenHBand="0" w:firstRowFirstColumn="0" w:firstRowLastColumn="0" w:lastRowFirstColumn="0" w:lastRowLastColumn="0"/>
              <w:rPr>
                <w:b/>
                <w:bCs/>
                <w:lang w:val="en-US"/>
              </w:rPr>
            </w:pPr>
            <w:r w:rsidRPr="00EF223F">
              <w:rPr>
                <w:b/>
                <w:bCs/>
                <w:lang w:val="en-US"/>
              </w:rPr>
              <w:t>AttachmentType</w:t>
            </w:r>
          </w:p>
        </w:tc>
      </w:tr>
      <w:tr w:rsidR="008445E4" w:rsidRPr="00EF223F" w14:paraId="0851AB49"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3D5E9594" w14:textId="265A0512" w:rsidR="008445E4" w:rsidRPr="00EF223F" w:rsidRDefault="008445E4" w:rsidP="00CE1541">
            <w:pPr>
              <w:tabs>
                <w:tab w:val="left" w:pos="1213"/>
              </w:tabs>
              <w:rPr>
                <w:b w:val="0"/>
                <w:szCs w:val="20"/>
                <w:lang w:val="en-US"/>
              </w:rPr>
            </w:pPr>
            <w:r w:rsidRPr="006D5C79">
              <w:rPr>
                <w:b w:val="0"/>
                <w:bCs w:val="0"/>
                <w:szCs w:val="20"/>
              </w:rPr>
              <w:t>urn</w:t>
            </w:r>
          </w:p>
        </w:tc>
        <w:tc>
          <w:tcPr>
            <w:tcW w:w="2338" w:type="dxa"/>
          </w:tcPr>
          <w:p w14:paraId="0B69BB99" w14:textId="66815489" w:rsidR="008445E4" w:rsidRPr="008445E4"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529235A4" w14:textId="0F41ABF0" w:rsidR="008445E4" w:rsidRPr="00EF223F"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bCs/>
                <w:szCs w:val="20"/>
                <w:lang w:val="en-US"/>
              </w:rPr>
              <w:t>urn</w:t>
            </w:r>
          </w:p>
        </w:tc>
        <w:tc>
          <w:tcPr>
            <w:tcW w:w="1880" w:type="dxa"/>
          </w:tcPr>
          <w:p w14:paraId="4E20ADAB" w14:textId="43004C59" w:rsidR="008445E4" w:rsidRPr="00EF223F" w:rsidRDefault="008445E4" w:rsidP="00CE1541">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lang w:val="en-US"/>
              </w:rPr>
              <w:t>URNType</w:t>
            </w:r>
          </w:p>
        </w:tc>
      </w:tr>
      <w:tr w:rsidR="008445E4" w:rsidRPr="00EF223F" w14:paraId="61FF5996"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56EF6235" w14:textId="5E28647E" w:rsidR="008445E4" w:rsidRPr="00EF223F" w:rsidRDefault="008445E4" w:rsidP="00CE1541">
            <w:pPr>
              <w:tabs>
                <w:tab w:val="left" w:pos="1213"/>
              </w:tabs>
              <w:rPr>
                <w:b w:val="0"/>
                <w:szCs w:val="20"/>
                <w:lang w:val="en-US"/>
              </w:rPr>
            </w:pPr>
            <w:r w:rsidRPr="006D5C79">
              <w:rPr>
                <w:b w:val="0"/>
                <w:bCs w:val="0"/>
                <w:szCs w:val="20"/>
              </w:rPr>
              <w:t>bilage-id</w:t>
            </w:r>
          </w:p>
        </w:tc>
        <w:tc>
          <w:tcPr>
            <w:tcW w:w="2338" w:type="dxa"/>
          </w:tcPr>
          <w:p w14:paraId="4BC857CF" w14:textId="4EA41083" w:rsidR="008445E4" w:rsidRPr="008445E4"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20A68D26" w14:textId="169BAED6" w:rsidR="008445E4" w:rsidRPr="00EF223F"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lang w:val="en-US"/>
              </w:rPr>
              <w:t>id</w:t>
            </w:r>
          </w:p>
        </w:tc>
        <w:tc>
          <w:tcPr>
            <w:tcW w:w="1880" w:type="dxa"/>
          </w:tcPr>
          <w:p w14:paraId="3081BE47" w14:textId="6D8EF419" w:rsidR="008445E4" w:rsidRPr="00EF223F" w:rsidRDefault="008445E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8445E4" w:rsidRPr="00EF223F" w14:paraId="31DBD8CF" w14:textId="77777777" w:rsidTr="00EF223F">
        <w:trPr>
          <w:trHeight w:val="284"/>
        </w:trPr>
        <w:tc>
          <w:tcPr>
            <w:cnfStyle w:val="001000000000" w:firstRow="0" w:lastRow="0" w:firstColumn="1" w:lastColumn="0" w:oddVBand="0" w:evenVBand="0" w:oddHBand="0" w:evenHBand="0" w:firstRowFirstColumn="0" w:firstRowLastColumn="0" w:lastRowFirstColumn="0" w:lastRowLastColumn="0"/>
            <w:tcW w:w="2338" w:type="dxa"/>
          </w:tcPr>
          <w:p w14:paraId="21EEA853" w14:textId="0536D84F" w:rsidR="008445E4" w:rsidRPr="00EF223F" w:rsidRDefault="008445E4" w:rsidP="00CE1541">
            <w:pPr>
              <w:tabs>
                <w:tab w:val="left" w:pos="1213"/>
              </w:tabs>
              <w:rPr>
                <w:b w:val="0"/>
                <w:szCs w:val="20"/>
                <w:lang w:val="en-US"/>
              </w:rPr>
            </w:pPr>
            <w:r w:rsidRPr="006D5C79">
              <w:rPr>
                <w:b w:val="0"/>
                <w:bCs w:val="0"/>
                <w:szCs w:val="20"/>
              </w:rPr>
              <w:t>mimetype</w:t>
            </w:r>
          </w:p>
        </w:tc>
        <w:tc>
          <w:tcPr>
            <w:tcW w:w="2338" w:type="dxa"/>
          </w:tcPr>
          <w:p w14:paraId="5015527E" w14:textId="2415004E" w:rsidR="008445E4" w:rsidRPr="008445E4"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3074E81F" w14:textId="68A123F0" w:rsidR="008445E4" w:rsidRPr="00EF223F" w:rsidRDefault="008445E4" w:rsidP="00CE1541">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6D5C79">
              <w:rPr>
                <w:bCs/>
                <w:szCs w:val="20"/>
                <w:lang w:val="en-US"/>
              </w:rPr>
              <w:t>mimetype</w:t>
            </w:r>
          </w:p>
        </w:tc>
        <w:tc>
          <w:tcPr>
            <w:tcW w:w="1880" w:type="dxa"/>
          </w:tcPr>
          <w:p w14:paraId="0FF9BB1E" w14:textId="08EC996A" w:rsidR="008445E4" w:rsidRPr="00EF223F" w:rsidRDefault="008445E4" w:rsidP="00CE1541">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8445E4" w:rsidRPr="00EF223F" w14:paraId="448D5CAD" w14:textId="77777777" w:rsidTr="00EF22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338" w:type="dxa"/>
          </w:tcPr>
          <w:p w14:paraId="6115A0CA" w14:textId="08017C02" w:rsidR="008445E4" w:rsidRPr="00EF223F" w:rsidRDefault="008445E4" w:rsidP="00CE1541">
            <w:pPr>
              <w:tabs>
                <w:tab w:val="left" w:pos="1213"/>
              </w:tabs>
              <w:rPr>
                <w:b w:val="0"/>
                <w:szCs w:val="20"/>
                <w:lang w:val="en-US"/>
              </w:rPr>
            </w:pPr>
            <w:r w:rsidRPr="006D5C79">
              <w:rPr>
                <w:b w:val="0"/>
                <w:bCs w:val="0"/>
                <w:szCs w:val="20"/>
              </w:rPr>
              <w:t>storlek</w:t>
            </w:r>
          </w:p>
        </w:tc>
        <w:tc>
          <w:tcPr>
            <w:tcW w:w="2338" w:type="dxa"/>
          </w:tcPr>
          <w:p w14:paraId="77D72827" w14:textId="3BFF0ADB" w:rsidR="008445E4" w:rsidRPr="008445E4"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338" w:type="dxa"/>
          </w:tcPr>
          <w:p w14:paraId="0135FC50" w14:textId="1AF013AC" w:rsidR="008445E4" w:rsidRPr="00EF223F" w:rsidRDefault="008445E4" w:rsidP="00CE1541">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6D5C79">
              <w:rPr>
                <w:bCs/>
                <w:szCs w:val="20"/>
                <w:lang w:val="en-US"/>
              </w:rPr>
              <w:t>size</w:t>
            </w:r>
          </w:p>
        </w:tc>
        <w:tc>
          <w:tcPr>
            <w:tcW w:w="1880" w:type="dxa"/>
          </w:tcPr>
          <w:p w14:paraId="0F1D4AA1" w14:textId="072F74F8" w:rsidR="008445E4" w:rsidRPr="00EF223F" w:rsidRDefault="008445E4" w:rsidP="00CE1541">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long</w:t>
            </w:r>
          </w:p>
        </w:tc>
      </w:tr>
    </w:tbl>
    <w:p w14:paraId="62975FEF" w14:textId="77777777" w:rsidR="00E412FF" w:rsidRDefault="00E412FF" w:rsidP="006E3CF8">
      <w:pPr>
        <w:pStyle w:val="Liststycke"/>
        <w:rPr>
          <w:lang w:val="en-US"/>
        </w:rPr>
      </w:pPr>
    </w:p>
    <w:p w14:paraId="5ED46E37" w14:textId="77777777" w:rsidR="009850F5" w:rsidRDefault="009850F5" w:rsidP="006E3CF8">
      <w:pPr>
        <w:pStyle w:val="Liststycke"/>
        <w:rPr>
          <w:lang w:val="en-US"/>
        </w:rPr>
      </w:pPr>
    </w:p>
    <w:p w14:paraId="16952D84" w14:textId="77777777" w:rsidR="009850F5" w:rsidRPr="00462E4F" w:rsidRDefault="009850F5" w:rsidP="006E3CF8">
      <w:pPr>
        <w:pStyle w:val="Liststycke"/>
        <w:rPr>
          <w:lang w:val="en-US"/>
        </w:rPr>
      </w:pPr>
    </w:p>
    <w:p w14:paraId="0C730F50" w14:textId="1CAFAAFB" w:rsidR="00E412FF" w:rsidRPr="00462E4F" w:rsidRDefault="00E412FF" w:rsidP="006E3CF8">
      <w:pPr>
        <w:pStyle w:val="Rubrik3"/>
        <w:rPr>
          <w:lang w:val="en-US"/>
        </w:rPr>
      </w:pPr>
      <w:bookmarkStart w:id="90" w:name="_Toc403589796"/>
      <w:r w:rsidRPr="00462E4F">
        <w:rPr>
          <w:lang w:val="en-US"/>
        </w:rPr>
        <w:t>GetRequestStatus</w:t>
      </w:r>
      <w:bookmarkEnd w:id="90"/>
    </w:p>
    <w:p w14:paraId="10E23604" w14:textId="2C695D75" w:rsidR="00000B08" w:rsidRDefault="00D85F0B" w:rsidP="006E3CF8">
      <w:pPr>
        <w:pStyle w:val="Liststycke"/>
        <w:rPr>
          <w:lang w:val="en-US"/>
        </w:rPr>
      </w:pPr>
      <w:r>
        <w:rPr>
          <w:noProof/>
          <w:lang w:eastAsia="sv-SE"/>
        </w:rPr>
        <w:drawing>
          <wp:inline distT="0" distB="0" distL="0" distR="0" wp14:anchorId="286E517D" wp14:editId="6133172F">
            <wp:extent cx="6645910" cy="3456305"/>
            <wp:effectExtent l="0" t="0" r="254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456305"/>
                    </a:xfrm>
                    <a:prstGeom prst="rect">
                      <a:avLst/>
                    </a:prstGeom>
                  </pic:spPr>
                </pic:pic>
              </a:graphicData>
            </a:graphic>
          </wp:inline>
        </w:drawing>
      </w:r>
    </w:p>
    <w:p w14:paraId="0788A793" w14:textId="77777777" w:rsidR="007A090E" w:rsidRDefault="007A090E" w:rsidP="006E3CF8">
      <w:pPr>
        <w:pStyle w:val="Liststycke"/>
        <w:rPr>
          <w:lang w:val="en-US"/>
        </w:rPr>
      </w:pPr>
    </w:p>
    <w:p w14:paraId="61E58DF8" w14:textId="77777777" w:rsidR="00D85F0B" w:rsidRPr="00462E4F" w:rsidRDefault="00D85F0B" w:rsidP="006E3CF8">
      <w:pPr>
        <w:pStyle w:val="Liststycke"/>
        <w:rPr>
          <w:lang w:val="en-US"/>
        </w:rPr>
      </w:pPr>
    </w:p>
    <w:tbl>
      <w:tblPr>
        <w:tblStyle w:val="Ljuslista-dekorfrg1"/>
        <w:tblW w:w="10259" w:type="dxa"/>
        <w:tblBorders>
          <w:insideH w:val="single" w:sz="8" w:space="0" w:color="4F81BD" w:themeColor="accent1"/>
          <w:insideV w:val="single" w:sz="8" w:space="0" w:color="4F81BD" w:themeColor="accent1"/>
        </w:tblBorders>
        <w:tblLayout w:type="fixed"/>
        <w:tblLook w:val="04A0" w:firstRow="1" w:lastRow="0" w:firstColumn="1" w:lastColumn="0" w:noHBand="0" w:noVBand="1"/>
      </w:tblPr>
      <w:tblGrid>
        <w:gridCol w:w="2699"/>
        <w:gridCol w:w="2699"/>
        <w:gridCol w:w="2699"/>
        <w:gridCol w:w="2162"/>
      </w:tblGrid>
      <w:tr w:rsidR="00EF13EA" w:rsidRPr="002F21D5" w14:paraId="3C1B5352" w14:textId="77777777" w:rsidTr="00EF13EA">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699" w:type="dxa"/>
          </w:tcPr>
          <w:p w14:paraId="29D67FAD" w14:textId="5A99A554" w:rsidR="00EF13EA" w:rsidRPr="002F21D5" w:rsidRDefault="00EF13EA" w:rsidP="00F05C2A">
            <w:pPr>
              <w:rPr>
                <w:b w:val="0"/>
                <w:szCs w:val="20"/>
              </w:rPr>
            </w:pPr>
            <w:r w:rsidRPr="002F21D5">
              <w:rPr>
                <w:b w:val="0"/>
                <w:szCs w:val="20"/>
              </w:rPr>
              <w:t>VMIM</w:t>
            </w:r>
          </w:p>
        </w:tc>
        <w:tc>
          <w:tcPr>
            <w:tcW w:w="2699" w:type="dxa"/>
          </w:tcPr>
          <w:p w14:paraId="67DAE3FE" w14:textId="700E0746" w:rsidR="00EF13EA" w:rsidRPr="002F21D5" w:rsidRDefault="00EF13EA" w:rsidP="00F05C2A">
            <w:pPr>
              <w:cnfStyle w:val="100000000000" w:firstRow="1" w:lastRow="0" w:firstColumn="0" w:lastColumn="0" w:oddVBand="0" w:evenVBand="0" w:oddHBand="0" w:evenHBand="0" w:firstRowFirstColumn="0" w:firstRowLastColumn="0" w:lastRowFirstColumn="0" w:lastRowLastColumn="0"/>
              <w:rPr>
                <w:b w:val="0"/>
                <w:szCs w:val="20"/>
              </w:rPr>
            </w:pPr>
            <w:r w:rsidRPr="002F21D5">
              <w:rPr>
                <w:b w:val="0"/>
                <w:szCs w:val="20"/>
              </w:rPr>
              <w:t>Mappning mot V-TIM 2.2</w:t>
            </w:r>
          </w:p>
        </w:tc>
        <w:tc>
          <w:tcPr>
            <w:tcW w:w="2699" w:type="dxa"/>
          </w:tcPr>
          <w:p w14:paraId="2DFC0BCA" w14:textId="27AA477C" w:rsidR="00EF13EA" w:rsidRPr="002F21D5" w:rsidRDefault="00EF13EA" w:rsidP="00F05C2A">
            <w:pPr>
              <w:cnfStyle w:val="100000000000" w:firstRow="1" w:lastRow="0" w:firstColumn="0" w:lastColumn="0" w:oddVBand="0" w:evenVBand="0" w:oddHBand="0" w:evenHBand="0" w:firstRowFirstColumn="0" w:firstRowLastColumn="0" w:lastRowFirstColumn="0" w:lastRowLastColumn="0"/>
              <w:rPr>
                <w:b w:val="0"/>
                <w:bCs w:val="0"/>
                <w:szCs w:val="20"/>
              </w:rPr>
            </w:pPr>
            <w:r w:rsidRPr="002F21D5">
              <w:rPr>
                <w:b w:val="0"/>
                <w:szCs w:val="20"/>
              </w:rPr>
              <w:t>XSD</w:t>
            </w:r>
          </w:p>
        </w:tc>
        <w:tc>
          <w:tcPr>
            <w:tcW w:w="2162" w:type="dxa"/>
          </w:tcPr>
          <w:p w14:paraId="395CFDEE" w14:textId="77777777" w:rsidR="00EF13EA" w:rsidRPr="002F21D5" w:rsidRDefault="00EF13EA" w:rsidP="00F05C2A">
            <w:pPr>
              <w:cnfStyle w:val="100000000000" w:firstRow="1" w:lastRow="0" w:firstColumn="0" w:lastColumn="0" w:oddVBand="0" w:evenVBand="0" w:oddHBand="0" w:evenHBand="0" w:firstRowFirstColumn="0" w:firstRowLastColumn="0" w:lastRowFirstColumn="0" w:lastRowLastColumn="0"/>
              <w:rPr>
                <w:b w:val="0"/>
              </w:rPr>
            </w:pPr>
            <w:r w:rsidRPr="002F21D5">
              <w:rPr>
                <w:b w:val="0"/>
              </w:rPr>
              <w:t>Typ</w:t>
            </w:r>
          </w:p>
        </w:tc>
      </w:tr>
      <w:tr w:rsidR="00EF13EA" w:rsidRPr="002F21D5" w14:paraId="65CE452B" w14:textId="77777777" w:rsidTr="00EF13EA">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699" w:type="dxa"/>
          </w:tcPr>
          <w:p w14:paraId="2EDC6179" w14:textId="53686B18" w:rsidR="00EF13EA" w:rsidRPr="002F21D5" w:rsidRDefault="00EF13EA" w:rsidP="00F05C2A">
            <w:pPr>
              <w:rPr>
                <w:szCs w:val="20"/>
                <w:lang w:val="en-US"/>
              </w:rPr>
            </w:pPr>
            <w:r w:rsidRPr="002F21D5">
              <w:rPr>
                <w:szCs w:val="20"/>
                <w:lang w:val="en-US"/>
              </w:rPr>
              <w:t>Remisstatus</w:t>
            </w:r>
          </w:p>
        </w:tc>
        <w:tc>
          <w:tcPr>
            <w:tcW w:w="2699" w:type="dxa"/>
          </w:tcPr>
          <w:p w14:paraId="0DBF3BB3" w14:textId="77777777"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
                <w:szCs w:val="20"/>
                <w:lang w:val="en-US"/>
              </w:rPr>
            </w:pPr>
          </w:p>
        </w:tc>
        <w:tc>
          <w:tcPr>
            <w:tcW w:w="2699" w:type="dxa"/>
          </w:tcPr>
          <w:p w14:paraId="7F585231" w14:textId="05D6C74C" w:rsidR="00EF13EA" w:rsidRPr="002F21D5" w:rsidRDefault="006A559C" w:rsidP="00F05C2A">
            <w:pPr>
              <w:cnfStyle w:val="000000100000" w:firstRow="0" w:lastRow="0" w:firstColumn="0" w:lastColumn="0" w:oddVBand="0" w:evenVBand="0" w:oddHBand="1" w:evenHBand="0" w:firstRowFirstColumn="0" w:firstRowLastColumn="0" w:lastRowFirstColumn="0" w:lastRowLastColumn="0"/>
              <w:rPr>
                <w:b/>
                <w:bCs/>
                <w:szCs w:val="20"/>
                <w:lang w:val="en-US"/>
              </w:rPr>
            </w:pPr>
            <w:r w:rsidRPr="006A559C">
              <w:rPr>
                <w:b/>
                <w:szCs w:val="20"/>
                <w:lang w:val="en-US"/>
              </w:rPr>
              <w:t>requestStatus</w:t>
            </w:r>
          </w:p>
        </w:tc>
        <w:tc>
          <w:tcPr>
            <w:tcW w:w="2162" w:type="dxa"/>
          </w:tcPr>
          <w:p w14:paraId="7A562718" w14:textId="45C2C967" w:rsidR="00EF13EA" w:rsidRPr="002F21D5" w:rsidRDefault="006A559C" w:rsidP="00F05C2A">
            <w:pPr>
              <w:cnfStyle w:val="000000100000" w:firstRow="0" w:lastRow="0" w:firstColumn="0" w:lastColumn="0" w:oddVBand="0" w:evenVBand="0" w:oddHBand="1" w:evenHBand="0" w:firstRowFirstColumn="0" w:firstRowLastColumn="0" w:lastRowFirstColumn="0" w:lastRowLastColumn="0"/>
              <w:rPr>
                <w:b/>
                <w:bCs/>
                <w:lang w:val="en-US"/>
              </w:rPr>
            </w:pPr>
            <w:r w:rsidRPr="002F21D5">
              <w:rPr>
                <w:b/>
                <w:szCs w:val="20"/>
                <w:lang w:val="en-US"/>
              </w:rPr>
              <w:t>RequestStatusType</w:t>
            </w:r>
          </w:p>
        </w:tc>
      </w:tr>
      <w:tr w:rsidR="00EF13EA" w:rsidRPr="002F21D5" w14:paraId="3B118D63"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6C64FB01" w14:textId="67E160EA" w:rsidR="00EF13EA" w:rsidRPr="002F21D5" w:rsidRDefault="00EF13EA" w:rsidP="00F05C2A">
            <w:pPr>
              <w:tabs>
                <w:tab w:val="left" w:pos="1213"/>
              </w:tabs>
              <w:rPr>
                <w:b w:val="0"/>
                <w:szCs w:val="20"/>
                <w:lang w:val="en-US"/>
              </w:rPr>
            </w:pPr>
            <w:r w:rsidRPr="002F21D5">
              <w:rPr>
                <w:b w:val="0"/>
                <w:szCs w:val="20"/>
                <w:lang w:val="en-US"/>
              </w:rPr>
              <w:t>remisstatus-id</w:t>
            </w:r>
          </w:p>
        </w:tc>
        <w:tc>
          <w:tcPr>
            <w:tcW w:w="2699" w:type="dxa"/>
          </w:tcPr>
          <w:p w14:paraId="653A0D20" w14:textId="02D29F62" w:rsidR="00EF13EA" w:rsidRPr="002F21D5" w:rsidRDefault="004A0015" w:rsidP="00AA223E">
            <w:pPr>
              <w:cnfStyle w:val="000000000000" w:firstRow="0" w:lastRow="0" w:firstColumn="0" w:lastColumn="0" w:oddVBand="0" w:evenVBand="0" w:oddHBand="0" w:evenHBand="0" w:firstRowFirstColumn="0" w:firstRowLastColumn="0" w:lastRowFirstColumn="0" w:lastRowLastColumn="0"/>
              <w:rPr>
                <w:bCs/>
                <w:szCs w:val="20"/>
                <w:lang w:val="en-US"/>
              </w:rPr>
            </w:pPr>
            <w:r>
              <w:rPr>
                <w:bCs/>
                <w:szCs w:val="20"/>
                <w:lang w:val="en-US"/>
              </w:rPr>
              <w:t>F</w:t>
            </w:r>
            <w:r w:rsidR="00EF13EA" w:rsidRPr="002F21D5">
              <w:rPr>
                <w:bCs/>
                <w:szCs w:val="20"/>
                <w:lang w:val="en-US"/>
              </w:rPr>
              <w:t>ramställan.</w:t>
            </w:r>
          </w:p>
          <w:p w14:paraId="5789AB36" w14:textId="7F1678D6"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bCs/>
                <w:szCs w:val="20"/>
                <w:lang w:val="en-US"/>
              </w:rPr>
              <w:t>framställan_id</w:t>
            </w:r>
          </w:p>
        </w:tc>
        <w:tc>
          <w:tcPr>
            <w:tcW w:w="2699" w:type="dxa"/>
          </w:tcPr>
          <w:p w14:paraId="354067B3" w14:textId="37C40E24"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Cs/>
                <w:szCs w:val="20"/>
                <w:lang w:val="en-US"/>
              </w:rPr>
            </w:pPr>
            <w:r w:rsidRPr="002F21D5">
              <w:rPr>
                <w:szCs w:val="20"/>
                <w:lang w:val="en-US"/>
              </w:rPr>
              <w:t>requestStatusId</w:t>
            </w:r>
          </w:p>
        </w:tc>
        <w:tc>
          <w:tcPr>
            <w:tcW w:w="2162" w:type="dxa"/>
          </w:tcPr>
          <w:p w14:paraId="02D71925" w14:textId="377EEC1C"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RequestStatusIdType</w:t>
            </w:r>
          </w:p>
        </w:tc>
      </w:tr>
      <w:tr w:rsidR="00EF13EA" w:rsidRPr="002F21D5" w14:paraId="4098F5D9"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C5F98E0" w14:textId="4C4FF21C" w:rsidR="00EF13EA" w:rsidRPr="002F21D5" w:rsidRDefault="00EF13EA" w:rsidP="00F05C2A">
            <w:pPr>
              <w:tabs>
                <w:tab w:val="left" w:pos="1213"/>
              </w:tabs>
              <w:rPr>
                <w:b w:val="0"/>
                <w:szCs w:val="20"/>
                <w:lang w:val="en-US"/>
              </w:rPr>
            </w:pPr>
            <w:r w:rsidRPr="002F21D5">
              <w:rPr>
                <w:b w:val="0"/>
                <w:szCs w:val="20"/>
                <w:lang w:val="en-US"/>
              </w:rPr>
              <w:t>remisstatus</w:t>
            </w:r>
          </w:p>
        </w:tc>
        <w:tc>
          <w:tcPr>
            <w:tcW w:w="2699" w:type="dxa"/>
          </w:tcPr>
          <w:p w14:paraId="03824B66" w14:textId="26ECEA7A" w:rsidR="00EF13EA" w:rsidRPr="006A559C" w:rsidRDefault="006A559C"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7675FA51" w14:textId="1EF630CC"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2F21D5">
              <w:rPr>
                <w:szCs w:val="20"/>
                <w:lang w:val="en-US"/>
              </w:rPr>
              <w:t>requestStatus</w:t>
            </w:r>
          </w:p>
        </w:tc>
        <w:tc>
          <w:tcPr>
            <w:tcW w:w="2162" w:type="dxa"/>
          </w:tcPr>
          <w:p w14:paraId="2710FDCC" w14:textId="6E2EDD64"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Cs/>
                <w:lang w:val="en-US"/>
              </w:rPr>
            </w:pPr>
            <w:r w:rsidRPr="002F21D5">
              <w:rPr>
                <w:bCs/>
                <w:lang w:val="en-US"/>
              </w:rPr>
              <w:t>CVType</w:t>
            </w:r>
          </w:p>
        </w:tc>
      </w:tr>
      <w:tr w:rsidR="00EF13EA" w:rsidRPr="002F21D5" w14:paraId="66384507"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2A13510" w14:textId="3207F4BD" w:rsidR="00EF13EA" w:rsidRPr="002F21D5" w:rsidRDefault="00EF13EA" w:rsidP="00F05C2A">
            <w:pPr>
              <w:tabs>
                <w:tab w:val="left" w:pos="1213"/>
              </w:tabs>
              <w:rPr>
                <w:b w:val="0"/>
                <w:szCs w:val="20"/>
                <w:lang w:val="en-US"/>
              </w:rPr>
            </w:pPr>
            <w:r w:rsidRPr="002F21D5">
              <w:rPr>
                <w:b w:val="0"/>
                <w:szCs w:val="20"/>
                <w:lang w:val="en-US"/>
              </w:rPr>
              <w:t>statustid</w:t>
            </w:r>
          </w:p>
        </w:tc>
        <w:tc>
          <w:tcPr>
            <w:tcW w:w="2699" w:type="dxa"/>
          </w:tcPr>
          <w:p w14:paraId="05CC8626" w14:textId="69EBFEFE" w:rsidR="00EF13EA" w:rsidRPr="006A559C" w:rsidRDefault="006A559C"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78E76435" w14:textId="4770462E"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szCs w:val="20"/>
                <w:lang w:val="en-US"/>
              </w:rPr>
              <w:t>statusTime</w:t>
            </w:r>
          </w:p>
        </w:tc>
        <w:tc>
          <w:tcPr>
            <w:tcW w:w="2162" w:type="dxa"/>
          </w:tcPr>
          <w:p w14:paraId="5FFC4B1D" w14:textId="18DC78DD"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TimeStampType</w:t>
            </w:r>
          </w:p>
        </w:tc>
      </w:tr>
      <w:tr w:rsidR="00EF13EA" w:rsidRPr="002F21D5" w14:paraId="55C49AC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039CFE34" w14:textId="7644C4F5" w:rsidR="00EF13EA" w:rsidRPr="002F21D5" w:rsidRDefault="00EF13EA" w:rsidP="00F05C2A">
            <w:pPr>
              <w:tabs>
                <w:tab w:val="left" w:pos="1213"/>
              </w:tabs>
              <w:rPr>
                <w:b w:val="0"/>
                <w:szCs w:val="20"/>
                <w:lang w:val="en-US"/>
              </w:rPr>
            </w:pPr>
            <w:r w:rsidRPr="002F21D5">
              <w:rPr>
                <w:b w:val="0"/>
                <w:szCs w:val="20"/>
                <w:lang w:val="en-US"/>
              </w:rPr>
              <w:t>remiss-id</w:t>
            </w:r>
          </w:p>
        </w:tc>
        <w:tc>
          <w:tcPr>
            <w:tcW w:w="2699" w:type="dxa"/>
          </w:tcPr>
          <w:p w14:paraId="721A65B3" w14:textId="5BECA525" w:rsidR="00EF13EA" w:rsidRPr="002F21D5" w:rsidRDefault="004A0015"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t>F</w:t>
            </w:r>
            <w:r w:rsidR="00EF13EA" w:rsidRPr="002F21D5">
              <w:t>ramställan.framställan_id</w:t>
            </w:r>
          </w:p>
        </w:tc>
        <w:tc>
          <w:tcPr>
            <w:tcW w:w="2699" w:type="dxa"/>
          </w:tcPr>
          <w:p w14:paraId="446AB1BB" w14:textId="701655D1"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2F21D5">
              <w:rPr>
                <w:szCs w:val="20"/>
                <w:lang w:val="en-US"/>
              </w:rPr>
              <w:t>requestId</w:t>
            </w:r>
          </w:p>
        </w:tc>
        <w:tc>
          <w:tcPr>
            <w:tcW w:w="2162" w:type="dxa"/>
          </w:tcPr>
          <w:p w14:paraId="4C311ACA" w14:textId="1441AFAB"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Cs/>
                <w:lang w:val="en-US"/>
              </w:rPr>
            </w:pPr>
            <w:r w:rsidRPr="002F21D5">
              <w:rPr>
                <w:bCs/>
                <w:lang w:val="en-US"/>
              </w:rPr>
              <w:t>RequestIdType</w:t>
            </w:r>
          </w:p>
        </w:tc>
      </w:tr>
      <w:tr w:rsidR="00EF13EA" w:rsidRPr="002F21D5" w14:paraId="2B9E84DA"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B076776" w14:textId="4744E417" w:rsidR="00EF13EA" w:rsidRPr="002F21D5" w:rsidRDefault="00EF13EA" w:rsidP="00F05C2A">
            <w:pPr>
              <w:tabs>
                <w:tab w:val="left" w:pos="1213"/>
              </w:tabs>
              <w:rPr>
                <w:b w:val="0"/>
                <w:szCs w:val="20"/>
                <w:lang w:val="en-US"/>
              </w:rPr>
            </w:pPr>
            <w:r w:rsidRPr="002F21D5">
              <w:rPr>
                <w:b w:val="0"/>
                <w:szCs w:val="20"/>
                <w:lang w:val="en-US"/>
              </w:rPr>
              <w:t>remissversionsnummer</w:t>
            </w:r>
          </w:p>
        </w:tc>
        <w:tc>
          <w:tcPr>
            <w:tcW w:w="2699" w:type="dxa"/>
          </w:tcPr>
          <w:p w14:paraId="4E9CEF07" w14:textId="0C5E16BF" w:rsidR="00EF13EA" w:rsidRPr="00501552" w:rsidRDefault="00501552"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6B2938C9" w14:textId="7698D6A1"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szCs w:val="20"/>
                <w:lang w:val="en-US"/>
              </w:rPr>
              <w:t>requestVersionNumber</w:t>
            </w:r>
          </w:p>
        </w:tc>
        <w:tc>
          <w:tcPr>
            <w:tcW w:w="2162" w:type="dxa"/>
          </w:tcPr>
          <w:p w14:paraId="2774786C" w14:textId="35630334"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VersionNumberType</w:t>
            </w:r>
          </w:p>
        </w:tc>
      </w:tr>
      <w:tr w:rsidR="00EF13EA" w:rsidRPr="002F21D5" w14:paraId="34A26ECC"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24504F30" w14:textId="38EF0E36" w:rsidR="00EF13EA" w:rsidRPr="002F21D5" w:rsidRDefault="00EF13EA" w:rsidP="00F05C2A">
            <w:pPr>
              <w:tabs>
                <w:tab w:val="left" w:pos="1213"/>
              </w:tabs>
              <w:rPr>
                <w:b w:val="0"/>
                <w:szCs w:val="20"/>
                <w:lang w:val="en-US"/>
              </w:rPr>
            </w:pPr>
            <w:r w:rsidRPr="002F21D5">
              <w:rPr>
                <w:b w:val="0"/>
                <w:szCs w:val="20"/>
                <w:lang w:val="en-US"/>
              </w:rPr>
              <w:t>typ av remiss</w:t>
            </w:r>
          </w:p>
        </w:tc>
        <w:tc>
          <w:tcPr>
            <w:tcW w:w="2699" w:type="dxa"/>
          </w:tcPr>
          <w:p w14:paraId="65F0F688" w14:textId="2DAA088E" w:rsidR="00EF13EA" w:rsidRPr="002F21D5" w:rsidRDefault="004A0015"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t>F</w:t>
            </w:r>
            <w:r w:rsidR="00EF13EA" w:rsidRPr="002F21D5">
              <w:t>ramställan.framställan typ</w:t>
            </w:r>
          </w:p>
        </w:tc>
        <w:tc>
          <w:tcPr>
            <w:tcW w:w="2699" w:type="dxa"/>
          </w:tcPr>
          <w:p w14:paraId="61FDFC0A" w14:textId="18AF9A7C"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szCs w:val="20"/>
                <w:lang w:val="en-US"/>
              </w:rPr>
            </w:pPr>
            <w:r w:rsidRPr="002F21D5">
              <w:rPr>
                <w:szCs w:val="20"/>
                <w:lang w:val="en-US"/>
              </w:rPr>
              <w:t>typeOfRequest</w:t>
            </w:r>
          </w:p>
        </w:tc>
        <w:tc>
          <w:tcPr>
            <w:tcW w:w="2162" w:type="dxa"/>
          </w:tcPr>
          <w:p w14:paraId="67BAF13C" w14:textId="266B5660" w:rsidR="00EF13EA" w:rsidRPr="002F21D5" w:rsidRDefault="00EF13EA" w:rsidP="00F05C2A">
            <w:pPr>
              <w:cnfStyle w:val="000000100000" w:firstRow="0" w:lastRow="0" w:firstColumn="0" w:lastColumn="0" w:oddVBand="0" w:evenVBand="0" w:oddHBand="1" w:evenHBand="0" w:firstRowFirstColumn="0" w:firstRowLastColumn="0" w:lastRowFirstColumn="0" w:lastRowLastColumn="0"/>
              <w:rPr>
                <w:bCs/>
                <w:lang w:val="en-US"/>
              </w:rPr>
            </w:pPr>
            <w:r w:rsidRPr="002F21D5">
              <w:rPr>
                <w:bCs/>
                <w:lang w:val="en-US"/>
              </w:rPr>
              <w:t>CVType</w:t>
            </w:r>
          </w:p>
        </w:tc>
      </w:tr>
      <w:tr w:rsidR="00EF13EA" w:rsidRPr="002F21D5" w14:paraId="5B672D6A"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28C74273" w14:textId="46010EE0" w:rsidR="00EF13EA" w:rsidRPr="002F21D5" w:rsidRDefault="00EF13EA" w:rsidP="00F05C2A">
            <w:pPr>
              <w:tabs>
                <w:tab w:val="left" w:pos="1213"/>
              </w:tabs>
              <w:rPr>
                <w:b w:val="0"/>
                <w:szCs w:val="20"/>
                <w:lang w:val="en-US"/>
              </w:rPr>
            </w:pPr>
            <w:r w:rsidRPr="002F21D5">
              <w:rPr>
                <w:b w:val="0"/>
                <w:szCs w:val="20"/>
                <w:lang w:val="en-US"/>
              </w:rPr>
              <w:lastRenderedPageBreak/>
              <w:t>remissmedium</w:t>
            </w:r>
          </w:p>
        </w:tc>
        <w:tc>
          <w:tcPr>
            <w:tcW w:w="2699" w:type="dxa"/>
          </w:tcPr>
          <w:p w14:paraId="5FE4CA1B" w14:textId="109B524A" w:rsidR="00EF13EA" w:rsidRPr="00501552" w:rsidRDefault="00501552"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rPr>
            </w:pPr>
            <w:r w:rsidRPr="00C11300">
              <w:rPr>
                <w:rFonts w:cs="Arial"/>
                <w:i/>
                <w:color w:val="FF0000"/>
                <w:szCs w:val="20"/>
              </w:rPr>
              <w:t>Saknar motsvarighet i V-TIM 2.2</w:t>
            </w:r>
          </w:p>
        </w:tc>
        <w:tc>
          <w:tcPr>
            <w:tcW w:w="2699" w:type="dxa"/>
          </w:tcPr>
          <w:p w14:paraId="7D201367" w14:textId="07415289"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szCs w:val="20"/>
                <w:lang w:val="en-US"/>
              </w:rPr>
            </w:pPr>
            <w:r w:rsidRPr="002F21D5">
              <w:rPr>
                <w:szCs w:val="20"/>
                <w:lang w:val="en-US"/>
              </w:rPr>
              <w:t>requestMedium</w:t>
            </w:r>
          </w:p>
        </w:tc>
        <w:tc>
          <w:tcPr>
            <w:tcW w:w="2162" w:type="dxa"/>
          </w:tcPr>
          <w:p w14:paraId="52956202" w14:textId="15719213"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Cs/>
                <w:lang w:val="en-US"/>
              </w:rPr>
            </w:pPr>
            <w:r w:rsidRPr="002F21D5">
              <w:rPr>
                <w:bCs/>
                <w:lang w:val="en-US"/>
              </w:rPr>
              <w:t>CVType</w:t>
            </w:r>
          </w:p>
        </w:tc>
      </w:tr>
      <w:tr w:rsidR="00EF13EA" w:rsidRPr="002F21D5" w14:paraId="049818E4"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5D0784A" w14:textId="31A47860" w:rsidR="00EF13EA" w:rsidRPr="002F21D5" w:rsidRDefault="00EF13EA" w:rsidP="00F05C2A">
            <w:pPr>
              <w:tabs>
                <w:tab w:val="left" w:pos="1213"/>
              </w:tabs>
              <w:rPr>
                <w:lang w:val="en-US"/>
              </w:rPr>
            </w:pPr>
            <w:r w:rsidRPr="002F21D5">
              <w:rPr>
                <w:szCs w:val="20"/>
                <w:lang w:val="en-US"/>
              </w:rPr>
              <w:t>Organisatorisk enhet</w:t>
            </w:r>
          </w:p>
        </w:tc>
        <w:tc>
          <w:tcPr>
            <w:tcW w:w="2699" w:type="dxa"/>
          </w:tcPr>
          <w:p w14:paraId="05423E55" w14:textId="77777777"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699" w:type="dxa"/>
          </w:tcPr>
          <w:p w14:paraId="1262790A" w14:textId="40919B96" w:rsidR="00EF13EA"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requestOrganisation</w:t>
            </w:r>
          </w:p>
        </w:tc>
        <w:tc>
          <w:tcPr>
            <w:tcW w:w="2162" w:type="dxa"/>
          </w:tcPr>
          <w:p w14:paraId="66CA4182" w14:textId="3841A4A3" w:rsidR="00EF13EA" w:rsidRPr="002F21D5" w:rsidRDefault="002F21D5" w:rsidP="00F05C2A">
            <w:pPr>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RequestStatusOrganisationType</w:t>
            </w:r>
          </w:p>
        </w:tc>
      </w:tr>
      <w:tr w:rsidR="002F21D5" w:rsidRPr="002F21D5" w14:paraId="0E392663"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40E385D" w14:textId="5BD99F95" w:rsidR="002F21D5" w:rsidRPr="002F21D5" w:rsidRDefault="002F21D5" w:rsidP="00F05C2A">
            <w:pPr>
              <w:tabs>
                <w:tab w:val="left" w:pos="1213"/>
              </w:tabs>
              <w:rPr>
                <w:b w:val="0"/>
                <w:lang w:val="en-US"/>
              </w:rPr>
            </w:pPr>
            <w:r>
              <w:rPr>
                <w:b w:val="0"/>
                <w:bCs w:val="0"/>
                <w:szCs w:val="20"/>
              </w:rPr>
              <w:t>enhet-id</w:t>
            </w:r>
          </w:p>
        </w:tc>
        <w:tc>
          <w:tcPr>
            <w:tcW w:w="2699" w:type="dxa"/>
          </w:tcPr>
          <w:p w14:paraId="07925246" w14:textId="18A61A35"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pPr>
            <w:r w:rsidRPr="0080677A">
              <w:t>Vård och omsorgsutövare</w:t>
            </w:r>
            <w:r>
              <w:t>.enhet id</w:t>
            </w:r>
          </w:p>
        </w:tc>
        <w:tc>
          <w:tcPr>
            <w:tcW w:w="2699" w:type="dxa"/>
          </w:tcPr>
          <w:p w14:paraId="6CE84F82" w14:textId="650CC50D"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6D5C79">
              <w:t>careUnitId</w:t>
            </w:r>
          </w:p>
        </w:tc>
        <w:tc>
          <w:tcPr>
            <w:tcW w:w="2162" w:type="dxa"/>
          </w:tcPr>
          <w:p w14:paraId="273F2F68" w14:textId="35F066B4" w:rsidR="002F21D5" w:rsidRPr="002F21D5" w:rsidRDefault="002F21D5" w:rsidP="00F05C2A">
            <w:pPr>
              <w:cnfStyle w:val="000000000000" w:firstRow="0" w:lastRow="0" w:firstColumn="0" w:lastColumn="0" w:oddVBand="0" w:evenVBand="0" w:oddHBand="0" w:evenHBand="0" w:firstRowFirstColumn="0" w:firstRowLastColumn="0" w:lastRowFirstColumn="0" w:lastRowLastColumn="0"/>
              <w:rPr>
                <w:bCs/>
                <w:lang w:val="en-US"/>
              </w:rPr>
            </w:pPr>
            <w:r w:rsidRPr="006D5C79">
              <w:rPr>
                <w:bCs/>
                <w:szCs w:val="20"/>
              </w:rPr>
              <w:t>HSAIdType</w:t>
            </w:r>
          </w:p>
        </w:tc>
      </w:tr>
      <w:tr w:rsidR="002F21D5" w:rsidRPr="002F21D5" w14:paraId="7CE830C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9C6A8C7" w14:textId="509FC999" w:rsidR="002F21D5" w:rsidRPr="002F21D5" w:rsidRDefault="002F21D5" w:rsidP="00F05C2A">
            <w:pPr>
              <w:tabs>
                <w:tab w:val="left" w:pos="1213"/>
              </w:tabs>
              <w:rPr>
                <w:b w:val="0"/>
                <w:lang w:val="en-US"/>
              </w:rPr>
            </w:pPr>
            <w:r w:rsidRPr="006D5C79">
              <w:rPr>
                <w:b w:val="0"/>
                <w:bCs w:val="0"/>
                <w:szCs w:val="20"/>
                <w:lang w:val="en-US"/>
              </w:rPr>
              <w:t>enhet-namn</w:t>
            </w:r>
          </w:p>
        </w:tc>
        <w:tc>
          <w:tcPr>
            <w:tcW w:w="2699" w:type="dxa"/>
          </w:tcPr>
          <w:p w14:paraId="0A4DC647" w14:textId="01DC444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pPr>
            <w:r w:rsidRPr="0080677A">
              <w:t>Vård och omsorgsutövare</w:t>
            </w:r>
            <w:r>
              <w:t>.enhet namn</w:t>
            </w:r>
          </w:p>
        </w:tc>
        <w:tc>
          <w:tcPr>
            <w:tcW w:w="2699" w:type="dxa"/>
          </w:tcPr>
          <w:p w14:paraId="3CE43486" w14:textId="4004BE2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careUnitName</w:t>
            </w:r>
          </w:p>
        </w:tc>
        <w:tc>
          <w:tcPr>
            <w:tcW w:w="2162" w:type="dxa"/>
          </w:tcPr>
          <w:p w14:paraId="19BFD2BF" w14:textId="10FFC9D8" w:rsidR="002F21D5" w:rsidRPr="002F21D5" w:rsidRDefault="002F21D5" w:rsidP="00F05C2A">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2F21D5" w:rsidRPr="002F21D5" w14:paraId="4A2D16D3"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2CAF818" w14:textId="5269F26C" w:rsidR="002F21D5" w:rsidRPr="002F21D5" w:rsidRDefault="002F21D5" w:rsidP="00F05C2A">
            <w:pPr>
              <w:tabs>
                <w:tab w:val="left" w:pos="1213"/>
              </w:tabs>
              <w:rPr>
                <w:b w:val="0"/>
                <w:lang w:val="en-US"/>
              </w:rPr>
            </w:pPr>
            <w:r w:rsidRPr="006D5C79">
              <w:rPr>
                <w:b w:val="0"/>
                <w:bCs w:val="0"/>
                <w:szCs w:val="20"/>
                <w:lang w:val="en-US"/>
              </w:rPr>
              <w:t>enhet-</w:t>
            </w:r>
            <w:r>
              <w:rPr>
                <w:b w:val="0"/>
                <w:bCs w:val="0"/>
                <w:szCs w:val="20"/>
                <w:lang w:val="en-US"/>
              </w:rPr>
              <w:t>telefon</w:t>
            </w:r>
          </w:p>
        </w:tc>
        <w:tc>
          <w:tcPr>
            <w:tcW w:w="2699" w:type="dxa"/>
          </w:tcPr>
          <w:p w14:paraId="236174C5" w14:textId="3EEA9027"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699" w:type="dxa"/>
          </w:tcPr>
          <w:p w14:paraId="093F434B" w14:textId="38A24534"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careUnitTelephone</w:t>
            </w:r>
          </w:p>
        </w:tc>
        <w:tc>
          <w:tcPr>
            <w:tcW w:w="2162" w:type="dxa"/>
          </w:tcPr>
          <w:p w14:paraId="5B054087" w14:textId="4445A745" w:rsidR="002F21D5" w:rsidRPr="002F21D5" w:rsidRDefault="002F21D5" w:rsidP="00F05C2A">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2F21D5" w:rsidRPr="002F21D5" w14:paraId="3E067BF8"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498F4D1" w14:textId="022A76CE" w:rsidR="002F21D5" w:rsidRPr="002F21D5" w:rsidRDefault="002F21D5" w:rsidP="00F05C2A">
            <w:pPr>
              <w:tabs>
                <w:tab w:val="left" w:pos="1213"/>
              </w:tabs>
              <w:rPr>
                <w:b w:val="0"/>
                <w:lang w:val="en-US"/>
              </w:rPr>
            </w:pPr>
            <w:r w:rsidRPr="006D5C79">
              <w:rPr>
                <w:b w:val="0"/>
                <w:bCs w:val="0"/>
                <w:szCs w:val="20"/>
                <w:lang w:val="en-US"/>
              </w:rPr>
              <w:t>enhet-epost</w:t>
            </w:r>
          </w:p>
        </w:tc>
        <w:tc>
          <w:tcPr>
            <w:tcW w:w="2699" w:type="dxa"/>
          </w:tcPr>
          <w:p w14:paraId="068A0393" w14:textId="06F98B2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699" w:type="dxa"/>
          </w:tcPr>
          <w:p w14:paraId="5179ECF5" w14:textId="213E51FF"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careUnitEmail</w:t>
            </w:r>
          </w:p>
        </w:tc>
        <w:tc>
          <w:tcPr>
            <w:tcW w:w="2162" w:type="dxa"/>
          </w:tcPr>
          <w:p w14:paraId="4D846485" w14:textId="6EDC6905" w:rsidR="002F21D5" w:rsidRPr="002F21D5" w:rsidRDefault="002F21D5" w:rsidP="00F05C2A">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2F21D5" w:rsidRPr="002F21D5" w14:paraId="0AA3A8A8"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5EDBAC77" w14:textId="10853797" w:rsidR="002F21D5" w:rsidRPr="002F21D5" w:rsidRDefault="002F21D5" w:rsidP="00F05C2A">
            <w:pPr>
              <w:tabs>
                <w:tab w:val="left" w:pos="1213"/>
              </w:tabs>
              <w:rPr>
                <w:b w:val="0"/>
                <w:lang w:val="en-US"/>
              </w:rPr>
            </w:pPr>
            <w:r w:rsidRPr="006D5C79">
              <w:rPr>
                <w:b w:val="0"/>
                <w:bCs w:val="0"/>
                <w:szCs w:val="20"/>
                <w:lang w:val="en-US"/>
              </w:rPr>
              <w:t>enhet-adress</w:t>
            </w:r>
          </w:p>
        </w:tc>
        <w:tc>
          <w:tcPr>
            <w:tcW w:w="2699" w:type="dxa"/>
          </w:tcPr>
          <w:p w14:paraId="60F3024E" w14:textId="11D39375"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pPr>
            <w:r w:rsidRPr="00C11300">
              <w:rPr>
                <w:rFonts w:cs="Arial"/>
                <w:i/>
                <w:color w:val="FF0000"/>
                <w:szCs w:val="20"/>
              </w:rPr>
              <w:t>Saknar motsvarighet i V-TIM 2.2</w:t>
            </w:r>
          </w:p>
        </w:tc>
        <w:tc>
          <w:tcPr>
            <w:tcW w:w="2699" w:type="dxa"/>
          </w:tcPr>
          <w:p w14:paraId="4206C1A8" w14:textId="5330565C" w:rsidR="002F21D5" w:rsidRPr="002F21D5" w:rsidRDefault="002F21D5" w:rsidP="00F05C2A">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6D5C79">
              <w:rPr>
                <w:lang w:val="en-US"/>
              </w:rPr>
              <w:t>careUnitAddress</w:t>
            </w:r>
          </w:p>
        </w:tc>
        <w:tc>
          <w:tcPr>
            <w:tcW w:w="2162" w:type="dxa"/>
          </w:tcPr>
          <w:p w14:paraId="18402479" w14:textId="006DF964" w:rsidR="002F21D5" w:rsidRPr="002F21D5" w:rsidRDefault="002F21D5" w:rsidP="00F05C2A">
            <w:pPr>
              <w:cnfStyle w:val="000000000000" w:firstRow="0" w:lastRow="0" w:firstColumn="0" w:lastColumn="0" w:oddVBand="0" w:evenVBand="0" w:oddHBand="0" w:evenHBand="0" w:firstRowFirstColumn="0" w:firstRowLastColumn="0" w:lastRowFirstColumn="0" w:lastRowLastColumn="0"/>
              <w:rPr>
                <w:bCs/>
                <w:lang w:val="en-US"/>
              </w:rPr>
            </w:pPr>
            <w:r>
              <w:rPr>
                <w:bCs/>
                <w:szCs w:val="20"/>
                <w:lang w:val="en-US"/>
              </w:rPr>
              <w:t>String</w:t>
            </w:r>
          </w:p>
        </w:tc>
      </w:tr>
      <w:tr w:rsidR="002F21D5" w:rsidRPr="002F21D5" w14:paraId="79BA2156"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02C71F22" w14:textId="5FF71246" w:rsidR="002F21D5" w:rsidRPr="002F21D5" w:rsidRDefault="002F21D5" w:rsidP="00F05C2A">
            <w:pPr>
              <w:tabs>
                <w:tab w:val="left" w:pos="1213"/>
              </w:tabs>
              <w:rPr>
                <w:b w:val="0"/>
                <w:lang w:val="en-US"/>
              </w:rPr>
            </w:pPr>
            <w:r w:rsidRPr="006D5C79">
              <w:rPr>
                <w:b w:val="0"/>
                <w:bCs w:val="0"/>
                <w:szCs w:val="20"/>
                <w:lang w:val="en-US"/>
              </w:rPr>
              <w:t>enhet-plats</w:t>
            </w:r>
          </w:p>
        </w:tc>
        <w:tc>
          <w:tcPr>
            <w:tcW w:w="2699" w:type="dxa"/>
          </w:tcPr>
          <w:p w14:paraId="21C24A58" w14:textId="19934C67"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699" w:type="dxa"/>
          </w:tcPr>
          <w:p w14:paraId="1994C7A3" w14:textId="2AE27598" w:rsidR="002F21D5" w:rsidRPr="002F21D5" w:rsidRDefault="002F21D5"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sidRPr="006D5C79">
              <w:rPr>
                <w:lang w:val="en-US"/>
              </w:rPr>
              <w:t>careUnitLocation</w:t>
            </w:r>
          </w:p>
        </w:tc>
        <w:tc>
          <w:tcPr>
            <w:tcW w:w="2162" w:type="dxa"/>
          </w:tcPr>
          <w:p w14:paraId="7BBB78BA" w14:textId="4CC62162" w:rsidR="002F21D5" w:rsidRPr="002F21D5" w:rsidRDefault="002F21D5" w:rsidP="00F05C2A">
            <w:pPr>
              <w:cnfStyle w:val="000000100000" w:firstRow="0" w:lastRow="0" w:firstColumn="0" w:lastColumn="0" w:oddVBand="0" w:evenVBand="0" w:oddHBand="1" w:evenHBand="0" w:firstRowFirstColumn="0" w:firstRowLastColumn="0" w:lastRowFirstColumn="0" w:lastRowLastColumn="0"/>
              <w:rPr>
                <w:bCs/>
                <w:lang w:val="en-US"/>
              </w:rPr>
            </w:pPr>
            <w:r>
              <w:rPr>
                <w:bCs/>
                <w:szCs w:val="20"/>
                <w:lang w:val="en-US"/>
              </w:rPr>
              <w:t>String</w:t>
            </w:r>
          </w:p>
        </w:tc>
      </w:tr>
      <w:tr w:rsidR="00EF13EA" w:rsidRPr="002F21D5" w14:paraId="33145895"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17AA6FDE" w14:textId="01950AFF" w:rsidR="00EF13EA" w:rsidRPr="002F21D5" w:rsidRDefault="00EF13EA" w:rsidP="00F05C2A">
            <w:pPr>
              <w:tabs>
                <w:tab w:val="left" w:pos="1213"/>
              </w:tabs>
              <w:rPr>
                <w:lang w:val="en-US"/>
              </w:rPr>
            </w:pPr>
            <w:r w:rsidRPr="002F21D5">
              <w:rPr>
                <w:szCs w:val="20"/>
                <w:lang w:val="en-US"/>
              </w:rPr>
              <w:t>Remissbesvarare</w:t>
            </w:r>
          </w:p>
        </w:tc>
        <w:tc>
          <w:tcPr>
            <w:tcW w:w="2699" w:type="dxa"/>
          </w:tcPr>
          <w:p w14:paraId="65A6AF03"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70F8D675" w14:textId="60AC50CB" w:rsidR="003F7572" w:rsidRPr="002F21D5" w:rsidRDefault="003F7572" w:rsidP="00F05C2A">
            <w:pPr>
              <w:tabs>
                <w:tab w:val="left" w:pos="1213"/>
              </w:tabs>
              <w:cnfStyle w:val="000000000000" w:firstRow="0" w:lastRow="0" w:firstColumn="0" w:lastColumn="0" w:oddVBand="0" w:evenVBand="0" w:oddHBand="0" w:evenHBand="0" w:firstRowFirstColumn="0" w:firstRowLastColumn="0" w:lastRowFirstColumn="0" w:lastRowLastColumn="0"/>
              <w:rPr>
                <w:b/>
                <w:bCs/>
                <w:lang w:val="en-US"/>
              </w:rPr>
            </w:pPr>
            <w:r w:rsidRPr="003F7572">
              <w:rPr>
                <w:b/>
                <w:bCs/>
                <w:lang w:val="en-US"/>
              </w:rPr>
              <w:t>requestAuthor</w:t>
            </w:r>
          </w:p>
        </w:tc>
        <w:tc>
          <w:tcPr>
            <w:tcW w:w="2162" w:type="dxa"/>
          </w:tcPr>
          <w:p w14:paraId="154847FC" w14:textId="4A6712B3" w:rsidR="00EF13EA" w:rsidRPr="002F21D5" w:rsidRDefault="003F7572" w:rsidP="00F05C2A">
            <w:pPr>
              <w:cnfStyle w:val="000000000000" w:firstRow="0" w:lastRow="0" w:firstColumn="0" w:lastColumn="0" w:oddVBand="0" w:evenVBand="0" w:oddHBand="0" w:evenHBand="0" w:firstRowFirstColumn="0" w:firstRowLastColumn="0" w:lastRowFirstColumn="0" w:lastRowLastColumn="0"/>
              <w:rPr>
                <w:b/>
                <w:bCs/>
                <w:lang w:val="en-US"/>
              </w:rPr>
            </w:pPr>
            <w:r w:rsidRPr="002F21D5">
              <w:rPr>
                <w:b/>
                <w:lang w:val="en-US"/>
              </w:rPr>
              <w:t>SimpleAuthorType</w:t>
            </w:r>
          </w:p>
        </w:tc>
      </w:tr>
      <w:tr w:rsidR="003F7572" w:rsidRPr="002F21D5" w14:paraId="5158066E"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065BE7AE" w14:textId="2020F3D2" w:rsidR="003F7572" w:rsidRPr="003F7572" w:rsidRDefault="003F7572" w:rsidP="00F05C2A">
            <w:pPr>
              <w:tabs>
                <w:tab w:val="left" w:pos="1213"/>
              </w:tabs>
              <w:rPr>
                <w:b w:val="0"/>
              </w:rPr>
            </w:pPr>
            <w:r w:rsidRPr="00270273">
              <w:rPr>
                <w:b w:val="0"/>
                <w:szCs w:val="20"/>
              </w:rPr>
              <w:t>typ av hälso och sjukvårdspersonal</w:t>
            </w:r>
          </w:p>
        </w:tc>
        <w:tc>
          <w:tcPr>
            <w:tcW w:w="2699" w:type="dxa"/>
          </w:tcPr>
          <w:p w14:paraId="593155B1" w14:textId="2B367D1B" w:rsidR="003F7572" w:rsidRPr="003F7572" w:rsidRDefault="003F7572" w:rsidP="00F05C2A">
            <w:pPr>
              <w:tabs>
                <w:tab w:val="left" w:pos="1213"/>
              </w:tabs>
              <w:cnfStyle w:val="000000100000" w:firstRow="0" w:lastRow="0" w:firstColumn="0" w:lastColumn="0" w:oddVBand="0" w:evenVBand="0" w:oddHBand="1" w:evenHBand="0" w:firstRowFirstColumn="0" w:firstRowLastColumn="0" w:lastRowFirstColumn="0" w:lastRowLastColumn="0"/>
            </w:pPr>
            <w:r w:rsidRPr="00C11300">
              <w:rPr>
                <w:rFonts w:cs="Arial"/>
                <w:i/>
                <w:color w:val="FF0000"/>
                <w:szCs w:val="20"/>
              </w:rPr>
              <w:t>Saknar motsvarighet i V-TIM 2.2</w:t>
            </w:r>
          </w:p>
        </w:tc>
        <w:tc>
          <w:tcPr>
            <w:tcW w:w="2699" w:type="dxa"/>
          </w:tcPr>
          <w:p w14:paraId="161057A9" w14:textId="5C8071AD" w:rsidR="003F7572" w:rsidRPr="002F21D5" w:rsidRDefault="003F7572" w:rsidP="00F05C2A">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660C79">
              <w:rPr>
                <w:szCs w:val="20"/>
                <w:lang w:val="en-US"/>
              </w:rPr>
              <w:t>typeOfHealthcareProfessional</w:t>
            </w:r>
          </w:p>
        </w:tc>
        <w:tc>
          <w:tcPr>
            <w:tcW w:w="2162" w:type="dxa"/>
          </w:tcPr>
          <w:p w14:paraId="0BFFBCFF" w14:textId="7D28F5A2" w:rsidR="003F7572" w:rsidRPr="002F21D5" w:rsidRDefault="003F7572" w:rsidP="00F05C2A">
            <w:pPr>
              <w:cnfStyle w:val="000000100000" w:firstRow="0" w:lastRow="0" w:firstColumn="0" w:lastColumn="0" w:oddVBand="0" w:evenVBand="0" w:oddHBand="1" w:evenHBand="0" w:firstRowFirstColumn="0" w:firstRowLastColumn="0" w:lastRowFirstColumn="0" w:lastRowLastColumn="0"/>
              <w:rPr>
                <w:bCs/>
                <w:lang w:val="en-US"/>
              </w:rPr>
            </w:pPr>
            <w:r w:rsidRPr="00F02F81">
              <w:rPr>
                <w:bCs/>
                <w:lang w:val="en-US"/>
              </w:rPr>
              <w:t>codeForProfession</w:t>
            </w:r>
          </w:p>
        </w:tc>
      </w:tr>
      <w:tr w:rsidR="00EF13EA" w:rsidRPr="002F21D5" w14:paraId="258DF207"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FC8800B" w14:textId="1BD33C83" w:rsidR="00EF13EA" w:rsidRPr="002F21D5" w:rsidRDefault="002F21D5" w:rsidP="00F05C2A">
            <w:pPr>
              <w:tabs>
                <w:tab w:val="left" w:pos="1213"/>
              </w:tabs>
              <w:rPr>
                <w:lang w:val="en-US"/>
              </w:rPr>
            </w:pPr>
            <w:r w:rsidRPr="002F21D5">
              <w:rPr>
                <w:lang w:val="en-US"/>
              </w:rPr>
              <w:t>Statusansvar</w:t>
            </w:r>
          </w:p>
        </w:tc>
        <w:tc>
          <w:tcPr>
            <w:tcW w:w="2699" w:type="dxa"/>
          </w:tcPr>
          <w:p w14:paraId="508F2083"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4DB70E97" w14:textId="0CB7BB79" w:rsidR="00EF13EA" w:rsidRPr="002F21D5" w:rsidRDefault="00292190"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292190">
              <w:rPr>
                <w:b/>
                <w:lang w:val="en-US"/>
              </w:rPr>
              <w:t>statusSetter</w:t>
            </w:r>
          </w:p>
        </w:tc>
        <w:tc>
          <w:tcPr>
            <w:tcW w:w="2162" w:type="dxa"/>
          </w:tcPr>
          <w:p w14:paraId="02B78F33" w14:textId="37E545A9" w:rsidR="00EF13EA" w:rsidRPr="002F21D5" w:rsidRDefault="00292190" w:rsidP="00F05C2A">
            <w:pPr>
              <w:cnfStyle w:val="000000000000" w:firstRow="0" w:lastRow="0" w:firstColumn="0" w:lastColumn="0" w:oddVBand="0" w:evenVBand="0" w:oddHBand="0" w:evenHBand="0" w:firstRowFirstColumn="0" w:firstRowLastColumn="0" w:lastRowFirstColumn="0" w:lastRowLastColumn="0"/>
              <w:rPr>
                <w:b/>
                <w:bCs/>
                <w:color w:val="00B050"/>
                <w:lang w:val="en-US"/>
              </w:rPr>
            </w:pPr>
            <w:r w:rsidRPr="00292190">
              <w:rPr>
                <w:b/>
                <w:lang w:val="en-US"/>
              </w:rPr>
              <w:t>SimpleAuthorType</w:t>
            </w:r>
          </w:p>
        </w:tc>
      </w:tr>
      <w:tr w:rsidR="0039537B" w:rsidRPr="002F21D5" w14:paraId="71E799AB" w14:textId="77777777" w:rsidTr="00AA223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3A3A3BD" w14:textId="77777777" w:rsidR="0039537B" w:rsidRPr="002F21D5" w:rsidRDefault="0039537B" w:rsidP="00AA223E">
            <w:pPr>
              <w:tabs>
                <w:tab w:val="left" w:pos="1213"/>
              </w:tabs>
              <w:rPr>
                <w:lang w:val="en-US"/>
              </w:rPr>
            </w:pPr>
            <w:r w:rsidRPr="002F21D5">
              <w:rPr>
                <w:szCs w:val="20"/>
                <w:lang w:val="en-US"/>
              </w:rPr>
              <w:t>Mottagare</w:t>
            </w:r>
          </w:p>
        </w:tc>
        <w:tc>
          <w:tcPr>
            <w:tcW w:w="2699" w:type="dxa"/>
          </w:tcPr>
          <w:p w14:paraId="77CD6824" w14:textId="77777777" w:rsidR="0039537B" w:rsidRPr="002F21D5" w:rsidRDefault="0039537B" w:rsidP="00AA223E">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699" w:type="dxa"/>
          </w:tcPr>
          <w:p w14:paraId="1E212F28" w14:textId="77777777" w:rsidR="0039537B" w:rsidRPr="002F21D5" w:rsidRDefault="0039537B" w:rsidP="00AA223E">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303254">
              <w:rPr>
                <w:b/>
                <w:lang w:val="en-US"/>
              </w:rPr>
              <w:t>recipient</w:t>
            </w:r>
          </w:p>
        </w:tc>
        <w:tc>
          <w:tcPr>
            <w:tcW w:w="2162" w:type="dxa"/>
          </w:tcPr>
          <w:p w14:paraId="7A1AD197" w14:textId="77777777" w:rsidR="0039537B" w:rsidRPr="002F21D5" w:rsidRDefault="0039537B" w:rsidP="00AA223E">
            <w:pPr>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FullRecipientType</w:t>
            </w:r>
          </w:p>
        </w:tc>
      </w:tr>
      <w:tr w:rsidR="00EF13EA" w:rsidRPr="002F21D5" w14:paraId="116297A5"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009B3FF" w14:textId="4DD383DF" w:rsidR="00EF13EA" w:rsidRPr="002F21D5" w:rsidRDefault="00EF13EA" w:rsidP="00F05C2A">
            <w:pPr>
              <w:tabs>
                <w:tab w:val="left" w:pos="1213"/>
              </w:tabs>
              <w:rPr>
                <w:lang w:val="en-US"/>
              </w:rPr>
            </w:pPr>
            <w:r w:rsidRPr="002F21D5">
              <w:rPr>
                <w:szCs w:val="20"/>
                <w:lang w:val="en-US"/>
              </w:rPr>
              <w:t>Hälso och sjukvårdspersonal</w:t>
            </w:r>
          </w:p>
        </w:tc>
        <w:tc>
          <w:tcPr>
            <w:tcW w:w="2699" w:type="dxa"/>
          </w:tcPr>
          <w:p w14:paraId="11B94D52"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21B2B021" w14:textId="0FCD3339" w:rsidR="00EF13EA" w:rsidRPr="002F21D5" w:rsidRDefault="00517559"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517559">
              <w:rPr>
                <w:b/>
                <w:lang w:val="en-US"/>
              </w:rPr>
              <w:t>healthcareProfessional</w:t>
            </w:r>
          </w:p>
        </w:tc>
        <w:tc>
          <w:tcPr>
            <w:tcW w:w="2162" w:type="dxa"/>
          </w:tcPr>
          <w:p w14:paraId="5F1B98AF" w14:textId="5EC44ADC" w:rsidR="00EF13EA" w:rsidRPr="002F21D5" w:rsidRDefault="00517559" w:rsidP="00F05C2A">
            <w:pPr>
              <w:cnfStyle w:val="000000000000" w:firstRow="0" w:lastRow="0" w:firstColumn="0" w:lastColumn="0" w:oddVBand="0" w:evenVBand="0" w:oddHBand="0" w:evenHBand="0" w:firstRowFirstColumn="0" w:firstRowLastColumn="0" w:lastRowFirstColumn="0" w:lastRowLastColumn="0"/>
              <w:rPr>
                <w:b/>
                <w:bCs/>
                <w:lang w:val="en-US"/>
              </w:rPr>
            </w:pPr>
            <w:r w:rsidRPr="002F21D5">
              <w:rPr>
                <w:b/>
                <w:lang w:val="en-US"/>
              </w:rPr>
              <w:t>HealthcareProfessionalType</w:t>
            </w:r>
          </w:p>
        </w:tc>
      </w:tr>
      <w:tr w:rsidR="00517559" w:rsidRPr="002F21D5" w14:paraId="2FDB47C9"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A9A857C" w14:textId="51DCDBAB" w:rsidR="00517559" w:rsidRPr="002F21D5" w:rsidRDefault="00517559" w:rsidP="00F05C2A">
            <w:pPr>
              <w:tabs>
                <w:tab w:val="left" w:pos="1213"/>
              </w:tabs>
              <w:rPr>
                <w:b w:val="0"/>
                <w:lang w:val="en-US"/>
              </w:rPr>
            </w:pPr>
            <w:r w:rsidRPr="00270273">
              <w:rPr>
                <w:b w:val="0"/>
                <w:szCs w:val="20"/>
                <w:lang w:val="en-US"/>
              </w:rPr>
              <w:t>personal-id</w:t>
            </w:r>
          </w:p>
        </w:tc>
        <w:tc>
          <w:tcPr>
            <w:tcW w:w="2699" w:type="dxa"/>
          </w:tcPr>
          <w:p w14:paraId="532C4A97" w14:textId="20E40D75" w:rsidR="00517559" w:rsidRPr="00517559" w:rsidRDefault="00517559" w:rsidP="00F05C2A">
            <w:pPr>
              <w:tabs>
                <w:tab w:val="left" w:pos="1213"/>
              </w:tabs>
              <w:cnfStyle w:val="000000100000" w:firstRow="0" w:lastRow="0" w:firstColumn="0" w:lastColumn="0" w:oddVBand="0" w:evenVBand="0" w:oddHBand="1" w:evenHBand="0" w:firstRowFirstColumn="0" w:firstRowLastColumn="0" w:lastRowFirstColumn="0" w:lastRowLastColumn="0"/>
            </w:pPr>
            <w:r w:rsidRPr="0080677A">
              <w:t>Vård och omsorgsutövare</w:t>
            </w:r>
            <w:r>
              <w:t>.personal id</w:t>
            </w:r>
          </w:p>
        </w:tc>
        <w:tc>
          <w:tcPr>
            <w:tcW w:w="2699" w:type="dxa"/>
          </w:tcPr>
          <w:p w14:paraId="73E57DC6" w14:textId="59880576" w:rsidR="00517559" w:rsidRPr="002F21D5" w:rsidRDefault="00517559" w:rsidP="00F05C2A">
            <w:pPr>
              <w:tabs>
                <w:tab w:val="left" w:pos="1213"/>
              </w:tabs>
              <w:cnfStyle w:val="000000100000" w:firstRow="0" w:lastRow="0" w:firstColumn="0" w:lastColumn="0" w:oddVBand="0" w:evenVBand="0" w:oddHBand="1" w:evenHBand="0" w:firstRowFirstColumn="0" w:firstRowLastColumn="0" w:lastRowFirstColumn="0" w:lastRowLastColumn="0"/>
              <w:rPr>
                <w:bCs/>
                <w:lang w:val="en-US"/>
              </w:rPr>
            </w:pPr>
            <w:r w:rsidRPr="00676E71">
              <w:rPr>
                <w:szCs w:val="20"/>
                <w:lang w:val="en-US"/>
              </w:rPr>
              <w:t>id</w:t>
            </w:r>
          </w:p>
        </w:tc>
        <w:tc>
          <w:tcPr>
            <w:tcW w:w="2162" w:type="dxa"/>
          </w:tcPr>
          <w:p w14:paraId="46170C71" w14:textId="718D13AC" w:rsidR="00517559" w:rsidRPr="002F21D5" w:rsidRDefault="00517559" w:rsidP="00F05C2A">
            <w:pPr>
              <w:cnfStyle w:val="000000100000" w:firstRow="0" w:lastRow="0" w:firstColumn="0" w:lastColumn="0" w:oddVBand="0" w:evenVBand="0" w:oddHBand="1" w:evenHBand="0" w:firstRowFirstColumn="0" w:firstRowLastColumn="0" w:lastRowFirstColumn="0" w:lastRowLastColumn="0"/>
              <w:rPr>
                <w:bCs/>
                <w:lang w:val="en-US"/>
              </w:rPr>
            </w:pPr>
            <w:r w:rsidRPr="00676E71">
              <w:rPr>
                <w:bCs/>
                <w:lang w:val="en-US"/>
              </w:rPr>
              <w:t>HsaIdType</w:t>
            </w:r>
          </w:p>
        </w:tc>
      </w:tr>
      <w:tr w:rsidR="00517559" w:rsidRPr="002F21D5" w14:paraId="696E7BBF"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9C364E4" w14:textId="320AD18A" w:rsidR="00517559" w:rsidRPr="002F21D5" w:rsidRDefault="00517559" w:rsidP="00F05C2A">
            <w:pPr>
              <w:tabs>
                <w:tab w:val="left" w:pos="1213"/>
              </w:tabs>
              <w:rPr>
                <w:b w:val="0"/>
                <w:lang w:val="en-US"/>
              </w:rPr>
            </w:pPr>
            <w:r w:rsidRPr="00270273">
              <w:rPr>
                <w:b w:val="0"/>
                <w:szCs w:val="20"/>
                <w:lang w:val="en-US"/>
              </w:rPr>
              <w:t>personalnamn</w:t>
            </w:r>
          </w:p>
        </w:tc>
        <w:tc>
          <w:tcPr>
            <w:tcW w:w="2699" w:type="dxa"/>
          </w:tcPr>
          <w:p w14:paraId="74496AE8" w14:textId="64155AF8" w:rsidR="00517559" w:rsidRPr="00517559" w:rsidRDefault="00517559" w:rsidP="00F05C2A">
            <w:pPr>
              <w:tabs>
                <w:tab w:val="left" w:pos="1213"/>
              </w:tabs>
              <w:cnfStyle w:val="000000000000" w:firstRow="0" w:lastRow="0" w:firstColumn="0" w:lastColumn="0" w:oddVBand="0" w:evenVBand="0" w:oddHBand="0" w:evenHBand="0" w:firstRowFirstColumn="0" w:firstRowLastColumn="0" w:lastRowFirstColumn="0" w:lastRowLastColumn="0"/>
            </w:pPr>
            <w:r w:rsidRPr="0080677A">
              <w:t>Vård och omsorgsutövare</w:t>
            </w:r>
            <w:r>
              <w:t>.person namn</w:t>
            </w:r>
          </w:p>
        </w:tc>
        <w:tc>
          <w:tcPr>
            <w:tcW w:w="2699" w:type="dxa"/>
          </w:tcPr>
          <w:p w14:paraId="731B80FB" w14:textId="6B5EB151" w:rsidR="00517559" w:rsidRPr="002F21D5" w:rsidRDefault="00517559" w:rsidP="00F05C2A">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Pr>
                <w:szCs w:val="20"/>
                <w:lang w:val="en-US"/>
              </w:rPr>
              <w:t>name</w:t>
            </w:r>
          </w:p>
        </w:tc>
        <w:tc>
          <w:tcPr>
            <w:tcW w:w="2162" w:type="dxa"/>
          </w:tcPr>
          <w:p w14:paraId="01301B11" w14:textId="2AC5561B" w:rsidR="00517559" w:rsidRPr="002F21D5" w:rsidRDefault="00517559" w:rsidP="00F05C2A">
            <w:pPr>
              <w:cnfStyle w:val="000000000000" w:firstRow="0" w:lastRow="0" w:firstColumn="0" w:lastColumn="0" w:oddVBand="0" w:evenVBand="0" w:oddHBand="0" w:evenHBand="0" w:firstRowFirstColumn="0" w:firstRowLastColumn="0" w:lastRowFirstColumn="0" w:lastRowLastColumn="0"/>
              <w:rPr>
                <w:bCs/>
                <w:lang w:val="en-US"/>
              </w:rPr>
            </w:pPr>
            <w:r>
              <w:rPr>
                <w:szCs w:val="20"/>
                <w:lang w:val="en-US"/>
              </w:rPr>
              <w:t>String</w:t>
            </w:r>
          </w:p>
        </w:tc>
      </w:tr>
      <w:tr w:rsidR="00EF13EA" w:rsidRPr="002F21D5" w14:paraId="5FFFCF7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19688C87" w14:textId="0F99F614" w:rsidR="00EF13EA" w:rsidRPr="002F21D5" w:rsidRDefault="00EF13EA" w:rsidP="00F05C2A">
            <w:pPr>
              <w:tabs>
                <w:tab w:val="left" w:pos="1213"/>
              </w:tabs>
              <w:rPr>
                <w:lang w:val="en-US"/>
              </w:rPr>
            </w:pPr>
            <w:r w:rsidRPr="002F21D5">
              <w:rPr>
                <w:szCs w:val="20"/>
                <w:lang w:val="en-US"/>
              </w:rPr>
              <w:t>Patient</w:t>
            </w:r>
          </w:p>
        </w:tc>
        <w:tc>
          <w:tcPr>
            <w:tcW w:w="2699" w:type="dxa"/>
          </w:tcPr>
          <w:p w14:paraId="68D0000E" w14:textId="77777777" w:rsidR="00EF13EA" w:rsidRPr="002F21D5" w:rsidRDefault="00EF13EA"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p>
        </w:tc>
        <w:tc>
          <w:tcPr>
            <w:tcW w:w="2699" w:type="dxa"/>
          </w:tcPr>
          <w:p w14:paraId="5DA602BC" w14:textId="1533BEB1" w:rsidR="00EF13EA" w:rsidRPr="002F21D5" w:rsidRDefault="0060284C"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60284C">
              <w:rPr>
                <w:b/>
                <w:lang w:val="en-US"/>
              </w:rPr>
              <w:t>patient</w:t>
            </w:r>
          </w:p>
        </w:tc>
        <w:tc>
          <w:tcPr>
            <w:tcW w:w="2162" w:type="dxa"/>
          </w:tcPr>
          <w:p w14:paraId="44C3D604" w14:textId="29C2152D" w:rsidR="00EF13EA" w:rsidRPr="002F21D5" w:rsidRDefault="0060284C" w:rsidP="00F05C2A">
            <w:pPr>
              <w:cnfStyle w:val="000000100000" w:firstRow="0" w:lastRow="0" w:firstColumn="0" w:lastColumn="0" w:oddVBand="0" w:evenVBand="0" w:oddHBand="1" w:evenHBand="0" w:firstRowFirstColumn="0" w:firstRowLastColumn="0" w:lastRowFirstColumn="0" w:lastRowLastColumn="0"/>
              <w:rPr>
                <w:b/>
                <w:bCs/>
                <w:lang w:val="en-US"/>
              </w:rPr>
            </w:pPr>
            <w:r w:rsidRPr="002F21D5">
              <w:rPr>
                <w:b/>
                <w:lang w:val="en-US"/>
              </w:rPr>
              <w:t>SimplePatientType</w:t>
            </w:r>
          </w:p>
        </w:tc>
      </w:tr>
      <w:tr w:rsidR="0060284C" w:rsidRPr="002F21D5" w14:paraId="3081D850"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72A3220B" w14:textId="3BAE0266" w:rsidR="0060284C" w:rsidRPr="002F21D5" w:rsidRDefault="0060284C" w:rsidP="00F05C2A">
            <w:pPr>
              <w:tabs>
                <w:tab w:val="left" w:pos="1213"/>
              </w:tabs>
              <w:rPr>
                <w:b w:val="0"/>
                <w:lang w:val="en-US"/>
              </w:rPr>
            </w:pPr>
            <w:r w:rsidRPr="00270273">
              <w:rPr>
                <w:b w:val="0"/>
                <w:szCs w:val="20"/>
                <w:lang w:val="en-US"/>
              </w:rPr>
              <w:t>person-id</w:t>
            </w:r>
          </w:p>
        </w:tc>
        <w:tc>
          <w:tcPr>
            <w:tcW w:w="2699" w:type="dxa"/>
          </w:tcPr>
          <w:p w14:paraId="08E1DA53" w14:textId="739E2293" w:rsidR="0060284C" w:rsidRPr="002F21D5" w:rsidRDefault="0060284C" w:rsidP="00F05C2A">
            <w:pPr>
              <w:tabs>
                <w:tab w:val="left" w:pos="1213"/>
              </w:tabs>
              <w:cnfStyle w:val="000000000000" w:firstRow="0" w:lastRow="0" w:firstColumn="0" w:lastColumn="0" w:oddVBand="0" w:evenVBand="0" w:oddHBand="0" w:evenHBand="0" w:firstRowFirstColumn="0" w:firstRowLastColumn="0" w:lastRowFirstColumn="0" w:lastRowLastColumn="0"/>
              <w:rPr>
                <w:lang w:val="en-US"/>
              </w:rPr>
            </w:pPr>
            <w:r w:rsidRPr="00270273">
              <w:t>Patient</w:t>
            </w:r>
            <w:proofErr w:type="gramStart"/>
            <w:r w:rsidRPr="00270273">
              <w:t>.Person</w:t>
            </w:r>
            <w:proofErr w:type="gramEnd"/>
            <w:r w:rsidRPr="00270273">
              <w:t>-id</w:t>
            </w:r>
          </w:p>
        </w:tc>
        <w:tc>
          <w:tcPr>
            <w:tcW w:w="2699" w:type="dxa"/>
          </w:tcPr>
          <w:p w14:paraId="6B937FA4" w14:textId="0CEB3757" w:rsidR="0060284C" w:rsidRPr="002F21D5" w:rsidRDefault="0060284C" w:rsidP="00F05C2A">
            <w:pPr>
              <w:tabs>
                <w:tab w:val="left" w:pos="1213"/>
              </w:tabs>
              <w:cnfStyle w:val="000000000000" w:firstRow="0" w:lastRow="0" w:firstColumn="0" w:lastColumn="0" w:oddVBand="0" w:evenVBand="0" w:oddHBand="0" w:evenHBand="0" w:firstRowFirstColumn="0" w:firstRowLastColumn="0" w:lastRowFirstColumn="0" w:lastRowLastColumn="0"/>
              <w:rPr>
                <w:bCs/>
                <w:lang w:val="en-US"/>
              </w:rPr>
            </w:pPr>
            <w:r w:rsidRPr="00357CFB">
              <w:rPr>
                <w:szCs w:val="20"/>
                <w:lang w:val="en-US"/>
              </w:rPr>
              <w:t>personId</w:t>
            </w:r>
          </w:p>
        </w:tc>
        <w:tc>
          <w:tcPr>
            <w:tcW w:w="2162" w:type="dxa"/>
          </w:tcPr>
          <w:p w14:paraId="1494A1BB" w14:textId="1A3F751F" w:rsidR="0060284C" w:rsidRPr="002F21D5" w:rsidRDefault="0060284C" w:rsidP="00F05C2A">
            <w:pPr>
              <w:cnfStyle w:val="000000000000" w:firstRow="0" w:lastRow="0" w:firstColumn="0" w:lastColumn="0" w:oddVBand="0" w:evenVBand="0" w:oddHBand="0" w:evenHBand="0" w:firstRowFirstColumn="0" w:firstRowLastColumn="0" w:lastRowFirstColumn="0" w:lastRowLastColumn="0"/>
              <w:rPr>
                <w:bCs/>
                <w:lang w:val="en-US"/>
              </w:rPr>
            </w:pPr>
            <w:r w:rsidRPr="00136521">
              <w:rPr>
                <w:bCs/>
                <w:lang w:val="en-US"/>
              </w:rPr>
              <w:t>PersonIdType</w:t>
            </w:r>
          </w:p>
        </w:tc>
      </w:tr>
      <w:tr w:rsidR="0060284C" w:rsidRPr="002F21D5" w14:paraId="0B438FE8"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69187A47" w14:textId="487422E3" w:rsidR="0060284C" w:rsidRPr="002F21D5" w:rsidRDefault="0060284C" w:rsidP="00F05C2A">
            <w:pPr>
              <w:tabs>
                <w:tab w:val="left" w:pos="1213"/>
              </w:tabs>
              <w:rPr>
                <w:b w:val="0"/>
                <w:lang w:val="en-US"/>
              </w:rPr>
            </w:pPr>
            <w:r w:rsidRPr="00270273">
              <w:rPr>
                <w:b w:val="0"/>
                <w:szCs w:val="20"/>
                <w:lang w:val="en-US"/>
              </w:rPr>
              <w:t>namn</w:t>
            </w:r>
          </w:p>
        </w:tc>
        <w:tc>
          <w:tcPr>
            <w:tcW w:w="2699" w:type="dxa"/>
          </w:tcPr>
          <w:p w14:paraId="0D7C5F1E" w14:textId="5EA853C3" w:rsidR="0060284C" w:rsidRPr="002F21D5" w:rsidRDefault="0049698E" w:rsidP="00F05C2A">
            <w:pPr>
              <w:tabs>
                <w:tab w:val="left" w:pos="1213"/>
              </w:tabs>
              <w:cnfStyle w:val="000000100000" w:firstRow="0" w:lastRow="0" w:firstColumn="0" w:lastColumn="0" w:oddVBand="0" w:evenVBand="0" w:oddHBand="1" w:evenHBand="0" w:firstRowFirstColumn="0" w:firstRowLastColumn="0" w:lastRowFirstColumn="0" w:lastRowLastColumn="0"/>
            </w:pPr>
            <w:r>
              <w:t xml:space="preserve">Patient. </w:t>
            </w:r>
            <w:proofErr w:type="gramStart"/>
            <w:r>
              <w:t>mellannamn  +</w:t>
            </w:r>
            <w:proofErr w:type="gramEnd"/>
            <w:r>
              <w:t xml:space="preserve"> Patient. efternamn + P</w:t>
            </w:r>
            <w:r w:rsidR="0060284C" w:rsidRPr="00270273">
              <w:t>atient. förnamn</w:t>
            </w:r>
          </w:p>
        </w:tc>
        <w:tc>
          <w:tcPr>
            <w:tcW w:w="2699" w:type="dxa"/>
          </w:tcPr>
          <w:p w14:paraId="0DB80934" w14:textId="6F7A5C96" w:rsidR="0060284C" w:rsidRPr="002F21D5" w:rsidRDefault="0060284C" w:rsidP="00F05C2A">
            <w:pPr>
              <w:tabs>
                <w:tab w:val="left" w:pos="1213"/>
              </w:tabs>
              <w:cnfStyle w:val="000000100000" w:firstRow="0" w:lastRow="0" w:firstColumn="0" w:lastColumn="0" w:oddVBand="0" w:evenVBand="0" w:oddHBand="1" w:evenHBand="0" w:firstRowFirstColumn="0" w:firstRowLastColumn="0" w:lastRowFirstColumn="0" w:lastRowLastColumn="0"/>
              <w:rPr>
                <w:lang w:val="en-US"/>
              </w:rPr>
            </w:pPr>
            <w:r>
              <w:rPr>
                <w:szCs w:val="20"/>
                <w:lang w:val="en-US"/>
              </w:rPr>
              <w:t>name</w:t>
            </w:r>
          </w:p>
        </w:tc>
        <w:tc>
          <w:tcPr>
            <w:tcW w:w="2162" w:type="dxa"/>
          </w:tcPr>
          <w:p w14:paraId="6845CA8F" w14:textId="443EDCBB" w:rsidR="0060284C" w:rsidRPr="002F21D5" w:rsidRDefault="0060284C" w:rsidP="00F05C2A">
            <w:pPr>
              <w:cnfStyle w:val="000000100000" w:firstRow="0" w:lastRow="0" w:firstColumn="0" w:lastColumn="0" w:oddVBand="0" w:evenVBand="0" w:oddHBand="1" w:evenHBand="0" w:firstRowFirstColumn="0" w:firstRowLastColumn="0" w:lastRowFirstColumn="0" w:lastRowLastColumn="0"/>
              <w:rPr>
                <w:bCs/>
              </w:rPr>
            </w:pPr>
            <w:r>
              <w:rPr>
                <w:szCs w:val="20"/>
                <w:lang w:val="en-US"/>
              </w:rPr>
              <w:t>String</w:t>
            </w:r>
          </w:p>
        </w:tc>
      </w:tr>
      <w:tr w:rsidR="00EF13EA" w:rsidRPr="002F21D5" w14:paraId="71BA91EA"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110B8BE6" w14:textId="11C51D3F" w:rsidR="00EF13EA" w:rsidRPr="002F21D5" w:rsidRDefault="002F21D5" w:rsidP="00F05C2A">
            <w:pPr>
              <w:tabs>
                <w:tab w:val="left" w:pos="1213"/>
              </w:tabs>
              <w:rPr>
                <w:lang w:val="en-US"/>
              </w:rPr>
            </w:pPr>
            <w:r w:rsidRPr="002F21D5">
              <w:rPr>
                <w:lang w:val="en-US"/>
              </w:rPr>
              <w:t>Remiss</w:t>
            </w:r>
          </w:p>
        </w:tc>
        <w:tc>
          <w:tcPr>
            <w:tcW w:w="2699" w:type="dxa"/>
          </w:tcPr>
          <w:p w14:paraId="49813F2C" w14:textId="77777777"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699" w:type="dxa"/>
          </w:tcPr>
          <w:p w14:paraId="38C8188E" w14:textId="3348318C" w:rsidR="00EF13EA" w:rsidRPr="002F21D5" w:rsidRDefault="00EF13EA"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p>
        </w:tc>
        <w:tc>
          <w:tcPr>
            <w:tcW w:w="2162" w:type="dxa"/>
          </w:tcPr>
          <w:p w14:paraId="6F62C185" w14:textId="77777777" w:rsidR="00EF13EA" w:rsidRPr="002F21D5" w:rsidRDefault="00EF13EA" w:rsidP="00F05C2A">
            <w:pPr>
              <w:cnfStyle w:val="000000000000" w:firstRow="0" w:lastRow="0" w:firstColumn="0" w:lastColumn="0" w:oddVBand="0" w:evenVBand="0" w:oddHBand="0" w:evenHBand="0" w:firstRowFirstColumn="0" w:firstRowLastColumn="0" w:lastRowFirstColumn="0" w:lastRowLastColumn="0"/>
              <w:rPr>
                <w:b/>
                <w:bCs/>
                <w:lang w:val="en-US"/>
              </w:rPr>
            </w:pPr>
          </w:p>
        </w:tc>
      </w:tr>
      <w:tr w:rsidR="0049698E" w:rsidRPr="002F21D5" w14:paraId="0EDEF3A5"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2B25A466" w14:textId="602C92E3" w:rsidR="0049698E" w:rsidRPr="002F21D5" w:rsidRDefault="0049698E" w:rsidP="00F05C2A">
            <w:pPr>
              <w:tabs>
                <w:tab w:val="left" w:pos="1213"/>
              </w:tabs>
              <w:rPr>
                <w:b w:val="0"/>
                <w:szCs w:val="20"/>
                <w:lang w:val="en-US"/>
              </w:rPr>
            </w:pPr>
            <w:r w:rsidRPr="00270273">
              <w:rPr>
                <w:b w:val="0"/>
                <w:szCs w:val="20"/>
                <w:lang w:val="en-US"/>
              </w:rPr>
              <w:lastRenderedPageBreak/>
              <w:t>remiss-id</w:t>
            </w:r>
          </w:p>
        </w:tc>
        <w:tc>
          <w:tcPr>
            <w:tcW w:w="2699" w:type="dxa"/>
          </w:tcPr>
          <w:p w14:paraId="5E20B5FE" w14:textId="06A0C5AE" w:rsidR="0049698E" w:rsidRPr="002F21D5" w:rsidRDefault="0049698E"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t>F</w:t>
            </w:r>
            <w:r w:rsidRPr="00270273">
              <w:t>ramställan.framställan_id</w:t>
            </w:r>
          </w:p>
        </w:tc>
        <w:tc>
          <w:tcPr>
            <w:tcW w:w="2699" w:type="dxa"/>
          </w:tcPr>
          <w:p w14:paraId="27F2C26B" w14:textId="4AB614AB" w:rsidR="0049698E" w:rsidRPr="002F21D5" w:rsidRDefault="0049698E"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DE2EE4">
              <w:rPr>
                <w:szCs w:val="20"/>
                <w:lang w:val="en-US"/>
              </w:rPr>
              <w:t>requestId</w:t>
            </w:r>
          </w:p>
        </w:tc>
        <w:tc>
          <w:tcPr>
            <w:tcW w:w="2162" w:type="dxa"/>
          </w:tcPr>
          <w:p w14:paraId="271940FD" w14:textId="4643C813" w:rsidR="0049698E" w:rsidRPr="002F21D5" w:rsidRDefault="0049698E" w:rsidP="00F05C2A">
            <w:pPr>
              <w:cnfStyle w:val="000000100000" w:firstRow="0" w:lastRow="0" w:firstColumn="0" w:lastColumn="0" w:oddVBand="0" w:evenVBand="0" w:oddHBand="1" w:evenHBand="0" w:firstRowFirstColumn="0" w:firstRowLastColumn="0" w:lastRowFirstColumn="0" w:lastRowLastColumn="0"/>
              <w:rPr>
                <w:b/>
                <w:bCs/>
                <w:lang w:val="en-US"/>
              </w:rPr>
            </w:pPr>
            <w:r w:rsidRPr="00136521">
              <w:rPr>
                <w:bCs/>
                <w:lang w:val="en-US"/>
              </w:rPr>
              <w:t>RequestIdType</w:t>
            </w:r>
          </w:p>
        </w:tc>
      </w:tr>
      <w:tr w:rsidR="0049698E" w:rsidRPr="002F21D5" w14:paraId="1F0C5421" w14:textId="77777777" w:rsidTr="00EF13EA">
        <w:trPr>
          <w:trHeight w:val="284"/>
        </w:trPr>
        <w:tc>
          <w:tcPr>
            <w:cnfStyle w:val="001000000000" w:firstRow="0" w:lastRow="0" w:firstColumn="1" w:lastColumn="0" w:oddVBand="0" w:evenVBand="0" w:oddHBand="0" w:evenHBand="0" w:firstRowFirstColumn="0" w:firstRowLastColumn="0" w:lastRowFirstColumn="0" w:lastRowLastColumn="0"/>
            <w:tcW w:w="2699" w:type="dxa"/>
          </w:tcPr>
          <w:p w14:paraId="4A267217" w14:textId="0465AB9C" w:rsidR="0049698E" w:rsidRPr="002F21D5" w:rsidRDefault="0049698E" w:rsidP="00F05C2A">
            <w:pPr>
              <w:tabs>
                <w:tab w:val="left" w:pos="1213"/>
              </w:tabs>
              <w:rPr>
                <w:b w:val="0"/>
                <w:szCs w:val="20"/>
                <w:lang w:val="en-US"/>
              </w:rPr>
            </w:pPr>
            <w:r w:rsidRPr="006D5C79">
              <w:rPr>
                <w:b w:val="0"/>
                <w:bCs w:val="0"/>
                <w:szCs w:val="20"/>
                <w:lang w:val="en-US"/>
              </w:rPr>
              <w:t>r</w:t>
            </w:r>
            <w:r w:rsidRPr="006D5C79">
              <w:rPr>
                <w:b w:val="0"/>
                <w:szCs w:val="20"/>
                <w:lang w:val="en-US"/>
              </w:rPr>
              <w:t>emisstyp</w:t>
            </w:r>
          </w:p>
        </w:tc>
        <w:tc>
          <w:tcPr>
            <w:tcW w:w="2699" w:type="dxa"/>
          </w:tcPr>
          <w:p w14:paraId="3FF3BFA3" w14:textId="4B7544D5" w:rsidR="0049698E" w:rsidRPr="002F21D5" w:rsidRDefault="0049698E"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6D5C79">
              <w:t>Framställan.framställan typ</w:t>
            </w:r>
          </w:p>
        </w:tc>
        <w:tc>
          <w:tcPr>
            <w:tcW w:w="2699" w:type="dxa"/>
          </w:tcPr>
          <w:p w14:paraId="050B9D8B" w14:textId="6CDE6BF4" w:rsidR="0049698E" w:rsidRPr="002F21D5" w:rsidRDefault="0049698E" w:rsidP="00F05C2A">
            <w:pPr>
              <w:tabs>
                <w:tab w:val="left" w:pos="1213"/>
              </w:tabs>
              <w:cnfStyle w:val="000000000000" w:firstRow="0" w:lastRow="0" w:firstColumn="0" w:lastColumn="0" w:oddVBand="0" w:evenVBand="0" w:oddHBand="0" w:evenHBand="0" w:firstRowFirstColumn="0" w:firstRowLastColumn="0" w:lastRowFirstColumn="0" w:lastRowLastColumn="0"/>
              <w:rPr>
                <w:b/>
                <w:lang w:val="en-US"/>
              </w:rPr>
            </w:pPr>
            <w:r w:rsidRPr="006D5C79">
              <w:rPr>
                <w:bCs/>
                <w:szCs w:val="20"/>
                <w:lang w:val="en-US"/>
              </w:rPr>
              <w:t>typeOfRequest</w:t>
            </w:r>
          </w:p>
        </w:tc>
        <w:tc>
          <w:tcPr>
            <w:tcW w:w="2162" w:type="dxa"/>
          </w:tcPr>
          <w:p w14:paraId="29A7A25B" w14:textId="2BE061E8" w:rsidR="0049698E" w:rsidRPr="002F21D5" w:rsidRDefault="0049698E" w:rsidP="00F05C2A">
            <w:pPr>
              <w:cnfStyle w:val="000000000000" w:firstRow="0" w:lastRow="0" w:firstColumn="0" w:lastColumn="0" w:oddVBand="0" w:evenVBand="0" w:oddHBand="0" w:evenHBand="0" w:firstRowFirstColumn="0" w:firstRowLastColumn="0" w:lastRowFirstColumn="0" w:lastRowLastColumn="0"/>
              <w:rPr>
                <w:b/>
                <w:bCs/>
                <w:lang w:val="en-US"/>
              </w:rPr>
            </w:pPr>
            <w:r w:rsidRPr="006D5C79">
              <w:rPr>
                <w:bCs/>
                <w:lang w:val="en-US"/>
              </w:rPr>
              <w:t>codeForRequestType</w:t>
            </w:r>
          </w:p>
        </w:tc>
      </w:tr>
      <w:tr w:rsidR="00412548" w:rsidRPr="002F21D5" w14:paraId="22B534BD" w14:textId="77777777" w:rsidTr="00EF13E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99" w:type="dxa"/>
          </w:tcPr>
          <w:p w14:paraId="35AD58AD" w14:textId="698C85B7" w:rsidR="00412548" w:rsidRPr="002F21D5" w:rsidRDefault="00412548" w:rsidP="00F05C2A">
            <w:pPr>
              <w:tabs>
                <w:tab w:val="left" w:pos="1213"/>
              </w:tabs>
              <w:rPr>
                <w:b w:val="0"/>
                <w:szCs w:val="20"/>
                <w:lang w:val="en-US"/>
              </w:rPr>
            </w:pPr>
            <w:r w:rsidRPr="006D5C79">
              <w:rPr>
                <w:b w:val="0"/>
                <w:szCs w:val="20"/>
              </w:rPr>
              <w:t>versionstidpunkt</w:t>
            </w:r>
          </w:p>
        </w:tc>
        <w:tc>
          <w:tcPr>
            <w:tcW w:w="2699" w:type="dxa"/>
          </w:tcPr>
          <w:p w14:paraId="562FAE21" w14:textId="4EF2B3A4" w:rsidR="00412548" w:rsidRPr="00412548" w:rsidRDefault="00412548" w:rsidP="00F05C2A">
            <w:pPr>
              <w:tabs>
                <w:tab w:val="left" w:pos="1213"/>
              </w:tabs>
              <w:cnfStyle w:val="000000100000" w:firstRow="0" w:lastRow="0" w:firstColumn="0" w:lastColumn="0" w:oddVBand="0" w:evenVBand="0" w:oddHBand="1" w:evenHBand="0" w:firstRowFirstColumn="0" w:firstRowLastColumn="0" w:lastRowFirstColumn="0" w:lastRowLastColumn="0"/>
              <w:rPr>
                <w:b/>
              </w:rPr>
            </w:pPr>
            <w:r w:rsidRPr="00C11300">
              <w:rPr>
                <w:rFonts w:cs="Arial"/>
                <w:i/>
                <w:color w:val="FF0000"/>
                <w:szCs w:val="20"/>
              </w:rPr>
              <w:t>Saknar motsvarighet i V-TIM 2.2</w:t>
            </w:r>
          </w:p>
        </w:tc>
        <w:tc>
          <w:tcPr>
            <w:tcW w:w="2699" w:type="dxa"/>
          </w:tcPr>
          <w:p w14:paraId="7E380B31" w14:textId="4FE28593" w:rsidR="00412548" w:rsidRPr="002F21D5" w:rsidRDefault="00412548" w:rsidP="00F05C2A">
            <w:pPr>
              <w:tabs>
                <w:tab w:val="left" w:pos="1213"/>
              </w:tabs>
              <w:cnfStyle w:val="000000100000" w:firstRow="0" w:lastRow="0" w:firstColumn="0" w:lastColumn="0" w:oddVBand="0" w:evenVBand="0" w:oddHBand="1" w:evenHBand="0" w:firstRowFirstColumn="0" w:firstRowLastColumn="0" w:lastRowFirstColumn="0" w:lastRowLastColumn="0"/>
              <w:rPr>
                <w:b/>
                <w:lang w:val="en-US"/>
              </w:rPr>
            </w:pPr>
            <w:r w:rsidRPr="006D5C79">
              <w:rPr>
                <w:bCs/>
                <w:szCs w:val="20"/>
              </w:rPr>
              <w:t>versionTimeStamp</w:t>
            </w:r>
          </w:p>
        </w:tc>
        <w:tc>
          <w:tcPr>
            <w:tcW w:w="2162" w:type="dxa"/>
          </w:tcPr>
          <w:p w14:paraId="47124386" w14:textId="402B40ED" w:rsidR="00412548" w:rsidRPr="002F21D5" w:rsidRDefault="00412548" w:rsidP="00F05C2A">
            <w:pPr>
              <w:cnfStyle w:val="000000100000" w:firstRow="0" w:lastRow="0" w:firstColumn="0" w:lastColumn="0" w:oddVBand="0" w:evenVBand="0" w:oddHBand="1" w:evenHBand="0" w:firstRowFirstColumn="0" w:firstRowLastColumn="0" w:lastRowFirstColumn="0" w:lastRowLastColumn="0"/>
              <w:rPr>
                <w:b/>
                <w:bCs/>
                <w:lang w:val="en-US"/>
              </w:rPr>
            </w:pPr>
            <w:r>
              <w:t>T</w:t>
            </w:r>
            <w:r w:rsidRPr="006D5C79">
              <w:t>imeStampType</w:t>
            </w:r>
          </w:p>
        </w:tc>
      </w:tr>
    </w:tbl>
    <w:p w14:paraId="04A9DAF9" w14:textId="77777777" w:rsidR="00274854" w:rsidRPr="00BA5CE4" w:rsidRDefault="00274854" w:rsidP="00BA5CE4">
      <w:pPr>
        <w:rPr>
          <w:lang w:val="en-US"/>
        </w:rPr>
      </w:pPr>
    </w:p>
    <w:p w14:paraId="11DB87F9" w14:textId="77777777" w:rsidR="00E06BFC" w:rsidRDefault="00E06BFC" w:rsidP="00C71B73">
      <w:pPr>
        <w:pStyle w:val="Liststycke"/>
        <w:rPr>
          <w:lang w:val="en-US"/>
        </w:rPr>
      </w:pPr>
    </w:p>
    <w:p w14:paraId="334BF95B" w14:textId="77777777" w:rsidR="00274854" w:rsidRPr="00462E4F" w:rsidRDefault="00274854" w:rsidP="00C71B73">
      <w:pPr>
        <w:pStyle w:val="Liststycke"/>
        <w:rPr>
          <w:lang w:val="en-US"/>
        </w:rPr>
      </w:pPr>
    </w:p>
    <w:p w14:paraId="153265AB" w14:textId="533628C1" w:rsidR="00E412FF" w:rsidRDefault="00E412FF" w:rsidP="00C71B73">
      <w:pPr>
        <w:pStyle w:val="Rubrik3"/>
      </w:pPr>
      <w:bookmarkStart w:id="91" w:name="_Toc403589797"/>
      <w:r w:rsidRPr="00462E4F">
        <w:rPr>
          <w:lang w:val="en-US"/>
        </w:rPr>
        <w:t>GetRequ</w:t>
      </w:r>
      <w:r>
        <w:t>estInstruction</w:t>
      </w:r>
      <w:bookmarkEnd w:id="91"/>
    </w:p>
    <w:p w14:paraId="54A47D92" w14:textId="77777777" w:rsidR="00E412FF" w:rsidRDefault="00E412FF" w:rsidP="0039481C"/>
    <w:p w14:paraId="08BCEF54" w14:textId="49E2DC22" w:rsidR="005738C9" w:rsidRDefault="00C716BA" w:rsidP="0039481C">
      <w:r>
        <w:t xml:space="preserve">Denna interaktion presenteras inte som en modell eftersom den endast innehåller en enkel begäran och returmeddelande. Se </w:t>
      </w:r>
      <w:r>
        <w:fldChar w:fldCharType="begin"/>
      </w:r>
      <w:r>
        <w:instrText xml:space="preserve"> REF _Ref400828125 \r \h </w:instrText>
      </w:r>
      <w:r>
        <w:fldChar w:fldCharType="separate"/>
      </w:r>
      <w:r>
        <w:t>6.5</w:t>
      </w:r>
      <w:r>
        <w:fldChar w:fldCharType="end"/>
      </w:r>
      <w:r>
        <w:t xml:space="preserve"> </w:t>
      </w:r>
      <w:r>
        <w:fldChar w:fldCharType="begin"/>
      </w:r>
      <w:r>
        <w:instrText xml:space="preserve"> REF _Ref400828146 \h </w:instrText>
      </w:r>
      <w:r>
        <w:fldChar w:fldCharType="separate"/>
      </w:r>
      <w:r w:rsidRPr="009147F4">
        <w:t>GetRequestInstruction</w:t>
      </w:r>
      <w:r>
        <w:fldChar w:fldCharType="end"/>
      </w:r>
      <w:r>
        <w:t xml:space="preserve"> för detaljerat innehåll.</w:t>
      </w:r>
    </w:p>
    <w:p w14:paraId="1963E6D2" w14:textId="77777777" w:rsidR="005738C9" w:rsidRDefault="005738C9">
      <w:pPr>
        <w:spacing w:line="240" w:lineRule="auto"/>
      </w:pPr>
      <w:r>
        <w:br w:type="page"/>
      </w:r>
    </w:p>
    <w:p w14:paraId="10A51F34" w14:textId="77777777" w:rsidR="00E412FF" w:rsidRDefault="00E412FF" w:rsidP="0039481C"/>
    <w:p w14:paraId="70DEFC10" w14:textId="77777777" w:rsidR="0039481C" w:rsidRDefault="0039481C" w:rsidP="0039481C">
      <w:bookmarkStart w:id="92" w:name="_Toc176141590"/>
      <w:bookmarkStart w:id="93" w:name="_Toc176141594"/>
      <w:bookmarkStart w:id="94" w:name="_Toc182360207"/>
      <w:bookmarkStart w:id="95" w:name="_Toc182360366"/>
      <w:bookmarkStart w:id="96" w:name="_Toc182362292"/>
      <w:bookmarkEnd w:id="92"/>
      <w:bookmarkEnd w:id="93"/>
      <w:bookmarkEnd w:id="94"/>
      <w:bookmarkEnd w:id="95"/>
      <w:bookmarkEnd w:id="96"/>
    </w:p>
    <w:p w14:paraId="3578D5D8" w14:textId="77777777" w:rsidR="0039481C" w:rsidRDefault="0039481C" w:rsidP="0039481C">
      <w:pPr>
        <w:pStyle w:val="Rubrik2"/>
      </w:pPr>
      <w:bookmarkStart w:id="97" w:name="_Toc357754857"/>
      <w:bookmarkStart w:id="98" w:name="_Toc243452567"/>
      <w:bookmarkStart w:id="99" w:name="_Toc403589798"/>
      <w:r>
        <w:t>Formatregler</w:t>
      </w:r>
      <w:bookmarkEnd w:id="97"/>
      <w:bookmarkEnd w:id="98"/>
      <w:bookmarkEnd w:id="99"/>
    </w:p>
    <w:p w14:paraId="77B085D3" w14:textId="29C6E577" w:rsidR="0039481C" w:rsidRPr="006C3087" w:rsidRDefault="0039481C" w:rsidP="0039481C">
      <w:pPr>
        <w:pStyle w:val="Rubrik3"/>
      </w:pPr>
      <w:bookmarkStart w:id="100" w:name="_Toc243452568"/>
      <w:bookmarkStart w:id="101" w:name="_Toc403589799"/>
      <w:r w:rsidRPr="006C3087">
        <w:t>Regel 1</w:t>
      </w:r>
      <w:bookmarkEnd w:id="100"/>
      <w:r w:rsidR="006C3087" w:rsidRPr="006C3087">
        <w:t xml:space="preserve"> Format för datum</w:t>
      </w:r>
      <w:bookmarkEnd w:id="101"/>
    </w:p>
    <w:p w14:paraId="00EFD209" w14:textId="77777777" w:rsidR="006C3087" w:rsidRPr="006C3087" w:rsidRDefault="006C3087" w:rsidP="006C3087">
      <w:pPr>
        <w:spacing w:line="240" w:lineRule="auto"/>
        <w:ind w:left="567"/>
      </w:pPr>
      <w:r w:rsidRPr="006C3087">
        <w:t>Datum anges alltid på formatet ”ÅÅÅÅMMDD”, vilket motsvarar den ISO 8601 och ISO 8824-kompatibla formatbeskrivningen ”YYYYMMDD”.</w:t>
      </w:r>
    </w:p>
    <w:p w14:paraId="0EB0F280" w14:textId="77777777" w:rsidR="006C3087" w:rsidRPr="006C3087" w:rsidRDefault="006C3087" w:rsidP="006C3087">
      <w:pPr>
        <w:spacing w:line="240" w:lineRule="auto"/>
        <w:ind w:left="567"/>
      </w:pPr>
    </w:p>
    <w:p w14:paraId="5B452E04" w14:textId="2794B84A" w:rsidR="006C3087" w:rsidRPr="006C3087" w:rsidRDefault="006C3087" w:rsidP="006C3087">
      <w:pPr>
        <w:pStyle w:val="Rubrik3"/>
      </w:pPr>
      <w:bookmarkStart w:id="102" w:name="_Toc403589800"/>
      <w:r w:rsidRPr="006C3087">
        <w:t>Regel 2 Format för tidpunkt</w:t>
      </w:r>
      <w:bookmarkEnd w:id="102"/>
    </w:p>
    <w:p w14:paraId="52F9FBFE" w14:textId="77777777" w:rsidR="006C3087" w:rsidRPr="006C3087" w:rsidRDefault="006C3087" w:rsidP="006C3087">
      <w:pPr>
        <w:spacing w:line="240" w:lineRule="auto"/>
        <w:ind w:left="1287"/>
      </w:pPr>
    </w:p>
    <w:p w14:paraId="0B594404" w14:textId="77777777" w:rsidR="006C3087" w:rsidRPr="006C3087" w:rsidRDefault="006C3087" w:rsidP="006C3087">
      <w:pPr>
        <w:spacing w:line="240" w:lineRule="auto"/>
        <w:ind w:left="567"/>
      </w:pPr>
      <w:r w:rsidRPr="006C3087">
        <w:t>Tidpunkter anges alltid på formatet ”ÅÅÅÅMMDDttmmss”, vilket motsvara den ISO 8601 och ISO 8824-kompatibla formatbeskrivningen ”YYYYMMDDhhmmss”.</w:t>
      </w:r>
    </w:p>
    <w:p w14:paraId="558C9EB2" w14:textId="77777777" w:rsidR="006C3087" w:rsidRPr="006C3087" w:rsidRDefault="006C3087" w:rsidP="006C3087">
      <w:pPr>
        <w:spacing w:line="240" w:lineRule="auto"/>
        <w:ind w:left="567"/>
      </w:pPr>
    </w:p>
    <w:p w14:paraId="7F001523" w14:textId="4E5DC4DF" w:rsidR="006C3087" w:rsidRPr="006C3087" w:rsidRDefault="006C3087" w:rsidP="006C3087">
      <w:pPr>
        <w:pStyle w:val="Rubrik3"/>
      </w:pPr>
      <w:bookmarkStart w:id="103" w:name="_Toc403589801"/>
      <w:r w:rsidRPr="006C3087">
        <w:t>Regel 3 Tidszon</w:t>
      </w:r>
      <w:bookmarkEnd w:id="103"/>
    </w:p>
    <w:p w14:paraId="08033B21" w14:textId="77777777" w:rsidR="006C3087" w:rsidRDefault="006C3087" w:rsidP="006C3087">
      <w:pPr>
        <w:spacing w:line="240" w:lineRule="auto"/>
        <w:ind w:left="1287"/>
      </w:pPr>
    </w:p>
    <w:p w14:paraId="7A930F63" w14:textId="77777777" w:rsidR="006C3087" w:rsidRDefault="006C3087" w:rsidP="006C3087">
      <w:pPr>
        <w:spacing w:line="240" w:lineRule="auto"/>
        <w:ind w:left="567"/>
      </w:pPr>
      <w:r>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7E567327" w14:textId="77777777" w:rsidR="006C3087" w:rsidRDefault="006C3087" w:rsidP="006C3087">
      <w:pPr>
        <w:spacing w:line="240" w:lineRule="auto"/>
        <w:ind w:left="567"/>
      </w:pPr>
    </w:p>
    <w:p w14:paraId="14433267" w14:textId="689066F9" w:rsidR="006C3087" w:rsidRPr="009C70A0" w:rsidRDefault="006C3087" w:rsidP="006C3087">
      <w:pPr>
        <w:pStyle w:val="Rubrik3"/>
      </w:pPr>
      <w:bookmarkStart w:id="104" w:name="_Toc403589802"/>
      <w:r w:rsidRPr="009C70A0">
        <w:t>Regel 4</w:t>
      </w:r>
      <w:bookmarkEnd w:id="104"/>
    </w:p>
    <w:p w14:paraId="4137C9BD" w14:textId="77777777" w:rsidR="006C3087" w:rsidRDefault="006C3087" w:rsidP="006C3087">
      <w:pPr>
        <w:spacing w:line="240" w:lineRule="auto"/>
        <w:ind w:left="1287"/>
      </w:pPr>
    </w:p>
    <w:p w14:paraId="76C24EAC" w14:textId="77777777" w:rsidR="006C3087" w:rsidRDefault="006C3087" w:rsidP="006C3087">
      <w:pPr>
        <w:spacing w:line="240" w:lineRule="auto"/>
        <w:ind w:left="567"/>
      </w:pPr>
      <w:r>
        <w:t xml:space="preserve">Ett ProcessRequestConfirmation med </w:t>
      </w:r>
      <w:r w:rsidRPr="00BB4AB2">
        <w:rPr>
          <w:i/>
        </w:rPr>
        <w:t>typeOfRequestOutcome</w:t>
      </w:r>
      <w:r>
        <w:t xml:space="preserve"> satt till KB (Komplettering begärd) från system B till system A skall följas upp med ett ProcessRequest med samma </w:t>
      </w:r>
      <w:r>
        <w:rPr>
          <w:i/>
        </w:rPr>
        <w:t>requestId</w:t>
      </w:r>
      <w:r>
        <w:t xml:space="preserve"> men med ett nytt </w:t>
      </w:r>
      <w:r>
        <w:rPr>
          <w:i/>
        </w:rPr>
        <w:t>versionNumber</w:t>
      </w:r>
      <w:r>
        <w:t xml:space="preserve"> samt med </w:t>
      </w:r>
      <w:r w:rsidRPr="008C0330">
        <w:rPr>
          <w:i/>
        </w:rPr>
        <w:t>r</w:t>
      </w:r>
      <w:r>
        <w:rPr>
          <w:i/>
        </w:rPr>
        <w:t>easonForVersion</w:t>
      </w:r>
      <w:r>
        <w:t xml:space="preserve"> satt till AR (Ändrad remiss) från system A till system B.</w:t>
      </w:r>
    </w:p>
    <w:p w14:paraId="3553D831" w14:textId="77777777" w:rsidR="006C3087" w:rsidRDefault="006C3087" w:rsidP="006C3087">
      <w:pPr>
        <w:spacing w:line="240" w:lineRule="auto"/>
        <w:ind w:left="567"/>
      </w:pPr>
    </w:p>
    <w:p w14:paraId="73EEE10F" w14:textId="7ECC6DEA" w:rsidR="006C3087" w:rsidRPr="009C70A0" w:rsidRDefault="006C3087" w:rsidP="006C3087">
      <w:pPr>
        <w:pStyle w:val="Rubrik3"/>
      </w:pPr>
      <w:bookmarkStart w:id="105" w:name="_Toc403589803"/>
      <w:r w:rsidRPr="009C70A0">
        <w:t>Regel 5</w:t>
      </w:r>
      <w:bookmarkEnd w:id="105"/>
    </w:p>
    <w:p w14:paraId="70F14B9E" w14:textId="77777777" w:rsidR="006C3087" w:rsidRDefault="006C3087" w:rsidP="006C3087">
      <w:pPr>
        <w:spacing w:line="240" w:lineRule="auto"/>
        <w:ind w:left="1287"/>
      </w:pPr>
    </w:p>
    <w:p w14:paraId="17510EE7" w14:textId="77777777" w:rsidR="006C3087" w:rsidRDefault="006C3087" w:rsidP="006C3087">
      <w:pPr>
        <w:spacing w:line="240" w:lineRule="auto"/>
        <w:ind w:left="567"/>
      </w:pPr>
      <w:r>
        <w:t xml:space="preserve">Ett ProcessRequest med </w:t>
      </w:r>
      <w:r>
        <w:rPr>
          <w:i/>
        </w:rPr>
        <w:t>reasonForVersion</w:t>
      </w:r>
      <w:r>
        <w:t xml:space="preserve"> satt till VR (Vidareskickad remiss) från System 2 (ursprunglig remissmottagare) till System 3 (ny remissmottagare) s</w:t>
      </w:r>
      <w:r w:rsidRPr="00D16542">
        <w:t>ka</w:t>
      </w:r>
      <w:r>
        <w:t xml:space="preserve">ll följas upp med ett ProcessRequestConfirmation med </w:t>
      </w:r>
      <w:r>
        <w:rPr>
          <w:i/>
        </w:rPr>
        <w:t>typeOfRequestOutcome</w:t>
      </w:r>
      <w:r>
        <w:t xml:space="preserve"> satt till BV (Besked om vidareskickning) från System 2 till System 1 (remittent).</w:t>
      </w:r>
    </w:p>
    <w:p w14:paraId="6C999269" w14:textId="77777777" w:rsidR="006C3087" w:rsidRDefault="006C3087" w:rsidP="006C3087">
      <w:pPr>
        <w:spacing w:line="240" w:lineRule="auto"/>
        <w:ind w:left="567"/>
      </w:pPr>
    </w:p>
    <w:p w14:paraId="2E3CF59C" w14:textId="77777777" w:rsidR="006C3087" w:rsidRDefault="006C3087" w:rsidP="006C3087">
      <w:pPr>
        <w:spacing w:line="240" w:lineRule="auto"/>
        <w:ind w:left="1287"/>
      </w:pPr>
    </w:p>
    <w:p w14:paraId="1E19B37B" w14:textId="77777777" w:rsidR="0039481C" w:rsidRPr="002F2D14" w:rsidRDefault="0039481C" w:rsidP="0039481C"/>
    <w:p w14:paraId="5B073D2A" w14:textId="77777777" w:rsidR="0039481C" w:rsidRDefault="0039481C" w:rsidP="0039481C">
      <w:pPr>
        <w:spacing w:line="240" w:lineRule="auto"/>
        <w:rPr>
          <w:rFonts w:eastAsia="Times New Roman"/>
          <w:bCs/>
          <w:sz w:val="30"/>
          <w:szCs w:val="28"/>
        </w:rPr>
      </w:pPr>
      <w:r>
        <w:br w:type="page"/>
      </w:r>
    </w:p>
    <w:p w14:paraId="3FC25909" w14:textId="77777777" w:rsidR="0039481C" w:rsidRDefault="0039481C" w:rsidP="0039481C">
      <w:pPr>
        <w:pStyle w:val="Rubrik1"/>
      </w:pPr>
      <w:bookmarkStart w:id="106" w:name="_Toc357754858"/>
      <w:bookmarkStart w:id="107" w:name="_Toc243452569"/>
      <w:bookmarkStart w:id="108" w:name="_Toc403589804"/>
      <w:r>
        <w:lastRenderedPageBreak/>
        <w:t>Tjänstekontrakt</w:t>
      </w:r>
      <w:bookmarkEnd w:id="83"/>
      <w:bookmarkEnd w:id="106"/>
      <w:bookmarkEnd w:id="107"/>
      <w:bookmarkEnd w:id="108"/>
    </w:p>
    <w:p w14:paraId="3B4F8C2C" w14:textId="77777777" w:rsidR="000E3FC1" w:rsidRDefault="000E3FC1" w:rsidP="00842167">
      <w:pPr>
        <w:pStyle w:val="Rubrik2"/>
      </w:pPr>
      <w:bookmarkStart w:id="109" w:name="_Toc263982749"/>
      <w:bookmarkStart w:id="110" w:name="_Toc403589805"/>
      <w:r>
        <w:t>ProcessRequest</w:t>
      </w:r>
      <w:bookmarkEnd w:id="109"/>
      <w:bookmarkEnd w:id="110"/>
      <w:r>
        <w:t xml:space="preserve"> </w:t>
      </w:r>
    </w:p>
    <w:p w14:paraId="600BF6F3" w14:textId="77777777" w:rsidR="000E3FC1" w:rsidRDefault="000E3FC1" w:rsidP="000E3FC1">
      <w:bookmarkStart w:id="111" w:name="_Toc243452571"/>
      <w:r>
        <w:t xml:space="preserve">ProcessRequest används för att skicka remiss från remittenten till remissmottagare. </w:t>
      </w:r>
    </w:p>
    <w:p w14:paraId="460DB7C5" w14:textId="77777777" w:rsidR="000E3FC1" w:rsidRDefault="000E3FC1" w:rsidP="000E3FC1">
      <w:r>
        <w:t>Tjänstekontraktets huvuddomän är "clinicalprocess", som hanterar alla underdomäner som handlar om tjänstekontrakt för att hjälpa till med hantering av den kliniska kärnprocessen.</w:t>
      </w:r>
    </w:p>
    <w:p w14:paraId="174FE533" w14:textId="77777777" w:rsidR="000E3FC1" w:rsidRDefault="000E3FC1" w:rsidP="000E3FC1">
      <w:r>
        <w:t>-</w:t>
      </w:r>
      <w:r>
        <w:tab/>
        <w:t>Underdomänen är "</w:t>
      </w:r>
      <w:proofErr w:type="gramStart"/>
      <w:r>
        <w:t>activity:request</w:t>
      </w:r>
      <w:proofErr w:type="gramEnd"/>
      <w:r>
        <w:t>", som grupperar alla tjänstekontrakt som handlar om att presentera och administrera information om remiss och tillhörande flöden.</w:t>
      </w:r>
    </w:p>
    <w:p w14:paraId="6F1886D4" w14:textId="77777777" w:rsidR="000E3FC1" w:rsidRDefault="000E3FC1" w:rsidP="000E3FC1">
      <w:r>
        <w:t xml:space="preserve">Namnrymden för tjänstekontraktet är: </w:t>
      </w:r>
      <w:proofErr w:type="gramStart"/>
      <w:r>
        <w:t>urn:riv</w:t>
      </w:r>
      <w:proofErr w:type="gramEnd"/>
      <w:r>
        <w:t>:clinicalprocess:activity:request</w:t>
      </w:r>
    </w:p>
    <w:p w14:paraId="1AF960CA" w14:textId="77777777" w:rsidR="000E3FC1" w:rsidRDefault="000E3FC1" w:rsidP="000E3FC1"/>
    <w:p w14:paraId="4E1D07B1" w14:textId="77777777" w:rsidR="0039481C" w:rsidRDefault="0039481C" w:rsidP="0039481C">
      <w:pPr>
        <w:pStyle w:val="Rubrik3"/>
      </w:pPr>
      <w:bookmarkStart w:id="112" w:name="_Toc403589806"/>
      <w:r>
        <w:t>Version</w:t>
      </w:r>
      <w:bookmarkEnd w:id="111"/>
      <w:bookmarkEnd w:id="112"/>
    </w:p>
    <w:p w14:paraId="4DEE863B" w14:textId="52711755" w:rsidR="0039481C" w:rsidRDefault="000E3FC1" w:rsidP="000E3FC1">
      <w:r>
        <w:t>1.0</w:t>
      </w:r>
    </w:p>
    <w:p w14:paraId="52A06305" w14:textId="77777777" w:rsidR="0039481C" w:rsidRPr="00C55071" w:rsidRDefault="0039481C" w:rsidP="0039481C"/>
    <w:p w14:paraId="6E038BA2" w14:textId="77777777" w:rsidR="0039481C" w:rsidRDefault="0039481C" w:rsidP="0039481C">
      <w:pPr>
        <w:pStyle w:val="Rubrik3"/>
      </w:pPr>
      <w:bookmarkStart w:id="113" w:name="_Toc243452572"/>
      <w:bookmarkStart w:id="114" w:name="_Toc403589807"/>
      <w:r>
        <w:t>Fältregler</w:t>
      </w:r>
      <w:bookmarkEnd w:id="113"/>
      <w:bookmarkEnd w:id="114"/>
    </w:p>
    <w:p w14:paraId="1910B75F" w14:textId="77777777" w:rsidR="0039481C" w:rsidRDefault="0039481C" w:rsidP="0039481C">
      <w:r>
        <w:t xml:space="preserve">Nedanstående tabell beskriver varje element i begäran och svar. Har namnet en * finns ytterligare regler för detta element och beskrivs mer i detalj i stycket Regler. </w:t>
      </w:r>
    </w:p>
    <w:p w14:paraId="3157722F" w14:textId="77777777" w:rsidR="0039481C" w:rsidRDefault="0039481C" w:rsidP="0039481C"/>
    <w:p w14:paraId="5F0257A9" w14:textId="77777777" w:rsidR="0039481C" w:rsidRDefault="0039481C" w:rsidP="0039481C"/>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1559"/>
        <w:gridCol w:w="3402"/>
        <w:gridCol w:w="851"/>
        <w:gridCol w:w="1417"/>
      </w:tblGrid>
      <w:tr w:rsidR="000E3FC1" w:rsidRPr="004E06B5" w14:paraId="2FCC4F96" w14:textId="77777777" w:rsidTr="000E3FC1">
        <w:tc>
          <w:tcPr>
            <w:tcW w:w="2694" w:type="dxa"/>
            <w:shd w:val="clear" w:color="auto" w:fill="D9D9D9" w:themeFill="background1" w:themeFillShade="D9"/>
          </w:tcPr>
          <w:p w14:paraId="5B685327" w14:textId="77777777" w:rsidR="000E3FC1" w:rsidRPr="000E3FC1" w:rsidRDefault="000E3FC1" w:rsidP="00D2697C">
            <w:pPr>
              <w:rPr>
                <w:b/>
              </w:rPr>
            </w:pPr>
            <w:r w:rsidRPr="000E3FC1">
              <w:rPr>
                <w:b/>
              </w:rPr>
              <w:t>Namn</w:t>
            </w:r>
          </w:p>
        </w:tc>
        <w:tc>
          <w:tcPr>
            <w:tcW w:w="1559" w:type="dxa"/>
            <w:shd w:val="clear" w:color="auto" w:fill="D9D9D9" w:themeFill="background1" w:themeFillShade="D9"/>
          </w:tcPr>
          <w:p w14:paraId="4C4AD436" w14:textId="77777777" w:rsidR="000E3FC1" w:rsidRPr="000E3FC1" w:rsidRDefault="000E3FC1" w:rsidP="00D2697C">
            <w:pPr>
              <w:rPr>
                <w:b/>
              </w:rPr>
            </w:pPr>
            <w:r w:rsidRPr="000E3FC1">
              <w:rPr>
                <w:b/>
              </w:rPr>
              <w:t>Typ</w:t>
            </w:r>
          </w:p>
        </w:tc>
        <w:tc>
          <w:tcPr>
            <w:tcW w:w="3402" w:type="dxa"/>
            <w:shd w:val="clear" w:color="auto" w:fill="D9D9D9" w:themeFill="background1" w:themeFillShade="D9"/>
          </w:tcPr>
          <w:p w14:paraId="6DBBFBAC" w14:textId="77777777" w:rsidR="000E3FC1" w:rsidRPr="000E3FC1" w:rsidRDefault="000E3FC1" w:rsidP="00D2697C">
            <w:pPr>
              <w:rPr>
                <w:b/>
              </w:rPr>
            </w:pPr>
            <w:r w:rsidRPr="000E3FC1">
              <w:rPr>
                <w:b/>
              </w:rPr>
              <w:t>Kommentar</w:t>
            </w:r>
          </w:p>
        </w:tc>
        <w:tc>
          <w:tcPr>
            <w:tcW w:w="851" w:type="dxa"/>
            <w:shd w:val="clear" w:color="auto" w:fill="D9D9D9" w:themeFill="background1" w:themeFillShade="D9"/>
          </w:tcPr>
          <w:p w14:paraId="5FB2F071" w14:textId="77777777" w:rsidR="000E3FC1" w:rsidRPr="000E3FC1" w:rsidRDefault="000E3FC1" w:rsidP="00D2697C">
            <w:pPr>
              <w:rPr>
                <w:b/>
              </w:rPr>
            </w:pPr>
            <w:r w:rsidRPr="000E3FC1">
              <w:rPr>
                <w:b/>
                <w:sz w:val="18"/>
              </w:rPr>
              <w:t>Kardi-nalitet</w:t>
            </w:r>
          </w:p>
        </w:tc>
        <w:tc>
          <w:tcPr>
            <w:tcW w:w="1417" w:type="dxa"/>
            <w:shd w:val="clear" w:color="auto" w:fill="D9D9D9" w:themeFill="background1" w:themeFillShade="D9"/>
          </w:tcPr>
          <w:p w14:paraId="6EBEFBBC" w14:textId="77777777" w:rsidR="000E3FC1" w:rsidRPr="000E3FC1" w:rsidRDefault="000E3FC1" w:rsidP="00D2697C">
            <w:pPr>
              <w:rPr>
                <w:b/>
              </w:rPr>
            </w:pPr>
            <w:r w:rsidRPr="000E3FC1">
              <w:rPr>
                <w:b/>
                <w:sz w:val="18"/>
              </w:rPr>
              <w:t xml:space="preserve">Kodverk/värde-mängd </w:t>
            </w:r>
            <w:r w:rsidRPr="000E3FC1">
              <w:rPr>
                <w:b/>
                <w:sz w:val="18"/>
              </w:rPr>
              <w:br/>
              <w:t>/ ev begränsningar</w:t>
            </w:r>
          </w:p>
        </w:tc>
      </w:tr>
      <w:tr w:rsidR="000E3FC1" w:rsidRPr="004E06B5" w14:paraId="78BC9F42" w14:textId="77777777" w:rsidTr="000E3FC1">
        <w:tc>
          <w:tcPr>
            <w:tcW w:w="2694" w:type="dxa"/>
          </w:tcPr>
          <w:p w14:paraId="4C1603BC" w14:textId="77777777" w:rsidR="000E3FC1" w:rsidRPr="00A71B49" w:rsidRDefault="000E3FC1" w:rsidP="00D2697C">
            <w:pPr>
              <w:rPr>
                <w:b/>
              </w:rPr>
            </w:pPr>
            <w:r w:rsidRPr="00A71B49">
              <w:rPr>
                <w:b/>
              </w:rPr>
              <w:t>Begäran</w:t>
            </w:r>
          </w:p>
        </w:tc>
        <w:tc>
          <w:tcPr>
            <w:tcW w:w="1559" w:type="dxa"/>
          </w:tcPr>
          <w:p w14:paraId="039A1FC3" w14:textId="77777777" w:rsidR="000E3FC1" w:rsidRPr="008771B1" w:rsidRDefault="000E3FC1" w:rsidP="00D2697C"/>
        </w:tc>
        <w:tc>
          <w:tcPr>
            <w:tcW w:w="3402" w:type="dxa"/>
          </w:tcPr>
          <w:p w14:paraId="4AC134DC" w14:textId="77777777" w:rsidR="000E3FC1" w:rsidRPr="008771B1" w:rsidRDefault="000E3FC1" w:rsidP="00D2697C"/>
        </w:tc>
        <w:tc>
          <w:tcPr>
            <w:tcW w:w="851" w:type="dxa"/>
          </w:tcPr>
          <w:p w14:paraId="7115BE86" w14:textId="77777777" w:rsidR="000E3FC1" w:rsidRPr="008771B1" w:rsidRDefault="000E3FC1" w:rsidP="00D2697C"/>
        </w:tc>
        <w:tc>
          <w:tcPr>
            <w:tcW w:w="1417" w:type="dxa"/>
          </w:tcPr>
          <w:p w14:paraId="6A3B1C61" w14:textId="77777777" w:rsidR="000E3FC1" w:rsidRPr="008771B1" w:rsidRDefault="000E3FC1" w:rsidP="00D2697C"/>
        </w:tc>
      </w:tr>
      <w:tr w:rsidR="000E3FC1" w:rsidRPr="00D10D9E" w14:paraId="59F16180" w14:textId="77777777" w:rsidTr="000E3FC1">
        <w:tc>
          <w:tcPr>
            <w:tcW w:w="2694" w:type="dxa"/>
          </w:tcPr>
          <w:p w14:paraId="7736A800" w14:textId="6FB51CD8" w:rsidR="000E3FC1" w:rsidRPr="00D528FA" w:rsidRDefault="00A90C37" w:rsidP="00D2697C">
            <w:r w:rsidRPr="0086079F">
              <w:t>R</w:t>
            </w:r>
            <w:r w:rsidR="000E3FC1" w:rsidRPr="0086079F">
              <w:t>equest</w:t>
            </w:r>
          </w:p>
        </w:tc>
        <w:tc>
          <w:tcPr>
            <w:tcW w:w="1559" w:type="dxa"/>
          </w:tcPr>
          <w:p w14:paraId="06D8001D" w14:textId="77777777" w:rsidR="000E3FC1" w:rsidRPr="005C0E25" w:rsidRDefault="000E3FC1" w:rsidP="00D2697C">
            <w:r w:rsidRPr="0086079F">
              <w:t>RequestType</w:t>
            </w:r>
          </w:p>
        </w:tc>
        <w:tc>
          <w:tcPr>
            <w:tcW w:w="3402" w:type="dxa"/>
          </w:tcPr>
          <w:p w14:paraId="2789129B" w14:textId="77777777" w:rsidR="000E3FC1" w:rsidRPr="00C9234D" w:rsidRDefault="000E3FC1" w:rsidP="00D2697C">
            <w:pPr>
              <w:rPr>
                <w:rFonts w:eastAsia="Times New Roman"/>
                <w:szCs w:val="20"/>
              </w:rPr>
            </w:pPr>
          </w:p>
        </w:tc>
        <w:tc>
          <w:tcPr>
            <w:tcW w:w="851" w:type="dxa"/>
          </w:tcPr>
          <w:p w14:paraId="509B9561" w14:textId="77777777" w:rsidR="000E3FC1" w:rsidRDefault="000E3FC1" w:rsidP="00D2697C"/>
        </w:tc>
        <w:tc>
          <w:tcPr>
            <w:tcW w:w="1417" w:type="dxa"/>
          </w:tcPr>
          <w:p w14:paraId="7BBE989B" w14:textId="77777777" w:rsidR="000E3FC1" w:rsidRPr="00A37C9E" w:rsidRDefault="000E3FC1" w:rsidP="00D2697C"/>
        </w:tc>
      </w:tr>
      <w:tr w:rsidR="000E3FC1" w:rsidRPr="00D10D9E" w14:paraId="05AC2515" w14:textId="77777777" w:rsidTr="000E3FC1">
        <w:tc>
          <w:tcPr>
            <w:tcW w:w="2694" w:type="dxa"/>
          </w:tcPr>
          <w:p w14:paraId="1C365A9F" w14:textId="77777777" w:rsidR="000E3FC1" w:rsidRPr="00D35D01" w:rsidRDefault="000E3FC1" w:rsidP="00D2697C">
            <w:pPr>
              <w:rPr>
                <w:b/>
              </w:rPr>
            </w:pPr>
            <w:r w:rsidRPr="00D35D01">
              <w:rPr>
                <w:b/>
              </w:rPr>
              <w:t>request.requestId</w:t>
            </w:r>
          </w:p>
        </w:tc>
        <w:tc>
          <w:tcPr>
            <w:tcW w:w="1559" w:type="dxa"/>
          </w:tcPr>
          <w:p w14:paraId="6C3F478C" w14:textId="77777777" w:rsidR="000E3FC1" w:rsidRPr="000E6EAF" w:rsidRDefault="000E3FC1" w:rsidP="00D2697C">
            <w:r w:rsidRPr="005C0E25">
              <w:t>RequestIdType</w:t>
            </w:r>
          </w:p>
        </w:tc>
        <w:tc>
          <w:tcPr>
            <w:tcW w:w="3402" w:type="dxa"/>
          </w:tcPr>
          <w:p w14:paraId="52A8B221" w14:textId="77777777" w:rsidR="000E3FC1" w:rsidRPr="00C9234D" w:rsidRDefault="000E3FC1" w:rsidP="00D2697C">
            <w:pPr>
              <w:rPr>
                <w:rFonts w:eastAsia="Times New Roman"/>
                <w:szCs w:val="20"/>
              </w:rPr>
            </w:pPr>
            <w:r w:rsidRPr="00C9234D">
              <w:rPr>
                <w:rFonts w:eastAsia="Times New Roman"/>
                <w:szCs w:val="20"/>
              </w:rPr>
              <w:t>Källsystem-Id(HSA-ID)#lokalt-id</w:t>
            </w:r>
          </w:p>
          <w:p w14:paraId="2CC687F6" w14:textId="77777777" w:rsidR="000E3FC1" w:rsidRPr="00C9234D" w:rsidRDefault="000E3FC1" w:rsidP="00D2697C">
            <w:pPr>
              <w:rPr>
                <w:rFonts w:eastAsia="Times New Roman"/>
                <w:szCs w:val="20"/>
              </w:rPr>
            </w:pPr>
          </w:p>
          <w:p w14:paraId="575AB864" w14:textId="77777777" w:rsidR="000E3FC1" w:rsidRPr="00B73569" w:rsidRDefault="000E3FC1" w:rsidP="00D2697C">
            <w:r>
              <w:rPr>
                <w:rFonts w:eastAsia="Times New Roman"/>
                <w:szCs w:val="20"/>
                <w:lang w:val="en-US"/>
              </w:rPr>
              <w:t xml:space="preserve">Exempel: </w:t>
            </w:r>
            <w:r>
              <w:rPr>
                <w:rFonts w:eastAsia="Times New Roman"/>
                <w:szCs w:val="20"/>
              </w:rPr>
              <w:t>SE</w:t>
            </w:r>
            <w:r w:rsidRPr="003E6793">
              <w:rPr>
                <w:rFonts w:eastAsia="Times New Roman"/>
                <w:szCs w:val="20"/>
              </w:rPr>
              <w:t>23210000</w:t>
            </w:r>
            <w:r>
              <w:rPr>
                <w:rFonts w:eastAsia="Times New Roman"/>
                <w:szCs w:val="20"/>
              </w:rPr>
              <w:t>12</w:t>
            </w:r>
            <w:r w:rsidRPr="003E6793">
              <w:rPr>
                <w:rFonts w:eastAsia="Times New Roman"/>
                <w:szCs w:val="20"/>
              </w:rPr>
              <w:t>-0001</w:t>
            </w:r>
            <w:r>
              <w:rPr>
                <w:rFonts w:eastAsia="Times New Roman"/>
                <w:szCs w:val="20"/>
              </w:rPr>
              <w:t>#987</w:t>
            </w:r>
          </w:p>
          <w:p w14:paraId="4E60ADDE" w14:textId="77777777" w:rsidR="000E3FC1" w:rsidRPr="000E6EAF" w:rsidRDefault="000E3FC1" w:rsidP="00D2697C"/>
        </w:tc>
        <w:tc>
          <w:tcPr>
            <w:tcW w:w="851" w:type="dxa"/>
          </w:tcPr>
          <w:p w14:paraId="6DFAF9CF" w14:textId="77777777" w:rsidR="000E3FC1" w:rsidRPr="00A804FF" w:rsidRDefault="000E3FC1" w:rsidP="00D2697C">
            <w:r>
              <w:t>1</w:t>
            </w:r>
            <w:proofErr w:type="gramStart"/>
            <w:r>
              <w:t>..</w:t>
            </w:r>
            <w:proofErr w:type="gramEnd"/>
            <w:r>
              <w:t>1</w:t>
            </w:r>
          </w:p>
        </w:tc>
        <w:tc>
          <w:tcPr>
            <w:tcW w:w="1417" w:type="dxa"/>
          </w:tcPr>
          <w:p w14:paraId="504E6412" w14:textId="77777777" w:rsidR="000E3FC1" w:rsidRDefault="000E3FC1" w:rsidP="00D2697C">
            <w:r w:rsidRPr="00A37C9E">
              <w:t>(.*)#(.*)</w:t>
            </w:r>
          </w:p>
          <w:p w14:paraId="6A61F9B4" w14:textId="77777777" w:rsidR="000E3FC1" w:rsidRDefault="000E3FC1" w:rsidP="00D2697C"/>
          <w:p w14:paraId="4BB54F33" w14:textId="77777777" w:rsidR="000E3FC1" w:rsidRDefault="000E3FC1" w:rsidP="00D2697C">
            <w:r>
              <w:t>Maxlängd 256</w:t>
            </w:r>
          </w:p>
        </w:tc>
      </w:tr>
      <w:tr w:rsidR="000E3FC1" w:rsidRPr="00D10D9E" w14:paraId="564E010A" w14:textId="77777777" w:rsidTr="000E3FC1">
        <w:tc>
          <w:tcPr>
            <w:tcW w:w="2694" w:type="dxa"/>
          </w:tcPr>
          <w:p w14:paraId="38174A08" w14:textId="77777777" w:rsidR="000E3FC1" w:rsidRPr="00D35D01" w:rsidRDefault="000E3FC1" w:rsidP="00D2697C">
            <w:pPr>
              <w:rPr>
                <w:b/>
              </w:rPr>
            </w:pPr>
            <w:r w:rsidRPr="00D35D01">
              <w:rPr>
                <w:b/>
              </w:rPr>
              <w:t>request.typeOfRequest</w:t>
            </w:r>
          </w:p>
        </w:tc>
        <w:tc>
          <w:tcPr>
            <w:tcW w:w="1559" w:type="dxa"/>
          </w:tcPr>
          <w:p w14:paraId="707FDF9B" w14:textId="77777777" w:rsidR="000E3FC1" w:rsidRDefault="000E3FC1" w:rsidP="00D2697C">
            <w:r w:rsidRPr="00F1484D">
              <w:rPr>
                <w:lang w:val="en-US"/>
              </w:rPr>
              <w:t>codeForRequestType</w:t>
            </w:r>
          </w:p>
        </w:tc>
        <w:tc>
          <w:tcPr>
            <w:tcW w:w="3402" w:type="dxa"/>
          </w:tcPr>
          <w:p w14:paraId="74B2412E" w14:textId="77777777" w:rsidR="000E3FC1" w:rsidRPr="000E6EAF" w:rsidRDefault="000E3FC1" w:rsidP="00D2697C">
            <w:r>
              <w:t>Anger typ av remiss.</w:t>
            </w:r>
            <w:r w:rsidRPr="00874E97">
              <w:t xml:space="preserve"> I </w:t>
            </w:r>
            <w:r>
              <w:t xml:space="preserve">denna version </w:t>
            </w:r>
            <w:r w:rsidRPr="00874E97">
              <w:t xml:space="preserve">är </w:t>
            </w:r>
            <w:r>
              <w:t>den giltiga koden ”4” (</w:t>
            </w:r>
            <w:r w:rsidRPr="00874E97">
              <w:t>allmänremiss</w:t>
            </w:r>
            <w:r>
              <w:t>)</w:t>
            </w:r>
          </w:p>
        </w:tc>
        <w:tc>
          <w:tcPr>
            <w:tcW w:w="851" w:type="dxa"/>
          </w:tcPr>
          <w:p w14:paraId="757B75EC" w14:textId="77777777" w:rsidR="000E3FC1" w:rsidRDefault="000E3FC1" w:rsidP="00D2697C">
            <w:r>
              <w:t>1</w:t>
            </w:r>
            <w:proofErr w:type="gramStart"/>
            <w:r>
              <w:t>..</w:t>
            </w:r>
            <w:proofErr w:type="gramEnd"/>
            <w:r>
              <w:t>1</w:t>
            </w:r>
          </w:p>
        </w:tc>
        <w:tc>
          <w:tcPr>
            <w:tcW w:w="1417" w:type="dxa"/>
          </w:tcPr>
          <w:p w14:paraId="1C67D473" w14:textId="77777777" w:rsidR="000E3FC1" w:rsidRDefault="000E3FC1" w:rsidP="00D2697C">
            <w:proofErr w:type="gramStart"/>
            <w:r w:rsidRPr="00A37C9E">
              <w:t>codes:codeRequestOutcomeType</w:t>
            </w:r>
            <w:proofErr w:type="gramEnd"/>
          </w:p>
        </w:tc>
      </w:tr>
      <w:tr w:rsidR="000E3FC1" w:rsidRPr="00D10D9E" w14:paraId="792A7A96" w14:textId="77777777" w:rsidTr="000E3FC1">
        <w:tc>
          <w:tcPr>
            <w:tcW w:w="2694" w:type="dxa"/>
          </w:tcPr>
          <w:p w14:paraId="098ABE7E" w14:textId="77777777" w:rsidR="000E3FC1" w:rsidRPr="00D35D01" w:rsidRDefault="000E3FC1" w:rsidP="00D2697C">
            <w:pPr>
              <w:rPr>
                <w:b/>
              </w:rPr>
            </w:pPr>
            <w:r w:rsidRPr="00D35D01">
              <w:rPr>
                <w:b/>
              </w:rPr>
              <w:t>request.versionTimeStamp</w:t>
            </w:r>
          </w:p>
        </w:tc>
        <w:tc>
          <w:tcPr>
            <w:tcW w:w="1559" w:type="dxa"/>
          </w:tcPr>
          <w:p w14:paraId="2ABAA3CB" w14:textId="77777777" w:rsidR="000E3FC1" w:rsidRPr="0001022C" w:rsidRDefault="000E3FC1" w:rsidP="00D2697C">
            <w:r w:rsidRPr="0001022C">
              <w:t>TimeStampType</w:t>
            </w:r>
          </w:p>
        </w:tc>
        <w:tc>
          <w:tcPr>
            <w:tcW w:w="3402" w:type="dxa"/>
          </w:tcPr>
          <w:p w14:paraId="552A692D" w14:textId="77777777" w:rsidR="000E3FC1" w:rsidRDefault="000E3FC1" w:rsidP="00D2697C">
            <w:r w:rsidRPr="004C01B0">
              <w:t>Tidpunkt då versionen skapades</w:t>
            </w:r>
            <w:r>
              <w:t>.</w:t>
            </w:r>
          </w:p>
          <w:p w14:paraId="5711D9A9" w14:textId="77777777" w:rsidR="000E3FC1" w:rsidRPr="000E6EAF" w:rsidRDefault="000E3FC1" w:rsidP="00D2697C">
            <w:r w:rsidRPr="00CD37EC">
              <w:t>Denna tidpunkt kan skilja sig från tidpunkten då remissen skickas.</w:t>
            </w:r>
          </w:p>
        </w:tc>
        <w:tc>
          <w:tcPr>
            <w:tcW w:w="851" w:type="dxa"/>
          </w:tcPr>
          <w:p w14:paraId="62D7FAF7" w14:textId="77777777" w:rsidR="000E3FC1" w:rsidRDefault="000E3FC1" w:rsidP="00D2697C">
            <w:r>
              <w:t>1</w:t>
            </w:r>
            <w:proofErr w:type="gramStart"/>
            <w:r>
              <w:t>..</w:t>
            </w:r>
            <w:proofErr w:type="gramEnd"/>
            <w:r>
              <w:t>1</w:t>
            </w:r>
          </w:p>
        </w:tc>
        <w:tc>
          <w:tcPr>
            <w:tcW w:w="1417" w:type="dxa"/>
          </w:tcPr>
          <w:p w14:paraId="12C3B604" w14:textId="77777777" w:rsidR="000E3FC1" w:rsidRDefault="000E3FC1" w:rsidP="00D2697C">
            <w:r w:rsidRPr="00DD3984">
              <w:t>SSÅÅMMDDttmmss</w:t>
            </w:r>
          </w:p>
        </w:tc>
      </w:tr>
      <w:tr w:rsidR="000E3FC1" w:rsidRPr="00D10D9E" w14:paraId="5CA23753" w14:textId="77777777" w:rsidTr="000E3FC1">
        <w:tc>
          <w:tcPr>
            <w:tcW w:w="2694" w:type="dxa"/>
          </w:tcPr>
          <w:p w14:paraId="6DADC31A" w14:textId="77777777" w:rsidR="000E3FC1" w:rsidRPr="00D35D01" w:rsidRDefault="000E3FC1" w:rsidP="00D2697C">
            <w:pPr>
              <w:rPr>
                <w:b/>
                <w:lang w:val="en-US"/>
              </w:rPr>
            </w:pPr>
            <w:r w:rsidRPr="00D35D01">
              <w:rPr>
                <w:b/>
              </w:rPr>
              <w:t>request.</w:t>
            </w:r>
            <w:r w:rsidRPr="00D35D01">
              <w:rPr>
                <w:b/>
                <w:lang w:val="en-US"/>
              </w:rPr>
              <w:t>versionNumber</w:t>
            </w:r>
          </w:p>
        </w:tc>
        <w:tc>
          <w:tcPr>
            <w:tcW w:w="1559" w:type="dxa"/>
          </w:tcPr>
          <w:p w14:paraId="3E22AAF7" w14:textId="77777777" w:rsidR="000E3FC1" w:rsidRDefault="000E3FC1" w:rsidP="00D2697C">
            <w:pPr>
              <w:rPr>
                <w:lang w:val="en-US"/>
              </w:rPr>
            </w:pPr>
            <w:r w:rsidRPr="00012BE7">
              <w:rPr>
                <w:lang w:val="en-US"/>
              </w:rPr>
              <w:t>VersionNumberType</w:t>
            </w:r>
          </w:p>
        </w:tc>
        <w:tc>
          <w:tcPr>
            <w:tcW w:w="3402" w:type="dxa"/>
          </w:tcPr>
          <w:p w14:paraId="368F0173" w14:textId="77777777" w:rsidR="006E6B18" w:rsidRDefault="006E6B18" w:rsidP="00D2697C">
            <w:pPr>
              <w:tabs>
                <w:tab w:val="left" w:pos="3338"/>
              </w:tabs>
            </w:pPr>
            <w:r w:rsidRPr="005738C9">
              <w:t>R</w:t>
            </w:r>
            <w:r>
              <w:t>emissens versionsnummer.</w:t>
            </w:r>
          </w:p>
          <w:p w14:paraId="3BD37267" w14:textId="77777777" w:rsidR="006E6B18" w:rsidRDefault="006E6B18" w:rsidP="00D2697C">
            <w:pPr>
              <w:tabs>
                <w:tab w:val="left" w:pos="3338"/>
              </w:tabs>
            </w:pPr>
          </w:p>
          <w:p w14:paraId="53059C92" w14:textId="2737614F" w:rsidR="000E3FC1" w:rsidRDefault="000E3FC1" w:rsidP="00D2697C">
            <w:pPr>
              <w:tabs>
                <w:tab w:val="left" w:pos="3338"/>
              </w:tabs>
            </w:pPr>
            <w:r w:rsidRPr="004C01B0">
              <w:t>Version sta</w:t>
            </w:r>
            <w:r>
              <w:t>r</w:t>
            </w:r>
            <w:r w:rsidRPr="004C01B0">
              <w:t xml:space="preserve">tar alltid på 1 och </w:t>
            </w:r>
            <w:r w:rsidRPr="004C01B0">
              <w:lastRenderedPageBreak/>
              <w:t>räknas sekventiellt upp för varje ny version</w:t>
            </w:r>
            <w:r>
              <w:t>.</w:t>
            </w:r>
          </w:p>
          <w:p w14:paraId="19547AE3" w14:textId="77777777" w:rsidR="000E3FC1" w:rsidRDefault="000E3FC1" w:rsidP="00D2697C">
            <w:pPr>
              <w:tabs>
                <w:tab w:val="left" w:pos="3338"/>
              </w:tabs>
            </w:pPr>
          </w:p>
          <w:p w14:paraId="58FB14E1" w14:textId="77777777" w:rsidR="000E3FC1" w:rsidRDefault="000E3FC1" w:rsidP="00D2697C">
            <w:r>
              <w:t>Denna räknas upp vid:</w:t>
            </w:r>
          </w:p>
          <w:p w14:paraId="335CE158" w14:textId="77777777" w:rsidR="000E3FC1" w:rsidRPr="000E6EAF" w:rsidRDefault="000E3FC1" w:rsidP="00D2697C">
            <w:pPr>
              <w:tabs>
                <w:tab w:val="left" w:pos="3338"/>
              </w:tabs>
            </w:pPr>
            <w:r w:rsidRPr="000B4FE4">
              <w:br/>
              <w:t>Ändrad remiss</w:t>
            </w:r>
            <w:r w:rsidRPr="000B4FE4">
              <w:br/>
              <w:t>Vidareskickad remiss</w:t>
            </w:r>
            <w:r w:rsidRPr="000B4FE4">
              <w:br/>
              <w:t>Ändrat betalningsansvar</w:t>
            </w:r>
          </w:p>
        </w:tc>
        <w:tc>
          <w:tcPr>
            <w:tcW w:w="851" w:type="dxa"/>
          </w:tcPr>
          <w:p w14:paraId="0D3DAC23" w14:textId="77777777" w:rsidR="000E3FC1" w:rsidRDefault="000E3FC1" w:rsidP="00D2697C">
            <w:r>
              <w:lastRenderedPageBreak/>
              <w:t>1</w:t>
            </w:r>
            <w:proofErr w:type="gramStart"/>
            <w:r>
              <w:t>..</w:t>
            </w:r>
            <w:proofErr w:type="gramEnd"/>
            <w:r>
              <w:t>1</w:t>
            </w:r>
          </w:p>
        </w:tc>
        <w:tc>
          <w:tcPr>
            <w:tcW w:w="1417" w:type="dxa"/>
          </w:tcPr>
          <w:p w14:paraId="120172EA" w14:textId="77777777" w:rsidR="000E3FC1" w:rsidRDefault="000E3FC1" w:rsidP="00D2697C">
            <w:r w:rsidRPr="005D5AFD">
              <w:t>(0*[1-9]+|[1-9])\d*</w:t>
            </w:r>
          </w:p>
        </w:tc>
      </w:tr>
      <w:tr w:rsidR="000E3FC1" w:rsidRPr="000B4FE4" w14:paraId="2F6DC474" w14:textId="77777777" w:rsidTr="000E3FC1">
        <w:tc>
          <w:tcPr>
            <w:tcW w:w="2694" w:type="dxa"/>
          </w:tcPr>
          <w:p w14:paraId="56314D75" w14:textId="77777777" w:rsidR="000E3FC1" w:rsidRPr="00D528FA" w:rsidRDefault="000E3FC1" w:rsidP="00D2697C">
            <w:pPr>
              <w:rPr>
                <w:lang w:val="en-US"/>
              </w:rPr>
            </w:pPr>
            <w:r w:rsidRPr="0086079F">
              <w:lastRenderedPageBreak/>
              <w:t>request</w:t>
            </w:r>
            <w:r>
              <w:t>.</w:t>
            </w:r>
            <w:r w:rsidRPr="00713FD1">
              <w:rPr>
                <w:lang w:val="en-US"/>
              </w:rPr>
              <w:t>reasonForVersion</w:t>
            </w:r>
          </w:p>
        </w:tc>
        <w:tc>
          <w:tcPr>
            <w:tcW w:w="1559" w:type="dxa"/>
          </w:tcPr>
          <w:p w14:paraId="3C756755" w14:textId="77777777" w:rsidR="000E3FC1" w:rsidRDefault="000E3FC1" w:rsidP="00D2697C">
            <w:pPr>
              <w:rPr>
                <w:lang w:val="en-US"/>
              </w:rPr>
            </w:pPr>
            <w:r>
              <w:rPr>
                <w:lang w:val="en-US"/>
              </w:rPr>
              <w:t>ReasonForVersionType</w:t>
            </w:r>
          </w:p>
        </w:tc>
        <w:tc>
          <w:tcPr>
            <w:tcW w:w="3402" w:type="dxa"/>
          </w:tcPr>
          <w:p w14:paraId="7F09FBF2" w14:textId="5337217A" w:rsidR="000E3FC1" w:rsidRPr="000B4FE4" w:rsidRDefault="000E3FC1" w:rsidP="00D2697C"/>
        </w:tc>
        <w:tc>
          <w:tcPr>
            <w:tcW w:w="851" w:type="dxa"/>
          </w:tcPr>
          <w:p w14:paraId="3D136B79" w14:textId="77777777" w:rsidR="000E3FC1" w:rsidRPr="000B4FE4" w:rsidRDefault="000E3FC1" w:rsidP="00D2697C">
            <w:pPr>
              <w:rPr>
                <w:lang w:val="en-US"/>
              </w:rPr>
            </w:pPr>
            <w:r w:rsidRPr="000B4FE4">
              <w:rPr>
                <w:lang w:val="en-US"/>
              </w:rPr>
              <w:t>1..1</w:t>
            </w:r>
          </w:p>
        </w:tc>
        <w:tc>
          <w:tcPr>
            <w:tcW w:w="1417" w:type="dxa"/>
          </w:tcPr>
          <w:p w14:paraId="2D0EE4D7" w14:textId="77777777" w:rsidR="000E3FC1" w:rsidRPr="000B4FE4" w:rsidRDefault="000E3FC1" w:rsidP="00D2697C">
            <w:pPr>
              <w:rPr>
                <w:lang w:val="en-US"/>
              </w:rPr>
            </w:pPr>
          </w:p>
        </w:tc>
      </w:tr>
      <w:tr w:rsidR="000E3FC1" w:rsidRPr="000B4FE4" w14:paraId="6C2801B9" w14:textId="77777777" w:rsidTr="000E3FC1">
        <w:tc>
          <w:tcPr>
            <w:tcW w:w="2694" w:type="dxa"/>
          </w:tcPr>
          <w:p w14:paraId="21166066" w14:textId="77777777" w:rsidR="000E3FC1" w:rsidRPr="00713FD1" w:rsidRDefault="000E3FC1" w:rsidP="00D2697C">
            <w:pPr>
              <w:rPr>
                <w:szCs w:val="20"/>
                <w:lang w:val="en-US"/>
              </w:rPr>
            </w:pPr>
            <w:r w:rsidRPr="0086079F">
              <w:t>request</w:t>
            </w:r>
            <w:r>
              <w:t>.</w:t>
            </w:r>
            <w:r w:rsidRPr="00713FD1">
              <w:rPr>
                <w:szCs w:val="20"/>
                <w:lang w:val="en-US"/>
              </w:rPr>
              <w:t>reasonForVersion</w:t>
            </w:r>
            <w:r>
              <w:rPr>
                <w:szCs w:val="20"/>
                <w:lang w:val="en-US"/>
              </w:rPr>
              <w:t>.typeOfReason</w:t>
            </w:r>
          </w:p>
        </w:tc>
        <w:tc>
          <w:tcPr>
            <w:tcW w:w="1559" w:type="dxa"/>
          </w:tcPr>
          <w:p w14:paraId="727CDCC1" w14:textId="77777777" w:rsidR="000E3FC1" w:rsidRPr="00A804FF" w:rsidRDefault="000E3FC1" w:rsidP="00D2697C">
            <w:pPr>
              <w:rPr>
                <w:lang w:val="en-US"/>
              </w:rPr>
            </w:pPr>
            <w:r w:rsidRPr="00D528FA">
              <w:rPr>
                <w:lang w:val="en-US"/>
              </w:rPr>
              <w:t>codeVersionReason</w:t>
            </w:r>
          </w:p>
        </w:tc>
        <w:tc>
          <w:tcPr>
            <w:tcW w:w="3402" w:type="dxa"/>
          </w:tcPr>
          <w:p w14:paraId="3B2DBEB1" w14:textId="289ABC50" w:rsidR="000E3FC1" w:rsidRPr="000B4FE4" w:rsidRDefault="000E3FC1" w:rsidP="00D2697C">
            <w:pPr>
              <w:rPr>
                <w:lang w:val="en-US"/>
              </w:rPr>
            </w:pPr>
          </w:p>
        </w:tc>
        <w:tc>
          <w:tcPr>
            <w:tcW w:w="851" w:type="dxa"/>
          </w:tcPr>
          <w:p w14:paraId="64F95966" w14:textId="77777777" w:rsidR="000E3FC1" w:rsidRPr="000B4FE4" w:rsidRDefault="000E3FC1" w:rsidP="00D2697C">
            <w:pPr>
              <w:rPr>
                <w:lang w:val="en-US"/>
              </w:rPr>
            </w:pPr>
            <w:r w:rsidRPr="000B4FE4">
              <w:rPr>
                <w:lang w:val="en-US"/>
              </w:rPr>
              <w:t>1..1</w:t>
            </w:r>
          </w:p>
        </w:tc>
        <w:tc>
          <w:tcPr>
            <w:tcW w:w="1417" w:type="dxa"/>
          </w:tcPr>
          <w:p w14:paraId="4CE79ABC" w14:textId="77777777" w:rsidR="000E3FC1" w:rsidRPr="000B4FE4" w:rsidRDefault="000E3FC1" w:rsidP="00D2697C">
            <w:pPr>
              <w:rPr>
                <w:lang w:val="en-US"/>
              </w:rPr>
            </w:pPr>
          </w:p>
        </w:tc>
      </w:tr>
      <w:tr w:rsidR="000E3FC1" w:rsidRPr="000B4FE4" w14:paraId="628F78BA" w14:textId="77777777" w:rsidTr="000E3FC1">
        <w:tc>
          <w:tcPr>
            <w:tcW w:w="2694" w:type="dxa"/>
          </w:tcPr>
          <w:p w14:paraId="55D717D5" w14:textId="77777777" w:rsidR="000E3FC1" w:rsidRPr="00D35D01" w:rsidRDefault="000E3FC1" w:rsidP="00D2697C">
            <w:pPr>
              <w:rPr>
                <w:b/>
              </w:rPr>
            </w:pPr>
            <w:r w:rsidRPr="00D35D01">
              <w:rPr>
                <w:b/>
              </w:rPr>
              <w:t>request.</w:t>
            </w:r>
            <w:r w:rsidRPr="00D35D01">
              <w:rPr>
                <w:b/>
                <w:szCs w:val="20"/>
                <w:lang w:val="en-US"/>
              </w:rPr>
              <w:t>reasonForVersion.typeOfReason.code</w:t>
            </w:r>
          </w:p>
        </w:tc>
        <w:tc>
          <w:tcPr>
            <w:tcW w:w="1559" w:type="dxa"/>
          </w:tcPr>
          <w:p w14:paraId="37BA2983" w14:textId="77777777" w:rsidR="000E3FC1" w:rsidRDefault="000E3FC1" w:rsidP="00D2697C">
            <w:pPr>
              <w:rPr>
                <w:lang w:val="en-US"/>
              </w:rPr>
            </w:pPr>
            <w:r w:rsidRPr="00346CBE">
              <w:rPr>
                <w:lang w:val="en-US"/>
              </w:rPr>
              <w:t>codeVersionReason_values</w:t>
            </w:r>
          </w:p>
        </w:tc>
        <w:tc>
          <w:tcPr>
            <w:tcW w:w="3402" w:type="dxa"/>
          </w:tcPr>
          <w:p w14:paraId="7BD745FA" w14:textId="77777777" w:rsidR="000E3FC1" w:rsidRPr="000F58C5" w:rsidRDefault="000E3FC1" w:rsidP="00D2697C">
            <w:r w:rsidRPr="000F58C5">
              <w:t xml:space="preserve">Anger varför en ny version skapats. </w:t>
            </w:r>
          </w:p>
          <w:p w14:paraId="0CA47B4A" w14:textId="77777777" w:rsidR="000E3FC1" w:rsidRPr="000F58C5" w:rsidRDefault="000E3FC1" w:rsidP="00D2697C"/>
          <w:p w14:paraId="1D1A75EA" w14:textId="77777777" w:rsidR="000E3FC1" w:rsidRDefault="000E3FC1" w:rsidP="00D2697C">
            <w:r>
              <w:t xml:space="preserve">OID för kodsystem: </w:t>
            </w:r>
            <w:r w:rsidRPr="00F00134">
              <w:t>1.2.752.</w:t>
            </w:r>
            <w:proofErr w:type="gramStart"/>
            <w:r w:rsidRPr="00F00134">
              <w:t>97.3.2</w:t>
            </w:r>
            <w:proofErr w:type="gramEnd"/>
            <w:r w:rsidRPr="00F00134">
              <w:t>.8.5</w:t>
            </w:r>
          </w:p>
          <w:p w14:paraId="1B2A560C" w14:textId="77777777" w:rsidR="000E3FC1" w:rsidRPr="000F58C5" w:rsidRDefault="000E3FC1" w:rsidP="00D2697C"/>
          <w:p w14:paraId="4233BB23" w14:textId="77777777" w:rsidR="000E3FC1" w:rsidRPr="000F58C5" w:rsidRDefault="000E3FC1" w:rsidP="00D2697C">
            <w:r w:rsidRPr="000F58C5">
              <w:t>Giltiga värden är:</w:t>
            </w:r>
          </w:p>
          <w:p w14:paraId="559F1112" w14:textId="77777777" w:rsidR="000E3FC1" w:rsidRPr="000F58C5" w:rsidRDefault="000E3FC1" w:rsidP="00D2697C">
            <w:r w:rsidRPr="000F58C5">
              <w:t>NR = Ny remiss</w:t>
            </w:r>
          </w:p>
          <w:p w14:paraId="525EB3D5" w14:textId="77777777" w:rsidR="000E3FC1" w:rsidRPr="000F58C5" w:rsidRDefault="000E3FC1" w:rsidP="00D2697C">
            <w:r w:rsidRPr="000F58C5">
              <w:t>AR = Ändrad remiss</w:t>
            </w:r>
          </w:p>
          <w:p w14:paraId="1625D97C" w14:textId="77777777" w:rsidR="000E3FC1" w:rsidRPr="000F58C5" w:rsidRDefault="000E3FC1" w:rsidP="00D2697C">
            <w:r w:rsidRPr="000F58C5">
              <w:t>VR = Vidareskickad remiss</w:t>
            </w:r>
          </w:p>
          <w:p w14:paraId="45151B20" w14:textId="77777777" w:rsidR="000E3FC1" w:rsidRPr="000F58C5" w:rsidRDefault="000E3FC1" w:rsidP="00D2697C">
            <w:r w:rsidRPr="000F58C5">
              <w:t>AB = Ändrat betalningsansvar</w:t>
            </w:r>
          </w:p>
        </w:tc>
        <w:tc>
          <w:tcPr>
            <w:tcW w:w="851" w:type="dxa"/>
          </w:tcPr>
          <w:p w14:paraId="55BE737D" w14:textId="77777777" w:rsidR="000E3FC1" w:rsidRPr="000B4FE4" w:rsidRDefault="000E3FC1" w:rsidP="00D2697C">
            <w:pPr>
              <w:rPr>
                <w:lang w:val="en-US"/>
              </w:rPr>
            </w:pPr>
            <w:r>
              <w:rPr>
                <w:lang w:val="en-US"/>
              </w:rPr>
              <w:t>1..1</w:t>
            </w:r>
          </w:p>
        </w:tc>
        <w:tc>
          <w:tcPr>
            <w:tcW w:w="1417" w:type="dxa"/>
          </w:tcPr>
          <w:p w14:paraId="06616C96" w14:textId="77777777" w:rsidR="000E3FC1" w:rsidRPr="000B4FE4" w:rsidRDefault="000E3FC1" w:rsidP="00D2697C">
            <w:pPr>
              <w:rPr>
                <w:lang w:val="en-US"/>
              </w:rPr>
            </w:pPr>
          </w:p>
        </w:tc>
      </w:tr>
      <w:tr w:rsidR="000E3FC1" w:rsidRPr="000B4FE4" w14:paraId="36BDBFE5" w14:textId="77777777" w:rsidTr="000E3FC1">
        <w:tc>
          <w:tcPr>
            <w:tcW w:w="2694" w:type="dxa"/>
          </w:tcPr>
          <w:p w14:paraId="3517674A" w14:textId="77777777" w:rsidR="000E3FC1" w:rsidRPr="00D528FA" w:rsidRDefault="000E3FC1" w:rsidP="00D2697C">
            <w:pPr>
              <w:rPr>
                <w:lang w:val="en-US"/>
              </w:rPr>
            </w:pPr>
            <w:r w:rsidRPr="0086079F">
              <w:t>request</w:t>
            </w:r>
            <w:r>
              <w:t>.</w:t>
            </w:r>
            <w:r w:rsidRPr="00D528FA">
              <w:rPr>
                <w:lang w:val="en-US"/>
              </w:rPr>
              <w:t>patient</w:t>
            </w:r>
          </w:p>
        </w:tc>
        <w:tc>
          <w:tcPr>
            <w:tcW w:w="1559" w:type="dxa"/>
          </w:tcPr>
          <w:p w14:paraId="5DE2550D" w14:textId="77777777" w:rsidR="000E3FC1" w:rsidRPr="00A804FF" w:rsidRDefault="000E3FC1" w:rsidP="00D2697C">
            <w:pPr>
              <w:rPr>
                <w:lang w:val="en-US"/>
              </w:rPr>
            </w:pPr>
            <w:r>
              <w:rPr>
                <w:lang w:val="en-US"/>
              </w:rPr>
              <w:t>PatientType</w:t>
            </w:r>
          </w:p>
        </w:tc>
        <w:tc>
          <w:tcPr>
            <w:tcW w:w="3402" w:type="dxa"/>
          </w:tcPr>
          <w:p w14:paraId="4EE5C563" w14:textId="77777777" w:rsidR="000E3FC1" w:rsidRPr="000B4FE4" w:rsidRDefault="000E3FC1" w:rsidP="00D2697C">
            <w:pPr>
              <w:rPr>
                <w:lang w:val="en-US"/>
              </w:rPr>
            </w:pPr>
          </w:p>
        </w:tc>
        <w:tc>
          <w:tcPr>
            <w:tcW w:w="851" w:type="dxa"/>
          </w:tcPr>
          <w:p w14:paraId="5FD255DB" w14:textId="77777777" w:rsidR="000E3FC1" w:rsidRPr="000B4FE4" w:rsidRDefault="000E3FC1" w:rsidP="00D2697C">
            <w:pPr>
              <w:rPr>
                <w:lang w:val="en-US"/>
              </w:rPr>
            </w:pPr>
            <w:r w:rsidRPr="000B4FE4">
              <w:rPr>
                <w:lang w:val="en-US"/>
              </w:rPr>
              <w:t>1..1</w:t>
            </w:r>
          </w:p>
        </w:tc>
        <w:tc>
          <w:tcPr>
            <w:tcW w:w="1417" w:type="dxa"/>
          </w:tcPr>
          <w:p w14:paraId="2334AC2B" w14:textId="77777777" w:rsidR="000E3FC1" w:rsidRPr="000B4FE4" w:rsidRDefault="000E3FC1" w:rsidP="00D2697C">
            <w:pPr>
              <w:rPr>
                <w:lang w:val="en-US"/>
              </w:rPr>
            </w:pPr>
          </w:p>
        </w:tc>
      </w:tr>
      <w:tr w:rsidR="000E3FC1" w:rsidRPr="00D10D9E" w14:paraId="4F89932B" w14:textId="77777777" w:rsidTr="000E3FC1">
        <w:tc>
          <w:tcPr>
            <w:tcW w:w="2694" w:type="dxa"/>
          </w:tcPr>
          <w:p w14:paraId="2877789A" w14:textId="77777777" w:rsidR="000E3FC1" w:rsidRPr="00D35D01" w:rsidRDefault="000E3FC1" w:rsidP="00D2697C">
            <w:pPr>
              <w:rPr>
                <w:b/>
                <w:lang w:val="en-US"/>
              </w:rPr>
            </w:pPr>
            <w:r w:rsidRPr="00D35D01">
              <w:rPr>
                <w:b/>
              </w:rPr>
              <w:t>request.</w:t>
            </w:r>
            <w:r w:rsidRPr="00D35D01">
              <w:rPr>
                <w:b/>
                <w:lang w:val="en-US"/>
              </w:rPr>
              <w:t>patient.personId.extention</w:t>
            </w:r>
          </w:p>
        </w:tc>
        <w:tc>
          <w:tcPr>
            <w:tcW w:w="1559" w:type="dxa"/>
          </w:tcPr>
          <w:p w14:paraId="0A5A7F92" w14:textId="77777777" w:rsidR="000E3FC1" w:rsidRPr="00A804FF" w:rsidRDefault="000E3FC1" w:rsidP="00D2697C">
            <w:pPr>
              <w:rPr>
                <w:lang w:val="en-US"/>
              </w:rPr>
            </w:pPr>
            <w:r>
              <w:rPr>
                <w:lang w:val="en-US"/>
              </w:rPr>
              <w:t>String</w:t>
            </w:r>
          </w:p>
        </w:tc>
        <w:tc>
          <w:tcPr>
            <w:tcW w:w="3402" w:type="dxa"/>
          </w:tcPr>
          <w:p w14:paraId="4CDCAC6D" w14:textId="2AF054AA" w:rsidR="000E3FC1" w:rsidRPr="000E6EAF" w:rsidRDefault="000E3FC1" w:rsidP="00E80489">
            <w:r w:rsidRPr="00AB39CA">
              <w:t>Patientens identitet</w:t>
            </w:r>
            <w:r>
              <w:t xml:space="preserve"> i form av personnummer</w:t>
            </w:r>
            <w:r w:rsidR="00E80489">
              <w:t xml:space="preserve"> eller</w:t>
            </w:r>
            <w:r>
              <w:t xml:space="preserve"> nationellt samordningsnummer.</w:t>
            </w:r>
          </w:p>
        </w:tc>
        <w:tc>
          <w:tcPr>
            <w:tcW w:w="851" w:type="dxa"/>
          </w:tcPr>
          <w:p w14:paraId="48CFA7C4" w14:textId="77777777" w:rsidR="000E3FC1" w:rsidRDefault="000E3FC1" w:rsidP="00D2697C">
            <w:r>
              <w:t>1</w:t>
            </w:r>
            <w:proofErr w:type="gramStart"/>
            <w:r>
              <w:t>..</w:t>
            </w:r>
            <w:proofErr w:type="gramEnd"/>
            <w:r>
              <w:t>1</w:t>
            </w:r>
          </w:p>
        </w:tc>
        <w:tc>
          <w:tcPr>
            <w:tcW w:w="1417" w:type="dxa"/>
          </w:tcPr>
          <w:p w14:paraId="6163DFB2" w14:textId="77777777" w:rsidR="000E3FC1" w:rsidRPr="007860CC" w:rsidRDefault="000E3FC1" w:rsidP="00D2697C">
            <w:r w:rsidRPr="007860CC">
              <w:t>[0-9]{8}[0-9pPtTfF][0-9]{3}</w:t>
            </w:r>
          </w:p>
        </w:tc>
      </w:tr>
      <w:tr w:rsidR="000E3FC1" w:rsidRPr="00D10D9E" w14:paraId="2871133A" w14:textId="77777777" w:rsidTr="000E3FC1">
        <w:tc>
          <w:tcPr>
            <w:tcW w:w="2694" w:type="dxa"/>
          </w:tcPr>
          <w:p w14:paraId="6BDFBADA" w14:textId="77777777" w:rsidR="000E3FC1" w:rsidRPr="00D35D01" w:rsidRDefault="000E3FC1" w:rsidP="00D2697C">
            <w:pPr>
              <w:rPr>
                <w:b/>
                <w:highlight w:val="yellow"/>
                <w:lang w:val="en-US"/>
              </w:rPr>
            </w:pPr>
            <w:r w:rsidRPr="00D35D01">
              <w:rPr>
                <w:b/>
              </w:rPr>
              <w:t>request.</w:t>
            </w:r>
            <w:r w:rsidRPr="00D35D01">
              <w:rPr>
                <w:b/>
                <w:lang w:val="en-US"/>
              </w:rPr>
              <w:t>patient.personId.root</w:t>
            </w:r>
          </w:p>
        </w:tc>
        <w:tc>
          <w:tcPr>
            <w:tcW w:w="1559" w:type="dxa"/>
          </w:tcPr>
          <w:p w14:paraId="01101C0F" w14:textId="77777777" w:rsidR="000E3FC1" w:rsidRPr="00BB1CA5" w:rsidRDefault="000E3FC1" w:rsidP="00D2697C">
            <w:pPr>
              <w:rPr>
                <w:highlight w:val="yellow"/>
                <w:lang w:val="en-US"/>
              </w:rPr>
            </w:pPr>
            <w:r>
              <w:rPr>
                <w:lang w:val="en-US"/>
              </w:rPr>
              <w:t>String</w:t>
            </w:r>
          </w:p>
        </w:tc>
        <w:tc>
          <w:tcPr>
            <w:tcW w:w="3402" w:type="dxa"/>
          </w:tcPr>
          <w:p w14:paraId="62111D6D" w14:textId="77777777" w:rsidR="000E3FC1" w:rsidRPr="00E372A7" w:rsidRDefault="000E3FC1" w:rsidP="00D2697C">
            <w:r w:rsidRPr="00E372A7">
              <w:t>Patientens identitetstyp enligt:</w:t>
            </w:r>
          </w:p>
          <w:p w14:paraId="45A2BE5B" w14:textId="77777777" w:rsidR="000E3FC1" w:rsidRPr="00E372A7" w:rsidRDefault="000E3FC1" w:rsidP="00D2697C"/>
          <w:p w14:paraId="0F6D939C" w14:textId="77777777" w:rsidR="000E3FC1" w:rsidRPr="00E372A7" w:rsidRDefault="000E3FC1" w:rsidP="00D2697C">
            <w:r w:rsidRPr="00E372A7">
              <w:t>Giltiga värden är:</w:t>
            </w:r>
          </w:p>
          <w:p w14:paraId="79C48662" w14:textId="77777777" w:rsidR="000E3FC1" w:rsidRPr="00E372A7" w:rsidRDefault="000E3FC1" w:rsidP="00D2697C">
            <w:r w:rsidRPr="00E372A7">
              <w:t>1.2.752.129.2.1.3.1 = Personnummer</w:t>
            </w:r>
          </w:p>
          <w:p w14:paraId="03645F15" w14:textId="77777777" w:rsidR="000E3FC1" w:rsidRPr="00E372A7" w:rsidRDefault="000E3FC1" w:rsidP="00D2697C"/>
          <w:p w14:paraId="3CA0574F" w14:textId="77777777" w:rsidR="000E3FC1" w:rsidRPr="00BB1CA5" w:rsidRDefault="000E3FC1" w:rsidP="00D2697C">
            <w:pPr>
              <w:rPr>
                <w:highlight w:val="yellow"/>
              </w:rPr>
            </w:pPr>
            <w:r w:rsidRPr="00E372A7">
              <w:t>1.2.752.129.2.1.3.3 = Nationellt samordningsnummer</w:t>
            </w:r>
          </w:p>
        </w:tc>
        <w:tc>
          <w:tcPr>
            <w:tcW w:w="851" w:type="dxa"/>
          </w:tcPr>
          <w:p w14:paraId="6E4251C1" w14:textId="77777777" w:rsidR="000E3FC1" w:rsidRPr="00BB1CA5" w:rsidRDefault="000E3FC1" w:rsidP="00D2697C">
            <w:pPr>
              <w:rPr>
                <w:highlight w:val="yellow"/>
              </w:rPr>
            </w:pPr>
            <w:r w:rsidRPr="00ED74C7">
              <w:t>1</w:t>
            </w:r>
            <w:proofErr w:type="gramStart"/>
            <w:r w:rsidRPr="00ED74C7">
              <w:t>..</w:t>
            </w:r>
            <w:proofErr w:type="gramEnd"/>
            <w:r w:rsidRPr="00ED74C7">
              <w:t>1</w:t>
            </w:r>
          </w:p>
        </w:tc>
        <w:tc>
          <w:tcPr>
            <w:tcW w:w="1417" w:type="dxa"/>
          </w:tcPr>
          <w:p w14:paraId="01475413" w14:textId="77777777" w:rsidR="000E3FC1" w:rsidRPr="00BB1CA5" w:rsidRDefault="000E3FC1" w:rsidP="00D2697C">
            <w:pPr>
              <w:rPr>
                <w:highlight w:val="yellow"/>
              </w:rPr>
            </w:pPr>
          </w:p>
        </w:tc>
      </w:tr>
      <w:tr w:rsidR="000E3FC1" w:rsidRPr="00D10D9E" w14:paraId="09172919" w14:textId="77777777" w:rsidTr="000E3FC1">
        <w:tc>
          <w:tcPr>
            <w:tcW w:w="2694" w:type="dxa"/>
          </w:tcPr>
          <w:p w14:paraId="14FB6600" w14:textId="77777777" w:rsidR="000E3FC1" w:rsidRPr="00D35D01" w:rsidRDefault="000E3FC1" w:rsidP="00D2697C">
            <w:pPr>
              <w:rPr>
                <w:b/>
                <w:lang w:val="en-US"/>
              </w:rPr>
            </w:pPr>
            <w:r w:rsidRPr="00D35D01">
              <w:rPr>
                <w:b/>
              </w:rPr>
              <w:t>request.</w:t>
            </w:r>
            <w:r w:rsidRPr="00D35D01">
              <w:rPr>
                <w:b/>
                <w:lang w:val="en-US"/>
              </w:rPr>
              <w:t>patient.address</w:t>
            </w:r>
          </w:p>
        </w:tc>
        <w:tc>
          <w:tcPr>
            <w:tcW w:w="1559" w:type="dxa"/>
          </w:tcPr>
          <w:p w14:paraId="0B84C962" w14:textId="77777777" w:rsidR="000E3FC1" w:rsidRDefault="000E3FC1" w:rsidP="00D2697C">
            <w:pPr>
              <w:rPr>
                <w:lang w:val="en-US"/>
              </w:rPr>
            </w:pPr>
            <w:r>
              <w:rPr>
                <w:lang w:val="en-US"/>
              </w:rPr>
              <w:t>AddressType</w:t>
            </w:r>
          </w:p>
        </w:tc>
        <w:tc>
          <w:tcPr>
            <w:tcW w:w="3402" w:type="dxa"/>
          </w:tcPr>
          <w:p w14:paraId="002E795A" w14:textId="77777777" w:rsidR="000E3FC1" w:rsidRPr="000E6EAF" w:rsidRDefault="000E3FC1" w:rsidP="00D2697C">
            <w:r>
              <w:t xml:space="preserve">Observera att adress används endast om tillfällig adress behöver anges, </w:t>
            </w:r>
            <w:proofErr w:type="gramStart"/>
            <w:r>
              <w:t>ej</w:t>
            </w:r>
            <w:proofErr w:type="gramEnd"/>
            <w:r>
              <w:t xml:space="preserve"> folkbokförd adress.</w:t>
            </w:r>
            <w:r>
              <w:br/>
            </w:r>
            <w:r>
              <w:br/>
            </w:r>
            <w:r w:rsidRPr="009D21FD">
              <w:t>Adressen är avsedd att användas vid kallelse.</w:t>
            </w:r>
            <w:r>
              <w:t xml:space="preserve"> Formatet är baserat på </w:t>
            </w:r>
            <w:r>
              <w:lastRenderedPageBreak/>
              <w:t>Skatteverkets distributionslösning Navet.</w:t>
            </w:r>
          </w:p>
        </w:tc>
        <w:tc>
          <w:tcPr>
            <w:tcW w:w="851" w:type="dxa"/>
          </w:tcPr>
          <w:p w14:paraId="11F22B22" w14:textId="77777777" w:rsidR="000E3FC1" w:rsidRDefault="000E3FC1" w:rsidP="00D2697C">
            <w:r>
              <w:lastRenderedPageBreak/>
              <w:t>0</w:t>
            </w:r>
            <w:proofErr w:type="gramStart"/>
            <w:r>
              <w:t>..</w:t>
            </w:r>
            <w:proofErr w:type="gramEnd"/>
            <w:r>
              <w:t>1</w:t>
            </w:r>
          </w:p>
        </w:tc>
        <w:tc>
          <w:tcPr>
            <w:tcW w:w="1417" w:type="dxa"/>
          </w:tcPr>
          <w:p w14:paraId="126D6061" w14:textId="77777777" w:rsidR="000E3FC1" w:rsidRDefault="000E3FC1" w:rsidP="00D2697C"/>
        </w:tc>
      </w:tr>
      <w:tr w:rsidR="000E3FC1" w:rsidRPr="00D10D9E" w14:paraId="67CE7B97" w14:textId="77777777" w:rsidTr="000E3FC1">
        <w:tc>
          <w:tcPr>
            <w:tcW w:w="2694" w:type="dxa"/>
          </w:tcPr>
          <w:p w14:paraId="58906CC8" w14:textId="77777777" w:rsidR="000E3FC1" w:rsidRPr="00D528FA" w:rsidRDefault="000E3FC1" w:rsidP="00D2697C">
            <w:pPr>
              <w:rPr>
                <w:lang w:val="en-US"/>
              </w:rPr>
            </w:pPr>
            <w:r w:rsidRPr="0086079F">
              <w:lastRenderedPageBreak/>
              <w:t>request</w:t>
            </w:r>
            <w:r>
              <w:t>.</w:t>
            </w:r>
            <w:r w:rsidRPr="00D528FA">
              <w:rPr>
                <w:lang w:val="en-US"/>
              </w:rPr>
              <w:t>patient.address.careOf</w:t>
            </w:r>
          </w:p>
        </w:tc>
        <w:tc>
          <w:tcPr>
            <w:tcW w:w="1559" w:type="dxa"/>
          </w:tcPr>
          <w:p w14:paraId="37AA0DFE" w14:textId="77777777" w:rsidR="000E3FC1" w:rsidRPr="00575836" w:rsidRDefault="000E3FC1" w:rsidP="00D2697C">
            <w:pPr>
              <w:rPr>
                <w:lang w:val="en-US"/>
              </w:rPr>
            </w:pPr>
            <w:r>
              <w:rPr>
                <w:lang w:val="en-US"/>
              </w:rPr>
              <w:t>String</w:t>
            </w:r>
          </w:p>
        </w:tc>
        <w:tc>
          <w:tcPr>
            <w:tcW w:w="3402" w:type="dxa"/>
          </w:tcPr>
          <w:p w14:paraId="11E788AA" w14:textId="77777777" w:rsidR="000E3FC1" w:rsidRPr="000E6EAF" w:rsidRDefault="000E3FC1" w:rsidP="00D2697C">
            <w:r>
              <w:t>”</w:t>
            </w:r>
            <w:r w:rsidRPr="005B067D">
              <w:t>Care of</w:t>
            </w:r>
            <w:r>
              <w:t>”</w:t>
            </w:r>
          </w:p>
        </w:tc>
        <w:tc>
          <w:tcPr>
            <w:tcW w:w="851" w:type="dxa"/>
          </w:tcPr>
          <w:p w14:paraId="7A72AEDB" w14:textId="77777777" w:rsidR="000E3FC1" w:rsidRDefault="000E3FC1" w:rsidP="00D2697C">
            <w:r>
              <w:t>0</w:t>
            </w:r>
            <w:proofErr w:type="gramStart"/>
            <w:r>
              <w:t>..</w:t>
            </w:r>
            <w:proofErr w:type="gramEnd"/>
            <w:r>
              <w:t>1</w:t>
            </w:r>
          </w:p>
        </w:tc>
        <w:tc>
          <w:tcPr>
            <w:tcW w:w="1417" w:type="dxa"/>
          </w:tcPr>
          <w:p w14:paraId="1CAB043E" w14:textId="77777777" w:rsidR="000E3FC1" w:rsidRDefault="000E3FC1" w:rsidP="00D2697C">
            <w:r>
              <w:t>Maxlängd 35</w:t>
            </w:r>
          </w:p>
        </w:tc>
      </w:tr>
      <w:tr w:rsidR="000E3FC1" w:rsidRPr="00D10D9E" w14:paraId="418EF81C" w14:textId="77777777" w:rsidTr="000E3FC1">
        <w:tc>
          <w:tcPr>
            <w:tcW w:w="2694" w:type="dxa"/>
          </w:tcPr>
          <w:p w14:paraId="77682B1D" w14:textId="77777777" w:rsidR="000E3FC1" w:rsidRPr="00D528FA" w:rsidRDefault="000E3FC1" w:rsidP="00D2697C">
            <w:pPr>
              <w:rPr>
                <w:lang w:val="en-US"/>
              </w:rPr>
            </w:pPr>
            <w:r w:rsidRPr="0086079F">
              <w:t>request</w:t>
            </w:r>
            <w:r>
              <w:t>.</w:t>
            </w:r>
            <w:r w:rsidRPr="00D528FA">
              <w:rPr>
                <w:lang w:val="en-US"/>
              </w:rPr>
              <w:t>patient.address.streetName1</w:t>
            </w:r>
          </w:p>
        </w:tc>
        <w:tc>
          <w:tcPr>
            <w:tcW w:w="1559" w:type="dxa"/>
          </w:tcPr>
          <w:p w14:paraId="724B00E0" w14:textId="77777777" w:rsidR="000E3FC1" w:rsidRDefault="000E3FC1" w:rsidP="00D2697C">
            <w:pPr>
              <w:rPr>
                <w:lang w:val="en-US"/>
              </w:rPr>
            </w:pPr>
            <w:r>
              <w:rPr>
                <w:lang w:val="en-US"/>
              </w:rPr>
              <w:t>String</w:t>
            </w:r>
          </w:p>
        </w:tc>
        <w:tc>
          <w:tcPr>
            <w:tcW w:w="3402" w:type="dxa"/>
          </w:tcPr>
          <w:p w14:paraId="426D8FA1" w14:textId="77777777" w:rsidR="000E3FC1" w:rsidRPr="000E6EAF" w:rsidRDefault="000E3FC1" w:rsidP="00D2697C">
            <w:r>
              <w:t>Utdelningsadress1</w:t>
            </w:r>
          </w:p>
        </w:tc>
        <w:tc>
          <w:tcPr>
            <w:tcW w:w="851" w:type="dxa"/>
          </w:tcPr>
          <w:p w14:paraId="002BEFE1" w14:textId="77777777" w:rsidR="000E3FC1" w:rsidRDefault="000E3FC1" w:rsidP="00D2697C">
            <w:r>
              <w:t>1</w:t>
            </w:r>
            <w:proofErr w:type="gramStart"/>
            <w:r>
              <w:t>..</w:t>
            </w:r>
            <w:proofErr w:type="gramEnd"/>
            <w:r>
              <w:t>1</w:t>
            </w:r>
          </w:p>
        </w:tc>
        <w:tc>
          <w:tcPr>
            <w:tcW w:w="1417" w:type="dxa"/>
          </w:tcPr>
          <w:p w14:paraId="309E3CCB" w14:textId="77777777" w:rsidR="000E3FC1" w:rsidRDefault="000E3FC1" w:rsidP="00D2697C">
            <w:r>
              <w:t>Maxlängd 35</w:t>
            </w:r>
          </w:p>
        </w:tc>
      </w:tr>
      <w:tr w:rsidR="000E3FC1" w:rsidRPr="00D10D9E" w14:paraId="51269990" w14:textId="77777777" w:rsidTr="000E3FC1">
        <w:tc>
          <w:tcPr>
            <w:tcW w:w="2694" w:type="dxa"/>
          </w:tcPr>
          <w:p w14:paraId="24D13386" w14:textId="77777777" w:rsidR="000E3FC1" w:rsidRPr="00D528FA" w:rsidRDefault="000E3FC1" w:rsidP="00D2697C">
            <w:pPr>
              <w:rPr>
                <w:lang w:val="en-US"/>
              </w:rPr>
            </w:pPr>
            <w:r w:rsidRPr="0086079F">
              <w:t>request</w:t>
            </w:r>
            <w:r>
              <w:t>.</w:t>
            </w:r>
            <w:r w:rsidRPr="00D528FA">
              <w:rPr>
                <w:lang w:val="en-US"/>
              </w:rPr>
              <w:t>patient.address.streetName2</w:t>
            </w:r>
          </w:p>
        </w:tc>
        <w:tc>
          <w:tcPr>
            <w:tcW w:w="1559" w:type="dxa"/>
          </w:tcPr>
          <w:p w14:paraId="08B25DFF" w14:textId="77777777" w:rsidR="000E3FC1" w:rsidRDefault="000E3FC1" w:rsidP="00D2697C">
            <w:pPr>
              <w:rPr>
                <w:lang w:val="en-US"/>
              </w:rPr>
            </w:pPr>
            <w:r>
              <w:rPr>
                <w:lang w:val="en-US"/>
              </w:rPr>
              <w:t>String</w:t>
            </w:r>
          </w:p>
        </w:tc>
        <w:tc>
          <w:tcPr>
            <w:tcW w:w="3402" w:type="dxa"/>
          </w:tcPr>
          <w:p w14:paraId="3DCCA999" w14:textId="77777777" w:rsidR="000E3FC1" w:rsidRPr="000E6EAF" w:rsidRDefault="000E3FC1" w:rsidP="00D2697C">
            <w:r>
              <w:t>Utdelningsadress2</w:t>
            </w:r>
          </w:p>
        </w:tc>
        <w:tc>
          <w:tcPr>
            <w:tcW w:w="851" w:type="dxa"/>
          </w:tcPr>
          <w:p w14:paraId="6F9321A1" w14:textId="77777777" w:rsidR="000E3FC1" w:rsidRDefault="000E3FC1" w:rsidP="00D2697C">
            <w:r>
              <w:t>0</w:t>
            </w:r>
            <w:proofErr w:type="gramStart"/>
            <w:r>
              <w:t>..</w:t>
            </w:r>
            <w:proofErr w:type="gramEnd"/>
            <w:r>
              <w:t>1</w:t>
            </w:r>
          </w:p>
        </w:tc>
        <w:tc>
          <w:tcPr>
            <w:tcW w:w="1417" w:type="dxa"/>
          </w:tcPr>
          <w:p w14:paraId="7A7E0F87" w14:textId="77777777" w:rsidR="000E3FC1" w:rsidRDefault="000E3FC1" w:rsidP="00D2697C">
            <w:r>
              <w:t>Maxlängd 35</w:t>
            </w:r>
          </w:p>
        </w:tc>
      </w:tr>
      <w:tr w:rsidR="000E3FC1" w:rsidRPr="00D10D9E" w14:paraId="4535BE91" w14:textId="77777777" w:rsidTr="000E3FC1">
        <w:tc>
          <w:tcPr>
            <w:tcW w:w="2694" w:type="dxa"/>
          </w:tcPr>
          <w:p w14:paraId="50DE1C54" w14:textId="77777777" w:rsidR="000E3FC1" w:rsidRPr="00D528FA" w:rsidRDefault="000E3FC1" w:rsidP="00D2697C">
            <w:pPr>
              <w:rPr>
                <w:lang w:val="en-US"/>
              </w:rPr>
            </w:pPr>
            <w:r w:rsidRPr="0086079F">
              <w:t>request</w:t>
            </w:r>
            <w:r>
              <w:t>.</w:t>
            </w:r>
            <w:r w:rsidRPr="00D528FA">
              <w:rPr>
                <w:lang w:val="en-US"/>
              </w:rPr>
              <w:t>patient.address.</w:t>
            </w:r>
            <w:r>
              <w:rPr>
                <w:lang w:val="en-US"/>
              </w:rPr>
              <w:t>postalCode</w:t>
            </w:r>
          </w:p>
        </w:tc>
        <w:tc>
          <w:tcPr>
            <w:tcW w:w="1559" w:type="dxa"/>
          </w:tcPr>
          <w:p w14:paraId="73F19562" w14:textId="77777777" w:rsidR="000E3FC1" w:rsidRDefault="000E3FC1" w:rsidP="00D2697C">
            <w:pPr>
              <w:rPr>
                <w:lang w:val="en-US"/>
              </w:rPr>
            </w:pPr>
            <w:r>
              <w:rPr>
                <w:lang w:val="en-US"/>
              </w:rPr>
              <w:t>String</w:t>
            </w:r>
          </w:p>
        </w:tc>
        <w:tc>
          <w:tcPr>
            <w:tcW w:w="3402" w:type="dxa"/>
          </w:tcPr>
          <w:p w14:paraId="15FCCCC3" w14:textId="77777777" w:rsidR="000E3FC1" w:rsidRPr="000E6EAF" w:rsidRDefault="000E3FC1" w:rsidP="00D2697C">
            <w:r w:rsidRPr="00944EAE">
              <w:t>Postnummer</w:t>
            </w:r>
            <w:r w:rsidRPr="005B067D">
              <w:t xml:space="preserve"> </w:t>
            </w:r>
            <w:r>
              <w:t xml:space="preserve">i formatet ”12345”, </w:t>
            </w:r>
            <w:proofErr w:type="gramStart"/>
            <w:r>
              <w:t>dvs</w:t>
            </w:r>
            <w:proofErr w:type="gramEnd"/>
            <w:r>
              <w:t xml:space="preserve"> fem siffror inga blanksteg.</w:t>
            </w:r>
          </w:p>
        </w:tc>
        <w:tc>
          <w:tcPr>
            <w:tcW w:w="851" w:type="dxa"/>
          </w:tcPr>
          <w:p w14:paraId="1E480792" w14:textId="77777777" w:rsidR="000E3FC1" w:rsidRDefault="000E3FC1" w:rsidP="00D2697C">
            <w:r>
              <w:t>1</w:t>
            </w:r>
            <w:proofErr w:type="gramStart"/>
            <w:r>
              <w:t>..</w:t>
            </w:r>
            <w:proofErr w:type="gramEnd"/>
            <w:r>
              <w:t>1</w:t>
            </w:r>
          </w:p>
        </w:tc>
        <w:tc>
          <w:tcPr>
            <w:tcW w:w="1417" w:type="dxa"/>
          </w:tcPr>
          <w:p w14:paraId="4C571E64" w14:textId="61710358" w:rsidR="000E3FC1" w:rsidRDefault="00182483" w:rsidP="00D2697C">
            <w:r>
              <w:t>Maxlängd 5</w:t>
            </w:r>
          </w:p>
        </w:tc>
      </w:tr>
      <w:tr w:rsidR="000E3FC1" w:rsidRPr="00D10D9E" w14:paraId="7FE45D62" w14:textId="77777777" w:rsidTr="000E3FC1">
        <w:tc>
          <w:tcPr>
            <w:tcW w:w="2694" w:type="dxa"/>
          </w:tcPr>
          <w:p w14:paraId="39DC8B28" w14:textId="77777777" w:rsidR="000E3FC1" w:rsidRPr="00D528FA" w:rsidRDefault="000E3FC1" w:rsidP="00D2697C">
            <w:pPr>
              <w:rPr>
                <w:lang w:val="en-US"/>
              </w:rPr>
            </w:pPr>
            <w:r w:rsidRPr="0086079F">
              <w:t>request</w:t>
            </w:r>
            <w:r>
              <w:t>.</w:t>
            </w:r>
            <w:r>
              <w:rPr>
                <w:lang w:val="en-US"/>
              </w:rPr>
              <w:t>patient.address.postalCity</w:t>
            </w:r>
          </w:p>
        </w:tc>
        <w:tc>
          <w:tcPr>
            <w:tcW w:w="1559" w:type="dxa"/>
          </w:tcPr>
          <w:p w14:paraId="5CD34623" w14:textId="77777777" w:rsidR="000E3FC1" w:rsidRDefault="000E3FC1" w:rsidP="00D2697C">
            <w:pPr>
              <w:rPr>
                <w:lang w:val="en-US"/>
              </w:rPr>
            </w:pPr>
            <w:r>
              <w:rPr>
                <w:lang w:val="en-US"/>
              </w:rPr>
              <w:t>String</w:t>
            </w:r>
          </w:p>
        </w:tc>
        <w:tc>
          <w:tcPr>
            <w:tcW w:w="3402" w:type="dxa"/>
          </w:tcPr>
          <w:p w14:paraId="303686EE" w14:textId="77777777" w:rsidR="000E3FC1" w:rsidRPr="000E6EAF" w:rsidRDefault="000E3FC1" w:rsidP="00D2697C">
            <w:r>
              <w:t>Postort</w:t>
            </w:r>
          </w:p>
        </w:tc>
        <w:tc>
          <w:tcPr>
            <w:tcW w:w="851" w:type="dxa"/>
          </w:tcPr>
          <w:p w14:paraId="36E3269D" w14:textId="77777777" w:rsidR="000E3FC1" w:rsidRDefault="000E3FC1" w:rsidP="00D2697C">
            <w:r>
              <w:t>1</w:t>
            </w:r>
            <w:proofErr w:type="gramStart"/>
            <w:r>
              <w:t>..</w:t>
            </w:r>
            <w:proofErr w:type="gramEnd"/>
            <w:r>
              <w:t>1</w:t>
            </w:r>
          </w:p>
        </w:tc>
        <w:tc>
          <w:tcPr>
            <w:tcW w:w="1417" w:type="dxa"/>
          </w:tcPr>
          <w:p w14:paraId="434D19D2" w14:textId="77777777" w:rsidR="000E3FC1" w:rsidRDefault="000E3FC1" w:rsidP="00D2697C">
            <w:r>
              <w:t>Maxlängd 27</w:t>
            </w:r>
          </w:p>
        </w:tc>
      </w:tr>
      <w:tr w:rsidR="000E3FC1" w:rsidRPr="00D10D9E" w14:paraId="0E1A107C" w14:textId="77777777" w:rsidTr="000E3FC1">
        <w:tc>
          <w:tcPr>
            <w:tcW w:w="2694" w:type="dxa"/>
          </w:tcPr>
          <w:p w14:paraId="76DF7F78" w14:textId="77777777" w:rsidR="000E3FC1" w:rsidRDefault="000E3FC1" w:rsidP="00D2697C">
            <w:pPr>
              <w:rPr>
                <w:lang w:val="en-US"/>
              </w:rPr>
            </w:pPr>
            <w:r w:rsidRPr="0086079F">
              <w:t>request</w:t>
            </w:r>
            <w:r>
              <w:t>.</w:t>
            </w:r>
            <w:r>
              <w:rPr>
                <w:lang w:val="en-US"/>
              </w:rPr>
              <w:t>patient.address.postBox</w:t>
            </w:r>
          </w:p>
        </w:tc>
        <w:tc>
          <w:tcPr>
            <w:tcW w:w="1559" w:type="dxa"/>
          </w:tcPr>
          <w:p w14:paraId="772A1CFF" w14:textId="77777777" w:rsidR="000E3FC1" w:rsidRDefault="000E3FC1" w:rsidP="00D2697C">
            <w:pPr>
              <w:rPr>
                <w:lang w:val="en-US"/>
              </w:rPr>
            </w:pPr>
            <w:r>
              <w:rPr>
                <w:lang w:val="en-US"/>
              </w:rPr>
              <w:t>String</w:t>
            </w:r>
          </w:p>
        </w:tc>
        <w:tc>
          <w:tcPr>
            <w:tcW w:w="3402" w:type="dxa"/>
          </w:tcPr>
          <w:p w14:paraId="25A74CF6" w14:textId="77777777" w:rsidR="000E3FC1" w:rsidRDefault="000E3FC1" w:rsidP="00D2697C">
            <w:r>
              <w:t>Postbox</w:t>
            </w:r>
          </w:p>
        </w:tc>
        <w:tc>
          <w:tcPr>
            <w:tcW w:w="851" w:type="dxa"/>
          </w:tcPr>
          <w:p w14:paraId="1E40499E" w14:textId="77777777" w:rsidR="000E3FC1" w:rsidRDefault="000E3FC1" w:rsidP="00D2697C">
            <w:r>
              <w:t>0</w:t>
            </w:r>
            <w:proofErr w:type="gramStart"/>
            <w:r>
              <w:t>..</w:t>
            </w:r>
            <w:proofErr w:type="gramEnd"/>
            <w:r>
              <w:t>1</w:t>
            </w:r>
          </w:p>
        </w:tc>
        <w:tc>
          <w:tcPr>
            <w:tcW w:w="1417" w:type="dxa"/>
          </w:tcPr>
          <w:p w14:paraId="2354FA7B" w14:textId="77777777" w:rsidR="000E3FC1" w:rsidRDefault="000E3FC1" w:rsidP="00D2697C">
            <w:r>
              <w:t>Maxlängd 9</w:t>
            </w:r>
          </w:p>
        </w:tc>
      </w:tr>
      <w:tr w:rsidR="000E3FC1" w:rsidRPr="00D10D9E" w14:paraId="64B0CA81" w14:textId="77777777" w:rsidTr="000E3FC1">
        <w:tc>
          <w:tcPr>
            <w:tcW w:w="2694" w:type="dxa"/>
          </w:tcPr>
          <w:p w14:paraId="18F729AF" w14:textId="77777777" w:rsidR="000E3FC1" w:rsidRDefault="000E3FC1" w:rsidP="00D2697C">
            <w:pPr>
              <w:rPr>
                <w:lang w:val="en-US"/>
              </w:rPr>
            </w:pPr>
            <w:r w:rsidRPr="0086079F">
              <w:t>request</w:t>
            </w:r>
            <w:r>
              <w:t>.</w:t>
            </w:r>
            <w:r>
              <w:rPr>
                <w:lang w:val="en-US"/>
              </w:rPr>
              <w:t>patient.telecom</w:t>
            </w:r>
          </w:p>
        </w:tc>
        <w:tc>
          <w:tcPr>
            <w:tcW w:w="1559" w:type="dxa"/>
          </w:tcPr>
          <w:p w14:paraId="5D06E0BC" w14:textId="77777777" w:rsidR="000E3FC1" w:rsidRDefault="000E3FC1" w:rsidP="00D2697C">
            <w:pPr>
              <w:rPr>
                <w:lang w:val="en-US"/>
              </w:rPr>
            </w:pPr>
            <w:r>
              <w:rPr>
                <w:lang w:val="en-US"/>
              </w:rPr>
              <w:t>TelecomType</w:t>
            </w:r>
          </w:p>
        </w:tc>
        <w:tc>
          <w:tcPr>
            <w:tcW w:w="3402" w:type="dxa"/>
          </w:tcPr>
          <w:p w14:paraId="6BE8750B" w14:textId="77777777" w:rsidR="000E3FC1" w:rsidRDefault="000E3FC1" w:rsidP="00D2697C"/>
        </w:tc>
        <w:tc>
          <w:tcPr>
            <w:tcW w:w="851" w:type="dxa"/>
          </w:tcPr>
          <w:p w14:paraId="4FDF24A6" w14:textId="77777777" w:rsidR="000E3FC1" w:rsidRDefault="000E3FC1" w:rsidP="00D2697C">
            <w:r>
              <w:t>0</w:t>
            </w:r>
            <w:proofErr w:type="gramStart"/>
            <w:r>
              <w:t>..</w:t>
            </w:r>
            <w:proofErr w:type="gramEnd"/>
            <w:r>
              <w:t>2</w:t>
            </w:r>
          </w:p>
        </w:tc>
        <w:tc>
          <w:tcPr>
            <w:tcW w:w="1417" w:type="dxa"/>
          </w:tcPr>
          <w:p w14:paraId="3E8DE5AC" w14:textId="77777777" w:rsidR="000E3FC1" w:rsidRDefault="000E3FC1" w:rsidP="00D2697C"/>
        </w:tc>
      </w:tr>
      <w:tr w:rsidR="000E3FC1" w:rsidRPr="00D10D9E" w14:paraId="00392CF4" w14:textId="77777777" w:rsidTr="000E3FC1">
        <w:tc>
          <w:tcPr>
            <w:tcW w:w="2694" w:type="dxa"/>
          </w:tcPr>
          <w:p w14:paraId="6D559A97" w14:textId="77777777" w:rsidR="000E3FC1" w:rsidRPr="007F1542" w:rsidRDefault="000E3FC1" w:rsidP="00D2697C">
            <w:pPr>
              <w:rPr>
                <w:lang w:val="en-US"/>
              </w:rPr>
            </w:pPr>
            <w:r w:rsidRPr="007F1542">
              <w:t>request.</w:t>
            </w:r>
            <w:r w:rsidRPr="007F1542">
              <w:rPr>
                <w:lang w:val="en-US"/>
              </w:rPr>
              <w:t>patient.telecom.typeOfTelecom</w:t>
            </w:r>
          </w:p>
        </w:tc>
        <w:tc>
          <w:tcPr>
            <w:tcW w:w="1559" w:type="dxa"/>
          </w:tcPr>
          <w:p w14:paraId="081889FF" w14:textId="77777777" w:rsidR="000E3FC1" w:rsidRDefault="000E3FC1" w:rsidP="00D2697C">
            <w:pPr>
              <w:rPr>
                <w:lang w:val="en-US"/>
              </w:rPr>
            </w:pPr>
            <w:r w:rsidRPr="00572BFC">
              <w:rPr>
                <w:lang w:val="en-US"/>
              </w:rPr>
              <w:t>codeForTelecomType</w:t>
            </w:r>
          </w:p>
        </w:tc>
        <w:tc>
          <w:tcPr>
            <w:tcW w:w="3402" w:type="dxa"/>
          </w:tcPr>
          <w:p w14:paraId="3072A7EC" w14:textId="3DD0722F" w:rsidR="000E3FC1" w:rsidRPr="006062B2" w:rsidRDefault="000E3FC1" w:rsidP="00D2697C">
            <w:r w:rsidRPr="006062B2">
              <w:t>För att särskilja olika typer av telekomadresser</w:t>
            </w:r>
            <w:r>
              <w:t xml:space="preserve"> används 2 olika koder</w:t>
            </w:r>
            <w:r w:rsidRPr="006062B2">
              <w:t xml:space="preserve"> </w:t>
            </w:r>
            <w:r>
              <w:t>’</w:t>
            </w:r>
            <w:r w:rsidRPr="006062B2">
              <w:t>MC</w:t>
            </w:r>
            <w:r>
              <w:t>’</w:t>
            </w:r>
            <w:r w:rsidRPr="006062B2">
              <w:t>=Mobil,</w:t>
            </w:r>
            <w:r w:rsidR="00375EB2">
              <w:t xml:space="preserve"> </w:t>
            </w:r>
            <w:r>
              <w:t>’</w:t>
            </w:r>
            <w:r w:rsidRPr="006062B2">
              <w:t>H</w:t>
            </w:r>
            <w:r>
              <w:t>’</w:t>
            </w:r>
            <w:r w:rsidRPr="006062B2">
              <w:t>=Hemtelefon</w:t>
            </w:r>
          </w:p>
          <w:p w14:paraId="39A0C99F" w14:textId="77777777" w:rsidR="000E3FC1" w:rsidRPr="000E6EAF" w:rsidRDefault="000E3FC1" w:rsidP="00D2697C"/>
        </w:tc>
        <w:tc>
          <w:tcPr>
            <w:tcW w:w="851" w:type="dxa"/>
          </w:tcPr>
          <w:p w14:paraId="6863BE23" w14:textId="77777777" w:rsidR="000E3FC1" w:rsidRDefault="000E3FC1" w:rsidP="00D2697C">
            <w:r>
              <w:t>1</w:t>
            </w:r>
            <w:proofErr w:type="gramStart"/>
            <w:r>
              <w:t>..</w:t>
            </w:r>
            <w:proofErr w:type="gramEnd"/>
            <w:r>
              <w:t>1</w:t>
            </w:r>
          </w:p>
        </w:tc>
        <w:tc>
          <w:tcPr>
            <w:tcW w:w="1417" w:type="dxa"/>
          </w:tcPr>
          <w:p w14:paraId="55823BB3" w14:textId="77777777" w:rsidR="000E3FC1" w:rsidRDefault="000E3FC1" w:rsidP="00D2697C">
            <w:proofErr w:type="gramStart"/>
            <w:r w:rsidRPr="0028702D">
              <w:t>codes:codeForTelecomType</w:t>
            </w:r>
            <w:proofErr w:type="gramEnd"/>
          </w:p>
        </w:tc>
      </w:tr>
      <w:tr w:rsidR="000E3FC1" w:rsidRPr="00D10D9E" w14:paraId="12186B3A" w14:textId="77777777" w:rsidTr="000E3FC1">
        <w:tc>
          <w:tcPr>
            <w:tcW w:w="2694" w:type="dxa"/>
          </w:tcPr>
          <w:p w14:paraId="2C7E47D6" w14:textId="77777777" w:rsidR="000E3FC1" w:rsidRDefault="000E3FC1" w:rsidP="00D2697C">
            <w:pPr>
              <w:rPr>
                <w:lang w:val="en-US"/>
              </w:rPr>
            </w:pPr>
            <w:r w:rsidRPr="0086079F">
              <w:t>request</w:t>
            </w:r>
            <w:r>
              <w:t>.</w:t>
            </w:r>
            <w:r>
              <w:rPr>
                <w:lang w:val="en-US"/>
              </w:rPr>
              <w:t>patient.telecom.number</w:t>
            </w:r>
          </w:p>
        </w:tc>
        <w:tc>
          <w:tcPr>
            <w:tcW w:w="1559" w:type="dxa"/>
          </w:tcPr>
          <w:p w14:paraId="0396A341" w14:textId="77777777" w:rsidR="000E3FC1" w:rsidRPr="00D528FA" w:rsidRDefault="000E3FC1" w:rsidP="00D2697C">
            <w:pPr>
              <w:rPr>
                <w:lang w:val="en-US"/>
              </w:rPr>
            </w:pPr>
            <w:r>
              <w:rPr>
                <w:lang w:val="en-US"/>
              </w:rPr>
              <w:t>String</w:t>
            </w:r>
          </w:p>
        </w:tc>
        <w:tc>
          <w:tcPr>
            <w:tcW w:w="3402" w:type="dxa"/>
          </w:tcPr>
          <w:p w14:paraId="4501B38E" w14:textId="023DA6CC" w:rsidR="000E3FC1" w:rsidRPr="006062B2" w:rsidRDefault="000E3FC1" w:rsidP="00A122B5">
            <w:r w:rsidRPr="00D528FA">
              <w:t>Telefonnummer</w:t>
            </w:r>
          </w:p>
        </w:tc>
        <w:tc>
          <w:tcPr>
            <w:tcW w:w="851" w:type="dxa"/>
          </w:tcPr>
          <w:p w14:paraId="6D52183D" w14:textId="77777777" w:rsidR="000E3FC1" w:rsidRDefault="000E3FC1" w:rsidP="00D2697C">
            <w:r>
              <w:t>1</w:t>
            </w:r>
            <w:proofErr w:type="gramStart"/>
            <w:r>
              <w:t>..</w:t>
            </w:r>
            <w:proofErr w:type="gramEnd"/>
            <w:r>
              <w:t>1</w:t>
            </w:r>
          </w:p>
        </w:tc>
        <w:tc>
          <w:tcPr>
            <w:tcW w:w="1417" w:type="dxa"/>
          </w:tcPr>
          <w:p w14:paraId="0178CB35" w14:textId="2C94383B" w:rsidR="000E3FC1" w:rsidRDefault="00A122B5" w:rsidP="00D2697C">
            <w:r>
              <w:t>Maxlängd 200</w:t>
            </w:r>
          </w:p>
        </w:tc>
      </w:tr>
      <w:tr w:rsidR="000E3FC1" w:rsidRPr="00D10D9E" w14:paraId="6DAFF317" w14:textId="77777777" w:rsidTr="000E3FC1">
        <w:tc>
          <w:tcPr>
            <w:tcW w:w="2694" w:type="dxa"/>
          </w:tcPr>
          <w:p w14:paraId="4DD641AC" w14:textId="77777777" w:rsidR="000E3FC1" w:rsidRPr="00D528FA" w:rsidRDefault="000E3FC1" w:rsidP="00D2697C">
            <w:pPr>
              <w:rPr>
                <w:lang w:val="en-US"/>
              </w:rPr>
            </w:pPr>
            <w:r w:rsidRPr="0086079F">
              <w:t>request</w:t>
            </w:r>
            <w:r>
              <w:t>.</w:t>
            </w:r>
            <w:r w:rsidRPr="00D528FA">
              <w:rPr>
                <w:lang w:val="en-US"/>
              </w:rPr>
              <w:t>patient.name</w:t>
            </w:r>
          </w:p>
        </w:tc>
        <w:tc>
          <w:tcPr>
            <w:tcW w:w="1559" w:type="dxa"/>
          </w:tcPr>
          <w:p w14:paraId="2FA25244" w14:textId="77777777" w:rsidR="000E3FC1" w:rsidRDefault="000E3FC1" w:rsidP="00D2697C">
            <w:pPr>
              <w:rPr>
                <w:lang w:val="en-US"/>
              </w:rPr>
            </w:pPr>
            <w:r>
              <w:rPr>
                <w:lang w:val="en-US"/>
              </w:rPr>
              <w:t>String</w:t>
            </w:r>
          </w:p>
        </w:tc>
        <w:tc>
          <w:tcPr>
            <w:tcW w:w="3402" w:type="dxa"/>
          </w:tcPr>
          <w:p w14:paraId="013AD6B8" w14:textId="77777777" w:rsidR="000E3FC1" w:rsidRDefault="000E3FC1" w:rsidP="00D2697C">
            <w:r>
              <w:t>P</w:t>
            </w:r>
            <w:r w:rsidRPr="009E11C9">
              <w:t xml:space="preserve">ersonnamn sammanslaget enligt formatet " </w:t>
            </w:r>
            <w:r>
              <w:t>M</w:t>
            </w:r>
            <w:r w:rsidRPr="009E11C9">
              <w:t>ellannamn Efternamn</w:t>
            </w:r>
            <w:r>
              <w:t>,</w:t>
            </w:r>
            <w:r w:rsidRPr="009E11C9" w:rsidDel="00FF3F03">
              <w:t xml:space="preserve"> </w:t>
            </w:r>
            <w:r w:rsidRPr="009E11C9">
              <w:t>förnamn". Om flera namn av samma typ förekommer ska dessa separeras med mellanslag.</w:t>
            </w:r>
          </w:p>
          <w:p w14:paraId="494C066B" w14:textId="77777777" w:rsidR="000E3FC1" w:rsidRPr="000E6EAF" w:rsidRDefault="000E3FC1" w:rsidP="00D2697C">
            <w:r>
              <w:t>Implementationer rekommenderas att i första hand slå upp denna information från den källa till personinformation som normalt används. Detta namn är i första hand till för teknisk loggning och spårbarhet.</w:t>
            </w:r>
          </w:p>
        </w:tc>
        <w:tc>
          <w:tcPr>
            <w:tcW w:w="851" w:type="dxa"/>
          </w:tcPr>
          <w:p w14:paraId="049F0BD8" w14:textId="77777777" w:rsidR="000E3FC1" w:rsidRDefault="000E3FC1" w:rsidP="00D2697C">
            <w:r>
              <w:t>0</w:t>
            </w:r>
            <w:proofErr w:type="gramStart"/>
            <w:r>
              <w:t>..</w:t>
            </w:r>
            <w:proofErr w:type="gramEnd"/>
            <w:r>
              <w:t>1</w:t>
            </w:r>
          </w:p>
        </w:tc>
        <w:tc>
          <w:tcPr>
            <w:tcW w:w="1417" w:type="dxa"/>
          </w:tcPr>
          <w:p w14:paraId="64961BA8" w14:textId="77777777" w:rsidR="000E3FC1" w:rsidRDefault="000E3FC1" w:rsidP="00D2697C">
            <w:r>
              <w:t>Maxlängd 216</w:t>
            </w:r>
          </w:p>
        </w:tc>
      </w:tr>
      <w:tr w:rsidR="000E3FC1" w:rsidRPr="00D10D9E" w14:paraId="64CFDEBD" w14:textId="77777777" w:rsidTr="000E3FC1">
        <w:tc>
          <w:tcPr>
            <w:tcW w:w="2694" w:type="dxa"/>
          </w:tcPr>
          <w:p w14:paraId="120DAB40" w14:textId="77777777" w:rsidR="000E3FC1" w:rsidRPr="00446104" w:rsidRDefault="000E3FC1" w:rsidP="00D2697C">
            <w:r w:rsidRPr="0086079F">
              <w:t>request</w:t>
            </w:r>
            <w:r>
              <w:t>.</w:t>
            </w:r>
            <w:r w:rsidRPr="00446104">
              <w:t>patient.gender</w:t>
            </w:r>
          </w:p>
        </w:tc>
        <w:tc>
          <w:tcPr>
            <w:tcW w:w="1559" w:type="dxa"/>
          </w:tcPr>
          <w:p w14:paraId="316F6D53" w14:textId="77777777" w:rsidR="000E3FC1" w:rsidRPr="00446104" w:rsidRDefault="000E3FC1" w:rsidP="00D2697C">
            <w:r w:rsidRPr="00446104">
              <w:t>codeForGenderType</w:t>
            </w:r>
          </w:p>
        </w:tc>
        <w:tc>
          <w:tcPr>
            <w:tcW w:w="3402" w:type="dxa"/>
          </w:tcPr>
          <w:p w14:paraId="1AC1D009" w14:textId="77777777" w:rsidR="000E3FC1" w:rsidRPr="00284605" w:rsidRDefault="000E3FC1" w:rsidP="00D2697C">
            <w:r w:rsidRPr="00284605">
              <w:t>Anger administrativt kön</w:t>
            </w:r>
            <w:r>
              <w:t>, dvs. det kön patienten har registrerat hos Skatteverket.</w:t>
            </w:r>
          </w:p>
          <w:p w14:paraId="1856BCAB" w14:textId="77777777" w:rsidR="000E3FC1" w:rsidRPr="00284605" w:rsidRDefault="000E3FC1" w:rsidP="00D2697C"/>
          <w:p w14:paraId="5290A5F7" w14:textId="77777777" w:rsidR="000E3FC1" w:rsidRDefault="000E3FC1" w:rsidP="00D2697C">
            <w:r>
              <w:t>OID för kodsystem: 1.2.752.129.2.2.1.1</w:t>
            </w:r>
          </w:p>
          <w:p w14:paraId="123BD744" w14:textId="77777777" w:rsidR="000E3FC1" w:rsidRDefault="000E3FC1" w:rsidP="00D2697C"/>
          <w:p w14:paraId="1CBDF9B6" w14:textId="62FECC39" w:rsidR="000E3FC1" w:rsidRDefault="000E3FC1" w:rsidP="00D2697C">
            <w:r>
              <w:lastRenderedPageBreak/>
              <w:t>G</w:t>
            </w:r>
            <w:r w:rsidR="00C03392">
              <w:t>i</w:t>
            </w:r>
            <w:r>
              <w:t>ltiga värden är:</w:t>
            </w:r>
          </w:p>
          <w:p w14:paraId="3F2182D3" w14:textId="77777777" w:rsidR="000E3FC1" w:rsidRDefault="000E3FC1" w:rsidP="00D2697C">
            <w:r>
              <w:t xml:space="preserve">0 = okänt </w:t>
            </w:r>
          </w:p>
          <w:p w14:paraId="03A4ABFA" w14:textId="77777777" w:rsidR="000E3FC1" w:rsidRDefault="000E3FC1" w:rsidP="00D2697C">
            <w:r>
              <w:t xml:space="preserve">1 = man </w:t>
            </w:r>
          </w:p>
          <w:p w14:paraId="5F6648B2" w14:textId="77777777" w:rsidR="000E3FC1" w:rsidRDefault="000E3FC1" w:rsidP="00D2697C">
            <w:r>
              <w:t xml:space="preserve">2 = kvinna </w:t>
            </w:r>
          </w:p>
          <w:p w14:paraId="71FFBB50" w14:textId="77777777" w:rsidR="000E3FC1" w:rsidRPr="00446104" w:rsidRDefault="000E3FC1" w:rsidP="00D2697C">
            <w:r>
              <w:t xml:space="preserve">9 = </w:t>
            </w:r>
            <w:proofErr w:type="gramStart"/>
            <w:r>
              <w:t>ej</w:t>
            </w:r>
            <w:proofErr w:type="gramEnd"/>
            <w:r>
              <w:t xml:space="preserve"> tillämpligt</w:t>
            </w:r>
          </w:p>
        </w:tc>
        <w:tc>
          <w:tcPr>
            <w:tcW w:w="851" w:type="dxa"/>
          </w:tcPr>
          <w:p w14:paraId="7AC1E66B" w14:textId="77777777" w:rsidR="000E3FC1" w:rsidRPr="00446104" w:rsidRDefault="000E3FC1" w:rsidP="00D2697C">
            <w:r w:rsidRPr="00446104">
              <w:lastRenderedPageBreak/>
              <w:t>0</w:t>
            </w:r>
            <w:proofErr w:type="gramStart"/>
            <w:r w:rsidRPr="00446104">
              <w:t>..</w:t>
            </w:r>
            <w:proofErr w:type="gramEnd"/>
            <w:r w:rsidRPr="00446104">
              <w:t>1</w:t>
            </w:r>
          </w:p>
        </w:tc>
        <w:tc>
          <w:tcPr>
            <w:tcW w:w="1417" w:type="dxa"/>
          </w:tcPr>
          <w:p w14:paraId="7BB18889" w14:textId="77777777" w:rsidR="000E3FC1" w:rsidRPr="00446104" w:rsidRDefault="000E3FC1" w:rsidP="00D2697C">
            <w:proofErr w:type="gramStart"/>
            <w:r w:rsidRPr="00446104">
              <w:t>codes:codeForGenderType</w:t>
            </w:r>
            <w:proofErr w:type="gramEnd"/>
          </w:p>
        </w:tc>
      </w:tr>
      <w:tr w:rsidR="000E3FC1" w:rsidRPr="00D10D9E" w14:paraId="433A6705" w14:textId="77777777" w:rsidTr="000E3FC1">
        <w:tc>
          <w:tcPr>
            <w:tcW w:w="2694" w:type="dxa"/>
          </w:tcPr>
          <w:p w14:paraId="15A0D2F4" w14:textId="77777777" w:rsidR="000E3FC1" w:rsidRPr="0001022C" w:rsidRDefault="000E3FC1" w:rsidP="00D2697C">
            <w:r w:rsidRPr="0086079F">
              <w:lastRenderedPageBreak/>
              <w:t>request</w:t>
            </w:r>
            <w:r>
              <w:t>.</w:t>
            </w:r>
            <w:r w:rsidRPr="0001022C">
              <w:t>patient.dateOfBirth</w:t>
            </w:r>
          </w:p>
        </w:tc>
        <w:tc>
          <w:tcPr>
            <w:tcW w:w="1559" w:type="dxa"/>
          </w:tcPr>
          <w:p w14:paraId="55C98965" w14:textId="77777777" w:rsidR="000E3FC1" w:rsidRPr="0001022C" w:rsidRDefault="000E3FC1" w:rsidP="00D2697C">
            <w:r w:rsidRPr="0001022C">
              <w:t>DateType</w:t>
            </w:r>
          </w:p>
        </w:tc>
        <w:tc>
          <w:tcPr>
            <w:tcW w:w="3402" w:type="dxa"/>
          </w:tcPr>
          <w:p w14:paraId="2FA8CEB8" w14:textId="77777777" w:rsidR="000E3FC1" w:rsidRPr="00981AA1" w:rsidRDefault="000E3FC1" w:rsidP="00D2697C">
            <w:r w:rsidRPr="00E372A7">
              <w:t>Anges då patientens identitetstyp är av annan typ än personnummer.</w:t>
            </w:r>
          </w:p>
        </w:tc>
        <w:tc>
          <w:tcPr>
            <w:tcW w:w="851" w:type="dxa"/>
          </w:tcPr>
          <w:p w14:paraId="7A0F3950" w14:textId="77777777" w:rsidR="000E3FC1" w:rsidRDefault="000E3FC1" w:rsidP="00D2697C">
            <w:r>
              <w:t>0</w:t>
            </w:r>
            <w:proofErr w:type="gramStart"/>
            <w:r>
              <w:t>..</w:t>
            </w:r>
            <w:proofErr w:type="gramEnd"/>
            <w:r>
              <w:t>1</w:t>
            </w:r>
          </w:p>
        </w:tc>
        <w:tc>
          <w:tcPr>
            <w:tcW w:w="1417" w:type="dxa"/>
          </w:tcPr>
          <w:p w14:paraId="3516B56A" w14:textId="77777777" w:rsidR="000E3FC1" w:rsidRDefault="000E3FC1" w:rsidP="00D2697C">
            <w:r>
              <w:t>SSÅÅMMDD</w:t>
            </w:r>
          </w:p>
        </w:tc>
      </w:tr>
      <w:tr w:rsidR="000E3FC1" w:rsidRPr="00D10D9E" w14:paraId="65F20B83" w14:textId="77777777" w:rsidTr="000E3FC1">
        <w:tc>
          <w:tcPr>
            <w:tcW w:w="2694" w:type="dxa"/>
          </w:tcPr>
          <w:p w14:paraId="328EF78B" w14:textId="77777777" w:rsidR="000E3FC1" w:rsidRPr="0086079F" w:rsidRDefault="000E3FC1" w:rsidP="00D2697C">
            <w:r w:rsidRPr="0086079F">
              <w:t>request</w:t>
            </w:r>
            <w:r>
              <w:t>.requestOrganisation</w:t>
            </w:r>
          </w:p>
        </w:tc>
        <w:tc>
          <w:tcPr>
            <w:tcW w:w="1559" w:type="dxa"/>
          </w:tcPr>
          <w:p w14:paraId="31BB6956" w14:textId="77777777" w:rsidR="000E3FC1" w:rsidRDefault="000E3FC1" w:rsidP="00D2697C">
            <w:pPr>
              <w:rPr>
                <w:lang w:val="en-US"/>
              </w:rPr>
            </w:pPr>
            <w:r>
              <w:rPr>
                <w:lang w:val="en-US"/>
              </w:rPr>
              <w:t>FullOrganisationType</w:t>
            </w:r>
          </w:p>
        </w:tc>
        <w:tc>
          <w:tcPr>
            <w:tcW w:w="3402" w:type="dxa"/>
          </w:tcPr>
          <w:p w14:paraId="7DC4D9E9" w14:textId="36C18A6F" w:rsidR="000E3FC1" w:rsidRDefault="000E3FC1" w:rsidP="00D2697C">
            <w:pPr>
              <w:tabs>
                <w:tab w:val="left" w:pos="3338"/>
              </w:tabs>
            </w:pPr>
            <w:r>
              <w:t>Information om ursprunglig remitterande organisatorisk enhet. Kan skilja sig från PDL ansvarig enhet vid behov. Det ä</w:t>
            </w:r>
            <w:r w:rsidR="00C03392">
              <w:t>r denna enhet som svaret a</w:t>
            </w:r>
            <w:r>
              <w:t>dresseras till i logisk adress.</w:t>
            </w:r>
          </w:p>
          <w:p w14:paraId="03E8BF67" w14:textId="77777777" w:rsidR="000E3FC1" w:rsidRPr="00981AA1" w:rsidRDefault="000E3FC1" w:rsidP="00D2697C"/>
        </w:tc>
        <w:tc>
          <w:tcPr>
            <w:tcW w:w="851" w:type="dxa"/>
          </w:tcPr>
          <w:p w14:paraId="13037A5C" w14:textId="77777777" w:rsidR="000E3FC1" w:rsidRDefault="000E3FC1" w:rsidP="00D2697C">
            <w:r>
              <w:t>1</w:t>
            </w:r>
            <w:proofErr w:type="gramStart"/>
            <w:r>
              <w:t>..</w:t>
            </w:r>
            <w:proofErr w:type="gramEnd"/>
            <w:r>
              <w:t>1</w:t>
            </w:r>
          </w:p>
        </w:tc>
        <w:tc>
          <w:tcPr>
            <w:tcW w:w="1417" w:type="dxa"/>
          </w:tcPr>
          <w:p w14:paraId="0779C7C9" w14:textId="77777777" w:rsidR="000E3FC1" w:rsidRDefault="000E3FC1" w:rsidP="00D2697C"/>
        </w:tc>
      </w:tr>
      <w:tr w:rsidR="000E3FC1" w:rsidRPr="00D10D9E" w14:paraId="7BF5F493" w14:textId="77777777" w:rsidTr="000E3FC1">
        <w:tc>
          <w:tcPr>
            <w:tcW w:w="2694" w:type="dxa"/>
          </w:tcPr>
          <w:p w14:paraId="11B081DA" w14:textId="77777777" w:rsidR="000E3FC1" w:rsidRPr="0086079F" w:rsidRDefault="000E3FC1" w:rsidP="00D2697C">
            <w:r w:rsidRPr="0086079F">
              <w:t>request</w:t>
            </w:r>
            <w:r>
              <w:rPr>
                <w:lang w:val="en-US"/>
              </w:rPr>
              <w:t>.</w:t>
            </w:r>
            <w:r>
              <w:t>requestOrganisation</w:t>
            </w:r>
            <w:r>
              <w:rPr>
                <w:lang w:val="en-US"/>
              </w:rPr>
              <w:t>.careUnitId</w:t>
            </w:r>
          </w:p>
        </w:tc>
        <w:tc>
          <w:tcPr>
            <w:tcW w:w="1559" w:type="dxa"/>
          </w:tcPr>
          <w:p w14:paraId="3B7232D5" w14:textId="77777777" w:rsidR="000E3FC1" w:rsidRDefault="000E3FC1" w:rsidP="00D2697C">
            <w:pPr>
              <w:rPr>
                <w:lang w:val="en-US"/>
              </w:rPr>
            </w:pPr>
            <w:r>
              <w:t>HsaIdType</w:t>
            </w:r>
          </w:p>
        </w:tc>
        <w:tc>
          <w:tcPr>
            <w:tcW w:w="3402" w:type="dxa"/>
          </w:tcPr>
          <w:p w14:paraId="2714D66B" w14:textId="77777777" w:rsidR="000E3FC1" w:rsidRPr="00981AA1" w:rsidRDefault="000E3FC1" w:rsidP="00D2697C">
            <w:r>
              <w:t>HSA-id för remitterande enhet. Detta används av remissbesvarare som logisk adress för att adressera svarsmottagare.</w:t>
            </w:r>
          </w:p>
        </w:tc>
        <w:tc>
          <w:tcPr>
            <w:tcW w:w="851" w:type="dxa"/>
          </w:tcPr>
          <w:p w14:paraId="657293D2" w14:textId="77777777" w:rsidR="000E3FC1" w:rsidRDefault="000E3FC1" w:rsidP="00D2697C">
            <w:r>
              <w:t>1</w:t>
            </w:r>
            <w:proofErr w:type="gramStart"/>
            <w:r w:rsidRPr="00FE7692">
              <w:t>..</w:t>
            </w:r>
            <w:proofErr w:type="gramEnd"/>
            <w:r w:rsidRPr="00FE7692">
              <w:t>1</w:t>
            </w:r>
          </w:p>
        </w:tc>
        <w:tc>
          <w:tcPr>
            <w:tcW w:w="1417" w:type="dxa"/>
          </w:tcPr>
          <w:p w14:paraId="779DCE08" w14:textId="77777777" w:rsidR="000E3FC1" w:rsidRDefault="000E3FC1" w:rsidP="00D2697C">
            <w:r>
              <w:t>Maxlängd 64 tecken</w:t>
            </w:r>
          </w:p>
        </w:tc>
      </w:tr>
      <w:tr w:rsidR="000E3FC1" w:rsidRPr="00D10D9E" w14:paraId="4C9E1C15" w14:textId="77777777" w:rsidTr="000E3FC1">
        <w:tc>
          <w:tcPr>
            <w:tcW w:w="2694" w:type="dxa"/>
          </w:tcPr>
          <w:p w14:paraId="25B4AC5B" w14:textId="77777777" w:rsidR="000E3FC1" w:rsidRPr="0086079F" w:rsidRDefault="000E3FC1" w:rsidP="00D2697C">
            <w:r w:rsidRPr="0086079F">
              <w:t>request</w:t>
            </w:r>
            <w:r>
              <w:rPr>
                <w:lang w:val="en-US"/>
              </w:rPr>
              <w:t>.</w:t>
            </w:r>
            <w:r>
              <w:t>requestOrganisation</w:t>
            </w:r>
            <w:r>
              <w:rPr>
                <w:lang w:val="en-US"/>
              </w:rPr>
              <w:t>.careUnitName</w:t>
            </w:r>
          </w:p>
        </w:tc>
        <w:tc>
          <w:tcPr>
            <w:tcW w:w="1559" w:type="dxa"/>
          </w:tcPr>
          <w:p w14:paraId="1F44E9C4" w14:textId="77777777" w:rsidR="000E3FC1" w:rsidRDefault="000E3FC1" w:rsidP="00D2697C">
            <w:pPr>
              <w:rPr>
                <w:lang w:val="en-US"/>
              </w:rPr>
            </w:pPr>
            <w:r>
              <w:t>String</w:t>
            </w:r>
          </w:p>
        </w:tc>
        <w:tc>
          <w:tcPr>
            <w:tcW w:w="3402" w:type="dxa"/>
          </w:tcPr>
          <w:p w14:paraId="31C8BB5A" w14:textId="77777777" w:rsidR="000E3FC1" w:rsidRPr="00981AA1" w:rsidRDefault="000E3FC1" w:rsidP="00D2697C">
            <w:r>
              <w:t>Namn på enhet.</w:t>
            </w:r>
          </w:p>
        </w:tc>
        <w:tc>
          <w:tcPr>
            <w:tcW w:w="851" w:type="dxa"/>
          </w:tcPr>
          <w:p w14:paraId="7CC8398B" w14:textId="77777777" w:rsidR="000E3FC1" w:rsidRDefault="000E3FC1" w:rsidP="00D2697C">
            <w:r w:rsidRPr="00FE7692">
              <w:t>0</w:t>
            </w:r>
            <w:proofErr w:type="gramStart"/>
            <w:r w:rsidRPr="00FE7692">
              <w:t>..</w:t>
            </w:r>
            <w:proofErr w:type="gramEnd"/>
            <w:r w:rsidRPr="00FE7692">
              <w:t>1</w:t>
            </w:r>
          </w:p>
        </w:tc>
        <w:tc>
          <w:tcPr>
            <w:tcW w:w="1417" w:type="dxa"/>
          </w:tcPr>
          <w:p w14:paraId="28547F23" w14:textId="77777777" w:rsidR="000E3FC1" w:rsidRDefault="000E3FC1" w:rsidP="00D2697C">
            <w:r>
              <w:t>Maxlängd 64 tecken</w:t>
            </w:r>
          </w:p>
        </w:tc>
      </w:tr>
      <w:tr w:rsidR="000E3FC1" w:rsidRPr="00D10D9E" w14:paraId="6264F83E" w14:textId="77777777" w:rsidTr="000E3FC1">
        <w:tc>
          <w:tcPr>
            <w:tcW w:w="2694" w:type="dxa"/>
          </w:tcPr>
          <w:p w14:paraId="68A83E93" w14:textId="77777777" w:rsidR="000E3FC1" w:rsidRPr="0086079F" w:rsidRDefault="000E3FC1" w:rsidP="00D2697C">
            <w:r w:rsidRPr="0086079F">
              <w:t>request</w:t>
            </w:r>
            <w:r>
              <w:rPr>
                <w:lang w:val="en-US"/>
              </w:rPr>
              <w:t>.</w:t>
            </w:r>
            <w:r>
              <w:t>requestOrganisation</w:t>
            </w:r>
            <w:r>
              <w:rPr>
                <w:lang w:val="en-US"/>
              </w:rPr>
              <w:t>.careUnitTelephone</w:t>
            </w:r>
          </w:p>
        </w:tc>
        <w:tc>
          <w:tcPr>
            <w:tcW w:w="1559" w:type="dxa"/>
          </w:tcPr>
          <w:p w14:paraId="19756B4A" w14:textId="77777777" w:rsidR="000E3FC1" w:rsidRDefault="000E3FC1" w:rsidP="00D2697C">
            <w:pPr>
              <w:rPr>
                <w:lang w:val="en-US"/>
              </w:rPr>
            </w:pPr>
            <w:r>
              <w:t>String</w:t>
            </w:r>
          </w:p>
        </w:tc>
        <w:tc>
          <w:tcPr>
            <w:tcW w:w="3402" w:type="dxa"/>
          </w:tcPr>
          <w:p w14:paraId="48A1C036" w14:textId="77777777" w:rsidR="000E3FC1" w:rsidRPr="00981AA1" w:rsidRDefault="000E3FC1" w:rsidP="00D2697C">
            <w:r>
              <w:t>Telefon till enhet.</w:t>
            </w:r>
          </w:p>
        </w:tc>
        <w:tc>
          <w:tcPr>
            <w:tcW w:w="851" w:type="dxa"/>
          </w:tcPr>
          <w:p w14:paraId="0057B8A7" w14:textId="77777777" w:rsidR="000E3FC1" w:rsidRDefault="000E3FC1" w:rsidP="00D2697C">
            <w:r w:rsidRPr="00FE7692">
              <w:t>0</w:t>
            </w:r>
            <w:proofErr w:type="gramStart"/>
            <w:r w:rsidRPr="00FE7692">
              <w:t>..</w:t>
            </w:r>
            <w:proofErr w:type="gramEnd"/>
            <w:r w:rsidRPr="00FE7692">
              <w:t>1</w:t>
            </w:r>
          </w:p>
        </w:tc>
        <w:tc>
          <w:tcPr>
            <w:tcW w:w="1417" w:type="dxa"/>
          </w:tcPr>
          <w:p w14:paraId="40539AC3" w14:textId="77777777" w:rsidR="000E3FC1" w:rsidRDefault="000E3FC1" w:rsidP="00D2697C"/>
        </w:tc>
      </w:tr>
      <w:tr w:rsidR="000E3FC1" w:rsidRPr="00D10D9E" w14:paraId="6F2171A2" w14:textId="77777777" w:rsidTr="000E3FC1">
        <w:tc>
          <w:tcPr>
            <w:tcW w:w="2694" w:type="dxa"/>
          </w:tcPr>
          <w:p w14:paraId="56943CBC" w14:textId="77777777" w:rsidR="000E3FC1" w:rsidRPr="0086079F" w:rsidRDefault="000E3FC1" w:rsidP="00D2697C">
            <w:r w:rsidRPr="0086079F">
              <w:t>request</w:t>
            </w:r>
            <w:r>
              <w:rPr>
                <w:lang w:val="en-US"/>
              </w:rPr>
              <w:t>.</w:t>
            </w:r>
            <w:r>
              <w:t>requestOrganisation</w:t>
            </w:r>
            <w:r>
              <w:rPr>
                <w:lang w:val="en-US"/>
              </w:rPr>
              <w:t>.careUnitEmail</w:t>
            </w:r>
          </w:p>
        </w:tc>
        <w:tc>
          <w:tcPr>
            <w:tcW w:w="1559" w:type="dxa"/>
          </w:tcPr>
          <w:p w14:paraId="0FEAECD0" w14:textId="77777777" w:rsidR="000E3FC1" w:rsidRDefault="000E3FC1" w:rsidP="00D2697C">
            <w:pPr>
              <w:rPr>
                <w:lang w:val="en-US"/>
              </w:rPr>
            </w:pPr>
            <w:r>
              <w:t>String</w:t>
            </w:r>
          </w:p>
        </w:tc>
        <w:tc>
          <w:tcPr>
            <w:tcW w:w="3402" w:type="dxa"/>
          </w:tcPr>
          <w:p w14:paraId="428BAC59" w14:textId="77777777" w:rsidR="000E3FC1" w:rsidRPr="00981AA1" w:rsidRDefault="000E3FC1" w:rsidP="00D2697C">
            <w:r>
              <w:t>E-post till enhet.</w:t>
            </w:r>
          </w:p>
        </w:tc>
        <w:tc>
          <w:tcPr>
            <w:tcW w:w="851" w:type="dxa"/>
          </w:tcPr>
          <w:p w14:paraId="035FA26F" w14:textId="77777777" w:rsidR="000E3FC1" w:rsidRDefault="000E3FC1" w:rsidP="00D2697C">
            <w:r w:rsidRPr="00FE7692">
              <w:t>0</w:t>
            </w:r>
            <w:proofErr w:type="gramStart"/>
            <w:r w:rsidRPr="00FE7692">
              <w:t>..</w:t>
            </w:r>
            <w:proofErr w:type="gramEnd"/>
            <w:r w:rsidRPr="00FE7692">
              <w:t>1</w:t>
            </w:r>
          </w:p>
        </w:tc>
        <w:tc>
          <w:tcPr>
            <w:tcW w:w="1417" w:type="dxa"/>
          </w:tcPr>
          <w:p w14:paraId="06E73679" w14:textId="77777777" w:rsidR="000E3FC1" w:rsidRDefault="000E3FC1" w:rsidP="00D2697C"/>
        </w:tc>
      </w:tr>
      <w:tr w:rsidR="000E3FC1" w:rsidRPr="00D10D9E" w14:paraId="27287952" w14:textId="77777777" w:rsidTr="000E3FC1">
        <w:tc>
          <w:tcPr>
            <w:tcW w:w="2694" w:type="dxa"/>
          </w:tcPr>
          <w:p w14:paraId="71113E19" w14:textId="77777777" w:rsidR="000E3FC1" w:rsidRPr="0086079F" w:rsidRDefault="000E3FC1" w:rsidP="00D2697C">
            <w:r w:rsidRPr="0086079F">
              <w:t>request</w:t>
            </w:r>
            <w:r>
              <w:rPr>
                <w:lang w:val="en-US"/>
              </w:rPr>
              <w:t>.</w:t>
            </w:r>
            <w:r>
              <w:t>requestOrganisation</w:t>
            </w:r>
            <w:r>
              <w:rPr>
                <w:lang w:val="en-US"/>
              </w:rPr>
              <w:t>.careUnitAddress</w:t>
            </w:r>
          </w:p>
        </w:tc>
        <w:tc>
          <w:tcPr>
            <w:tcW w:w="1559" w:type="dxa"/>
          </w:tcPr>
          <w:p w14:paraId="3D8834CD" w14:textId="77777777" w:rsidR="000E3FC1" w:rsidRDefault="000E3FC1" w:rsidP="00D2697C">
            <w:pPr>
              <w:rPr>
                <w:lang w:val="en-US"/>
              </w:rPr>
            </w:pPr>
            <w:r>
              <w:t>String</w:t>
            </w:r>
          </w:p>
        </w:tc>
        <w:tc>
          <w:tcPr>
            <w:tcW w:w="3402" w:type="dxa"/>
          </w:tcPr>
          <w:p w14:paraId="2D5E6FB8" w14:textId="5E66BC8C" w:rsidR="000E3FC1" w:rsidRPr="00981AA1" w:rsidRDefault="000E3FC1" w:rsidP="00D2697C">
            <w:r>
              <w:t>Adress till enhet.</w:t>
            </w:r>
          </w:p>
        </w:tc>
        <w:tc>
          <w:tcPr>
            <w:tcW w:w="851" w:type="dxa"/>
          </w:tcPr>
          <w:p w14:paraId="1AF0B81E" w14:textId="77777777" w:rsidR="000E3FC1" w:rsidRDefault="000E3FC1" w:rsidP="00D2697C">
            <w:r w:rsidRPr="00FE7692">
              <w:t>0</w:t>
            </w:r>
            <w:proofErr w:type="gramStart"/>
            <w:r w:rsidRPr="00FE7692">
              <w:t>..</w:t>
            </w:r>
            <w:proofErr w:type="gramEnd"/>
            <w:r w:rsidRPr="00FE7692">
              <w:t>1</w:t>
            </w:r>
          </w:p>
        </w:tc>
        <w:tc>
          <w:tcPr>
            <w:tcW w:w="1417" w:type="dxa"/>
          </w:tcPr>
          <w:p w14:paraId="1FD41B4F" w14:textId="77777777" w:rsidR="000E3FC1" w:rsidRDefault="000E3FC1" w:rsidP="00D2697C"/>
        </w:tc>
      </w:tr>
      <w:tr w:rsidR="000E3FC1" w:rsidRPr="00D10D9E" w14:paraId="395F4FE7" w14:textId="77777777" w:rsidTr="000E3FC1">
        <w:tc>
          <w:tcPr>
            <w:tcW w:w="2694" w:type="dxa"/>
          </w:tcPr>
          <w:p w14:paraId="56C30D8A" w14:textId="77777777" w:rsidR="000E3FC1" w:rsidRPr="0086079F" w:rsidRDefault="000E3FC1" w:rsidP="00D2697C">
            <w:r w:rsidRPr="0086079F">
              <w:t>request</w:t>
            </w:r>
            <w:r>
              <w:rPr>
                <w:lang w:val="en-US"/>
              </w:rPr>
              <w:t>.</w:t>
            </w:r>
            <w:r>
              <w:t>requestOrganisation</w:t>
            </w:r>
            <w:r>
              <w:rPr>
                <w:lang w:val="en-US"/>
              </w:rPr>
              <w:t>.careUnitLocation</w:t>
            </w:r>
          </w:p>
        </w:tc>
        <w:tc>
          <w:tcPr>
            <w:tcW w:w="1559" w:type="dxa"/>
          </w:tcPr>
          <w:p w14:paraId="13EB3D4E" w14:textId="77777777" w:rsidR="000E3FC1" w:rsidRDefault="000E3FC1" w:rsidP="00D2697C">
            <w:pPr>
              <w:rPr>
                <w:lang w:val="en-US"/>
              </w:rPr>
            </w:pPr>
            <w:r>
              <w:t>String</w:t>
            </w:r>
          </w:p>
        </w:tc>
        <w:tc>
          <w:tcPr>
            <w:tcW w:w="3402" w:type="dxa"/>
          </w:tcPr>
          <w:p w14:paraId="429B8877" w14:textId="77777777" w:rsidR="000E3FC1" w:rsidRPr="00981AA1" w:rsidRDefault="000E3FC1" w:rsidP="00D2697C">
            <w:r>
              <w:t>Text som anger namnet på plats eller ort för enhetens eller funktionens fysiska placering.</w:t>
            </w:r>
          </w:p>
        </w:tc>
        <w:tc>
          <w:tcPr>
            <w:tcW w:w="851" w:type="dxa"/>
          </w:tcPr>
          <w:p w14:paraId="63CF20BC" w14:textId="77777777" w:rsidR="000E3FC1" w:rsidRDefault="000E3FC1" w:rsidP="00D2697C">
            <w:r w:rsidRPr="00FE7692">
              <w:t>0</w:t>
            </w:r>
            <w:proofErr w:type="gramStart"/>
            <w:r w:rsidRPr="00FE7692">
              <w:t>..</w:t>
            </w:r>
            <w:proofErr w:type="gramEnd"/>
            <w:r w:rsidRPr="00FE7692">
              <w:t>1</w:t>
            </w:r>
          </w:p>
        </w:tc>
        <w:tc>
          <w:tcPr>
            <w:tcW w:w="1417" w:type="dxa"/>
          </w:tcPr>
          <w:p w14:paraId="1C27AE88" w14:textId="77777777" w:rsidR="000E3FC1" w:rsidRDefault="000E3FC1" w:rsidP="00D2697C"/>
        </w:tc>
      </w:tr>
      <w:tr w:rsidR="000E3FC1" w:rsidRPr="00D10D9E" w14:paraId="68D142AA" w14:textId="77777777" w:rsidTr="000E3FC1">
        <w:tc>
          <w:tcPr>
            <w:tcW w:w="2694" w:type="dxa"/>
          </w:tcPr>
          <w:p w14:paraId="1889291C" w14:textId="77777777" w:rsidR="000E3FC1" w:rsidRPr="00D528FA" w:rsidRDefault="000E3FC1" w:rsidP="00D2697C">
            <w:pPr>
              <w:rPr>
                <w:lang w:val="en-US"/>
              </w:rPr>
            </w:pPr>
            <w:r w:rsidRPr="0086079F">
              <w:t>request</w:t>
            </w:r>
            <w:r>
              <w:t>.</w:t>
            </w:r>
            <w:r w:rsidRPr="00D2017D">
              <w:rPr>
                <w:lang w:val="en-US"/>
              </w:rPr>
              <w:t>author</w:t>
            </w:r>
          </w:p>
        </w:tc>
        <w:tc>
          <w:tcPr>
            <w:tcW w:w="1559" w:type="dxa"/>
          </w:tcPr>
          <w:p w14:paraId="60FAE8FE" w14:textId="17089A78" w:rsidR="000E3FC1" w:rsidRDefault="00117CE7" w:rsidP="00D2697C">
            <w:pPr>
              <w:rPr>
                <w:lang w:val="en-US"/>
              </w:rPr>
            </w:pPr>
            <w:r>
              <w:rPr>
                <w:lang w:val="en-US"/>
              </w:rPr>
              <w:t>Request</w:t>
            </w:r>
            <w:r w:rsidR="000E3FC1">
              <w:rPr>
                <w:lang w:val="en-US"/>
              </w:rPr>
              <w:t>AuthorType</w:t>
            </w:r>
          </w:p>
        </w:tc>
        <w:tc>
          <w:tcPr>
            <w:tcW w:w="3402" w:type="dxa"/>
          </w:tcPr>
          <w:p w14:paraId="14C93F9A" w14:textId="77777777" w:rsidR="000E3FC1" w:rsidRPr="000E6EAF" w:rsidRDefault="000E3FC1" w:rsidP="00D2697C">
            <w:r w:rsidRPr="00981AA1">
              <w:t>Remitterande person och organisation.</w:t>
            </w:r>
          </w:p>
        </w:tc>
        <w:tc>
          <w:tcPr>
            <w:tcW w:w="851" w:type="dxa"/>
          </w:tcPr>
          <w:p w14:paraId="0799BCEF" w14:textId="77777777" w:rsidR="000E3FC1" w:rsidRDefault="000E3FC1" w:rsidP="00D2697C">
            <w:r>
              <w:t>1</w:t>
            </w:r>
            <w:proofErr w:type="gramStart"/>
            <w:r>
              <w:t>..</w:t>
            </w:r>
            <w:proofErr w:type="gramEnd"/>
            <w:r>
              <w:t>1</w:t>
            </w:r>
          </w:p>
        </w:tc>
        <w:tc>
          <w:tcPr>
            <w:tcW w:w="1417" w:type="dxa"/>
          </w:tcPr>
          <w:p w14:paraId="2FF1C2F7" w14:textId="77777777" w:rsidR="000E3FC1" w:rsidRDefault="000E3FC1" w:rsidP="00D2697C"/>
        </w:tc>
      </w:tr>
      <w:tr w:rsidR="000E3FC1" w:rsidRPr="00D10D9E" w14:paraId="32A7CA69" w14:textId="77777777" w:rsidTr="000E3FC1">
        <w:tc>
          <w:tcPr>
            <w:tcW w:w="2694" w:type="dxa"/>
          </w:tcPr>
          <w:p w14:paraId="3EF751CB" w14:textId="77777777" w:rsidR="000E3FC1" w:rsidRPr="00D528FA" w:rsidRDefault="000E3FC1" w:rsidP="00D2697C">
            <w:pPr>
              <w:rPr>
                <w:lang w:val="en-US"/>
              </w:rPr>
            </w:pPr>
            <w:r w:rsidRPr="0086079F">
              <w:t>request</w:t>
            </w:r>
            <w:r>
              <w:t>.</w:t>
            </w:r>
            <w:r w:rsidRPr="00D2017D">
              <w:rPr>
                <w:lang w:val="en-US"/>
              </w:rPr>
              <w:t>author</w:t>
            </w:r>
            <w:r w:rsidRPr="00D528FA">
              <w:rPr>
                <w:lang w:val="en-US"/>
              </w:rPr>
              <w:t>.date</w:t>
            </w:r>
          </w:p>
        </w:tc>
        <w:tc>
          <w:tcPr>
            <w:tcW w:w="1559" w:type="dxa"/>
          </w:tcPr>
          <w:p w14:paraId="3109B103" w14:textId="77777777" w:rsidR="000E3FC1" w:rsidRDefault="000E3FC1" w:rsidP="00D2697C">
            <w:pPr>
              <w:rPr>
                <w:lang w:val="en-US"/>
              </w:rPr>
            </w:pPr>
            <w:r w:rsidRPr="000C6F0C">
              <w:rPr>
                <w:lang w:val="en-US"/>
              </w:rPr>
              <w:t>DateType</w:t>
            </w:r>
          </w:p>
        </w:tc>
        <w:tc>
          <w:tcPr>
            <w:tcW w:w="3402" w:type="dxa"/>
          </w:tcPr>
          <w:p w14:paraId="5BD898E1" w14:textId="77777777" w:rsidR="000E3FC1" w:rsidRPr="000E6EAF" w:rsidRDefault="000E3FC1" w:rsidP="00D2697C">
            <w:r w:rsidRPr="00B12E73">
              <w:t>Remissdatum måste anges. Format som ska användas är SSÅÅMMDD</w:t>
            </w:r>
          </w:p>
        </w:tc>
        <w:tc>
          <w:tcPr>
            <w:tcW w:w="851" w:type="dxa"/>
          </w:tcPr>
          <w:p w14:paraId="1F6DD2F2" w14:textId="77777777" w:rsidR="000E3FC1" w:rsidRDefault="000E3FC1" w:rsidP="00D2697C">
            <w:r>
              <w:t>1</w:t>
            </w:r>
            <w:proofErr w:type="gramStart"/>
            <w:r>
              <w:t>..</w:t>
            </w:r>
            <w:proofErr w:type="gramEnd"/>
            <w:r>
              <w:t>1</w:t>
            </w:r>
          </w:p>
        </w:tc>
        <w:tc>
          <w:tcPr>
            <w:tcW w:w="1417" w:type="dxa"/>
          </w:tcPr>
          <w:p w14:paraId="53425445" w14:textId="77777777" w:rsidR="000E3FC1" w:rsidRDefault="000E3FC1" w:rsidP="00D2697C">
            <w:r>
              <w:t>SSÅÅMMDD</w:t>
            </w:r>
          </w:p>
        </w:tc>
      </w:tr>
      <w:tr w:rsidR="000E3FC1" w:rsidRPr="00D10D9E" w14:paraId="39FB9F3B" w14:textId="77777777" w:rsidTr="000E3FC1">
        <w:tc>
          <w:tcPr>
            <w:tcW w:w="2694" w:type="dxa"/>
          </w:tcPr>
          <w:p w14:paraId="6A0CF4D6" w14:textId="77777777" w:rsidR="000E3FC1" w:rsidRPr="00D528FA" w:rsidRDefault="000E3FC1" w:rsidP="00D2697C">
            <w:pPr>
              <w:rPr>
                <w:lang w:val="en-US"/>
              </w:rPr>
            </w:pPr>
            <w:r w:rsidRPr="0086079F">
              <w:t>request</w:t>
            </w:r>
            <w:r>
              <w:t>.</w:t>
            </w:r>
            <w:r w:rsidRPr="00D2017D">
              <w:rPr>
                <w:lang w:val="en-US"/>
              </w:rPr>
              <w:t>author</w:t>
            </w:r>
            <w:r>
              <w:rPr>
                <w:lang w:val="en-US"/>
              </w:rPr>
              <w:t>.healthcareProfessional</w:t>
            </w:r>
          </w:p>
        </w:tc>
        <w:tc>
          <w:tcPr>
            <w:tcW w:w="1559" w:type="dxa"/>
          </w:tcPr>
          <w:p w14:paraId="0E1995A7" w14:textId="77777777" w:rsidR="000E3FC1" w:rsidRDefault="000E3FC1" w:rsidP="00D2697C">
            <w:pPr>
              <w:rPr>
                <w:lang w:val="en-US"/>
              </w:rPr>
            </w:pPr>
            <w:r>
              <w:rPr>
                <w:lang w:val="en-US"/>
              </w:rPr>
              <w:t>HealthcareProfessionalType</w:t>
            </w:r>
          </w:p>
        </w:tc>
        <w:tc>
          <w:tcPr>
            <w:tcW w:w="3402" w:type="dxa"/>
          </w:tcPr>
          <w:p w14:paraId="068EEE54" w14:textId="77777777" w:rsidR="000E3FC1" w:rsidRPr="000E6EAF" w:rsidRDefault="000E3FC1" w:rsidP="00D2697C"/>
        </w:tc>
        <w:tc>
          <w:tcPr>
            <w:tcW w:w="851" w:type="dxa"/>
          </w:tcPr>
          <w:p w14:paraId="3459CB02" w14:textId="77777777" w:rsidR="000E3FC1" w:rsidRDefault="000E3FC1" w:rsidP="00D2697C">
            <w:r>
              <w:t>1</w:t>
            </w:r>
            <w:proofErr w:type="gramStart"/>
            <w:r>
              <w:t>..</w:t>
            </w:r>
            <w:proofErr w:type="gramEnd"/>
            <w:r>
              <w:t>1</w:t>
            </w:r>
          </w:p>
        </w:tc>
        <w:tc>
          <w:tcPr>
            <w:tcW w:w="1417" w:type="dxa"/>
          </w:tcPr>
          <w:p w14:paraId="73CDD1EE" w14:textId="77777777" w:rsidR="000E3FC1" w:rsidRDefault="000E3FC1" w:rsidP="00D2697C"/>
        </w:tc>
      </w:tr>
      <w:tr w:rsidR="000E3FC1" w:rsidRPr="00D10D9E" w14:paraId="1320C773" w14:textId="77777777" w:rsidTr="000E3FC1">
        <w:tc>
          <w:tcPr>
            <w:tcW w:w="2694" w:type="dxa"/>
          </w:tcPr>
          <w:p w14:paraId="0518795F" w14:textId="77777777" w:rsidR="000E3FC1" w:rsidRDefault="000E3FC1" w:rsidP="00D2697C">
            <w:pPr>
              <w:rPr>
                <w:lang w:val="en-US"/>
              </w:rPr>
            </w:pPr>
            <w:r w:rsidRPr="0086079F">
              <w:t>request</w:t>
            </w:r>
            <w:r>
              <w:t>.</w:t>
            </w:r>
            <w:r w:rsidRPr="00D2017D">
              <w:rPr>
                <w:lang w:val="en-US"/>
              </w:rPr>
              <w:t>author</w:t>
            </w:r>
            <w:r>
              <w:rPr>
                <w:lang w:val="en-US"/>
              </w:rPr>
              <w:t>.healthcareProfessional.id</w:t>
            </w:r>
          </w:p>
        </w:tc>
        <w:tc>
          <w:tcPr>
            <w:tcW w:w="1559" w:type="dxa"/>
          </w:tcPr>
          <w:p w14:paraId="16F4EA4F" w14:textId="77777777" w:rsidR="000E3FC1" w:rsidRDefault="000E3FC1" w:rsidP="00D2697C">
            <w:pPr>
              <w:rPr>
                <w:lang w:val="en-US"/>
              </w:rPr>
            </w:pPr>
            <w:r>
              <w:rPr>
                <w:lang w:val="en-US"/>
              </w:rPr>
              <w:t>HsaIdType</w:t>
            </w:r>
          </w:p>
        </w:tc>
        <w:tc>
          <w:tcPr>
            <w:tcW w:w="3402" w:type="dxa"/>
          </w:tcPr>
          <w:p w14:paraId="4CCDA666" w14:textId="2C9598B4" w:rsidR="000E3FC1" w:rsidRPr="000E6EAF" w:rsidRDefault="000E3FC1" w:rsidP="00D2697C">
            <w:r w:rsidRPr="00B12E73">
              <w:t>HSA</w:t>
            </w:r>
            <w:r w:rsidR="005461F3">
              <w:t>-</w:t>
            </w:r>
            <w:r w:rsidRPr="00B12E73">
              <w:t>id för remitte</w:t>
            </w:r>
            <w:r w:rsidR="0050739D">
              <w:t>rande hälso- och sjukvårdspersonal</w:t>
            </w:r>
            <w:r w:rsidR="005461F3">
              <w:t>.</w:t>
            </w:r>
          </w:p>
        </w:tc>
        <w:tc>
          <w:tcPr>
            <w:tcW w:w="851" w:type="dxa"/>
          </w:tcPr>
          <w:p w14:paraId="08757EC2" w14:textId="77777777" w:rsidR="000E3FC1" w:rsidRDefault="000E3FC1" w:rsidP="00D2697C">
            <w:r>
              <w:t>0</w:t>
            </w:r>
            <w:proofErr w:type="gramStart"/>
            <w:r>
              <w:t>..</w:t>
            </w:r>
            <w:proofErr w:type="gramEnd"/>
            <w:r>
              <w:t>1</w:t>
            </w:r>
          </w:p>
        </w:tc>
        <w:tc>
          <w:tcPr>
            <w:tcW w:w="1417" w:type="dxa"/>
          </w:tcPr>
          <w:p w14:paraId="1E8C9AF1" w14:textId="77777777" w:rsidR="000E3FC1" w:rsidRDefault="000E3FC1" w:rsidP="00D2697C">
            <w:r>
              <w:t>Maxlängd 64 tecken</w:t>
            </w:r>
          </w:p>
        </w:tc>
      </w:tr>
      <w:tr w:rsidR="000E3FC1" w:rsidRPr="00D10D9E" w14:paraId="76EF1050" w14:textId="77777777" w:rsidTr="000E3FC1">
        <w:tc>
          <w:tcPr>
            <w:tcW w:w="2694" w:type="dxa"/>
          </w:tcPr>
          <w:p w14:paraId="6B904D95" w14:textId="77777777" w:rsidR="000E3FC1" w:rsidRDefault="000E3FC1" w:rsidP="00D2697C">
            <w:pPr>
              <w:rPr>
                <w:lang w:val="en-US"/>
              </w:rPr>
            </w:pPr>
            <w:r w:rsidRPr="0086079F">
              <w:t>request</w:t>
            </w:r>
            <w:r>
              <w:t>.</w:t>
            </w:r>
            <w:r w:rsidRPr="00D2017D">
              <w:rPr>
                <w:lang w:val="en-US"/>
              </w:rPr>
              <w:t>author</w:t>
            </w:r>
            <w:r>
              <w:rPr>
                <w:lang w:val="en-US"/>
              </w:rPr>
              <w:t>.healthcareProfessional.name</w:t>
            </w:r>
          </w:p>
        </w:tc>
        <w:tc>
          <w:tcPr>
            <w:tcW w:w="1559" w:type="dxa"/>
          </w:tcPr>
          <w:p w14:paraId="19FD3FEC" w14:textId="77777777" w:rsidR="000E3FC1" w:rsidRDefault="000E3FC1" w:rsidP="00D2697C">
            <w:pPr>
              <w:rPr>
                <w:lang w:val="en-US"/>
              </w:rPr>
            </w:pPr>
            <w:r>
              <w:rPr>
                <w:lang w:val="en-US"/>
              </w:rPr>
              <w:t>String</w:t>
            </w:r>
          </w:p>
        </w:tc>
        <w:tc>
          <w:tcPr>
            <w:tcW w:w="3402" w:type="dxa"/>
          </w:tcPr>
          <w:p w14:paraId="2389FEB4" w14:textId="3F02A353" w:rsidR="000E3FC1" w:rsidRDefault="0050739D" w:rsidP="00D2697C">
            <w:r>
              <w:t>Namn på remitterande hälso- och sjukvårdspersonal</w:t>
            </w:r>
            <w:r w:rsidR="000E3FC1">
              <w:t>.</w:t>
            </w:r>
          </w:p>
          <w:p w14:paraId="7FFCFB2E" w14:textId="77777777" w:rsidR="000E3FC1" w:rsidRPr="00B12E73" w:rsidRDefault="000E3FC1" w:rsidP="00D2697C">
            <w:r w:rsidRPr="00981AA1">
              <w:t>Valfri formatering.</w:t>
            </w:r>
          </w:p>
        </w:tc>
        <w:tc>
          <w:tcPr>
            <w:tcW w:w="851" w:type="dxa"/>
          </w:tcPr>
          <w:p w14:paraId="273D11F8" w14:textId="77777777" w:rsidR="000E3FC1" w:rsidRDefault="000E3FC1" w:rsidP="00D2697C">
            <w:r>
              <w:t>1</w:t>
            </w:r>
            <w:proofErr w:type="gramStart"/>
            <w:r>
              <w:t>..</w:t>
            </w:r>
            <w:proofErr w:type="gramEnd"/>
            <w:r>
              <w:t>1</w:t>
            </w:r>
          </w:p>
        </w:tc>
        <w:tc>
          <w:tcPr>
            <w:tcW w:w="1417" w:type="dxa"/>
          </w:tcPr>
          <w:p w14:paraId="6CE70D1D" w14:textId="77777777" w:rsidR="000E3FC1" w:rsidRDefault="000E3FC1" w:rsidP="00D2697C">
            <w:r>
              <w:t>Maxlängd 64 tecken</w:t>
            </w:r>
          </w:p>
        </w:tc>
      </w:tr>
      <w:tr w:rsidR="000E3FC1" w:rsidRPr="00D10D9E" w14:paraId="1B69BBEC" w14:textId="77777777" w:rsidTr="000E3FC1">
        <w:tc>
          <w:tcPr>
            <w:tcW w:w="2694" w:type="dxa"/>
          </w:tcPr>
          <w:p w14:paraId="4C51B3CA" w14:textId="77777777" w:rsidR="000E3FC1" w:rsidRPr="00D528FA" w:rsidRDefault="000E3FC1" w:rsidP="00D2697C">
            <w:pPr>
              <w:rPr>
                <w:lang w:val="en-US"/>
              </w:rPr>
            </w:pPr>
            <w:r w:rsidRPr="0086079F">
              <w:lastRenderedPageBreak/>
              <w:t>request</w:t>
            </w:r>
            <w:r>
              <w:t>.</w:t>
            </w:r>
            <w:r w:rsidRPr="00D2017D">
              <w:rPr>
                <w:lang w:val="en-US"/>
              </w:rPr>
              <w:t>author</w:t>
            </w:r>
            <w:r>
              <w:rPr>
                <w:lang w:val="en-US"/>
              </w:rPr>
              <w:t>.</w:t>
            </w:r>
            <w:r w:rsidRPr="00D528FA">
              <w:rPr>
                <w:lang w:val="en-US"/>
              </w:rPr>
              <w:t>typeOf</w:t>
            </w:r>
            <w:r>
              <w:rPr>
                <w:lang w:val="en-US"/>
              </w:rPr>
              <w:t>HealthcareProfessional</w:t>
            </w:r>
          </w:p>
        </w:tc>
        <w:tc>
          <w:tcPr>
            <w:tcW w:w="1559" w:type="dxa"/>
          </w:tcPr>
          <w:p w14:paraId="756B276B" w14:textId="77777777" w:rsidR="000E3FC1" w:rsidRDefault="000E3FC1" w:rsidP="00D2697C">
            <w:pPr>
              <w:rPr>
                <w:lang w:val="en-US"/>
              </w:rPr>
            </w:pPr>
            <w:r>
              <w:rPr>
                <w:lang w:val="en-US"/>
              </w:rPr>
              <w:t>codeForProfession</w:t>
            </w:r>
          </w:p>
        </w:tc>
        <w:tc>
          <w:tcPr>
            <w:tcW w:w="3402" w:type="dxa"/>
          </w:tcPr>
          <w:p w14:paraId="2AD42850" w14:textId="77777777" w:rsidR="000E3FC1" w:rsidRPr="000E6EAF" w:rsidRDefault="000E3FC1" w:rsidP="00D2697C">
            <w:r>
              <w:t>T</w:t>
            </w:r>
            <w:r w:rsidRPr="006B7CE7">
              <w:t>yp av HoS-personal</w:t>
            </w:r>
          </w:p>
        </w:tc>
        <w:tc>
          <w:tcPr>
            <w:tcW w:w="851" w:type="dxa"/>
          </w:tcPr>
          <w:p w14:paraId="281B4308" w14:textId="77777777" w:rsidR="000E3FC1" w:rsidRDefault="000E3FC1" w:rsidP="00D2697C">
            <w:r>
              <w:t>0</w:t>
            </w:r>
            <w:proofErr w:type="gramStart"/>
            <w:r>
              <w:t>..</w:t>
            </w:r>
            <w:proofErr w:type="gramEnd"/>
            <w:r>
              <w:t>1</w:t>
            </w:r>
          </w:p>
        </w:tc>
        <w:tc>
          <w:tcPr>
            <w:tcW w:w="1417" w:type="dxa"/>
          </w:tcPr>
          <w:p w14:paraId="38E745B3" w14:textId="77777777" w:rsidR="000E3FC1" w:rsidRPr="00215400" w:rsidRDefault="000E3FC1" w:rsidP="00D2697C">
            <w:pPr>
              <w:rPr>
                <w:highlight w:val="yellow"/>
              </w:rPr>
            </w:pPr>
          </w:p>
        </w:tc>
      </w:tr>
      <w:tr w:rsidR="000E3FC1" w:rsidRPr="00D10D9E" w14:paraId="4E80062B" w14:textId="77777777" w:rsidTr="000E3FC1">
        <w:tc>
          <w:tcPr>
            <w:tcW w:w="2694" w:type="dxa"/>
          </w:tcPr>
          <w:p w14:paraId="425B02AF" w14:textId="77777777" w:rsidR="000E3FC1" w:rsidRPr="00D2017D" w:rsidRDefault="000E3FC1" w:rsidP="00D2697C">
            <w:pPr>
              <w:rPr>
                <w:lang w:val="en-US"/>
              </w:rPr>
            </w:pPr>
            <w:r w:rsidRPr="0086079F">
              <w:t>request</w:t>
            </w:r>
            <w:r>
              <w:t>.</w:t>
            </w:r>
            <w:r>
              <w:rPr>
                <w:lang w:val="en-US"/>
              </w:rPr>
              <w:t>author.typeOfHealthcareProfessional.code</w:t>
            </w:r>
          </w:p>
        </w:tc>
        <w:tc>
          <w:tcPr>
            <w:tcW w:w="1559" w:type="dxa"/>
          </w:tcPr>
          <w:p w14:paraId="3882C506" w14:textId="77777777" w:rsidR="000E3FC1" w:rsidRDefault="000E3FC1" w:rsidP="00D2697C">
            <w:pPr>
              <w:rPr>
                <w:lang w:val="en-US"/>
              </w:rPr>
            </w:pPr>
            <w:r>
              <w:rPr>
                <w:lang w:val="en-US"/>
              </w:rPr>
              <w:t>String</w:t>
            </w:r>
          </w:p>
        </w:tc>
        <w:tc>
          <w:tcPr>
            <w:tcW w:w="3402" w:type="dxa"/>
          </w:tcPr>
          <w:p w14:paraId="0BCD3BAB" w14:textId="77777777" w:rsidR="000E3FC1" w:rsidRDefault="000E3FC1" w:rsidP="00D2697C">
            <w:r>
              <w:t xml:space="preserve">OID för kodsystem: </w:t>
            </w:r>
            <w:r w:rsidRPr="00952730">
              <w:t>1.2.752.</w:t>
            </w:r>
            <w:proofErr w:type="gramStart"/>
            <w:r w:rsidRPr="00952730">
              <w:t>97.3.2</w:t>
            </w:r>
            <w:proofErr w:type="gramEnd"/>
            <w:r w:rsidRPr="00952730">
              <w:t>.8.8</w:t>
            </w:r>
          </w:p>
          <w:p w14:paraId="5B76C358" w14:textId="77777777" w:rsidR="000E3FC1" w:rsidRDefault="000E3FC1" w:rsidP="00D2697C"/>
          <w:p w14:paraId="7630F7F5" w14:textId="77777777" w:rsidR="000E3FC1" w:rsidRDefault="000E3FC1" w:rsidP="00D2697C">
            <w:r w:rsidRPr="00697D27">
              <w:t>Giltiga värden finns i codes.xsd</w:t>
            </w:r>
          </w:p>
        </w:tc>
        <w:tc>
          <w:tcPr>
            <w:tcW w:w="851" w:type="dxa"/>
          </w:tcPr>
          <w:p w14:paraId="4FA56EE9" w14:textId="77777777" w:rsidR="000E3FC1" w:rsidRDefault="000E3FC1" w:rsidP="00D2697C">
            <w:r>
              <w:t>0</w:t>
            </w:r>
            <w:proofErr w:type="gramStart"/>
            <w:r>
              <w:t>..</w:t>
            </w:r>
            <w:proofErr w:type="gramEnd"/>
            <w:r>
              <w:t>1</w:t>
            </w:r>
          </w:p>
        </w:tc>
        <w:tc>
          <w:tcPr>
            <w:tcW w:w="1417" w:type="dxa"/>
          </w:tcPr>
          <w:p w14:paraId="189CB2B2" w14:textId="77777777" w:rsidR="000E3FC1" w:rsidRDefault="000E3FC1" w:rsidP="00D2697C"/>
        </w:tc>
      </w:tr>
      <w:tr w:rsidR="000E3FC1" w:rsidRPr="00D10D9E" w14:paraId="463FE777" w14:textId="77777777" w:rsidTr="000E3FC1">
        <w:tc>
          <w:tcPr>
            <w:tcW w:w="2694" w:type="dxa"/>
          </w:tcPr>
          <w:p w14:paraId="20797F9B" w14:textId="77777777" w:rsidR="000E3FC1" w:rsidRPr="00D528FA" w:rsidRDefault="000E3FC1" w:rsidP="00D2697C">
            <w:pPr>
              <w:rPr>
                <w:lang w:val="en-US"/>
              </w:rPr>
            </w:pPr>
            <w:r w:rsidRPr="0086079F">
              <w:t>request</w:t>
            </w:r>
            <w:r>
              <w:t>.</w:t>
            </w:r>
            <w:r w:rsidRPr="00D2017D">
              <w:rPr>
                <w:lang w:val="en-US"/>
              </w:rPr>
              <w:t>author</w:t>
            </w:r>
            <w:r>
              <w:rPr>
                <w:lang w:val="en-US"/>
              </w:rPr>
              <w:t>.healthcareProfessionalOrganisation</w:t>
            </w:r>
          </w:p>
        </w:tc>
        <w:tc>
          <w:tcPr>
            <w:tcW w:w="1559" w:type="dxa"/>
          </w:tcPr>
          <w:p w14:paraId="70212AEF" w14:textId="77777777" w:rsidR="000E3FC1" w:rsidRPr="00E5645E" w:rsidRDefault="000E3FC1" w:rsidP="00D2697C">
            <w:pPr>
              <w:rPr>
                <w:lang w:val="en-US"/>
              </w:rPr>
            </w:pPr>
            <w:r>
              <w:rPr>
                <w:lang w:val="en-US"/>
              </w:rPr>
              <w:t>OrganisationType</w:t>
            </w:r>
          </w:p>
        </w:tc>
        <w:tc>
          <w:tcPr>
            <w:tcW w:w="3402" w:type="dxa"/>
          </w:tcPr>
          <w:p w14:paraId="4378F38F" w14:textId="77777777" w:rsidR="000E3FC1" w:rsidRPr="000E6EAF" w:rsidRDefault="000E3FC1" w:rsidP="00D2697C"/>
        </w:tc>
        <w:tc>
          <w:tcPr>
            <w:tcW w:w="851" w:type="dxa"/>
          </w:tcPr>
          <w:p w14:paraId="12247B9C" w14:textId="77777777" w:rsidR="000E3FC1" w:rsidRDefault="000E3FC1" w:rsidP="00D2697C">
            <w:r>
              <w:t>1</w:t>
            </w:r>
            <w:proofErr w:type="gramStart"/>
            <w:r>
              <w:t>..</w:t>
            </w:r>
            <w:proofErr w:type="gramEnd"/>
            <w:r>
              <w:t>1</w:t>
            </w:r>
          </w:p>
        </w:tc>
        <w:tc>
          <w:tcPr>
            <w:tcW w:w="1417" w:type="dxa"/>
          </w:tcPr>
          <w:p w14:paraId="1CA6CE2A" w14:textId="77777777" w:rsidR="000E3FC1" w:rsidRDefault="000E3FC1" w:rsidP="00D2697C"/>
        </w:tc>
      </w:tr>
      <w:tr w:rsidR="000E3FC1" w:rsidRPr="00D10D9E" w14:paraId="6CDA1516" w14:textId="77777777" w:rsidTr="000E3FC1">
        <w:tc>
          <w:tcPr>
            <w:tcW w:w="2694" w:type="dxa"/>
          </w:tcPr>
          <w:p w14:paraId="1C9FA1A4" w14:textId="77777777" w:rsidR="000E3FC1" w:rsidRDefault="000E3FC1" w:rsidP="00D2697C">
            <w:pPr>
              <w:rPr>
                <w:lang w:val="en-US"/>
              </w:rPr>
            </w:pPr>
            <w:r w:rsidRPr="0086079F">
              <w:t>request</w:t>
            </w:r>
            <w:r>
              <w:t>.</w:t>
            </w:r>
            <w:r w:rsidRPr="00D2017D">
              <w:rPr>
                <w:lang w:val="en-US"/>
              </w:rPr>
              <w:t>author</w:t>
            </w:r>
            <w:r>
              <w:rPr>
                <w:lang w:val="en-US"/>
              </w:rPr>
              <w:t>.healthcareProfessionalOrganisation.careUnitId</w:t>
            </w:r>
          </w:p>
        </w:tc>
        <w:tc>
          <w:tcPr>
            <w:tcW w:w="1559" w:type="dxa"/>
          </w:tcPr>
          <w:p w14:paraId="3308C926" w14:textId="77777777" w:rsidR="000E3FC1" w:rsidRDefault="000E3FC1" w:rsidP="00D2697C">
            <w:pPr>
              <w:rPr>
                <w:lang w:val="en-US"/>
              </w:rPr>
            </w:pPr>
            <w:r>
              <w:rPr>
                <w:lang w:val="en-US"/>
              </w:rPr>
              <w:t>HsaIdType</w:t>
            </w:r>
          </w:p>
        </w:tc>
        <w:tc>
          <w:tcPr>
            <w:tcW w:w="3402" w:type="dxa"/>
          </w:tcPr>
          <w:p w14:paraId="731995F6" w14:textId="77777777" w:rsidR="000E3FC1" w:rsidRPr="00B632B2" w:rsidRDefault="000E3FC1" w:rsidP="00D2697C">
            <w:r w:rsidRPr="00B632B2">
              <w:t xml:space="preserve">HSA-id för </w:t>
            </w:r>
            <w:r>
              <w:t>vårdenhet</w:t>
            </w:r>
            <w:proofErr w:type="gramStart"/>
            <w:r>
              <w:t xml:space="preserve"> (jmf.</w:t>
            </w:r>
            <w:proofErr w:type="gramEnd"/>
            <w:r>
              <w:t xml:space="preserve"> PDL) </w:t>
            </w:r>
            <w:r w:rsidRPr="00B632B2">
              <w:t xml:space="preserve">som ansvarar för remissen. </w:t>
            </w:r>
          </w:p>
        </w:tc>
        <w:tc>
          <w:tcPr>
            <w:tcW w:w="851" w:type="dxa"/>
          </w:tcPr>
          <w:p w14:paraId="379AF26F" w14:textId="77777777" w:rsidR="000E3FC1" w:rsidRDefault="000E3FC1" w:rsidP="00D2697C">
            <w:r>
              <w:t>1</w:t>
            </w:r>
            <w:proofErr w:type="gramStart"/>
            <w:r>
              <w:t>..</w:t>
            </w:r>
            <w:proofErr w:type="gramEnd"/>
            <w:r>
              <w:t>1</w:t>
            </w:r>
          </w:p>
        </w:tc>
        <w:tc>
          <w:tcPr>
            <w:tcW w:w="1417" w:type="dxa"/>
          </w:tcPr>
          <w:p w14:paraId="4E534DBC" w14:textId="77777777" w:rsidR="000E3FC1" w:rsidRDefault="000E3FC1" w:rsidP="00D2697C">
            <w:r>
              <w:t>Maxlängd 64 tecken</w:t>
            </w:r>
          </w:p>
        </w:tc>
      </w:tr>
      <w:tr w:rsidR="000E3FC1" w:rsidRPr="00D10D9E" w14:paraId="1F88DB05" w14:textId="77777777" w:rsidTr="000E3FC1">
        <w:tc>
          <w:tcPr>
            <w:tcW w:w="2694" w:type="dxa"/>
          </w:tcPr>
          <w:p w14:paraId="0567ED80" w14:textId="77777777" w:rsidR="000E3FC1" w:rsidRPr="0001022C" w:rsidRDefault="000E3FC1" w:rsidP="00D2697C">
            <w:r w:rsidRPr="0086079F">
              <w:t>request</w:t>
            </w:r>
            <w:r>
              <w:t>.</w:t>
            </w:r>
            <w:r w:rsidRPr="0001022C">
              <w:t>recipient</w:t>
            </w:r>
          </w:p>
        </w:tc>
        <w:tc>
          <w:tcPr>
            <w:tcW w:w="1559" w:type="dxa"/>
          </w:tcPr>
          <w:p w14:paraId="7F0EE864" w14:textId="77777777" w:rsidR="000E3FC1" w:rsidRPr="0001022C" w:rsidRDefault="000E3FC1" w:rsidP="00D2697C">
            <w:r w:rsidRPr="0001022C">
              <w:t>RecipientType</w:t>
            </w:r>
          </w:p>
        </w:tc>
        <w:tc>
          <w:tcPr>
            <w:tcW w:w="3402" w:type="dxa"/>
          </w:tcPr>
          <w:p w14:paraId="79F63A90" w14:textId="77777777" w:rsidR="000E3FC1" w:rsidRPr="00B632B2" w:rsidRDefault="000E3FC1" w:rsidP="00D2697C"/>
        </w:tc>
        <w:tc>
          <w:tcPr>
            <w:tcW w:w="851" w:type="dxa"/>
          </w:tcPr>
          <w:p w14:paraId="7631986D" w14:textId="77777777" w:rsidR="000E3FC1" w:rsidRDefault="000E3FC1" w:rsidP="00D2697C">
            <w:r>
              <w:t>1</w:t>
            </w:r>
            <w:proofErr w:type="gramStart"/>
            <w:r>
              <w:t>..</w:t>
            </w:r>
            <w:proofErr w:type="gramEnd"/>
            <w:r>
              <w:t>1</w:t>
            </w:r>
          </w:p>
        </w:tc>
        <w:tc>
          <w:tcPr>
            <w:tcW w:w="1417" w:type="dxa"/>
          </w:tcPr>
          <w:p w14:paraId="67B18003" w14:textId="77777777" w:rsidR="000E3FC1" w:rsidRDefault="000E3FC1" w:rsidP="00D2697C"/>
        </w:tc>
      </w:tr>
      <w:tr w:rsidR="000E3FC1" w:rsidRPr="00D10D9E" w14:paraId="69938886" w14:textId="77777777" w:rsidTr="000E3FC1">
        <w:tc>
          <w:tcPr>
            <w:tcW w:w="2694" w:type="dxa"/>
          </w:tcPr>
          <w:p w14:paraId="6046FFD1" w14:textId="77777777" w:rsidR="000E3FC1" w:rsidRPr="0001022C" w:rsidRDefault="000E3FC1" w:rsidP="00D2697C">
            <w:r w:rsidRPr="0086079F">
              <w:t>request</w:t>
            </w:r>
            <w:r>
              <w:t>.</w:t>
            </w:r>
            <w:r w:rsidRPr="0001022C">
              <w:t>recipient.organisation</w:t>
            </w:r>
          </w:p>
        </w:tc>
        <w:tc>
          <w:tcPr>
            <w:tcW w:w="1559" w:type="dxa"/>
          </w:tcPr>
          <w:p w14:paraId="1ED0ED30" w14:textId="77777777" w:rsidR="000E3FC1" w:rsidRPr="0001022C" w:rsidRDefault="000E3FC1" w:rsidP="00D2697C">
            <w:r w:rsidRPr="0001022C">
              <w:t>OrganisationType</w:t>
            </w:r>
          </w:p>
        </w:tc>
        <w:tc>
          <w:tcPr>
            <w:tcW w:w="3402" w:type="dxa"/>
          </w:tcPr>
          <w:p w14:paraId="5028125E" w14:textId="77777777" w:rsidR="000E3FC1" w:rsidRPr="00B632B2" w:rsidRDefault="000E3FC1" w:rsidP="00D2697C"/>
        </w:tc>
        <w:tc>
          <w:tcPr>
            <w:tcW w:w="851" w:type="dxa"/>
          </w:tcPr>
          <w:p w14:paraId="2C558860" w14:textId="77777777" w:rsidR="000E3FC1" w:rsidRDefault="000E3FC1" w:rsidP="00D2697C">
            <w:r>
              <w:t>1</w:t>
            </w:r>
            <w:proofErr w:type="gramStart"/>
            <w:r>
              <w:t>..</w:t>
            </w:r>
            <w:proofErr w:type="gramEnd"/>
            <w:r>
              <w:t>1</w:t>
            </w:r>
          </w:p>
        </w:tc>
        <w:tc>
          <w:tcPr>
            <w:tcW w:w="1417" w:type="dxa"/>
          </w:tcPr>
          <w:p w14:paraId="685D97C0" w14:textId="77777777" w:rsidR="000E3FC1" w:rsidRDefault="000E3FC1" w:rsidP="00D2697C"/>
        </w:tc>
      </w:tr>
      <w:tr w:rsidR="000E3FC1" w:rsidRPr="00D10D9E" w14:paraId="09C1787E" w14:textId="77777777" w:rsidTr="000E3FC1">
        <w:tc>
          <w:tcPr>
            <w:tcW w:w="2694" w:type="dxa"/>
          </w:tcPr>
          <w:p w14:paraId="5BE96C79" w14:textId="77777777" w:rsidR="000E3FC1" w:rsidRDefault="000E3FC1" w:rsidP="00D2697C">
            <w:pPr>
              <w:rPr>
                <w:lang w:val="en-US"/>
              </w:rPr>
            </w:pPr>
            <w:r w:rsidRPr="0086079F">
              <w:t>request</w:t>
            </w:r>
            <w:r>
              <w:t>.</w:t>
            </w:r>
            <w:r w:rsidRPr="00200C8D">
              <w:rPr>
                <w:lang w:val="en-US"/>
              </w:rPr>
              <w:t>rec</w:t>
            </w:r>
            <w:r>
              <w:rPr>
                <w:lang w:val="en-US"/>
              </w:rPr>
              <w:t>ipient.</w:t>
            </w:r>
            <w:r w:rsidRPr="007D0EA3">
              <w:rPr>
                <w:lang w:val="en-US"/>
              </w:rPr>
              <w:t>organisation</w:t>
            </w:r>
            <w:r>
              <w:rPr>
                <w:lang w:val="en-US"/>
              </w:rPr>
              <w:t>.careUnitId</w:t>
            </w:r>
          </w:p>
        </w:tc>
        <w:tc>
          <w:tcPr>
            <w:tcW w:w="1559" w:type="dxa"/>
          </w:tcPr>
          <w:p w14:paraId="24F33819" w14:textId="77777777" w:rsidR="000E3FC1" w:rsidRDefault="000E3FC1" w:rsidP="00D2697C">
            <w:pPr>
              <w:rPr>
                <w:lang w:val="en-US"/>
              </w:rPr>
            </w:pPr>
            <w:r>
              <w:rPr>
                <w:lang w:val="en-US"/>
              </w:rPr>
              <w:t>HsaIdType</w:t>
            </w:r>
          </w:p>
        </w:tc>
        <w:tc>
          <w:tcPr>
            <w:tcW w:w="3402" w:type="dxa"/>
          </w:tcPr>
          <w:p w14:paraId="21BBDE44" w14:textId="77777777" w:rsidR="000E3FC1" w:rsidRPr="00B632B2" w:rsidRDefault="000E3FC1" w:rsidP="00D2697C">
            <w:r w:rsidRPr="00B632B2">
              <w:t>HSA-id för remissmottagande enhet, till vilken remissen adresseras.</w:t>
            </w:r>
          </w:p>
          <w:p w14:paraId="3F4A9F9C" w14:textId="77777777" w:rsidR="000E3FC1" w:rsidRPr="00B632B2" w:rsidRDefault="000E3FC1" w:rsidP="00D2697C">
            <w:r w:rsidRPr="00B632B2">
              <w:t xml:space="preserve">Med remissmottagande enhet </w:t>
            </w:r>
            <w:r>
              <w:t xml:space="preserve">avses det som i </w:t>
            </w:r>
            <w:r w:rsidRPr="00B632B2">
              <w:t>SOSFS 2004:11</w:t>
            </w:r>
            <w:r>
              <w:t xml:space="preserve"> benämns som mottagande enhet</w:t>
            </w:r>
            <w:r w:rsidRPr="00B632B2">
              <w:t>.</w:t>
            </w:r>
          </w:p>
        </w:tc>
        <w:tc>
          <w:tcPr>
            <w:tcW w:w="851" w:type="dxa"/>
          </w:tcPr>
          <w:p w14:paraId="2CD9F366" w14:textId="77777777" w:rsidR="000E3FC1" w:rsidRDefault="000E3FC1" w:rsidP="00D2697C">
            <w:r>
              <w:t>1</w:t>
            </w:r>
            <w:proofErr w:type="gramStart"/>
            <w:r>
              <w:t>..</w:t>
            </w:r>
            <w:proofErr w:type="gramEnd"/>
            <w:r>
              <w:t>1</w:t>
            </w:r>
          </w:p>
        </w:tc>
        <w:tc>
          <w:tcPr>
            <w:tcW w:w="1417" w:type="dxa"/>
          </w:tcPr>
          <w:p w14:paraId="405B4DB9" w14:textId="77777777" w:rsidR="000E3FC1" w:rsidRDefault="000E3FC1" w:rsidP="00D2697C">
            <w:r>
              <w:t>Maxlängd 64 tecken</w:t>
            </w:r>
          </w:p>
        </w:tc>
      </w:tr>
      <w:tr w:rsidR="000E3FC1" w:rsidRPr="00D10D9E" w14:paraId="37978D1B" w14:textId="77777777" w:rsidTr="000E3FC1">
        <w:tc>
          <w:tcPr>
            <w:tcW w:w="2694" w:type="dxa"/>
          </w:tcPr>
          <w:p w14:paraId="5E383BC9" w14:textId="77777777" w:rsidR="000E3FC1" w:rsidRPr="004E2529" w:rsidRDefault="000E3FC1" w:rsidP="00D2697C">
            <w:pPr>
              <w:rPr>
                <w:lang w:val="en-US"/>
              </w:rPr>
            </w:pPr>
            <w:r w:rsidRPr="0086079F">
              <w:t>request</w:t>
            </w:r>
            <w:r>
              <w:t>.</w:t>
            </w:r>
            <w:r w:rsidRPr="00C16C99">
              <w:rPr>
                <w:lang w:val="en-US"/>
              </w:rPr>
              <w:t>intermediaryParticipant</w:t>
            </w:r>
          </w:p>
        </w:tc>
        <w:tc>
          <w:tcPr>
            <w:tcW w:w="1559" w:type="dxa"/>
          </w:tcPr>
          <w:p w14:paraId="2E5A68D6" w14:textId="77777777" w:rsidR="000E3FC1" w:rsidRDefault="000E3FC1" w:rsidP="00D2697C">
            <w:pPr>
              <w:rPr>
                <w:lang w:val="en-US"/>
              </w:rPr>
            </w:pPr>
            <w:r>
              <w:rPr>
                <w:lang w:val="en-US"/>
              </w:rPr>
              <w:t>IntermediaryType</w:t>
            </w:r>
          </w:p>
        </w:tc>
        <w:tc>
          <w:tcPr>
            <w:tcW w:w="3402" w:type="dxa"/>
          </w:tcPr>
          <w:p w14:paraId="5D7492E9" w14:textId="16449628" w:rsidR="000E3FC1" w:rsidRPr="00B632B2" w:rsidRDefault="000E3FC1" w:rsidP="00393515">
            <w:r w:rsidRPr="00B632B2">
              <w:t xml:space="preserve">Beskriver </w:t>
            </w:r>
            <w:r w:rsidR="00393515">
              <w:t>Hälso-och sjukvårdspersonalen</w:t>
            </w:r>
            <w:r w:rsidRPr="00B632B2">
              <w:t xml:space="preserve"> som vidareskickar remissen</w:t>
            </w:r>
          </w:p>
        </w:tc>
        <w:tc>
          <w:tcPr>
            <w:tcW w:w="851" w:type="dxa"/>
          </w:tcPr>
          <w:p w14:paraId="5C34E52F" w14:textId="63406E42" w:rsidR="000E3FC1" w:rsidRDefault="000E3FC1" w:rsidP="00CF0A7E">
            <w:r>
              <w:t>0</w:t>
            </w:r>
            <w:proofErr w:type="gramStart"/>
            <w:r>
              <w:t>..</w:t>
            </w:r>
            <w:proofErr w:type="gramEnd"/>
            <w:r w:rsidR="00CB0083">
              <w:t>*</w:t>
            </w:r>
          </w:p>
        </w:tc>
        <w:tc>
          <w:tcPr>
            <w:tcW w:w="1417" w:type="dxa"/>
          </w:tcPr>
          <w:p w14:paraId="74493588" w14:textId="77777777" w:rsidR="000E3FC1" w:rsidRDefault="000E3FC1" w:rsidP="00D2697C"/>
        </w:tc>
      </w:tr>
      <w:tr w:rsidR="000E3FC1" w:rsidRPr="00D10D9E" w14:paraId="1C893D27" w14:textId="77777777" w:rsidTr="000E3FC1">
        <w:tc>
          <w:tcPr>
            <w:tcW w:w="2694" w:type="dxa"/>
          </w:tcPr>
          <w:p w14:paraId="4C0D1176" w14:textId="77777777" w:rsidR="000E3FC1" w:rsidRPr="00C16C99" w:rsidRDefault="000E3FC1" w:rsidP="00D2697C">
            <w:pPr>
              <w:rPr>
                <w:lang w:val="en-US"/>
              </w:rPr>
            </w:pPr>
            <w:r w:rsidRPr="0086079F">
              <w:t>request</w:t>
            </w:r>
            <w:r>
              <w:t>.</w:t>
            </w:r>
            <w:r w:rsidRPr="00C16C99">
              <w:rPr>
                <w:lang w:val="en-US"/>
              </w:rPr>
              <w:t>intermediaryParticipant</w:t>
            </w:r>
            <w:r>
              <w:rPr>
                <w:lang w:val="en-US"/>
              </w:rPr>
              <w:t>.</w:t>
            </w:r>
            <w:r>
              <w:t xml:space="preserve"> </w:t>
            </w:r>
            <w:r>
              <w:rPr>
                <w:lang w:val="en-US"/>
              </w:rPr>
              <w:t>healthcareProfessional</w:t>
            </w:r>
            <w:r w:rsidRPr="00C16C99">
              <w:rPr>
                <w:lang w:val="en-US"/>
              </w:rPr>
              <w:t>Organisation</w:t>
            </w:r>
          </w:p>
        </w:tc>
        <w:tc>
          <w:tcPr>
            <w:tcW w:w="1559" w:type="dxa"/>
          </w:tcPr>
          <w:p w14:paraId="2C63AEBD" w14:textId="77777777" w:rsidR="000E3FC1" w:rsidRDefault="000E3FC1" w:rsidP="00D2697C">
            <w:pPr>
              <w:rPr>
                <w:lang w:val="en-US"/>
              </w:rPr>
            </w:pPr>
            <w:r>
              <w:rPr>
                <w:lang w:val="en-US"/>
              </w:rPr>
              <w:t>OrganisationType</w:t>
            </w:r>
          </w:p>
        </w:tc>
        <w:tc>
          <w:tcPr>
            <w:tcW w:w="3402" w:type="dxa"/>
          </w:tcPr>
          <w:p w14:paraId="07335E75" w14:textId="77777777" w:rsidR="000E3FC1" w:rsidRPr="00B632B2" w:rsidRDefault="000E3FC1" w:rsidP="00D2697C"/>
        </w:tc>
        <w:tc>
          <w:tcPr>
            <w:tcW w:w="851" w:type="dxa"/>
          </w:tcPr>
          <w:p w14:paraId="58BB6127" w14:textId="77777777" w:rsidR="000E3FC1" w:rsidRDefault="000E3FC1" w:rsidP="00D2697C">
            <w:r>
              <w:t>1</w:t>
            </w:r>
            <w:proofErr w:type="gramStart"/>
            <w:r>
              <w:t>..</w:t>
            </w:r>
            <w:proofErr w:type="gramEnd"/>
            <w:r>
              <w:t>1</w:t>
            </w:r>
          </w:p>
        </w:tc>
        <w:tc>
          <w:tcPr>
            <w:tcW w:w="1417" w:type="dxa"/>
          </w:tcPr>
          <w:p w14:paraId="278B0D48" w14:textId="77777777" w:rsidR="000E3FC1" w:rsidRDefault="000E3FC1" w:rsidP="00D2697C"/>
        </w:tc>
      </w:tr>
      <w:tr w:rsidR="000E3FC1" w:rsidRPr="00D10D9E" w14:paraId="2E1AB565" w14:textId="77777777" w:rsidTr="000E3FC1">
        <w:tc>
          <w:tcPr>
            <w:tcW w:w="2694" w:type="dxa"/>
          </w:tcPr>
          <w:p w14:paraId="57FBCB45" w14:textId="77777777" w:rsidR="000E3FC1" w:rsidRPr="00C16C99" w:rsidRDefault="000E3FC1" w:rsidP="00D2697C">
            <w:pPr>
              <w:rPr>
                <w:lang w:val="en-US"/>
              </w:rPr>
            </w:pPr>
            <w:r w:rsidRPr="0086079F">
              <w:t>request</w:t>
            </w:r>
            <w:r>
              <w:t>.</w:t>
            </w:r>
            <w:r>
              <w:rPr>
                <w:lang w:val="en-US"/>
              </w:rPr>
              <w:t>intermediaryParticipant.healthcareProfessionalOrganisation.careUnitId</w:t>
            </w:r>
          </w:p>
        </w:tc>
        <w:tc>
          <w:tcPr>
            <w:tcW w:w="1559" w:type="dxa"/>
          </w:tcPr>
          <w:p w14:paraId="71B2088E" w14:textId="77777777" w:rsidR="000E3FC1" w:rsidRDefault="000E3FC1" w:rsidP="00D2697C">
            <w:pPr>
              <w:rPr>
                <w:lang w:val="en-US"/>
              </w:rPr>
            </w:pPr>
            <w:r>
              <w:rPr>
                <w:lang w:val="en-US"/>
              </w:rPr>
              <w:t>HsaIdType</w:t>
            </w:r>
          </w:p>
        </w:tc>
        <w:tc>
          <w:tcPr>
            <w:tcW w:w="3402" w:type="dxa"/>
          </w:tcPr>
          <w:p w14:paraId="55FF1E67" w14:textId="77777777" w:rsidR="000E3FC1" w:rsidRPr="00B632B2" w:rsidRDefault="000E3FC1" w:rsidP="00D2697C">
            <w:r w:rsidRPr="00B632B2">
              <w:t>HSA-id på den remissmottagande enhet som vidareskickat remissen.</w:t>
            </w:r>
          </w:p>
        </w:tc>
        <w:tc>
          <w:tcPr>
            <w:tcW w:w="851" w:type="dxa"/>
          </w:tcPr>
          <w:p w14:paraId="373E4822" w14:textId="77777777" w:rsidR="000E3FC1" w:rsidRDefault="000E3FC1" w:rsidP="00D2697C">
            <w:r>
              <w:t>1</w:t>
            </w:r>
            <w:proofErr w:type="gramStart"/>
            <w:r>
              <w:t>..</w:t>
            </w:r>
            <w:proofErr w:type="gramEnd"/>
            <w:r>
              <w:t>1</w:t>
            </w:r>
          </w:p>
        </w:tc>
        <w:tc>
          <w:tcPr>
            <w:tcW w:w="1417" w:type="dxa"/>
          </w:tcPr>
          <w:p w14:paraId="6B621DB6" w14:textId="77777777" w:rsidR="000E3FC1" w:rsidRDefault="000E3FC1" w:rsidP="00D2697C">
            <w:r>
              <w:t>Maxlängd 64 tecken</w:t>
            </w:r>
          </w:p>
        </w:tc>
      </w:tr>
      <w:tr w:rsidR="000E3FC1" w:rsidRPr="00D10D9E" w14:paraId="3B0285E5" w14:textId="77777777" w:rsidTr="000E3FC1">
        <w:tc>
          <w:tcPr>
            <w:tcW w:w="2694" w:type="dxa"/>
          </w:tcPr>
          <w:p w14:paraId="51ADBB48" w14:textId="77777777" w:rsidR="000E3FC1" w:rsidRPr="00C16C99" w:rsidRDefault="000E3FC1" w:rsidP="00D2697C">
            <w:pPr>
              <w:rPr>
                <w:lang w:val="en-US"/>
              </w:rPr>
            </w:pPr>
            <w:r w:rsidRPr="0086079F">
              <w:t>request</w:t>
            </w:r>
            <w:r>
              <w:t>.</w:t>
            </w:r>
            <w:r>
              <w:rPr>
                <w:lang w:val="en-US"/>
              </w:rPr>
              <w:t>intermediaryParticipant.time</w:t>
            </w:r>
          </w:p>
        </w:tc>
        <w:tc>
          <w:tcPr>
            <w:tcW w:w="1559" w:type="dxa"/>
          </w:tcPr>
          <w:p w14:paraId="10F69FF6" w14:textId="77777777" w:rsidR="000E3FC1" w:rsidRDefault="000E3FC1" w:rsidP="00D2697C">
            <w:pPr>
              <w:rPr>
                <w:lang w:val="en-US"/>
              </w:rPr>
            </w:pPr>
            <w:r w:rsidRPr="000905BC">
              <w:rPr>
                <w:lang w:val="en-US"/>
              </w:rPr>
              <w:t>TimeStampType</w:t>
            </w:r>
          </w:p>
        </w:tc>
        <w:tc>
          <w:tcPr>
            <w:tcW w:w="3402" w:type="dxa"/>
          </w:tcPr>
          <w:p w14:paraId="60635BEF" w14:textId="77777777" w:rsidR="000E3FC1" w:rsidRPr="00B632B2" w:rsidRDefault="000E3FC1" w:rsidP="00D2697C">
            <w:r w:rsidRPr="00B632B2">
              <w:t>Tidpunkt då versionen skapades för vidareskickning.</w:t>
            </w:r>
          </w:p>
          <w:p w14:paraId="5ECAC92C" w14:textId="77777777" w:rsidR="000E3FC1" w:rsidRPr="00B632B2" w:rsidRDefault="000E3FC1" w:rsidP="00D2697C">
            <w:r w:rsidRPr="00B632B2">
              <w:t>Denna tidpunkt kan skilja sig från tidpunkten då remissen faktiskt skickas beroende på hur detta implementeras i en lokal remissmodul.</w:t>
            </w:r>
          </w:p>
        </w:tc>
        <w:tc>
          <w:tcPr>
            <w:tcW w:w="851" w:type="dxa"/>
          </w:tcPr>
          <w:p w14:paraId="249485A9" w14:textId="77777777" w:rsidR="000E3FC1" w:rsidRDefault="000E3FC1" w:rsidP="00D2697C">
            <w:r>
              <w:t>1</w:t>
            </w:r>
            <w:proofErr w:type="gramStart"/>
            <w:r>
              <w:t>..</w:t>
            </w:r>
            <w:proofErr w:type="gramEnd"/>
            <w:r>
              <w:t>1</w:t>
            </w:r>
          </w:p>
        </w:tc>
        <w:tc>
          <w:tcPr>
            <w:tcW w:w="1417" w:type="dxa"/>
          </w:tcPr>
          <w:p w14:paraId="70D874B7" w14:textId="77777777" w:rsidR="000E3FC1" w:rsidRDefault="000E3FC1" w:rsidP="00D2697C">
            <w:r w:rsidRPr="00DD3984">
              <w:t>SSÅÅMMDDttmmss</w:t>
            </w:r>
          </w:p>
        </w:tc>
      </w:tr>
      <w:tr w:rsidR="000E3FC1" w:rsidRPr="00D10D9E" w14:paraId="36DF267B" w14:textId="77777777" w:rsidTr="000E3FC1">
        <w:tc>
          <w:tcPr>
            <w:tcW w:w="2694" w:type="dxa"/>
          </w:tcPr>
          <w:p w14:paraId="6AD76DF1" w14:textId="77777777" w:rsidR="000E3FC1" w:rsidRDefault="000E3FC1" w:rsidP="00D2697C">
            <w:pPr>
              <w:rPr>
                <w:lang w:val="en-US"/>
              </w:rPr>
            </w:pPr>
            <w:r w:rsidRPr="0086079F">
              <w:t>request</w:t>
            </w:r>
            <w:r>
              <w:t>.</w:t>
            </w:r>
            <w:r w:rsidRPr="004E2529">
              <w:rPr>
                <w:lang w:val="en-US"/>
              </w:rPr>
              <w:t>additionalInformation</w:t>
            </w:r>
          </w:p>
        </w:tc>
        <w:tc>
          <w:tcPr>
            <w:tcW w:w="1559" w:type="dxa"/>
          </w:tcPr>
          <w:p w14:paraId="65A1A8E4" w14:textId="77777777" w:rsidR="000E3FC1" w:rsidRPr="00B2289E" w:rsidRDefault="000E3FC1" w:rsidP="00D2697C">
            <w:pPr>
              <w:rPr>
                <w:lang w:val="en-US"/>
              </w:rPr>
            </w:pPr>
            <w:r>
              <w:rPr>
                <w:lang w:val="en-US"/>
              </w:rPr>
              <w:t>AdditionalInformationType</w:t>
            </w:r>
          </w:p>
        </w:tc>
        <w:tc>
          <w:tcPr>
            <w:tcW w:w="3402" w:type="dxa"/>
          </w:tcPr>
          <w:p w14:paraId="05D913DD" w14:textId="77777777" w:rsidR="000E3FC1" w:rsidRPr="000E6EAF" w:rsidRDefault="000E3FC1" w:rsidP="00D2697C"/>
        </w:tc>
        <w:tc>
          <w:tcPr>
            <w:tcW w:w="851" w:type="dxa"/>
          </w:tcPr>
          <w:p w14:paraId="73DBC160" w14:textId="77777777" w:rsidR="000E3FC1" w:rsidRDefault="000E3FC1" w:rsidP="00D2697C">
            <w:r>
              <w:t>1</w:t>
            </w:r>
            <w:proofErr w:type="gramStart"/>
            <w:r>
              <w:t>..</w:t>
            </w:r>
            <w:proofErr w:type="gramEnd"/>
            <w:r>
              <w:t>1</w:t>
            </w:r>
          </w:p>
        </w:tc>
        <w:tc>
          <w:tcPr>
            <w:tcW w:w="1417" w:type="dxa"/>
          </w:tcPr>
          <w:p w14:paraId="509673A3" w14:textId="77777777" w:rsidR="000E3FC1" w:rsidRDefault="000E3FC1" w:rsidP="00D2697C"/>
        </w:tc>
      </w:tr>
      <w:tr w:rsidR="000E3FC1" w:rsidRPr="00D10D9E" w14:paraId="74B979F6" w14:textId="77777777" w:rsidTr="000E3FC1">
        <w:tc>
          <w:tcPr>
            <w:tcW w:w="2694" w:type="dxa"/>
          </w:tcPr>
          <w:p w14:paraId="29D41699" w14:textId="77777777" w:rsidR="000E3FC1" w:rsidRPr="004E2529" w:rsidRDefault="000E3FC1" w:rsidP="00D2697C">
            <w:pPr>
              <w:rPr>
                <w:lang w:val="en-US"/>
              </w:rPr>
            </w:pPr>
            <w:r w:rsidRPr="0086079F">
              <w:t>request</w:t>
            </w:r>
            <w:r>
              <w:t>.</w:t>
            </w:r>
            <w:r w:rsidRPr="004E2529">
              <w:rPr>
                <w:lang w:val="en-US"/>
              </w:rPr>
              <w:t>additionalInformati</w:t>
            </w:r>
            <w:r w:rsidRPr="004E2529">
              <w:rPr>
                <w:lang w:val="en-US"/>
              </w:rPr>
              <w:lastRenderedPageBreak/>
              <w:t>on</w:t>
            </w:r>
            <w:r>
              <w:rPr>
                <w:lang w:val="en-US"/>
              </w:rPr>
              <w:t>.desiredRequestRecipient</w:t>
            </w:r>
          </w:p>
        </w:tc>
        <w:tc>
          <w:tcPr>
            <w:tcW w:w="1559" w:type="dxa"/>
          </w:tcPr>
          <w:p w14:paraId="4873C439" w14:textId="77777777" w:rsidR="000E3FC1" w:rsidRDefault="000E3FC1" w:rsidP="00D2697C">
            <w:pPr>
              <w:rPr>
                <w:lang w:val="en-US"/>
              </w:rPr>
            </w:pPr>
            <w:r>
              <w:rPr>
                <w:lang w:val="en-US"/>
              </w:rPr>
              <w:lastRenderedPageBreak/>
              <w:t>String</w:t>
            </w:r>
          </w:p>
        </w:tc>
        <w:tc>
          <w:tcPr>
            <w:tcW w:w="3402" w:type="dxa"/>
          </w:tcPr>
          <w:p w14:paraId="1C3B93FA" w14:textId="77777777" w:rsidR="000E3FC1" w:rsidRPr="000E6EAF" w:rsidRDefault="000E3FC1" w:rsidP="00D2697C">
            <w:r w:rsidRPr="003B3CF5">
              <w:t xml:space="preserve">Önskad remissmottagare: enhet, </w:t>
            </w:r>
            <w:r w:rsidRPr="003B3CF5">
              <w:lastRenderedPageBreak/>
              <w:t>person, yrkesroll</w:t>
            </w:r>
            <w:r>
              <w:t>, fritext</w:t>
            </w:r>
          </w:p>
        </w:tc>
        <w:tc>
          <w:tcPr>
            <w:tcW w:w="851" w:type="dxa"/>
          </w:tcPr>
          <w:p w14:paraId="34A8AC6C" w14:textId="77777777" w:rsidR="000E3FC1" w:rsidRDefault="000E3FC1" w:rsidP="00D2697C">
            <w:r>
              <w:lastRenderedPageBreak/>
              <w:t>0</w:t>
            </w:r>
            <w:proofErr w:type="gramStart"/>
            <w:r>
              <w:t>..</w:t>
            </w:r>
            <w:proofErr w:type="gramEnd"/>
            <w:r>
              <w:t>1</w:t>
            </w:r>
          </w:p>
        </w:tc>
        <w:tc>
          <w:tcPr>
            <w:tcW w:w="1417" w:type="dxa"/>
          </w:tcPr>
          <w:p w14:paraId="45EB7377" w14:textId="77777777" w:rsidR="000E3FC1" w:rsidRDefault="000E3FC1" w:rsidP="00D2697C">
            <w:r>
              <w:t xml:space="preserve">Maxlängd </w:t>
            </w:r>
            <w:r>
              <w:lastRenderedPageBreak/>
              <w:t xml:space="preserve">200 </w:t>
            </w:r>
            <w:r>
              <w:rPr>
                <w:rStyle w:val="Kommentarsreferens"/>
                <w:rFonts w:ascii="Arial" w:hAnsi="Arial"/>
                <w:lang w:val="en-GB"/>
              </w:rPr>
              <w:t>t</w:t>
            </w:r>
            <w:r>
              <w:t>ecken</w:t>
            </w:r>
          </w:p>
        </w:tc>
      </w:tr>
      <w:tr w:rsidR="000E3FC1" w:rsidRPr="00D10D9E" w14:paraId="7EB0E6C5" w14:textId="77777777" w:rsidTr="000E3FC1">
        <w:tc>
          <w:tcPr>
            <w:tcW w:w="2694" w:type="dxa"/>
          </w:tcPr>
          <w:p w14:paraId="0A88DB7D" w14:textId="77777777" w:rsidR="000E3FC1" w:rsidRPr="004E2529" w:rsidRDefault="000E3FC1" w:rsidP="00D2697C">
            <w:pPr>
              <w:rPr>
                <w:lang w:val="en-US"/>
              </w:rPr>
            </w:pPr>
            <w:r w:rsidRPr="0086079F">
              <w:lastRenderedPageBreak/>
              <w:t>request</w:t>
            </w:r>
            <w:r>
              <w:t>.</w:t>
            </w:r>
            <w:r w:rsidRPr="004E2529">
              <w:rPr>
                <w:lang w:val="en-US"/>
              </w:rPr>
              <w:t>additionalInformation</w:t>
            </w:r>
            <w:r>
              <w:rPr>
                <w:lang w:val="en-US"/>
              </w:rPr>
              <w:t>.administrativeInformation</w:t>
            </w:r>
          </w:p>
        </w:tc>
        <w:tc>
          <w:tcPr>
            <w:tcW w:w="1559" w:type="dxa"/>
          </w:tcPr>
          <w:p w14:paraId="3F590D79" w14:textId="77777777" w:rsidR="000E3FC1" w:rsidRDefault="000E3FC1" w:rsidP="00D2697C">
            <w:pPr>
              <w:rPr>
                <w:lang w:val="en-US"/>
              </w:rPr>
            </w:pPr>
            <w:r>
              <w:rPr>
                <w:lang w:val="en-US"/>
              </w:rPr>
              <w:t>String</w:t>
            </w:r>
          </w:p>
        </w:tc>
        <w:tc>
          <w:tcPr>
            <w:tcW w:w="3402" w:type="dxa"/>
          </w:tcPr>
          <w:p w14:paraId="5666A43C" w14:textId="77777777" w:rsidR="000E3FC1" w:rsidRPr="000E6EAF" w:rsidRDefault="000E3FC1" w:rsidP="00D2697C">
            <w:r w:rsidRPr="00BF7242">
              <w:t xml:space="preserve">Här </w:t>
            </w:r>
            <w:r>
              <w:t>anges</w:t>
            </w:r>
            <w:r w:rsidRPr="00BF7242">
              <w:t xml:space="preserve"> kompletterande administrativ information</w:t>
            </w:r>
            <w:r>
              <w:t>. Exempelvis kan denna innehålla information om detta är ett akutärende, om patienten är bortrest under en viss tid inom kallelsetiden eller annan information som kan påverka den administrativa processen kring remissen.</w:t>
            </w:r>
          </w:p>
        </w:tc>
        <w:tc>
          <w:tcPr>
            <w:tcW w:w="851" w:type="dxa"/>
          </w:tcPr>
          <w:p w14:paraId="3AB7845D" w14:textId="77777777" w:rsidR="000E3FC1" w:rsidRDefault="000E3FC1" w:rsidP="00D2697C">
            <w:r>
              <w:t>0</w:t>
            </w:r>
            <w:proofErr w:type="gramStart"/>
            <w:r>
              <w:t>..</w:t>
            </w:r>
            <w:proofErr w:type="gramEnd"/>
            <w:r>
              <w:t>1</w:t>
            </w:r>
          </w:p>
        </w:tc>
        <w:tc>
          <w:tcPr>
            <w:tcW w:w="1417" w:type="dxa"/>
          </w:tcPr>
          <w:p w14:paraId="2D5DB336" w14:textId="77777777" w:rsidR="000E3FC1" w:rsidRDefault="000E3FC1" w:rsidP="00D2697C">
            <w:r>
              <w:t>Maxlängd 8192 tecken</w:t>
            </w:r>
          </w:p>
        </w:tc>
      </w:tr>
      <w:tr w:rsidR="000E3FC1" w:rsidRPr="00D10D9E" w14:paraId="37926672" w14:textId="77777777" w:rsidTr="000E3FC1">
        <w:tc>
          <w:tcPr>
            <w:tcW w:w="2694" w:type="dxa"/>
          </w:tcPr>
          <w:p w14:paraId="639210B2" w14:textId="77777777" w:rsidR="000E3FC1" w:rsidRPr="004E2529" w:rsidRDefault="000E3FC1" w:rsidP="00D2697C">
            <w:pPr>
              <w:rPr>
                <w:lang w:val="en-US"/>
              </w:rPr>
            </w:pPr>
            <w:r w:rsidRPr="0086079F">
              <w:t>request</w:t>
            </w:r>
            <w:r>
              <w:t>.</w:t>
            </w:r>
            <w:r w:rsidRPr="004E2529">
              <w:rPr>
                <w:lang w:val="en-US"/>
              </w:rPr>
              <w:t>additionalInformation</w:t>
            </w:r>
            <w:r>
              <w:rPr>
                <w:lang w:val="en-US"/>
              </w:rPr>
              <w:t>.interpreterRequirement</w:t>
            </w:r>
          </w:p>
        </w:tc>
        <w:tc>
          <w:tcPr>
            <w:tcW w:w="1559" w:type="dxa"/>
          </w:tcPr>
          <w:p w14:paraId="759763B0" w14:textId="77777777" w:rsidR="000E3FC1" w:rsidRDefault="000E3FC1" w:rsidP="00D2697C">
            <w:pPr>
              <w:rPr>
                <w:lang w:val="en-US"/>
              </w:rPr>
            </w:pPr>
            <w:r>
              <w:rPr>
                <w:lang w:val="en-US"/>
              </w:rPr>
              <w:t>String</w:t>
            </w:r>
          </w:p>
        </w:tc>
        <w:tc>
          <w:tcPr>
            <w:tcW w:w="3402" w:type="dxa"/>
          </w:tcPr>
          <w:p w14:paraId="4BD84DC6" w14:textId="77777777" w:rsidR="000E3FC1" w:rsidRPr="00B134DD" w:rsidRDefault="000E3FC1" w:rsidP="00D2697C">
            <w:r>
              <w:t>Här beskrivs eventuellt tolkbehov</w:t>
            </w:r>
            <w:r w:rsidRPr="00B134DD">
              <w:t xml:space="preserve">. </w:t>
            </w:r>
          </w:p>
          <w:p w14:paraId="442C8211" w14:textId="77777777" w:rsidR="000E3FC1" w:rsidRPr="000E6EAF" w:rsidRDefault="000E3FC1" w:rsidP="00D2697C"/>
        </w:tc>
        <w:tc>
          <w:tcPr>
            <w:tcW w:w="851" w:type="dxa"/>
          </w:tcPr>
          <w:p w14:paraId="7A86978B" w14:textId="77777777" w:rsidR="000E3FC1" w:rsidRDefault="000E3FC1" w:rsidP="00D2697C">
            <w:r>
              <w:t>0</w:t>
            </w:r>
            <w:proofErr w:type="gramStart"/>
            <w:r>
              <w:t>..</w:t>
            </w:r>
            <w:proofErr w:type="gramEnd"/>
            <w:r>
              <w:t>1</w:t>
            </w:r>
          </w:p>
        </w:tc>
        <w:tc>
          <w:tcPr>
            <w:tcW w:w="1417" w:type="dxa"/>
          </w:tcPr>
          <w:p w14:paraId="1870B9BE" w14:textId="77777777" w:rsidR="000E3FC1" w:rsidRDefault="000E3FC1" w:rsidP="00D2697C">
            <w:r>
              <w:t>Maxlängd 200 tecken</w:t>
            </w:r>
          </w:p>
        </w:tc>
      </w:tr>
      <w:tr w:rsidR="000E3FC1" w:rsidRPr="00D10D9E" w14:paraId="6B32F7CF" w14:textId="77777777" w:rsidTr="000E3FC1">
        <w:tc>
          <w:tcPr>
            <w:tcW w:w="2694" w:type="dxa"/>
          </w:tcPr>
          <w:p w14:paraId="0670F4A4" w14:textId="77777777" w:rsidR="000E3FC1" w:rsidRPr="004E2529" w:rsidRDefault="000E3FC1" w:rsidP="00D2697C">
            <w:pPr>
              <w:rPr>
                <w:lang w:val="en-US"/>
              </w:rPr>
            </w:pPr>
            <w:r w:rsidRPr="0086079F">
              <w:t>request</w:t>
            </w:r>
            <w:r>
              <w:t>.</w:t>
            </w:r>
            <w:r w:rsidRPr="00EF6EBE">
              <w:rPr>
                <w:lang w:val="en-US"/>
              </w:rPr>
              <w:t>awarenessInformation</w:t>
            </w:r>
          </w:p>
        </w:tc>
        <w:tc>
          <w:tcPr>
            <w:tcW w:w="1559" w:type="dxa"/>
          </w:tcPr>
          <w:p w14:paraId="3665E729" w14:textId="77777777" w:rsidR="000E3FC1" w:rsidRDefault="000E3FC1" w:rsidP="00D2697C">
            <w:pPr>
              <w:rPr>
                <w:lang w:val="en-US"/>
              </w:rPr>
            </w:pPr>
            <w:r>
              <w:rPr>
                <w:lang w:val="en-US"/>
              </w:rPr>
              <w:t>AwarenessInformationType</w:t>
            </w:r>
          </w:p>
        </w:tc>
        <w:tc>
          <w:tcPr>
            <w:tcW w:w="3402" w:type="dxa"/>
          </w:tcPr>
          <w:p w14:paraId="7E61D07B" w14:textId="77777777" w:rsidR="000E3FC1" w:rsidRPr="000E6EAF" w:rsidRDefault="000E3FC1" w:rsidP="00D2697C"/>
        </w:tc>
        <w:tc>
          <w:tcPr>
            <w:tcW w:w="851" w:type="dxa"/>
          </w:tcPr>
          <w:p w14:paraId="0987EE8E" w14:textId="77777777" w:rsidR="000E3FC1" w:rsidRDefault="000E3FC1" w:rsidP="00D2697C">
            <w:r>
              <w:t>0</w:t>
            </w:r>
            <w:proofErr w:type="gramStart"/>
            <w:r>
              <w:t>..</w:t>
            </w:r>
            <w:proofErr w:type="gramEnd"/>
            <w:r>
              <w:t>1</w:t>
            </w:r>
          </w:p>
        </w:tc>
        <w:tc>
          <w:tcPr>
            <w:tcW w:w="1417" w:type="dxa"/>
          </w:tcPr>
          <w:p w14:paraId="3ED77868" w14:textId="77777777" w:rsidR="000E3FC1" w:rsidRDefault="000E3FC1" w:rsidP="00D2697C"/>
        </w:tc>
      </w:tr>
      <w:tr w:rsidR="000E3FC1" w:rsidRPr="00D10D9E" w14:paraId="58216D8D" w14:textId="77777777" w:rsidTr="000E3FC1">
        <w:tc>
          <w:tcPr>
            <w:tcW w:w="2694" w:type="dxa"/>
          </w:tcPr>
          <w:p w14:paraId="1D59ABB9" w14:textId="77777777" w:rsidR="000E3FC1" w:rsidRPr="00ED4E1E" w:rsidRDefault="000E3FC1" w:rsidP="00D2697C">
            <w:r w:rsidRPr="0086079F">
              <w:t>request</w:t>
            </w:r>
            <w:r>
              <w:t>.</w:t>
            </w:r>
            <w:r w:rsidRPr="00ED4E1E">
              <w:t>awarenessInformation.text</w:t>
            </w:r>
          </w:p>
        </w:tc>
        <w:tc>
          <w:tcPr>
            <w:tcW w:w="1559" w:type="dxa"/>
          </w:tcPr>
          <w:p w14:paraId="141DA4DD" w14:textId="77777777" w:rsidR="000E3FC1" w:rsidRPr="00ED4E1E" w:rsidRDefault="000E3FC1" w:rsidP="00D2697C">
            <w:r w:rsidRPr="00ED4E1E">
              <w:t>String</w:t>
            </w:r>
          </w:p>
        </w:tc>
        <w:tc>
          <w:tcPr>
            <w:tcW w:w="3402" w:type="dxa"/>
          </w:tcPr>
          <w:p w14:paraId="504A5ECB" w14:textId="77777777" w:rsidR="000E3FC1" w:rsidRPr="000E6EAF" w:rsidRDefault="000E3FC1" w:rsidP="00D2697C">
            <w:r>
              <w:t>Uppmärksamhetsinformation av betydelse för denna remiss. Mottagande system bör inte med automatik föra in denna i den egna hanteringen för uppmärksamhetsinformation kring patienten utan endast lagra den i samband med remissen.</w:t>
            </w:r>
          </w:p>
        </w:tc>
        <w:tc>
          <w:tcPr>
            <w:tcW w:w="851" w:type="dxa"/>
          </w:tcPr>
          <w:p w14:paraId="5023678A" w14:textId="77777777" w:rsidR="000E3FC1" w:rsidRDefault="000E3FC1" w:rsidP="00D2697C">
            <w:r>
              <w:t>1</w:t>
            </w:r>
            <w:proofErr w:type="gramStart"/>
            <w:r>
              <w:t>..</w:t>
            </w:r>
            <w:proofErr w:type="gramEnd"/>
            <w:r>
              <w:t>1</w:t>
            </w:r>
          </w:p>
        </w:tc>
        <w:tc>
          <w:tcPr>
            <w:tcW w:w="1417" w:type="dxa"/>
          </w:tcPr>
          <w:p w14:paraId="7947F225" w14:textId="77777777" w:rsidR="000E3FC1" w:rsidRDefault="000E3FC1" w:rsidP="00D2697C">
            <w:r>
              <w:t>Maxlängd 8192 tecken</w:t>
            </w:r>
          </w:p>
        </w:tc>
      </w:tr>
      <w:tr w:rsidR="000E3FC1" w:rsidRPr="00D10D9E" w14:paraId="6D0BC795" w14:textId="77777777" w:rsidTr="000E3FC1">
        <w:tc>
          <w:tcPr>
            <w:tcW w:w="2694" w:type="dxa"/>
          </w:tcPr>
          <w:p w14:paraId="15749AA9" w14:textId="77777777" w:rsidR="000E3FC1" w:rsidRPr="00EF6EBE" w:rsidRDefault="000E3FC1" w:rsidP="00D2697C">
            <w:pPr>
              <w:rPr>
                <w:lang w:val="en-US"/>
              </w:rPr>
            </w:pPr>
            <w:r w:rsidRPr="0086079F">
              <w:t>request</w:t>
            </w:r>
            <w:r>
              <w:t>.</w:t>
            </w:r>
            <w:r w:rsidRPr="0044133D">
              <w:rPr>
                <w:lang w:val="en-US"/>
              </w:rPr>
              <w:t>questionFormulation</w:t>
            </w:r>
          </w:p>
        </w:tc>
        <w:tc>
          <w:tcPr>
            <w:tcW w:w="1559" w:type="dxa"/>
          </w:tcPr>
          <w:p w14:paraId="355DF01B" w14:textId="77777777" w:rsidR="000E3FC1" w:rsidRDefault="000E3FC1" w:rsidP="00D2697C">
            <w:pPr>
              <w:rPr>
                <w:lang w:val="en-US"/>
              </w:rPr>
            </w:pPr>
            <w:r>
              <w:rPr>
                <w:lang w:val="en-US"/>
              </w:rPr>
              <w:t>QuestionFormulationType</w:t>
            </w:r>
          </w:p>
        </w:tc>
        <w:tc>
          <w:tcPr>
            <w:tcW w:w="3402" w:type="dxa"/>
          </w:tcPr>
          <w:p w14:paraId="6FD103D0" w14:textId="77777777" w:rsidR="000E3FC1" w:rsidRDefault="000E3FC1" w:rsidP="00D2697C"/>
        </w:tc>
        <w:tc>
          <w:tcPr>
            <w:tcW w:w="851" w:type="dxa"/>
          </w:tcPr>
          <w:p w14:paraId="408C31C2" w14:textId="77777777" w:rsidR="000E3FC1" w:rsidRDefault="000E3FC1" w:rsidP="00D2697C">
            <w:r>
              <w:t>1</w:t>
            </w:r>
            <w:proofErr w:type="gramStart"/>
            <w:r>
              <w:t>..</w:t>
            </w:r>
            <w:proofErr w:type="gramEnd"/>
            <w:r>
              <w:t>1</w:t>
            </w:r>
          </w:p>
        </w:tc>
        <w:tc>
          <w:tcPr>
            <w:tcW w:w="1417" w:type="dxa"/>
          </w:tcPr>
          <w:p w14:paraId="5D5DA83B" w14:textId="77777777" w:rsidR="000E3FC1" w:rsidRDefault="000E3FC1" w:rsidP="00D2697C"/>
        </w:tc>
      </w:tr>
      <w:tr w:rsidR="000E3FC1" w:rsidRPr="00D10D9E" w14:paraId="2E8DEF0C" w14:textId="77777777" w:rsidTr="000E3FC1">
        <w:tc>
          <w:tcPr>
            <w:tcW w:w="2694" w:type="dxa"/>
          </w:tcPr>
          <w:p w14:paraId="77F48B66" w14:textId="77777777" w:rsidR="000E3FC1" w:rsidRPr="0044133D" w:rsidRDefault="000E3FC1" w:rsidP="00D2697C">
            <w:pPr>
              <w:rPr>
                <w:lang w:val="en-US"/>
              </w:rPr>
            </w:pPr>
            <w:r w:rsidRPr="0086079F">
              <w:t>request</w:t>
            </w:r>
            <w:r>
              <w:t>.</w:t>
            </w:r>
            <w:r w:rsidRPr="0044133D">
              <w:rPr>
                <w:lang w:val="en-US"/>
              </w:rPr>
              <w:t>questionFormulation</w:t>
            </w:r>
            <w:r>
              <w:rPr>
                <w:lang w:val="en-US"/>
              </w:rPr>
              <w:t>.text</w:t>
            </w:r>
          </w:p>
        </w:tc>
        <w:tc>
          <w:tcPr>
            <w:tcW w:w="1559" w:type="dxa"/>
          </w:tcPr>
          <w:p w14:paraId="7B94B406" w14:textId="77777777" w:rsidR="000E3FC1" w:rsidRDefault="000E3FC1" w:rsidP="00D2697C">
            <w:pPr>
              <w:rPr>
                <w:lang w:val="en-US"/>
              </w:rPr>
            </w:pPr>
            <w:r>
              <w:rPr>
                <w:lang w:val="en-US"/>
              </w:rPr>
              <w:t>String</w:t>
            </w:r>
          </w:p>
        </w:tc>
        <w:tc>
          <w:tcPr>
            <w:tcW w:w="3402" w:type="dxa"/>
          </w:tcPr>
          <w:p w14:paraId="12CB40A5" w14:textId="77777777" w:rsidR="000E3FC1" w:rsidRDefault="000E3FC1" w:rsidP="00D2697C">
            <w:r w:rsidRPr="008D4467">
              <w:t>Här ska frågeställningstexten in.</w:t>
            </w:r>
          </w:p>
        </w:tc>
        <w:tc>
          <w:tcPr>
            <w:tcW w:w="851" w:type="dxa"/>
          </w:tcPr>
          <w:p w14:paraId="1A7BB42A" w14:textId="77777777" w:rsidR="000E3FC1" w:rsidRDefault="000E3FC1" w:rsidP="00D2697C">
            <w:r>
              <w:t>1</w:t>
            </w:r>
            <w:proofErr w:type="gramStart"/>
            <w:r>
              <w:t>..</w:t>
            </w:r>
            <w:proofErr w:type="gramEnd"/>
            <w:r>
              <w:t>1</w:t>
            </w:r>
          </w:p>
        </w:tc>
        <w:tc>
          <w:tcPr>
            <w:tcW w:w="1417" w:type="dxa"/>
          </w:tcPr>
          <w:p w14:paraId="16BB67E8" w14:textId="77777777" w:rsidR="000E3FC1" w:rsidRDefault="000E3FC1" w:rsidP="00D2697C">
            <w:r>
              <w:t>Maxlängd 8192 tecken</w:t>
            </w:r>
          </w:p>
        </w:tc>
      </w:tr>
      <w:tr w:rsidR="000E3FC1" w:rsidRPr="00D10D9E" w14:paraId="4000E686" w14:textId="77777777" w:rsidTr="000E3FC1">
        <w:tc>
          <w:tcPr>
            <w:tcW w:w="2694" w:type="dxa"/>
          </w:tcPr>
          <w:p w14:paraId="161868F1" w14:textId="77777777" w:rsidR="000E3FC1" w:rsidRPr="0044133D" w:rsidRDefault="000E3FC1" w:rsidP="00D2697C">
            <w:pPr>
              <w:rPr>
                <w:lang w:val="en-US"/>
              </w:rPr>
            </w:pPr>
            <w:r w:rsidRPr="0086079F">
              <w:t>request</w:t>
            </w:r>
            <w:r>
              <w:t>.</w:t>
            </w:r>
            <w:r w:rsidRPr="0044133D">
              <w:rPr>
                <w:lang w:val="en-US"/>
              </w:rPr>
              <w:t>questionFormulation</w:t>
            </w:r>
            <w:r>
              <w:rPr>
                <w:lang w:val="en-US"/>
              </w:rPr>
              <w:t>.clinicalInformation</w:t>
            </w:r>
          </w:p>
        </w:tc>
        <w:tc>
          <w:tcPr>
            <w:tcW w:w="1559" w:type="dxa"/>
          </w:tcPr>
          <w:p w14:paraId="417EA743" w14:textId="77777777" w:rsidR="000E3FC1" w:rsidRDefault="000E3FC1" w:rsidP="00D2697C">
            <w:pPr>
              <w:rPr>
                <w:lang w:val="en-US"/>
              </w:rPr>
            </w:pPr>
            <w:r>
              <w:rPr>
                <w:lang w:val="en-US"/>
              </w:rPr>
              <w:t>ClinicalInformationType</w:t>
            </w:r>
          </w:p>
        </w:tc>
        <w:tc>
          <w:tcPr>
            <w:tcW w:w="3402" w:type="dxa"/>
          </w:tcPr>
          <w:p w14:paraId="32E39AA5" w14:textId="77777777" w:rsidR="000E3FC1" w:rsidRDefault="000E3FC1" w:rsidP="00D2697C">
            <w:r w:rsidRPr="00EB0619">
              <w:t>Man kan ange underbyggande klinisk information</w:t>
            </w:r>
            <w:r>
              <w:t xml:space="preserve"> (anamnes)</w:t>
            </w:r>
            <w:r w:rsidRPr="00EB0619">
              <w:t xml:space="preserve"> för remissfrågeställningen. Dessa underbyggande kliniska data är direkt kopplat till frågeställningen</w:t>
            </w:r>
          </w:p>
        </w:tc>
        <w:tc>
          <w:tcPr>
            <w:tcW w:w="851" w:type="dxa"/>
          </w:tcPr>
          <w:p w14:paraId="60B07598" w14:textId="77777777" w:rsidR="000E3FC1" w:rsidRDefault="000E3FC1" w:rsidP="00D2697C">
            <w:r>
              <w:t>0</w:t>
            </w:r>
            <w:proofErr w:type="gramStart"/>
            <w:r>
              <w:t>..</w:t>
            </w:r>
            <w:proofErr w:type="gramEnd"/>
            <w:r>
              <w:t>1</w:t>
            </w:r>
          </w:p>
        </w:tc>
        <w:tc>
          <w:tcPr>
            <w:tcW w:w="1417" w:type="dxa"/>
          </w:tcPr>
          <w:p w14:paraId="6C9C3743" w14:textId="77777777" w:rsidR="000E3FC1" w:rsidRDefault="000E3FC1" w:rsidP="00D2697C"/>
        </w:tc>
      </w:tr>
      <w:tr w:rsidR="000E3FC1" w:rsidRPr="00D10D9E" w14:paraId="227C05C8" w14:textId="77777777" w:rsidTr="000E3FC1">
        <w:tc>
          <w:tcPr>
            <w:tcW w:w="2694" w:type="dxa"/>
          </w:tcPr>
          <w:p w14:paraId="7D986CC8" w14:textId="77777777" w:rsidR="000E3FC1" w:rsidRDefault="000E3FC1" w:rsidP="00D2697C">
            <w:pPr>
              <w:rPr>
                <w:lang w:val="en-US"/>
              </w:rPr>
            </w:pPr>
            <w:r w:rsidRPr="0086079F">
              <w:t>request</w:t>
            </w:r>
            <w:r>
              <w:t>.</w:t>
            </w:r>
            <w:r w:rsidRPr="0044133D">
              <w:rPr>
                <w:lang w:val="en-US"/>
              </w:rPr>
              <w:t>questionFormulation</w:t>
            </w:r>
            <w:r>
              <w:rPr>
                <w:lang w:val="en-US"/>
              </w:rPr>
              <w:t>.clinicalInformation.text</w:t>
            </w:r>
          </w:p>
        </w:tc>
        <w:tc>
          <w:tcPr>
            <w:tcW w:w="1559" w:type="dxa"/>
          </w:tcPr>
          <w:p w14:paraId="5B922725" w14:textId="77777777" w:rsidR="000E3FC1" w:rsidRDefault="000E3FC1" w:rsidP="00D2697C">
            <w:pPr>
              <w:rPr>
                <w:lang w:val="en-US"/>
              </w:rPr>
            </w:pPr>
            <w:r>
              <w:rPr>
                <w:lang w:val="en-US"/>
              </w:rPr>
              <w:t>String</w:t>
            </w:r>
          </w:p>
        </w:tc>
        <w:tc>
          <w:tcPr>
            <w:tcW w:w="3402" w:type="dxa"/>
          </w:tcPr>
          <w:p w14:paraId="10F4A543" w14:textId="77777777" w:rsidR="000E3FC1" w:rsidRPr="000E6EAF" w:rsidRDefault="000E3FC1" w:rsidP="00D2697C">
            <w:r w:rsidRPr="003251FE">
              <w:t>Här ska klinisk informationsbeskrivning in.</w:t>
            </w:r>
          </w:p>
        </w:tc>
        <w:tc>
          <w:tcPr>
            <w:tcW w:w="851" w:type="dxa"/>
          </w:tcPr>
          <w:p w14:paraId="1474C79F" w14:textId="77777777" w:rsidR="000E3FC1" w:rsidRDefault="000E3FC1" w:rsidP="00D2697C">
            <w:r>
              <w:t>1</w:t>
            </w:r>
            <w:proofErr w:type="gramStart"/>
            <w:r>
              <w:t>..</w:t>
            </w:r>
            <w:proofErr w:type="gramEnd"/>
            <w:r>
              <w:t>1</w:t>
            </w:r>
          </w:p>
        </w:tc>
        <w:tc>
          <w:tcPr>
            <w:tcW w:w="1417" w:type="dxa"/>
          </w:tcPr>
          <w:p w14:paraId="5F1ACECA" w14:textId="77777777" w:rsidR="000E3FC1" w:rsidRDefault="000E3FC1" w:rsidP="00D2697C">
            <w:r>
              <w:t>Maxlängd 8192 tecken</w:t>
            </w:r>
          </w:p>
        </w:tc>
      </w:tr>
      <w:tr w:rsidR="000E3FC1" w:rsidRPr="00D10D9E" w14:paraId="78D30A08" w14:textId="77777777" w:rsidTr="000E3FC1">
        <w:tc>
          <w:tcPr>
            <w:tcW w:w="2694" w:type="dxa"/>
          </w:tcPr>
          <w:p w14:paraId="0AF6A0CD" w14:textId="6AC2EF2B" w:rsidR="000E3FC1" w:rsidRPr="00AB1A1D" w:rsidRDefault="000E3FC1" w:rsidP="00D2697C">
            <w:pPr>
              <w:rPr>
                <w:lang w:val="en-US"/>
              </w:rPr>
            </w:pPr>
            <w:r w:rsidRPr="0086079F">
              <w:t>request</w:t>
            </w:r>
            <w:r>
              <w:t>.</w:t>
            </w:r>
            <w:r w:rsidR="00AA223E">
              <w:rPr>
                <w:lang w:val="en-US"/>
              </w:rPr>
              <w:t>questionFormulation.</w:t>
            </w:r>
            <w:r w:rsidRPr="00AB1A1D">
              <w:rPr>
                <w:lang w:val="en-US"/>
              </w:rPr>
              <w:t>condition</w:t>
            </w:r>
          </w:p>
        </w:tc>
        <w:tc>
          <w:tcPr>
            <w:tcW w:w="1559" w:type="dxa"/>
          </w:tcPr>
          <w:p w14:paraId="32839577" w14:textId="77777777" w:rsidR="000E3FC1" w:rsidRPr="00AB1A1D" w:rsidRDefault="000E3FC1" w:rsidP="00D2697C">
            <w:pPr>
              <w:rPr>
                <w:lang w:val="en-US"/>
              </w:rPr>
            </w:pPr>
            <w:r>
              <w:rPr>
                <w:lang w:val="en-US"/>
              </w:rPr>
              <w:t>ConditionType</w:t>
            </w:r>
          </w:p>
        </w:tc>
        <w:tc>
          <w:tcPr>
            <w:tcW w:w="3402" w:type="dxa"/>
          </w:tcPr>
          <w:p w14:paraId="7D09CA85" w14:textId="77777777" w:rsidR="000E3FC1" w:rsidRPr="00E372A7" w:rsidRDefault="000E3FC1" w:rsidP="00D2697C">
            <w:r w:rsidRPr="00E372A7">
              <w:t>Anger kliniska tillstånd som använts i uppslag mot stödtjänster.</w:t>
            </w:r>
          </w:p>
          <w:p w14:paraId="7BAB5DC7" w14:textId="77777777" w:rsidR="000E3FC1" w:rsidRPr="00AB1A1D" w:rsidRDefault="000E3FC1" w:rsidP="00D2697C">
            <w:r w:rsidRPr="00E372A7">
              <w:t xml:space="preserve">Används som stöd för att remittent och remissmottagare ska kunna avgöra om remissuppgifterna är </w:t>
            </w:r>
            <w:r w:rsidRPr="00E372A7">
              <w:lastRenderedPageBreak/>
              <w:t>kompletta.</w:t>
            </w:r>
          </w:p>
        </w:tc>
        <w:tc>
          <w:tcPr>
            <w:tcW w:w="851" w:type="dxa"/>
          </w:tcPr>
          <w:p w14:paraId="78399918" w14:textId="77777777" w:rsidR="000E3FC1" w:rsidRPr="00AB1A1D" w:rsidRDefault="000E3FC1" w:rsidP="00D2697C">
            <w:r w:rsidRPr="00AB1A1D">
              <w:lastRenderedPageBreak/>
              <w:t>0</w:t>
            </w:r>
            <w:proofErr w:type="gramStart"/>
            <w:r w:rsidRPr="00AB1A1D">
              <w:t>..</w:t>
            </w:r>
            <w:proofErr w:type="gramEnd"/>
            <w:r w:rsidRPr="00AB1A1D">
              <w:t>n</w:t>
            </w:r>
          </w:p>
        </w:tc>
        <w:tc>
          <w:tcPr>
            <w:tcW w:w="1417" w:type="dxa"/>
          </w:tcPr>
          <w:p w14:paraId="54B32D05" w14:textId="77777777" w:rsidR="000E3FC1" w:rsidRPr="00AB1A1D" w:rsidRDefault="000E3FC1" w:rsidP="00D2697C"/>
        </w:tc>
      </w:tr>
      <w:tr w:rsidR="000E3FC1" w:rsidRPr="00D10D9E" w14:paraId="433F912F" w14:textId="77777777" w:rsidTr="000E3FC1">
        <w:tc>
          <w:tcPr>
            <w:tcW w:w="2694" w:type="dxa"/>
          </w:tcPr>
          <w:p w14:paraId="5334C05A" w14:textId="77777777" w:rsidR="000E3FC1" w:rsidRPr="0044133D" w:rsidRDefault="000E3FC1" w:rsidP="00D2697C">
            <w:pPr>
              <w:rPr>
                <w:lang w:val="en-US"/>
              </w:rPr>
            </w:pPr>
            <w:r w:rsidRPr="0086079F">
              <w:lastRenderedPageBreak/>
              <w:t>request</w:t>
            </w:r>
            <w:r>
              <w:t>.</w:t>
            </w:r>
            <w:r w:rsidRPr="0044133D">
              <w:rPr>
                <w:lang w:val="en-US"/>
              </w:rPr>
              <w:t>questionFormulation</w:t>
            </w:r>
            <w:r>
              <w:rPr>
                <w:lang w:val="en-US"/>
              </w:rPr>
              <w:t>.condition.text</w:t>
            </w:r>
          </w:p>
        </w:tc>
        <w:tc>
          <w:tcPr>
            <w:tcW w:w="1559" w:type="dxa"/>
          </w:tcPr>
          <w:p w14:paraId="29C428D2" w14:textId="77777777" w:rsidR="000E3FC1" w:rsidRDefault="000E3FC1" w:rsidP="00D2697C">
            <w:pPr>
              <w:rPr>
                <w:lang w:val="en-US"/>
              </w:rPr>
            </w:pPr>
            <w:r>
              <w:rPr>
                <w:lang w:val="en-US"/>
              </w:rPr>
              <w:t>String</w:t>
            </w:r>
          </w:p>
        </w:tc>
        <w:tc>
          <w:tcPr>
            <w:tcW w:w="3402" w:type="dxa"/>
          </w:tcPr>
          <w:p w14:paraId="655EB7E2" w14:textId="77777777" w:rsidR="000E3FC1" w:rsidRDefault="000E3FC1" w:rsidP="00D2697C">
            <w:r>
              <w:t>Här kan diagnosbeskrivning skrivas in.</w:t>
            </w:r>
          </w:p>
          <w:p w14:paraId="7DC150C2" w14:textId="77777777" w:rsidR="000E3FC1" w:rsidRDefault="000E3FC1" w:rsidP="00D2697C"/>
          <w:p w14:paraId="7C4425BF" w14:textId="77777777" w:rsidR="000E3FC1" w:rsidRPr="003251FE" w:rsidRDefault="000E3FC1" w:rsidP="00D2697C">
            <w:r w:rsidRPr="005814B9">
              <w:rPr>
                <w:b/>
              </w:rPr>
              <w:t>Observera</w:t>
            </w:r>
            <w:r>
              <w:t xml:space="preserve"> att den får </w:t>
            </w:r>
            <w:proofErr w:type="gramStart"/>
            <w:r>
              <w:t>endast</w:t>
            </w:r>
            <w:proofErr w:type="gramEnd"/>
            <w:r>
              <w:t xml:space="preserve"> förekomma om </w:t>
            </w:r>
            <w:r w:rsidRPr="00C9234D">
              <w:t xml:space="preserve">questionFormulation.condition.code </w:t>
            </w:r>
            <w:r w:rsidRPr="00C9234D">
              <w:rPr>
                <w:b/>
              </w:rPr>
              <w:t>inte</w:t>
            </w:r>
            <w:r w:rsidRPr="00C9234D">
              <w:t xml:space="preserve"> används.</w:t>
            </w:r>
          </w:p>
        </w:tc>
        <w:tc>
          <w:tcPr>
            <w:tcW w:w="851" w:type="dxa"/>
          </w:tcPr>
          <w:p w14:paraId="5D691994" w14:textId="77777777" w:rsidR="000E3FC1" w:rsidRDefault="000E3FC1" w:rsidP="00D2697C">
            <w:r>
              <w:t>0</w:t>
            </w:r>
            <w:proofErr w:type="gramStart"/>
            <w:r>
              <w:t>..</w:t>
            </w:r>
            <w:proofErr w:type="gramEnd"/>
            <w:r>
              <w:t>1</w:t>
            </w:r>
          </w:p>
        </w:tc>
        <w:tc>
          <w:tcPr>
            <w:tcW w:w="1417" w:type="dxa"/>
          </w:tcPr>
          <w:p w14:paraId="24073316" w14:textId="77777777" w:rsidR="000E3FC1" w:rsidRDefault="000E3FC1" w:rsidP="00D2697C">
            <w:r>
              <w:t>Maxlängd 8192 tecken</w:t>
            </w:r>
          </w:p>
        </w:tc>
      </w:tr>
      <w:tr w:rsidR="000E3FC1" w:rsidRPr="00D10D9E" w14:paraId="1CE97541" w14:textId="77777777" w:rsidTr="000E3FC1">
        <w:tc>
          <w:tcPr>
            <w:tcW w:w="2694" w:type="dxa"/>
          </w:tcPr>
          <w:p w14:paraId="78B188C5" w14:textId="77777777" w:rsidR="000E3FC1" w:rsidRPr="0044133D" w:rsidRDefault="000E3FC1" w:rsidP="00D2697C">
            <w:pPr>
              <w:rPr>
                <w:lang w:val="en-US"/>
              </w:rPr>
            </w:pPr>
            <w:r w:rsidRPr="0086079F">
              <w:t>request</w:t>
            </w:r>
            <w:r>
              <w:t>.</w:t>
            </w:r>
            <w:r w:rsidRPr="0044133D">
              <w:rPr>
                <w:lang w:val="en-US"/>
              </w:rPr>
              <w:t>questionFormulation</w:t>
            </w:r>
            <w:r>
              <w:rPr>
                <w:lang w:val="en-US"/>
              </w:rPr>
              <w:t>.condition.code</w:t>
            </w:r>
          </w:p>
        </w:tc>
        <w:tc>
          <w:tcPr>
            <w:tcW w:w="1559" w:type="dxa"/>
          </w:tcPr>
          <w:p w14:paraId="4DD8DF75" w14:textId="77777777" w:rsidR="000E3FC1" w:rsidRDefault="000E3FC1" w:rsidP="00D2697C">
            <w:pPr>
              <w:rPr>
                <w:lang w:val="en-US"/>
              </w:rPr>
            </w:pPr>
            <w:r w:rsidRPr="0089568F">
              <w:rPr>
                <w:lang w:val="en-US"/>
              </w:rPr>
              <w:t>codeForCondition</w:t>
            </w:r>
          </w:p>
        </w:tc>
        <w:tc>
          <w:tcPr>
            <w:tcW w:w="3402" w:type="dxa"/>
          </w:tcPr>
          <w:p w14:paraId="140168F1" w14:textId="77777777" w:rsidR="000E3FC1" w:rsidRDefault="000E3FC1" w:rsidP="00D2697C">
            <w:pPr>
              <w:outlineLvl w:val="5"/>
              <w:rPr>
                <w:rFonts w:eastAsia="Times New Roman"/>
                <w:b/>
                <w:szCs w:val="20"/>
              </w:rPr>
            </w:pPr>
            <w:r w:rsidRPr="000F4890">
              <w:t>Anger kliniska tillståndskoder</w:t>
            </w:r>
            <w:r>
              <w:t>.</w:t>
            </w:r>
          </w:p>
          <w:p w14:paraId="1523AC70" w14:textId="77777777" w:rsidR="000E3FC1" w:rsidRDefault="000E3FC1" w:rsidP="00D2697C">
            <w:pPr>
              <w:outlineLvl w:val="5"/>
              <w:rPr>
                <w:rFonts w:eastAsia="Times New Roman"/>
                <w:b/>
                <w:szCs w:val="20"/>
              </w:rPr>
            </w:pPr>
          </w:p>
          <w:p w14:paraId="149AF1B9" w14:textId="77777777" w:rsidR="000E3FC1" w:rsidRPr="00C9234D" w:rsidRDefault="000E3FC1" w:rsidP="00D2697C">
            <w:pPr>
              <w:outlineLvl w:val="5"/>
              <w:rPr>
                <w:rFonts w:eastAsia="Times New Roman"/>
                <w:szCs w:val="20"/>
              </w:rPr>
            </w:pPr>
            <w:r w:rsidRPr="00C9234D">
              <w:rPr>
                <w:rFonts w:eastAsia="Times New Roman"/>
                <w:b/>
                <w:szCs w:val="20"/>
              </w:rPr>
              <w:t>Observera</w:t>
            </w:r>
            <w:r w:rsidRPr="00C9234D">
              <w:rPr>
                <w:rFonts w:eastAsia="Times New Roman"/>
                <w:szCs w:val="20"/>
              </w:rPr>
              <w:t xml:space="preserve"> att den får </w:t>
            </w:r>
            <w:proofErr w:type="gramStart"/>
            <w:r w:rsidRPr="00C9234D">
              <w:rPr>
                <w:rFonts w:eastAsia="Times New Roman"/>
                <w:szCs w:val="20"/>
              </w:rPr>
              <w:t>endast</w:t>
            </w:r>
            <w:proofErr w:type="gramEnd"/>
            <w:r w:rsidRPr="00C9234D">
              <w:rPr>
                <w:rFonts w:eastAsia="Times New Roman"/>
                <w:szCs w:val="20"/>
              </w:rPr>
              <w:t xml:space="preserve"> förekomma om </w:t>
            </w:r>
            <w:r w:rsidRPr="00C9234D">
              <w:t xml:space="preserve">questionFormulation.condition.text </w:t>
            </w:r>
            <w:r w:rsidRPr="00C9234D">
              <w:rPr>
                <w:b/>
              </w:rPr>
              <w:t>inte</w:t>
            </w:r>
            <w:r w:rsidRPr="00C9234D">
              <w:t xml:space="preserve"> används.</w:t>
            </w:r>
          </w:p>
          <w:p w14:paraId="1738000E" w14:textId="77777777" w:rsidR="000E3FC1" w:rsidRPr="003251FE" w:rsidRDefault="000E3FC1" w:rsidP="00D2697C"/>
        </w:tc>
        <w:tc>
          <w:tcPr>
            <w:tcW w:w="851" w:type="dxa"/>
          </w:tcPr>
          <w:p w14:paraId="5A66D541" w14:textId="77777777" w:rsidR="000E3FC1" w:rsidRDefault="000E3FC1" w:rsidP="00D2697C">
            <w:r>
              <w:t>0</w:t>
            </w:r>
            <w:proofErr w:type="gramStart"/>
            <w:r>
              <w:t>..</w:t>
            </w:r>
            <w:proofErr w:type="gramEnd"/>
            <w:r>
              <w:t>1</w:t>
            </w:r>
          </w:p>
        </w:tc>
        <w:tc>
          <w:tcPr>
            <w:tcW w:w="1417" w:type="dxa"/>
          </w:tcPr>
          <w:p w14:paraId="360FF2FC" w14:textId="77777777" w:rsidR="000E3FC1" w:rsidRDefault="000E3FC1" w:rsidP="00D2697C"/>
        </w:tc>
      </w:tr>
      <w:tr w:rsidR="000E3FC1" w:rsidRPr="00D10D9E" w14:paraId="1D75EB68" w14:textId="77777777" w:rsidTr="000E3FC1">
        <w:tc>
          <w:tcPr>
            <w:tcW w:w="2694" w:type="dxa"/>
          </w:tcPr>
          <w:p w14:paraId="434411EF" w14:textId="77777777" w:rsidR="000E3FC1" w:rsidRPr="009D24E8" w:rsidRDefault="000E3FC1" w:rsidP="00D2697C">
            <w:pPr>
              <w:rPr>
                <w:lang w:val="en-US"/>
              </w:rPr>
            </w:pPr>
            <w:r w:rsidRPr="009D24E8">
              <w:rPr>
                <w:lang w:val="en-US"/>
              </w:rPr>
              <w:t>request.</w:t>
            </w:r>
            <w:r w:rsidRPr="0044133D">
              <w:rPr>
                <w:lang w:val="en-US"/>
              </w:rPr>
              <w:t>questionFormulation</w:t>
            </w:r>
            <w:r>
              <w:rPr>
                <w:lang w:val="en-US"/>
              </w:rPr>
              <w:t>.condition.code.code</w:t>
            </w:r>
          </w:p>
        </w:tc>
        <w:tc>
          <w:tcPr>
            <w:tcW w:w="1559" w:type="dxa"/>
          </w:tcPr>
          <w:p w14:paraId="2570D711" w14:textId="77777777" w:rsidR="000E3FC1" w:rsidRDefault="000E3FC1" w:rsidP="00D2697C">
            <w:pPr>
              <w:rPr>
                <w:lang w:val="en-US"/>
              </w:rPr>
            </w:pPr>
            <w:r>
              <w:rPr>
                <w:lang w:val="en-US"/>
              </w:rPr>
              <w:t>String</w:t>
            </w:r>
          </w:p>
        </w:tc>
        <w:tc>
          <w:tcPr>
            <w:tcW w:w="3402" w:type="dxa"/>
          </w:tcPr>
          <w:p w14:paraId="74F76776" w14:textId="39D2C247" w:rsidR="000E3FC1" w:rsidRPr="007C30BF" w:rsidRDefault="000E3FC1" w:rsidP="0085559C">
            <w:r>
              <w:t xml:space="preserve">Kod enligt det </w:t>
            </w:r>
            <w:r w:rsidR="0085559C">
              <w:t xml:space="preserve">angivna </w:t>
            </w:r>
            <w:r>
              <w:t>kodsystemet.</w:t>
            </w:r>
          </w:p>
        </w:tc>
        <w:tc>
          <w:tcPr>
            <w:tcW w:w="851" w:type="dxa"/>
          </w:tcPr>
          <w:p w14:paraId="52491439" w14:textId="77777777" w:rsidR="000E3FC1" w:rsidRDefault="000E3FC1" w:rsidP="00D2697C">
            <w:r>
              <w:t>1</w:t>
            </w:r>
            <w:proofErr w:type="gramStart"/>
            <w:r>
              <w:t>..</w:t>
            </w:r>
            <w:proofErr w:type="gramEnd"/>
            <w:r>
              <w:t>1</w:t>
            </w:r>
          </w:p>
        </w:tc>
        <w:tc>
          <w:tcPr>
            <w:tcW w:w="1417" w:type="dxa"/>
          </w:tcPr>
          <w:p w14:paraId="5899C05F" w14:textId="77777777" w:rsidR="000E3FC1" w:rsidRPr="00D10D9E" w:rsidRDefault="000E3FC1" w:rsidP="00D2697C"/>
        </w:tc>
      </w:tr>
      <w:tr w:rsidR="000E3FC1" w:rsidRPr="00D10D9E" w14:paraId="26AD70C8" w14:textId="77777777" w:rsidTr="000E3FC1">
        <w:tc>
          <w:tcPr>
            <w:tcW w:w="2694" w:type="dxa"/>
          </w:tcPr>
          <w:p w14:paraId="4FD4C807" w14:textId="77777777" w:rsidR="000E3FC1" w:rsidRPr="009D24E8" w:rsidRDefault="000E3FC1" w:rsidP="00D2697C">
            <w:pPr>
              <w:rPr>
                <w:lang w:val="en-US"/>
              </w:rPr>
            </w:pPr>
            <w:r w:rsidRPr="009D24E8">
              <w:rPr>
                <w:lang w:val="en-US"/>
              </w:rPr>
              <w:t>request.</w:t>
            </w:r>
            <w:r w:rsidRPr="0044133D">
              <w:rPr>
                <w:lang w:val="en-US"/>
              </w:rPr>
              <w:t>questionFormulation</w:t>
            </w:r>
            <w:r>
              <w:rPr>
                <w:lang w:val="en-US"/>
              </w:rPr>
              <w:t>.condition.code.codeSystem</w:t>
            </w:r>
          </w:p>
        </w:tc>
        <w:tc>
          <w:tcPr>
            <w:tcW w:w="1559" w:type="dxa"/>
          </w:tcPr>
          <w:p w14:paraId="310A86D1" w14:textId="77777777" w:rsidR="000E3FC1" w:rsidRDefault="000E3FC1" w:rsidP="00D2697C">
            <w:pPr>
              <w:rPr>
                <w:lang w:val="en-US"/>
              </w:rPr>
            </w:pPr>
            <w:r>
              <w:rPr>
                <w:lang w:val="en-US"/>
              </w:rPr>
              <w:t>String</w:t>
            </w:r>
          </w:p>
        </w:tc>
        <w:tc>
          <w:tcPr>
            <w:tcW w:w="3402" w:type="dxa"/>
          </w:tcPr>
          <w:p w14:paraId="7BE2C455" w14:textId="77777777" w:rsidR="000E3FC1" w:rsidRDefault="000E3FC1" w:rsidP="00D2697C">
            <w:r>
              <w:t>Kodsystem för tolkning av angiven kod. Någon av nedanstående OID:ar ska anges.</w:t>
            </w:r>
          </w:p>
          <w:p w14:paraId="4592EADD" w14:textId="77777777" w:rsidR="000E3FC1" w:rsidRDefault="000E3FC1" w:rsidP="00D2697C"/>
          <w:p w14:paraId="3048EF09" w14:textId="77777777" w:rsidR="000E3FC1" w:rsidRDefault="000E3FC1" w:rsidP="00D2697C">
            <w:r>
              <w:t>Det kodverk som är obligatoriskt att hantera är:</w:t>
            </w:r>
          </w:p>
          <w:p w14:paraId="7907026F" w14:textId="77777777" w:rsidR="000E3FC1" w:rsidRDefault="000E3FC1" w:rsidP="00D2697C">
            <w:r w:rsidRPr="0089568F">
              <w:t>1.2.752.116.1.1.1.1.3</w:t>
            </w:r>
            <w:r>
              <w:t xml:space="preserve"> = </w:t>
            </w:r>
            <w:r w:rsidRPr="0089568F">
              <w:t>ICD-10</w:t>
            </w:r>
            <w:r>
              <w:t>-SE</w:t>
            </w:r>
          </w:p>
          <w:p w14:paraId="1CF5582F" w14:textId="77777777" w:rsidR="000E3FC1" w:rsidRDefault="000E3FC1" w:rsidP="00D2697C"/>
          <w:p w14:paraId="0B44C04B" w14:textId="77777777" w:rsidR="000E3FC1" w:rsidRDefault="000E3FC1" w:rsidP="00D2697C">
            <w:r>
              <w:t>Om remittent använder kodverk som remissmottagande system inte hanterar skall detta resultera i ett fel av typen APPLICATION_ERROR.</w:t>
            </w:r>
          </w:p>
          <w:p w14:paraId="6791C014" w14:textId="77777777" w:rsidR="000E3FC1" w:rsidRPr="007C30BF" w:rsidRDefault="000E3FC1" w:rsidP="00D2697C"/>
        </w:tc>
        <w:tc>
          <w:tcPr>
            <w:tcW w:w="851" w:type="dxa"/>
          </w:tcPr>
          <w:p w14:paraId="5D82C05E" w14:textId="77777777" w:rsidR="000E3FC1" w:rsidRDefault="000E3FC1" w:rsidP="00D2697C">
            <w:r>
              <w:t>1</w:t>
            </w:r>
            <w:proofErr w:type="gramStart"/>
            <w:r>
              <w:t>..</w:t>
            </w:r>
            <w:proofErr w:type="gramEnd"/>
            <w:r>
              <w:t>1</w:t>
            </w:r>
          </w:p>
        </w:tc>
        <w:tc>
          <w:tcPr>
            <w:tcW w:w="1417" w:type="dxa"/>
          </w:tcPr>
          <w:p w14:paraId="7C1AAEB6" w14:textId="77777777" w:rsidR="000E3FC1" w:rsidRPr="00D10D9E" w:rsidRDefault="000E3FC1" w:rsidP="00D2697C"/>
        </w:tc>
      </w:tr>
      <w:tr w:rsidR="000E3FC1" w:rsidRPr="00D10D9E" w14:paraId="144B7774" w14:textId="77777777" w:rsidTr="000E3FC1">
        <w:tc>
          <w:tcPr>
            <w:tcW w:w="2694" w:type="dxa"/>
          </w:tcPr>
          <w:p w14:paraId="66CC7B73" w14:textId="77777777" w:rsidR="000E3FC1" w:rsidRPr="00225059" w:rsidRDefault="000E3FC1" w:rsidP="00D2697C">
            <w:pPr>
              <w:rPr>
                <w:i/>
                <w:lang w:val="en-GB"/>
              </w:rPr>
            </w:pPr>
            <w:r w:rsidRPr="0086079F">
              <w:t>request</w:t>
            </w:r>
            <w:r>
              <w:t>.</w:t>
            </w:r>
            <w:r w:rsidRPr="0044133D">
              <w:rPr>
                <w:lang w:val="en-US"/>
              </w:rPr>
              <w:t>questionFormulation</w:t>
            </w:r>
            <w:r>
              <w:rPr>
                <w:lang w:val="en-US"/>
              </w:rPr>
              <w:t>. desiredActivity</w:t>
            </w:r>
          </w:p>
        </w:tc>
        <w:tc>
          <w:tcPr>
            <w:tcW w:w="1559" w:type="dxa"/>
          </w:tcPr>
          <w:p w14:paraId="4DA8DFF7" w14:textId="77777777" w:rsidR="000E3FC1" w:rsidRPr="008771B1" w:rsidRDefault="000E3FC1" w:rsidP="00D2697C">
            <w:pPr>
              <w:rPr>
                <w:lang w:val="en-GB"/>
              </w:rPr>
            </w:pPr>
            <w:r>
              <w:rPr>
                <w:lang w:val="en-US"/>
              </w:rPr>
              <w:t>ActivityType</w:t>
            </w:r>
          </w:p>
        </w:tc>
        <w:tc>
          <w:tcPr>
            <w:tcW w:w="3402" w:type="dxa"/>
          </w:tcPr>
          <w:p w14:paraId="62A4E3DD" w14:textId="77777777" w:rsidR="000E3FC1" w:rsidRPr="00D10D9E" w:rsidRDefault="000E3FC1" w:rsidP="00D2697C">
            <w:r w:rsidRPr="007C30BF">
              <w:t xml:space="preserve">Här kan man </w:t>
            </w:r>
            <w:r>
              <w:t>efterfråga</w:t>
            </w:r>
            <w:r w:rsidRPr="007C30BF">
              <w:t xml:space="preserve"> önskade åtgärder. Dessa åtgärder är direkt kopplat till frågeställningen</w:t>
            </w:r>
            <w:r>
              <w:t>.</w:t>
            </w:r>
          </w:p>
        </w:tc>
        <w:tc>
          <w:tcPr>
            <w:tcW w:w="851" w:type="dxa"/>
          </w:tcPr>
          <w:p w14:paraId="6AC68D05" w14:textId="77777777" w:rsidR="000E3FC1" w:rsidRPr="00D10D9E" w:rsidRDefault="000E3FC1" w:rsidP="00D2697C">
            <w:r>
              <w:t>0</w:t>
            </w:r>
            <w:proofErr w:type="gramStart"/>
            <w:r>
              <w:t>..</w:t>
            </w:r>
            <w:proofErr w:type="gramEnd"/>
            <w:r>
              <w:t>n</w:t>
            </w:r>
          </w:p>
        </w:tc>
        <w:tc>
          <w:tcPr>
            <w:tcW w:w="1417" w:type="dxa"/>
          </w:tcPr>
          <w:p w14:paraId="5E1CDCB2" w14:textId="77777777" w:rsidR="000E3FC1" w:rsidRPr="00D10D9E" w:rsidRDefault="000E3FC1" w:rsidP="00D2697C"/>
        </w:tc>
      </w:tr>
      <w:tr w:rsidR="000E3FC1" w:rsidRPr="00D10D9E" w14:paraId="7E4A3FAC" w14:textId="77777777" w:rsidTr="000E3FC1">
        <w:tc>
          <w:tcPr>
            <w:tcW w:w="2694" w:type="dxa"/>
          </w:tcPr>
          <w:p w14:paraId="2E324800" w14:textId="77777777" w:rsidR="000E3FC1" w:rsidRPr="00A71B49" w:rsidRDefault="000E3FC1" w:rsidP="00D2697C">
            <w:pPr>
              <w:rPr>
                <w:b/>
                <w:lang w:val="en-GB"/>
              </w:rPr>
            </w:pPr>
            <w:r w:rsidRPr="0086079F">
              <w:t>request</w:t>
            </w:r>
            <w:r>
              <w:t>.</w:t>
            </w:r>
            <w:r w:rsidRPr="0044133D">
              <w:rPr>
                <w:lang w:val="en-US"/>
              </w:rPr>
              <w:t>questionFormulation</w:t>
            </w:r>
            <w:r>
              <w:rPr>
                <w:lang w:val="en-US"/>
              </w:rPr>
              <w:t>. desiredActivity.id</w:t>
            </w:r>
          </w:p>
        </w:tc>
        <w:tc>
          <w:tcPr>
            <w:tcW w:w="1559" w:type="dxa"/>
          </w:tcPr>
          <w:p w14:paraId="5A00FDF1" w14:textId="77777777" w:rsidR="000E3FC1" w:rsidRPr="008771B1" w:rsidRDefault="000E3FC1" w:rsidP="00D2697C">
            <w:pPr>
              <w:rPr>
                <w:lang w:val="en-GB"/>
              </w:rPr>
            </w:pPr>
            <w:r>
              <w:rPr>
                <w:lang w:val="en-US"/>
              </w:rPr>
              <w:t>ActivityIdType</w:t>
            </w:r>
          </w:p>
        </w:tc>
        <w:tc>
          <w:tcPr>
            <w:tcW w:w="3402" w:type="dxa"/>
          </w:tcPr>
          <w:p w14:paraId="731AED80" w14:textId="77777777" w:rsidR="000E3FC1" w:rsidRPr="00683A61" w:rsidRDefault="000E3FC1" w:rsidP="00D2697C">
            <w:pPr>
              <w:outlineLvl w:val="4"/>
              <w:rPr>
                <w:rFonts w:eastAsia="Times New Roman"/>
                <w:szCs w:val="20"/>
              </w:rPr>
            </w:pPr>
            <w:r>
              <w:t>Unikt id för den önskade åtgärden</w:t>
            </w:r>
          </w:p>
          <w:p w14:paraId="6B16375E" w14:textId="77777777" w:rsidR="000E3FC1" w:rsidRPr="00683A61" w:rsidRDefault="000E3FC1" w:rsidP="00D2697C"/>
        </w:tc>
        <w:tc>
          <w:tcPr>
            <w:tcW w:w="851" w:type="dxa"/>
          </w:tcPr>
          <w:p w14:paraId="4E56F254" w14:textId="77777777" w:rsidR="000E3FC1" w:rsidRPr="00D10D9E" w:rsidRDefault="000E3FC1" w:rsidP="00D2697C">
            <w:r>
              <w:t>0</w:t>
            </w:r>
            <w:proofErr w:type="gramStart"/>
            <w:r>
              <w:t>..</w:t>
            </w:r>
            <w:proofErr w:type="gramEnd"/>
            <w:r>
              <w:t>1</w:t>
            </w:r>
          </w:p>
        </w:tc>
        <w:tc>
          <w:tcPr>
            <w:tcW w:w="1417" w:type="dxa"/>
          </w:tcPr>
          <w:p w14:paraId="789B70FB" w14:textId="77777777" w:rsidR="000E3FC1" w:rsidRPr="00D10D9E" w:rsidRDefault="000E3FC1" w:rsidP="00D2697C"/>
        </w:tc>
      </w:tr>
      <w:tr w:rsidR="000E3FC1" w:rsidRPr="00D10D9E" w14:paraId="2DD2782D" w14:textId="77777777" w:rsidTr="000E3FC1">
        <w:tc>
          <w:tcPr>
            <w:tcW w:w="2694" w:type="dxa"/>
          </w:tcPr>
          <w:p w14:paraId="0179984F" w14:textId="77777777" w:rsidR="000E3FC1" w:rsidRPr="00E63A34" w:rsidRDefault="000E3FC1" w:rsidP="00D2697C">
            <w:pPr>
              <w:rPr>
                <w:i/>
              </w:rPr>
            </w:pPr>
            <w:r w:rsidRPr="0086079F">
              <w:t>request</w:t>
            </w:r>
            <w:r>
              <w:t>.</w:t>
            </w:r>
            <w:r w:rsidRPr="0044133D">
              <w:rPr>
                <w:lang w:val="en-US"/>
              </w:rPr>
              <w:t>questionFormulation</w:t>
            </w:r>
            <w:r>
              <w:rPr>
                <w:lang w:val="en-US"/>
              </w:rPr>
              <w:t>.desiredActivity.text</w:t>
            </w:r>
          </w:p>
        </w:tc>
        <w:tc>
          <w:tcPr>
            <w:tcW w:w="1559" w:type="dxa"/>
          </w:tcPr>
          <w:p w14:paraId="30D4B4B0" w14:textId="77777777" w:rsidR="000E3FC1" w:rsidRPr="00E63A34" w:rsidRDefault="000E3FC1" w:rsidP="00D2697C">
            <w:pPr>
              <w:rPr>
                <w:i/>
              </w:rPr>
            </w:pPr>
            <w:r>
              <w:rPr>
                <w:lang w:val="en-US"/>
              </w:rPr>
              <w:t>String</w:t>
            </w:r>
          </w:p>
        </w:tc>
        <w:tc>
          <w:tcPr>
            <w:tcW w:w="3402" w:type="dxa"/>
          </w:tcPr>
          <w:p w14:paraId="6B24A14C" w14:textId="77777777" w:rsidR="000E3FC1" w:rsidRDefault="000E3FC1" w:rsidP="00D2697C">
            <w:r>
              <w:t>Åtgärdsbeskrivningen.</w:t>
            </w:r>
          </w:p>
          <w:p w14:paraId="774CD263" w14:textId="77777777" w:rsidR="000E3FC1" w:rsidRDefault="000E3FC1" w:rsidP="00D2697C"/>
          <w:p w14:paraId="5930063E" w14:textId="77777777" w:rsidR="000E3FC1" w:rsidRPr="00E63A34" w:rsidRDefault="000E3FC1" w:rsidP="00D2697C">
            <w:pPr>
              <w:rPr>
                <w:i/>
              </w:rPr>
            </w:pPr>
            <w:r w:rsidRPr="005814B9">
              <w:rPr>
                <w:b/>
              </w:rPr>
              <w:t>Observera</w:t>
            </w:r>
            <w:r>
              <w:t xml:space="preserve"> att text får </w:t>
            </w:r>
            <w:proofErr w:type="gramStart"/>
            <w:r>
              <w:t>endast</w:t>
            </w:r>
            <w:proofErr w:type="gramEnd"/>
            <w:r>
              <w:t xml:space="preserve"> förekomma om </w:t>
            </w:r>
            <w:r w:rsidRPr="00C9234D">
              <w:lastRenderedPageBreak/>
              <w:t>questionFormulation.desired</w:t>
            </w:r>
            <w:r>
              <w:t>Activity</w:t>
            </w:r>
            <w:r w:rsidRPr="00C9234D">
              <w:t xml:space="preserve">.code </w:t>
            </w:r>
            <w:r w:rsidRPr="00C9234D">
              <w:rPr>
                <w:b/>
              </w:rPr>
              <w:t>inte</w:t>
            </w:r>
            <w:r w:rsidRPr="00C9234D">
              <w:t xml:space="preserve"> används.</w:t>
            </w:r>
          </w:p>
        </w:tc>
        <w:tc>
          <w:tcPr>
            <w:tcW w:w="851" w:type="dxa"/>
          </w:tcPr>
          <w:p w14:paraId="226C501E" w14:textId="77777777" w:rsidR="000E3FC1" w:rsidRPr="00E63A34" w:rsidRDefault="000E3FC1" w:rsidP="00D2697C">
            <w:pPr>
              <w:rPr>
                <w:i/>
              </w:rPr>
            </w:pPr>
            <w:r>
              <w:lastRenderedPageBreak/>
              <w:t>0</w:t>
            </w:r>
            <w:proofErr w:type="gramStart"/>
            <w:r>
              <w:t>..</w:t>
            </w:r>
            <w:proofErr w:type="gramEnd"/>
            <w:r>
              <w:t>1</w:t>
            </w:r>
          </w:p>
        </w:tc>
        <w:tc>
          <w:tcPr>
            <w:tcW w:w="1417" w:type="dxa"/>
          </w:tcPr>
          <w:p w14:paraId="304A4F57" w14:textId="77777777" w:rsidR="000E3FC1" w:rsidRPr="00E63A34" w:rsidRDefault="000E3FC1" w:rsidP="00D2697C">
            <w:pPr>
              <w:rPr>
                <w:i/>
              </w:rPr>
            </w:pPr>
            <w:r>
              <w:t>Maxlängd 8192 tecken</w:t>
            </w:r>
          </w:p>
        </w:tc>
      </w:tr>
      <w:tr w:rsidR="000E3FC1" w:rsidRPr="00D10D9E" w14:paraId="29E18A6E" w14:textId="77777777" w:rsidTr="000E3FC1">
        <w:tc>
          <w:tcPr>
            <w:tcW w:w="2694" w:type="dxa"/>
          </w:tcPr>
          <w:p w14:paraId="7E591954" w14:textId="77777777" w:rsidR="000E3FC1" w:rsidRPr="0044133D" w:rsidRDefault="000E3FC1" w:rsidP="00D2697C">
            <w:pPr>
              <w:rPr>
                <w:lang w:val="en-US"/>
              </w:rPr>
            </w:pPr>
            <w:r w:rsidRPr="0086079F">
              <w:lastRenderedPageBreak/>
              <w:t>request</w:t>
            </w:r>
            <w:r>
              <w:t>.</w:t>
            </w:r>
            <w:r>
              <w:rPr>
                <w:lang w:val="en-US"/>
              </w:rPr>
              <w:t>questionFormulation.desiredActivity.code</w:t>
            </w:r>
          </w:p>
        </w:tc>
        <w:tc>
          <w:tcPr>
            <w:tcW w:w="1559" w:type="dxa"/>
          </w:tcPr>
          <w:p w14:paraId="3B2DBA8E" w14:textId="77777777" w:rsidR="000E3FC1" w:rsidRDefault="000E3FC1" w:rsidP="00D2697C">
            <w:pPr>
              <w:rPr>
                <w:lang w:val="en-US"/>
              </w:rPr>
            </w:pPr>
            <w:r w:rsidRPr="004E6668">
              <w:rPr>
                <w:lang w:val="en-US"/>
              </w:rPr>
              <w:t>ActivityCodeType</w:t>
            </w:r>
          </w:p>
        </w:tc>
        <w:tc>
          <w:tcPr>
            <w:tcW w:w="3402" w:type="dxa"/>
          </w:tcPr>
          <w:p w14:paraId="645AA9FB" w14:textId="77777777" w:rsidR="000E3FC1" w:rsidRDefault="000E3FC1" w:rsidP="00D2697C">
            <w:pPr>
              <w:outlineLvl w:val="5"/>
            </w:pPr>
            <w:r>
              <w:t>Åtgärd enligt kodsystem.</w:t>
            </w:r>
          </w:p>
          <w:p w14:paraId="0537FE92" w14:textId="77777777" w:rsidR="000E3FC1" w:rsidRDefault="000E3FC1" w:rsidP="00D2697C">
            <w:pPr>
              <w:outlineLvl w:val="5"/>
            </w:pPr>
          </w:p>
          <w:p w14:paraId="502DC83B" w14:textId="77777777" w:rsidR="000E3FC1" w:rsidRPr="00C9234D" w:rsidRDefault="000E3FC1" w:rsidP="00D2697C">
            <w:pPr>
              <w:outlineLvl w:val="5"/>
              <w:rPr>
                <w:rFonts w:eastAsia="Times New Roman"/>
                <w:szCs w:val="20"/>
              </w:rPr>
            </w:pPr>
            <w:r w:rsidRPr="00C9234D">
              <w:rPr>
                <w:rFonts w:eastAsia="Times New Roman"/>
                <w:b/>
                <w:szCs w:val="20"/>
              </w:rPr>
              <w:t>Observera</w:t>
            </w:r>
            <w:r w:rsidRPr="00C9234D">
              <w:rPr>
                <w:rFonts w:eastAsia="Times New Roman"/>
                <w:szCs w:val="20"/>
              </w:rPr>
              <w:t xml:space="preserve"> att code får </w:t>
            </w:r>
            <w:proofErr w:type="gramStart"/>
            <w:r w:rsidRPr="00C9234D">
              <w:rPr>
                <w:rFonts w:eastAsia="Times New Roman"/>
                <w:szCs w:val="20"/>
              </w:rPr>
              <w:t>endast</w:t>
            </w:r>
            <w:proofErr w:type="gramEnd"/>
            <w:r w:rsidRPr="00C9234D">
              <w:rPr>
                <w:rFonts w:eastAsia="Times New Roman"/>
                <w:szCs w:val="20"/>
              </w:rPr>
              <w:t xml:space="preserve"> förekomma om </w:t>
            </w:r>
            <w:r w:rsidRPr="00C9234D">
              <w:t>questionFormulation.desired</w:t>
            </w:r>
            <w:r>
              <w:t>Activity</w:t>
            </w:r>
            <w:r w:rsidRPr="00C9234D">
              <w:t xml:space="preserve">.text </w:t>
            </w:r>
            <w:r w:rsidRPr="00C9234D">
              <w:rPr>
                <w:b/>
              </w:rPr>
              <w:t>inte</w:t>
            </w:r>
            <w:r w:rsidRPr="00C9234D">
              <w:t xml:space="preserve"> används.</w:t>
            </w:r>
          </w:p>
          <w:p w14:paraId="07676B2F" w14:textId="77777777" w:rsidR="000E3FC1" w:rsidRDefault="000E3FC1" w:rsidP="00D2697C"/>
        </w:tc>
        <w:tc>
          <w:tcPr>
            <w:tcW w:w="851" w:type="dxa"/>
          </w:tcPr>
          <w:p w14:paraId="2587A532" w14:textId="77777777" w:rsidR="000E3FC1" w:rsidRDefault="000E3FC1" w:rsidP="00D2697C">
            <w:r>
              <w:t>0</w:t>
            </w:r>
            <w:proofErr w:type="gramStart"/>
            <w:r>
              <w:t>..</w:t>
            </w:r>
            <w:proofErr w:type="gramEnd"/>
            <w:r>
              <w:t>1</w:t>
            </w:r>
          </w:p>
        </w:tc>
        <w:tc>
          <w:tcPr>
            <w:tcW w:w="1417" w:type="dxa"/>
          </w:tcPr>
          <w:p w14:paraId="5FD92EB4" w14:textId="77777777" w:rsidR="000E3FC1" w:rsidRDefault="000E3FC1" w:rsidP="00D2697C"/>
        </w:tc>
      </w:tr>
      <w:tr w:rsidR="000E3FC1" w:rsidRPr="00D10D9E" w14:paraId="034F415A" w14:textId="77777777" w:rsidTr="000E3FC1">
        <w:tc>
          <w:tcPr>
            <w:tcW w:w="2694" w:type="dxa"/>
          </w:tcPr>
          <w:p w14:paraId="4C886C09" w14:textId="77777777" w:rsidR="000E3FC1" w:rsidRPr="009D24E8" w:rsidRDefault="000E3FC1" w:rsidP="00D2697C">
            <w:pPr>
              <w:rPr>
                <w:lang w:val="en-US"/>
              </w:rPr>
            </w:pPr>
            <w:r w:rsidRPr="009D24E8">
              <w:rPr>
                <w:lang w:val="en-US"/>
              </w:rPr>
              <w:t>request.</w:t>
            </w:r>
            <w:r>
              <w:rPr>
                <w:lang w:val="en-US"/>
              </w:rPr>
              <w:t>questionFormulation.desiredActivity.code.code</w:t>
            </w:r>
          </w:p>
        </w:tc>
        <w:tc>
          <w:tcPr>
            <w:tcW w:w="1559" w:type="dxa"/>
          </w:tcPr>
          <w:p w14:paraId="28A57973" w14:textId="77777777" w:rsidR="000E3FC1" w:rsidRDefault="000E3FC1" w:rsidP="00D2697C">
            <w:pPr>
              <w:rPr>
                <w:lang w:val="en-US"/>
              </w:rPr>
            </w:pPr>
            <w:r>
              <w:rPr>
                <w:lang w:val="en-US"/>
              </w:rPr>
              <w:t>String</w:t>
            </w:r>
          </w:p>
        </w:tc>
        <w:tc>
          <w:tcPr>
            <w:tcW w:w="3402" w:type="dxa"/>
          </w:tcPr>
          <w:p w14:paraId="6F3104FF" w14:textId="6573F1A3" w:rsidR="000E3FC1" w:rsidRDefault="000E3FC1" w:rsidP="00D2697C">
            <w:r>
              <w:t>Kod enligt det angiv</w:t>
            </w:r>
            <w:r w:rsidR="0085559C">
              <w:t>na</w:t>
            </w:r>
            <w:r>
              <w:t xml:space="preserve"> kodsystemet.</w:t>
            </w:r>
          </w:p>
        </w:tc>
        <w:tc>
          <w:tcPr>
            <w:tcW w:w="851" w:type="dxa"/>
          </w:tcPr>
          <w:p w14:paraId="46998AC5" w14:textId="77777777" w:rsidR="000E3FC1" w:rsidRDefault="000E3FC1" w:rsidP="00D2697C">
            <w:r>
              <w:t>1</w:t>
            </w:r>
            <w:proofErr w:type="gramStart"/>
            <w:r>
              <w:t>..</w:t>
            </w:r>
            <w:proofErr w:type="gramEnd"/>
            <w:r>
              <w:t>1</w:t>
            </w:r>
          </w:p>
        </w:tc>
        <w:tc>
          <w:tcPr>
            <w:tcW w:w="1417" w:type="dxa"/>
          </w:tcPr>
          <w:p w14:paraId="0B6D8335" w14:textId="77777777" w:rsidR="000E3FC1" w:rsidRDefault="000E3FC1" w:rsidP="00D2697C"/>
        </w:tc>
      </w:tr>
      <w:tr w:rsidR="000E3FC1" w:rsidRPr="00D10D9E" w14:paraId="5D9B34E2" w14:textId="77777777" w:rsidTr="000E3FC1">
        <w:tc>
          <w:tcPr>
            <w:tcW w:w="2694" w:type="dxa"/>
          </w:tcPr>
          <w:p w14:paraId="128ADCE9" w14:textId="77777777" w:rsidR="000E3FC1" w:rsidRPr="009D24E8" w:rsidRDefault="000E3FC1" w:rsidP="00D2697C">
            <w:pPr>
              <w:rPr>
                <w:lang w:val="en-US"/>
              </w:rPr>
            </w:pPr>
            <w:r w:rsidRPr="009D24E8">
              <w:rPr>
                <w:lang w:val="en-US"/>
              </w:rPr>
              <w:t>request.</w:t>
            </w:r>
            <w:r>
              <w:rPr>
                <w:lang w:val="en-US"/>
              </w:rPr>
              <w:t>questionFormulation.desiredActivity.code.</w:t>
            </w:r>
            <w:r w:rsidRPr="004E6668">
              <w:rPr>
                <w:lang w:val="en-US"/>
              </w:rPr>
              <w:t>codeSystem</w:t>
            </w:r>
          </w:p>
        </w:tc>
        <w:tc>
          <w:tcPr>
            <w:tcW w:w="1559" w:type="dxa"/>
          </w:tcPr>
          <w:p w14:paraId="7449877F" w14:textId="77777777" w:rsidR="000E3FC1" w:rsidRDefault="000E3FC1" w:rsidP="00D2697C">
            <w:pPr>
              <w:rPr>
                <w:lang w:val="en-US"/>
              </w:rPr>
            </w:pPr>
            <w:r>
              <w:rPr>
                <w:lang w:val="en-US"/>
              </w:rPr>
              <w:t>String</w:t>
            </w:r>
          </w:p>
        </w:tc>
        <w:tc>
          <w:tcPr>
            <w:tcW w:w="3402" w:type="dxa"/>
          </w:tcPr>
          <w:p w14:paraId="43E01477" w14:textId="77777777" w:rsidR="000E3FC1" w:rsidRDefault="000E3FC1" w:rsidP="00D2697C">
            <w:r>
              <w:t>Kodsystem för tolkning av angiven kod.</w:t>
            </w:r>
          </w:p>
          <w:p w14:paraId="067DE07E" w14:textId="77777777" w:rsidR="000E3FC1" w:rsidRDefault="000E3FC1" w:rsidP="00D2697C"/>
          <w:p w14:paraId="2619EB49" w14:textId="77777777" w:rsidR="000E3FC1" w:rsidRDefault="000E3FC1" w:rsidP="00D2697C">
            <w:r>
              <w:t>Obligatoriskt att hantera</w:t>
            </w:r>
          </w:p>
          <w:p w14:paraId="4B641B1F" w14:textId="77777777" w:rsidR="000E3FC1" w:rsidRDefault="000E3FC1" w:rsidP="00D2697C">
            <w:r w:rsidRPr="004E6668">
              <w:t>1.2.752.116.1.3.2.1.4</w:t>
            </w:r>
            <w:r>
              <w:t xml:space="preserve"> = </w:t>
            </w:r>
            <w:r w:rsidRPr="004E6668">
              <w:t>KVÅ</w:t>
            </w:r>
          </w:p>
          <w:p w14:paraId="5A7158AA" w14:textId="77777777" w:rsidR="000E3FC1" w:rsidRDefault="000E3FC1" w:rsidP="00D2697C"/>
          <w:p w14:paraId="49635AE2" w14:textId="77777777" w:rsidR="000E3FC1" w:rsidRDefault="000E3FC1" w:rsidP="00D2697C">
            <w:r>
              <w:t>Om remittent använder kodverk som remissmottagande system inte hanterar skall detta resultera i ett fel av typen APPLICATION_ERROR.</w:t>
            </w:r>
          </w:p>
          <w:p w14:paraId="03A263E0" w14:textId="77777777" w:rsidR="000E3FC1" w:rsidRDefault="000E3FC1" w:rsidP="00D2697C"/>
        </w:tc>
        <w:tc>
          <w:tcPr>
            <w:tcW w:w="851" w:type="dxa"/>
          </w:tcPr>
          <w:p w14:paraId="07DE3EB4" w14:textId="77777777" w:rsidR="000E3FC1" w:rsidRDefault="000E3FC1" w:rsidP="00D2697C">
            <w:r>
              <w:t>1</w:t>
            </w:r>
            <w:proofErr w:type="gramStart"/>
            <w:r>
              <w:t>..</w:t>
            </w:r>
            <w:proofErr w:type="gramEnd"/>
            <w:r>
              <w:t>1</w:t>
            </w:r>
          </w:p>
        </w:tc>
        <w:tc>
          <w:tcPr>
            <w:tcW w:w="1417" w:type="dxa"/>
          </w:tcPr>
          <w:p w14:paraId="741826F3" w14:textId="77777777" w:rsidR="000E3FC1" w:rsidRDefault="000E3FC1" w:rsidP="00D2697C">
            <w:r>
              <w:t>Enum</w:t>
            </w:r>
          </w:p>
        </w:tc>
      </w:tr>
      <w:tr w:rsidR="000E3FC1" w:rsidRPr="00D10D9E" w14:paraId="46BE1857" w14:textId="77777777" w:rsidTr="000E3FC1">
        <w:tc>
          <w:tcPr>
            <w:tcW w:w="2694" w:type="dxa"/>
          </w:tcPr>
          <w:p w14:paraId="26489EA4" w14:textId="77777777" w:rsidR="000E3FC1" w:rsidRDefault="000E3FC1" w:rsidP="00D2697C">
            <w:pPr>
              <w:rPr>
                <w:lang w:val="en-US"/>
              </w:rPr>
            </w:pPr>
            <w:r w:rsidRPr="0086079F">
              <w:t>request</w:t>
            </w:r>
            <w:r>
              <w:t>.</w:t>
            </w:r>
            <w:r>
              <w:rPr>
                <w:lang w:val="en-US"/>
              </w:rPr>
              <w:t>paymentCommitment</w:t>
            </w:r>
          </w:p>
        </w:tc>
        <w:tc>
          <w:tcPr>
            <w:tcW w:w="1559" w:type="dxa"/>
          </w:tcPr>
          <w:p w14:paraId="4AFAB991" w14:textId="77777777" w:rsidR="000E3FC1" w:rsidRDefault="000E3FC1" w:rsidP="00D2697C">
            <w:pPr>
              <w:rPr>
                <w:lang w:val="en-US"/>
              </w:rPr>
            </w:pPr>
            <w:r>
              <w:rPr>
                <w:lang w:val="en-US"/>
              </w:rPr>
              <w:t>PaymentCommitmentType</w:t>
            </w:r>
          </w:p>
        </w:tc>
        <w:tc>
          <w:tcPr>
            <w:tcW w:w="3402" w:type="dxa"/>
          </w:tcPr>
          <w:p w14:paraId="0FADCE2A" w14:textId="77777777" w:rsidR="000E3FC1" w:rsidRDefault="000E3FC1" w:rsidP="00D2697C">
            <w:r w:rsidRPr="001D40FA">
              <w:t>Betalningsförbindelse beskriver hur remissmottagande vårdgivare ersätts för de begärda tjänsterna av remitterande vårdgivare.</w:t>
            </w:r>
          </w:p>
          <w:p w14:paraId="19CAD69C" w14:textId="77777777" w:rsidR="000E3FC1" w:rsidRDefault="000E3FC1" w:rsidP="00D2697C">
            <w:r>
              <w:t>Aktuellt vid ett landstingsöverskridande remissflöde. För detaljer i användningen se även SKLs Riksavtal.</w:t>
            </w:r>
          </w:p>
        </w:tc>
        <w:tc>
          <w:tcPr>
            <w:tcW w:w="851" w:type="dxa"/>
          </w:tcPr>
          <w:p w14:paraId="1597DEBD" w14:textId="77777777" w:rsidR="000E3FC1" w:rsidRDefault="000E3FC1" w:rsidP="00D2697C">
            <w:r>
              <w:t>0</w:t>
            </w:r>
            <w:proofErr w:type="gramStart"/>
            <w:r>
              <w:t>..</w:t>
            </w:r>
            <w:proofErr w:type="gramEnd"/>
            <w:r>
              <w:t>1</w:t>
            </w:r>
          </w:p>
        </w:tc>
        <w:tc>
          <w:tcPr>
            <w:tcW w:w="1417" w:type="dxa"/>
          </w:tcPr>
          <w:p w14:paraId="7E48B7BF" w14:textId="77777777" w:rsidR="000E3FC1" w:rsidRDefault="000E3FC1" w:rsidP="00D2697C"/>
        </w:tc>
      </w:tr>
      <w:tr w:rsidR="000E3FC1" w:rsidRPr="00D10D9E" w14:paraId="49B4A461" w14:textId="77777777" w:rsidTr="000E3FC1">
        <w:tc>
          <w:tcPr>
            <w:tcW w:w="2694" w:type="dxa"/>
          </w:tcPr>
          <w:p w14:paraId="05B8A87C" w14:textId="77777777" w:rsidR="000E3FC1" w:rsidRPr="006525E1" w:rsidRDefault="000E3FC1" w:rsidP="00D2697C">
            <w:r w:rsidRPr="0086079F">
              <w:t>request</w:t>
            </w:r>
            <w:r>
              <w:t>.paymentCommitmentId</w:t>
            </w:r>
          </w:p>
        </w:tc>
        <w:tc>
          <w:tcPr>
            <w:tcW w:w="1559" w:type="dxa"/>
          </w:tcPr>
          <w:p w14:paraId="18245F96" w14:textId="77777777" w:rsidR="000E3FC1" w:rsidRPr="006525E1" w:rsidRDefault="000E3FC1" w:rsidP="00D2697C">
            <w:r>
              <w:t>PaymentCommitmentIdType</w:t>
            </w:r>
          </w:p>
        </w:tc>
        <w:tc>
          <w:tcPr>
            <w:tcW w:w="3402" w:type="dxa"/>
          </w:tcPr>
          <w:p w14:paraId="4673BC5B" w14:textId="77777777" w:rsidR="000E3FC1" w:rsidRDefault="000E3FC1" w:rsidP="00D2697C">
            <w:r>
              <w:t>Unik identitet på betalningsförbindelsen, requestId#betfor#löpnummer</w:t>
            </w:r>
          </w:p>
          <w:p w14:paraId="610DD81B" w14:textId="77777777" w:rsidR="000E3FC1" w:rsidRDefault="000E3FC1" w:rsidP="00D2697C"/>
          <w:p w14:paraId="6B2876F9" w14:textId="77777777" w:rsidR="000E3FC1" w:rsidRDefault="000E3FC1" w:rsidP="00D2697C">
            <w:r>
              <w:t xml:space="preserve">Exempel: </w:t>
            </w:r>
            <w:r>
              <w:rPr>
                <w:rFonts w:eastAsia="Times New Roman"/>
                <w:szCs w:val="20"/>
              </w:rPr>
              <w:t>SE</w:t>
            </w:r>
            <w:r w:rsidRPr="003E6793">
              <w:rPr>
                <w:rFonts w:eastAsia="Times New Roman"/>
                <w:szCs w:val="20"/>
              </w:rPr>
              <w:t>23210000</w:t>
            </w:r>
            <w:r>
              <w:rPr>
                <w:rFonts w:eastAsia="Times New Roman"/>
                <w:szCs w:val="20"/>
              </w:rPr>
              <w:t>12</w:t>
            </w:r>
            <w:r w:rsidRPr="003E6793">
              <w:rPr>
                <w:rFonts w:eastAsia="Times New Roman"/>
                <w:szCs w:val="20"/>
              </w:rPr>
              <w:t>-0001</w:t>
            </w:r>
            <w:r>
              <w:t>#987#betfor#1</w:t>
            </w:r>
          </w:p>
        </w:tc>
        <w:tc>
          <w:tcPr>
            <w:tcW w:w="851" w:type="dxa"/>
          </w:tcPr>
          <w:p w14:paraId="0A690F45" w14:textId="77777777" w:rsidR="000E3FC1" w:rsidRDefault="000E3FC1" w:rsidP="00D2697C">
            <w:r>
              <w:t>0</w:t>
            </w:r>
            <w:proofErr w:type="gramStart"/>
            <w:r>
              <w:t>..</w:t>
            </w:r>
            <w:proofErr w:type="gramEnd"/>
            <w:r>
              <w:t>1</w:t>
            </w:r>
          </w:p>
        </w:tc>
        <w:tc>
          <w:tcPr>
            <w:tcW w:w="1417" w:type="dxa"/>
          </w:tcPr>
          <w:p w14:paraId="7B7B7140" w14:textId="77777777" w:rsidR="000E3FC1" w:rsidRDefault="000E3FC1" w:rsidP="00D2697C"/>
        </w:tc>
      </w:tr>
      <w:tr w:rsidR="000E3FC1" w:rsidRPr="009763DE" w14:paraId="2BEC3DCA" w14:textId="77777777" w:rsidTr="000E3FC1">
        <w:tc>
          <w:tcPr>
            <w:tcW w:w="2694" w:type="dxa"/>
          </w:tcPr>
          <w:p w14:paraId="3212E818" w14:textId="77777777" w:rsidR="000E3FC1" w:rsidRDefault="000E3FC1" w:rsidP="00D2697C">
            <w:r w:rsidRPr="0086079F">
              <w:t>request</w:t>
            </w:r>
            <w:r>
              <w:t>.paymentCommitment.commitmentType</w:t>
            </w:r>
          </w:p>
        </w:tc>
        <w:tc>
          <w:tcPr>
            <w:tcW w:w="1559" w:type="dxa"/>
          </w:tcPr>
          <w:p w14:paraId="1A5EA5CE" w14:textId="77777777" w:rsidR="000E3FC1" w:rsidRDefault="000E3FC1" w:rsidP="00D2697C">
            <w:r>
              <w:t>codeForCommitmentType</w:t>
            </w:r>
          </w:p>
        </w:tc>
        <w:tc>
          <w:tcPr>
            <w:tcW w:w="3402" w:type="dxa"/>
          </w:tcPr>
          <w:p w14:paraId="3C0B9572" w14:textId="77777777" w:rsidR="000E3FC1" w:rsidRDefault="000E3FC1" w:rsidP="00D2697C">
            <w:r w:rsidRPr="00632CB0">
              <w:t>Anger de avtalstyper som finns att välja för betalningsförbindelse</w:t>
            </w:r>
          </w:p>
          <w:p w14:paraId="23710671" w14:textId="77777777" w:rsidR="000E3FC1" w:rsidRDefault="000E3FC1" w:rsidP="00D2697C"/>
          <w:p w14:paraId="4210D03A" w14:textId="77777777" w:rsidR="000E3FC1" w:rsidRDefault="000E3FC1" w:rsidP="00D2697C">
            <w:r>
              <w:t>Giltiga värden är:</w:t>
            </w:r>
          </w:p>
          <w:p w14:paraId="1A111D3C" w14:textId="77777777" w:rsidR="000E3FC1" w:rsidRDefault="000E3FC1" w:rsidP="00D2697C">
            <w:r>
              <w:t xml:space="preserve">1 = </w:t>
            </w:r>
            <w:r w:rsidRPr="00AF2D4A">
              <w:t>Riksavtal</w:t>
            </w:r>
          </w:p>
          <w:p w14:paraId="1D9B4A4F" w14:textId="77777777" w:rsidR="000E3FC1" w:rsidRPr="00AF2D4A" w:rsidRDefault="000E3FC1" w:rsidP="00D2697C">
            <w:r>
              <w:t xml:space="preserve">2 = </w:t>
            </w:r>
            <w:r w:rsidRPr="00AF2D4A">
              <w:t>Regionavtal</w:t>
            </w:r>
          </w:p>
          <w:p w14:paraId="697E856C" w14:textId="77777777" w:rsidR="000E3FC1" w:rsidRDefault="000E3FC1" w:rsidP="00D2697C">
            <w:r w:rsidRPr="00AF2D4A">
              <w:t>3 = Mellanlänsavtal</w:t>
            </w:r>
          </w:p>
          <w:p w14:paraId="35D18070" w14:textId="77777777" w:rsidR="000E3FC1" w:rsidRPr="009763DE" w:rsidRDefault="000E3FC1" w:rsidP="00D2697C"/>
        </w:tc>
        <w:tc>
          <w:tcPr>
            <w:tcW w:w="851" w:type="dxa"/>
          </w:tcPr>
          <w:p w14:paraId="41391A5C" w14:textId="77777777" w:rsidR="000E3FC1" w:rsidRPr="009763DE" w:rsidRDefault="000E3FC1" w:rsidP="00D2697C">
            <w:pPr>
              <w:rPr>
                <w:lang w:val="en-US"/>
              </w:rPr>
            </w:pPr>
            <w:r w:rsidRPr="009763DE">
              <w:rPr>
                <w:lang w:val="en-US"/>
              </w:rPr>
              <w:lastRenderedPageBreak/>
              <w:t>1..1</w:t>
            </w:r>
          </w:p>
        </w:tc>
        <w:tc>
          <w:tcPr>
            <w:tcW w:w="1417" w:type="dxa"/>
          </w:tcPr>
          <w:p w14:paraId="46B514D0" w14:textId="77777777" w:rsidR="000E3FC1" w:rsidRPr="009763DE" w:rsidRDefault="000E3FC1" w:rsidP="00D2697C">
            <w:pPr>
              <w:rPr>
                <w:lang w:val="en-US"/>
              </w:rPr>
            </w:pPr>
          </w:p>
        </w:tc>
      </w:tr>
      <w:tr w:rsidR="000E3FC1" w:rsidRPr="00D10D9E" w14:paraId="227C8B5E" w14:textId="77777777" w:rsidTr="000E3FC1">
        <w:tc>
          <w:tcPr>
            <w:tcW w:w="2694" w:type="dxa"/>
          </w:tcPr>
          <w:p w14:paraId="210B3A23" w14:textId="77777777" w:rsidR="000E3FC1" w:rsidRPr="009763DE" w:rsidRDefault="000E3FC1" w:rsidP="00D2697C">
            <w:pPr>
              <w:rPr>
                <w:lang w:val="en-US"/>
              </w:rPr>
            </w:pPr>
            <w:r w:rsidRPr="0086079F">
              <w:lastRenderedPageBreak/>
              <w:t>request</w:t>
            </w:r>
            <w:r>
              <w:t>.</w:t>
            </w:r>
            <w:r w:rsidRPr="009763DE">
              <w:rPr>
                <w:lang w:val="en-US"/>
              </w:rPr>
              <w:t>paymentCommitment.commitmentTypeChapter</w:t>
            </w:r>
          </w:p>
        </w:tc>
        <w:tc>
          <w:tcPr>
            <w:tcW w:w="1559" w:type="dxa"/>
          </w:tcPr>
          <w:p w14:paraId="46C21CB1" w14:textId="77777777" w:rsidR="000E3FC1" w:rsidRPr="009763DE" w:rsidRDefault="000E3FC1" w:rsidP="00D2697C">
            <w:pPr>
              <w:rPr>
                <w:lang w:val="en-US"/>
              </w:rPr>
            </w:pPr>
            <w:r w:rsidRPr="009763DE">
              <w:rPr>
                <w:lang w:val="en-US"/>
              </w:rPr>
              <w:t>codeForCommitmentTypeChapter</w:t>
            </w:r>
          </w:p>
        </w:tc>
        <w:tc>
          <w:tcPr>
            <w:tcW w:w="3402" w:type="dxa"/>
          </w:tcPr>
          <w:p w14:paraId="1FD3932F" w14:textId="77777777" w:rsidR="000E3FC1" w:rsidRDefault="000E3FC1" w:rsidP="00D2697C">
            <w:r w:rsidRPr="009763DE">
              <w:rPr>
                <w:lang w:val="en-US"/>
              </w:rPr>
              <w:t>Obligatoriskt då paymentCommitment.commitmentType</w:t>
            </w:r>
            <w:r>
              <w:t xml:space="preserve"> = 1</w:t>
            </w:r>
          </w:p>
        </w:tc>
        <w:tc>
          <w:tcPr>
            <w:tcW w:w="851" w:type="dxa"/>
          </w:tcPr>
          <w:p w14:paraId="12C24699" w14:textId="77777777" w:rsidR="000E3FC1" w:rsidRDefault="000E3FC1" w:rsidP="00D2697C">
            <w:r>
              <w:t>0</w:t>
            </w:r>
            <w:proofErr w:type="gramStart"/>
            <w:r>
              <w:t>..</w:t>
            </w:r>
            <w:proofErr w:type="gramEnd"/>
            <w:r>
              <w:t>1</w:t>
            </w:r>
          </w:p>
        </w:tc>
        <w:tc>
          <w:tcPr>
            <w:tcW w:w="1417" w:type="dxa"/>
          </w:tcPr>
          <w:p w14:paraId="421B0ADD" w14:textId="77777777" w:rsidR="000E3FC1" w:rsidRDefault="000E3FC1" w:rsidP="00D2697C"/>
        </w:tc>
      </w:tr>
      <w:tr w:rsidR="000E3FC1" w:rsidRPr="00D10D9E" w14:paraId="22E036F2" w14:textId="77777777" w:rsidTr="000E3FC1">
        <w:tc>
          <w:tcPr>
            <w:tcW w:w="2694" w:type="dxa"/>
          </w:tcPr>
          <w:p w14:paraId="1EFB48C7" w14:textId="77777777" w:rsidR="000E3FC1" w:rsidRPr="009763DE" w:rsidRDefault="000E3FC1" w:rsidP="00D2697C">
            <w:pPr>
              <w:rPr>
                <w:lang w:val="en-US"/>
              </w:rPr>
            </w:pPr>
            <w:r w:rsidRPr="0086079F">
              <w:t>request</w:t>
            </w:r>
            <w:r>
              <w:t>.</w:t>
            </w:r>
            <w:r>
              <w:rPr>
                <w:lang w:val="en-US"/>
              </w:rPr>
              <w:t>paymentCommitment.validity</w:t>
            </w:r>
          </w:p>
        </w:tc>
        <w:tc>
          <w:tcPr>
            <w:tcW w:w="1559" w:type="dxa"/>
          </w:tcPr>
          <w:p w14:paraId="2923B38A" w14:textId="77777777" w:rsidR="000E3FC1" w:rsidRPr="009763DE" w:rsidRDefault="000E3FC1" w:rsidP="00D2697C">
            <w:pPr>
              <w:rPr>
                <w:lang w:val="en-US"/>
              </w:rPr>
            </w:pPr>
            <w:r>
              <w:rPr>
                <w:lang w:val="en-US"/>
              </w:rPr>
              <w:t>TimeIntervalType</w:t>
            </w:r>
          </w:p>
        </w:tc>
        <w:tc>
          <w:tcPr>
            <w:tcW w:w="3402" w:type="dxa"/>
          </w:tcPr>
          <w:p w14:paraId="59AB8647" w14:textId="77777777" w:rsidR="000E3FC1" w:rsidRPr="00565466" w:rsidRDefault="000E3FC1" w:rsidP="00D2697C">
            <w:r w:rsidRPr="00565466">
              <w:t xml:space="preserve">Giltighetstid, anges enligt ÅÅÅÅMMDD. </w:t>
            </w:r>
            <w:r>
              <w:t>Antingen low eller high måste finnas med</w:t>
            </w:r>
          </w:p>
        </w:tc>
        <w:tc>
          <w:tcPr>
            <w:tcW w:w="851" w:type="dxa"/>
          </w:tcPr>
          <w:p w14:paraId="244B4722" w14:textId="77777777" w:rsidR="000E3FC1" w:rsidRDefault="000E3FC1" w:rsidP="00D2697C">
            <w:r>
              <w:t>1</w:t>
            </w:r>
            <w:proofErr w:type="gramStart"/>
            <w:r>
              <w:t>..</w:t>
            </w:r>
            <w:proofErr w:type="gramEnd"/>
            <w:r>
              <w:t>1</w:t>
            </w:r>
          </w:p>
        </w:tc>
        <w:tc>
          <w:tcPr>
            <w:tcW w:w="1417" w:type="dxa"/>
          </w:tcPr>
          <w:p w14:paraId="76F4A80F" w14:textId="77777777" w:rsidR="000E3FC1" w:rsidRDefault="000E3FC1" w:rsidP="00D2697C"/>
        </w:tc>
      </w:tr>
      <w:tr w:rsidR="000E3FC1" w:rsidRPr="00D10D9E" w14:paraId="52E7BF00" w14:textId="77777777" w:rsidTr="000E3FC1">
        <w:tc>
          <w:tcPr>
            <w:tcW w:w="2694" w:type="dxa"/>
          </w:tcPr>
          <w:p w14:paraId="0EA8A02F" w14:textId="77777777" w:rsidR="000E3FC1" w:rsidRDefault="000E3FC1" w:rsidP="00D2697C">
            <w:pPr>
              <w:rPr>
                <w:lang w:val="en-US"/>
              </w:rPr>
            </w:pPr>
            <w:r w:rsidRPr="0086079F">
              <w:t>request</w:t>
            </w:r>
            <w:r>
              <w:t>.</w:t>
            </w:r>
            <w:r>
              <w:rPr>
                <w:lang w:val="en-US"/>
              </w:rPr>
              <w:t>paymentCommitment.clinicalResponsibilityDescription</w:t>
            </w:r>
          </w:p>
        </w:tc>
        <w:tc>
          <w:tcPr>
            <w:tcW w:w="1559" w:type="dxa"/>
          </w:tcPr>
          <w:p w14:paraId="7615DC60" w14:textId="77777777" w:rsidR="000E3FC1" w:rsidRDefault="000E3FC1" w:rsidP="00D2697C">
            <w:pPr>
              <w:rPr>
                <w:lang w:val="en-US"/>
              </w:rPr>
            </w:pPr>
            <w:r>
              <w:rPr>
                <w:lang w:val="en-US"/>
              </w:rPr>
              <w:t>String</w:t>
            </w:r>
          </w:p>
        </w:tc>
        <w:tc>
          <w:tcPr>
            <w:tcW w:w="3402" w:type="dxa"/>
          </w:tcPr>
          <w:p w14:paraId="3FB43CA5" w14:textId="77777777" w:rsidR="000E3FC1" w:rsidRPr="00565466" w:rsidRDefault="000E3FC1" w:rsidP="00D2697C">
            <w:r>
              <w:t>Klinisk ansvarsbeskrivning</w:t>
            </w:r>
          </w:p>
        </w:tc>
        <w:tc>
          <w:tcPr>
            <w:tcW w:w="851" w:type="dxa"/>
          </w:tcPr>
          <w:p w14:paraId="008763D5" w14:textId="77777777" w:rsidR="000E3FC1" w:rsidRDefault="000E3FC1" w:rsidP="00D2697C">
            <w:r>
              <w:t>0</w:t>
            </w:r>
            <w:proofErr w:type="gramStart"/>
            <w:r>
              <w:t>..</w:t>
            </w:r>
            <w:proofErr w:type="gramEnd"/>
            <w:r>
              <w:t>1</w:t>
            </w:r>
          </w:p>
        </w:tc>
        <w:tc>
          <w:tcPr>
            <w:tcW w:w="1417" w:type="dxa"/>
          </w:tcPr>
          <w:p w14:paraId="650D8658" w14:textId="77777777" w:rsidR="000E3FC1" w:rsidRDefault="000E3FC1" w:rsidP="00D2697C">
            <w:r>
              <w:t>Maxlängd 8192 tecken</w:t>
            </w:r>
          </w:p>
        </w:tc>
      </w:tr>
      <w:tr w:rsidR="000E3FC1" w:rsidRPr="00D10D9E" w14:paraId="693D36F9" w14:textId="77777777" w:rsidTr="000E3FC1">
        <w:tc>
          <w:tcPr>
            <w:tcW w:w="2694" w:type="dxa"/>
          </w:tcPr>
          <w:p w14:paraId="1F9750EC" w14:textId="77777777" w:rsidR="000E3FC1" w:rsidRDefault="000E3FC1" w:rsidP="00D2697C">
            <w:pPr>
              <w:rPr>
                <w:lang w:val="en-US"/>
              </w:rPr>
            </w:pPr>
            <w:r w:rsidRPr="0086079F">
              <w:t>request</w:t>
            </w:r>
            <w:r>
              <w:t>.</w:t>
            </w:r>
            <w:r>
              <w:rPr>
                <w:lang w:val="en-US"/>
              </w:rPr>
              <w:t>paymentCommitment.administrativeResponsibilityDescription</w:t>
            </w:r>
          </w:p>
        </w:tc>
        <w:tc>
          <w:tcPr>
            <w:tcW w:w="1559" w:type="dxa"/>
          </w:tcPr>
          <w:p w14:paraId="0B08331F" w14:textId="77777777" w:rsidR="000E3FC1" w:rsidRDefault="000E3FC1" w:rsidP="00D2697C">
            <w:pPr>
              <w:rPr>
                <w:lang w:val="en-US"/>
              </w:rPr>
            </w:pPr>
            <w:r>
              <w:rPr>
                <w:lang w:val="en-US"/>
              </w:rPr>
              <w:t>String</w:t>
            </w:r>
          </w:p>
        </w:tc>
        <w:tc>
          <w:tcPr>
            <w:tcW w:w="3402" w:type="dxa"/>
          </w:tcPr>
          <w:p w14:paraId="549DE761" w14:textId="77777777" w:rsidR="000E3FC1" w:rsidRDefault="000E3FC1" w:rsidP="00D2697C">
            <w:r>
              <w:t>Administrativ ansvarsbeskrivning</w:t>
            </w:r>
          </w:p>
        </w:tc>
        <w:tc>
          <w:tcPr>
            <w:tcW w:w="851" w:type="dxa"/>
          </w:tcPr>
          <w:p w14:paraId="48C25A24" w14:textId="77777777" w:rsidR="000E3FC1" w:rsidRDefault="000E3FC1" w:rsidP="00D2697C">
            <w:r>
              <w:t>0</w:t>
            </w:r>
            <w:proofErr w:type="gramStart"/>
            <w:r>
              <w:t>..</w:t>
            </w:r>
            <w:proofErr w:type="gramEnd"/>
            <w:r>
              <w:t>1</w:t>
            </w:r>
          </w:p>
        </w:tc>
        <w:tc>
          <w:tcPr>
            <w:tcW w:w="1417" w:type="dxa"/>
          </w:tcPr>
          <w:p w14:paraId="6308F21D" w14:textId="77777777" w:rsidR="000E3FC1" w:rsidRDefault="000E3FC1" w:rsidP="00D2697C">
            <w:r>
              <w:t>Maxlängd 8192 tecken</w:t>
            </w:r>
          </w:p>
        </w:tc>
      </w:tr>
      <w:tr w:rsidR="000E3FC1" w:rsidRPr="00D10D9E" w14:paraId="057F4475" w14:textId="77777777" w:rsidTr="000E3FC1">
        <w:tc>
          <w:tcPr>
            <w:tcW w:w="2694" w:type="dxa"/>
          </w:tcPr>
          <w:p w14:paraId="6C72D2A2" w14:textId="77777777" w:rsidR="000E3FC1" w:rsidRDefault="000E3FC1" w:rsidP="00D2697C">
            <w:pPr>
              <w:rPr>
                <w:lang w:val="en-US"/>
              </w:rPr>
            </w:pPr>
            <w:r w:rsidRPr="0086079F">
              <w:t>request</w:t>
            </w:r>
            <w:r>
              <w:t>.</w:t>
            </w:r>
            <w:r>
              <w:rPr>
                <w:lang w:val="en-US"/>
              </w:rPr>
              <w:t>paymentCommitment.validOnlyForOutpatientCare</w:t>
            </w:r>
          </w:p>
        </w:tc>
        <w:tc>
          <w:tcPr>
            <w:tcW w:w="1559" w:type="dxa"/>
          </w:tcPr>
          <w:p w14:paraId="0C078B70" w14:textId="77777777" w:rsidR="000E3FC1" w:rsidRDefault="000E3FC1" w:rsidP="00D2697C">
            <w:pPr>
              <w:rPr>
                <w:lang w:val="en-US"/>
              </w:rPr>
            </w:pPr>
            <w:r>
              <w:rPr>
                <w:lang w:val="en-US"/>
              </w:rPr>
              <w:t>Boolean</w:t>
            </w:r>
          </w:p>
        </w:tc>
        <w:tc>
          <w:tcPr>
            <w:tcW w:w="3402" w:type="dxa"/>
          </w:tcPr>
          <w:p w14:paraId="187D0176" w14:textId="77777777" w:rsidR="000E3FC1" w:rsidRDefault="000E3FC1" w:rsidP="00D2697C">
            <w:r>
              <w:t>Sätts till ”true” om betalningsförbindelsen enbart gäller öppenvård. Annars sätts den till ”false”</w:t>
            </w:r>
          </w:p>
        </w:tc>
        <w:tc>
          <w:tcPr>
            <w:tcW w:w="851" w:type="dxa"/>
          </w:tcPr>
          <w:p w14:paraId="0EADC112" w14:textId="77777777" w:rsidR="000E3FC1" w:rsidRDefault="000E3FC1" w:rsidP="00D2697C">
            <w:r>
              <w:t>1</w:t>
            </w:r>
            <w:proofErr w:type="gramStart"/>
            <w:r>
              <w:t>..</w:t>
            </w:r>
            <w:proofErr w:type="gramEnd"/>
            <w:r>
              <w:t>1</w:t>
            </w:r>
          </w:p>
        </w:tc>
        <w:tc>
          <w:tcPr>
            <w:tcW w:w="1417" w:type="dxa"/>
          </w:tcPr>
          <w:p w14:paraId="3AD481AB" w14:textId="77777777" w:rsidR="000E3FC1" w:rsidRDefault="000E3FC1" w:rsidP="00D2697C"/>
        </w:tc>
      </w:tr>
      <w:tr w:rsidR="000E3FC1" w:rsidRPr="00D10D9E" w14:paraId="273C2DA5" w14:textId="77777777" w:rsidTr="000E3FC1">
        <w:tc>
          <w:tcPr>
            <w:tcW w:w="2694" w:type="dxa"/>
          </w:tcPr>
          <w:p w14:paraId="7E71ECFB" w14:textId="77777777" w:rsidR="000E3FC1" w:rsidRDefault="000E3FC1" w:rsidP="00D2697C">
            <w:pPr>
              <w:rPr>
                <w:lang w:val="en-US"/>
              </w:rPr>
            </w:pPr>
            <w:r w:rsidRPr="0086079F">
              <w:t>request</w:t>
            </w:r>
            <w:r>
              <w:t>.</w:t>
            </w:r>
            <w:r>
              <w:rPr>
                <w:lang w:val="en-US"/>
              </w:rPr>
              <w:t>paymentCommitment.liableCountyCouncil</w:t>
            </w:r>
          </w:p>
        </w:tc>
        <w:tc>
          <w:tcPr>
            <w:tcW w:w="1559" w:type="dxa"/>
          </w:tcPr>
          <w:p w14:paraId="739D4707" w14:textId="77777777" w:rsidR="000E3FC1" w:rsidRDefault="000E3FC1" w:rsidP="00D2697C">
            <w:pPr>
              <w:rPr>
                <w:lang w:val="en-US"/>
              </w:rPr>
            </w:pPr>
            <w:r>
              <w:rPr>
                <w:lang w:val="en-US"/>
              </w:rPr>
              <w:t>codeForCountyCouncil</w:t>
            </w:r>
          </w:p>
        </w:tc>
        <w:tc>
          <w:tcPr>
            <w:tcW w:w="3402" w:type="dxa"/>
          </w:tcPr>
          <w:p w14:paraId="73BABC78" w14:textId="77777777" w:rsidR="000E3FC1" w:rsidRDefault="000E3FC1" w:rsidP="00D2697C">
            <w:pPr>
              <w:rPr>
                <w:rFonts w:ascii="Arial" w:hAnsi="Arial" w:cs="Arial"/>
                <w:szCs w:val="20"/>
              </w:rPr>
            </w:pPr>
            <w:r>
              <w:rPr>
                <w:rFonts w:ascii="Arial" w:hAnsi="Arial" w:cs="Arial"/>
                <w:szCs w:val="20"/>
              </w:rPr>
              <w:t>Landsting</w:t>
            </w:r>
            <w:r w:rsidRPr="005B3893">
              <w:rPr>
                <w:rFonts w:ascii="Arial" w:hAnsi="Arial" w:cs="Arial"/>
                <w:szCs w:val="20"/>
              </w:rPr>
              <w:t xml:space="preserve"> som ansvarar för betalningen.</w:t>
            </w:r>
          </w:p>
          <w:p w14:paraId="5DDD3B35" w14:textId="77777777" w:rsidR="000E3FC1" w:rsidRDefault="000E3FC1" w:rsidP="00D2697C"/>
          <w:p w14:paraId="0B354496" w14:textId="77777777" w:rsidR="000E3FC1" w:rsidRDefault="000E3FC1" w:rsidP="00D2697C">
            <w:r>
              <w:t>Giltiga värden är:</w:t>
            </w:r>
          </w:p>
          <w:p w14:paraId="1594EA4A" w14:textId="77777777" w:rsidR="000E3FC1" w:rsidRDefault="000E3FC1" w:rsidP="00D2697C">
            <w:r>
              <w:t xml:space="preserve">1 = Stockholms län </w:t>
            </w:r>
          </w:p>
          <w:p w14:paraId="0CECCA6A" w14:textId="77777777" w:rsidR="000E3FC1" w:rsidRDefault="000E3FC1" w:rsidP="00D2697C">
            <w:r>
              <w:t xml:space="preserve">3 = Uppsala län </w:t>
            </w:r>
          </w:p>
          <w:p w14:paraId="731DFA74" w14:textId="77777777" w:rsidR="000E3FC1" w:rsidRDefault="000E3FC1" w:rsidP="00D2697C">
            <w:r>
              <w:t xml:space="preserve">4 = Södermanlands län </w:t>
            </w:r>
          </w:p>
          <w:p w14:paraId="601E2BF3" w14:textId="77777777" w:rsidR="000E3FC1" w:rsidRDefault="000E3FC1" w:rsidP="00D2697C">
            <w:r>
              <w:t xml:space="preserve">5 = Östergötlands län </w:t>
            </w:r>
          </w:p>
          <w:p w14:paraId="0088F434" w14:textId="77777777" w:rsidR="000E3FC1" w:rsidRDefault="000E3FC1" w:rsidP="00D2697C">
            <w:r>
              <w:t xml:space="preserve">6 = Jönköpings län </w:t>
            </w:r>
          </w:p>
          <w:p w14:paraId="210D2A16" w14:textId="77777777" w:rsidR="000E3FC1" w:rsidRDefault="000E3FC1" w:rsidP="00D2697C">
            <w:r>
              <w:t xml:space="preserve">7 = Kronobergs län </w:t>
            </w:r>
          </w:p>
          <w:p w14:paraId="11145481" w14:textId="77777777" w:rsidR="000E3FC1" w:rsidRDefault="000E3FC1" w:rsidP="00D2697C">
            <w:r>
              <w:t xml:space="preserve">8 = Kalmar län </w:t>
            </w:r>
          </w:p>
          <w:p w14:paraId="53FA94EB" w14:textId="77777777" w:rsidR="000E3FC1" w:rsidRDefault="000E3FC1" w:rsidP="00D2697C">
            <w:r>
              <w:t xml:space="preserve">9 = Gotlands län </w:t>
            </w:r>
          </w:p>
          <w:p w14:paraId="4F2FD878" w14:textId="77777777" w:rsidR="000E3FC1" w:rsidRDefault="000E3FC1" w:rsidP="00D2697C">
            <w:r>
              <w:t xml:space="preserve">10 = Blekinge län </w:t>
            </w:r>
          </w:p>
          <w:p w14:paraId="799054B3" w14:textId="77777777" w:rsidR="000E3FC1" w:rsidRDefault="000E3FC1" w:rsidP="00D2697C">
            <w:r>
              <w:t xml:space="preserve">12 = Skåne län </w:t>
            </w:r>
          </w:p>
          <w:p w14:paraId="310E4074" w14:textId="77777777" w:rsidR="000E3FC1" w:rsidRDefault="000E3FC1" w:rsidP="00D2697C">
            <w:r>
              <w:t xml:space="preserve">13 = Hallands län </w:t>
            </w:r>
          </w:p>
          <w:p w14:paraId="0ACB6B80" w14:textId="77777777" w:rsidR="000E3FC1" w:rsidRDefault="000E3FC1" w:rsidP="00D2697C">
            <w:r>
              <w:t xml:space="preserve">14 = Västra Götalands län </w:t>
            </w:r>
          </w:p>
          <w:p w14:paraId="38E7BA4F" w14:textId="77777777" w:rsidR="000E3FC1" w:rsidRDefault="000E3FC1" w:rsidP="00D2697C">
            <w:r>
              <w:t xml:space="preserve">17 = Värmlands län </w:t>
            </w:r>
          </w:p>
          <w:p w14:paraId="2CE33401" w14:textId="77777777" w:rsidR="000E3FC1" w:rsidRDefault="000E3FC1" w:rsidP="00D2697C">
            <w:r>
              <w:t xml:space="preserve">18 = Örebro län </w:t>
            </w:r>
          </w:p>
          <w:p w14:paraId="234ED2E5" w14:textId="77777777" w:rsidR="000E3FC1" w:rsidRDefault="000E3FC1" w:rsidP="00D2697C">
            <w:r>
              <w:lastRenderedPageBreak/>
              <w:t xml:space="preserve">19 = Västmanlands län </w:t>
            </w:r>
          </w:p>
          <w:p w14:paraId="21FD6E70" w14:textId="77777777" w:rsidR="000E3FC1" w:rsidRDefault="000E3FC1" w:rsidP="00D2697C">
            <w:r>
              <w:t xml:space="preserve">20 = Dalarnas län </w:t>
            </w:r>
          </w:p>
          <w:p w14:paraId="128290F6" w14:textId="77777777" w:rsidR="000E3FC1" w:rsidRDefault="000E3FC1" w:rsidP="00D2697C">
            <w:r>
              <w:t xml:space="preserve">21 = Gävleborgs län </w:t>
            </w:r>
          </w:p>
          <w:p w14:paraId="18D0DD10" w14:textId="77777777" w:rsidR="000E3FC1" w:rsidRDefault="000E3FC1" w:rsidP="00D2697C">
            <w:r>
              <w:t xml:space="preserve">22 = Västernorrlands län </w:t>
            </w:r>
          </w:p>
          <w:p w14:paraId="3882D89C" w14:textId="77777777" w:rsidR="00763C35" w:rsidRDefault="00763C35" w:rsidP="00D2697C">
            <w:r>
              <w:t>23 = Jämtlands län</w:t>
            </w:r>
          </w:p>
          <w:p w14:paraId="689D2D43" w14:textId="70DE542E" w:rsidR="00C65236" w:rsidRDefault="00C65236" w:rsidP="00D2697C">
            <w:r>
              <w:t>24 = Västerbottens län</w:t>
            </w:r>
          </w:p>
          <w:p w14:paraId="35FFF1C7" w14:textId="10047E1A" w:rsidR="00763C35" w:rsidRDefault="00C65236" w:rsidP="00D2697C">
            <w:r>
              <w:t>25 = Norrbottens län</w:t>
            </w:r>
          </w:p>
        </w:tc>
        <w:tc>
          <w:tcPr>
            <w:tcW w:w="851" w:type="dxa"/>
          </w:tcPr>
          <w:p w14:paraId="36EB32EA" w14:textId="77777777" w:rsidR="000E3FC1" w:rsidRDefault="000E3FC1" w:rsidP="00D2697C">
            <w:r>
              <w:lastRenderedPageBreak/>
              <w:t>1</w:t>
            </w:r>
            <w:proofErr w:type="gramStart"/>
            <w:r>
              <w:t>..</w:t>
            </w:r>
            <w:proofErr w:type="gramEnd"/>
            <w:r>
              <w:t>1</w:t>
            </w:r>
          </w:p>
        </w:tc>
        <w:tc>
          <w:tcPr>
            <w:tcW w:w="1417" w:type="dxa"/>
          </w:tcPr>
          <w:p w14:paraId="780D09C1" w14:textId="77777777" w:rsidR="000E3FC1" w:rsidRDefault="000E3FC1" w:rsidP="00D2697C"/>
        </w:tc>
      </w:tr>
      <w:tr w:rsidR="000E3FC1" w:rsidRPr="00D10D9E" w14:paraId="45027E1E" w14:textId="77777777" w:rsidTr="000E3FC1">
        <w:tc>
          <w:tcPr>
            <w:tcW w:w="2694" w:type="dxa"/>
          </w:tcPr>
          <w:p w14:paraId="4AAFE896" w14:textId="77777777" w:rsidR="000E3FC1" w:rsidRDefault="000E3FC1" w:rsidP="00D2697C">
            <w:pPr>
              <w:rPr>
                <w:lang w:val="en-US"/>
              </w:rPr>
            </w:pPr>
            <w:r w:rsidRPr="0086079F">
              <w:lastRenderedPageBreak/>
              <w:t>request</w:t>
            </w:r>
            <w:r>
              <w:t>.</w:t>
            </w:r>
            <w:r>
              <w:rPr>
                <w:lang w:val="en-US"/>
              </w:rPr>
              <w:t>paymentCommitment.dateOfApproval</w:t>
            </w:r>
          </w:p>
        </w:tc>
        <w:tc>
          <w:tcPr>
            <w:tcW w:w="1559" w:type="dxa"/>
          </w:tcPr>
          <w:p w14:paraId="597A8D92" w14:textId="77777777" w:rsidR="000E3FC1" w:rsidRDefault="000E3FC1" w:rsidP="00D2697C">
            <w:pPr>
              <w:rPr>
                <w:lang w:val="en-US"/>
              </w:rPr>
            </w:pPr>
            <w:r>
              <w:rPr>
                <w:lang w:val="en-US"/>
              </w:rPr>
              <w:t>TimeStampType</w:t>
            </w:r>
          </w:p>
        </w:tc>
        <w:tc>
          <w:tcPr>
            <w:tcW w:w="3402" w:type="dxa"/>
          </w:tcPr>
          <w:p w14:paraId="4D95F407" w14:textId="77777777" w:rsidR="000E3FC1" w:rsidRDefault="000E3FC1" w:rsidP="00D2697C">
            <w:r>
              <w:t>Tidpunkt för godkännande av denna betalningsförbindelse hos remittenten.</w:t>
            </w:r>
          </w:p>
          <w:p w14:paraId="0CBF9028" w14:textId="77777777" w:rsidR="000E3FC1" w:rsidRDefault="000E3FC1" w:rsidP="00D2697C">
            <w:r>
              <w:t>Anges enligt ÅÅÅÅMMDDttmmss med minst precision ÅÅÅÅMMDD</w:t>
            </w:r>
          </w:p>
          <w:p w14:paraId="2C09F951" w14:textId="77777777" w:rsidR="000E3FC1" w:rsidRDefault="000E3FC1" w:rsidP="00D2697C"/>
        </w:tc>
        <w:tc>
          <w:tcPr>
            <w:tcW w:w="851" w:type="dxa"/>
          </w:tcPr>
          <w:p w14:paraId="15AE6767" w14:textId="77777777" w:rsidR="000E3FC1" w:rsidRDefault="000E3FC1" w:rsidP="00D2697C">
            <w:r>
              <w:t>0</w:t>
            </w:r>
            <w:proofErr w:type="gramStart"/>
            <w:r>
              <w:t>..</w:t>
            </w:r>
            <w:proofErr w:type="gramEnd"/>
            <w:r>
              <w:t>1</w:t>
            </w:r>
          </w:p>
        </w:tc>
        <w:tc>
          <w:tcPr>
            <w:tcW w:w="1417" w:type="dxa"/>
          </w:tcPr>
          <w:p w14:paraId="5EC19F20" w14:textId="77777777" w:rsidR="000E3FC1" w:rsidRDefault="000E3FC1" w:rsidP="00D2697C"/>
        </w:tc>
      </w:tr>
      <w:tr w:rsidR="000E3FC1" w:rsidRPr="00D10D9E" w14:paraId="6A2FD881" w14:textId="77777777" w:rsidTr="000E3FC1">
        <w:tc>
          <w:tcPr>
            <w:tcW w:w="2694" w:type="dxa"/>
          </w:tcPr>
          <w:p w14:paraId="0BAD2988" w14:textId="77777777" w:rsidR="000E3FC1" w:rsidRDefault="000E3FC1" w:rsidP="00D2697C">
            <w:pPr>
              <w:rPr>
                <w:lang w:val="en-US"/>
              </w:rPr>
            </w:pPr>
            <w:r w:rsidRPr="0086079F">
              <w:t>request</w:t>
            </w:r>
            <w:r>
              <w:t>.</w:t>
            </w:r>
            <w:r>
              <w:rPr>
                <w:lang w:val="en-US"/>
              </w:rPr>
              <w:t>paymentCommitment.issuedInConsultationWith</w:t>
            </w:r>
          </w:p>
        </w:tc>
        <w:tc>
          <w:tcPr>
            <w:tcW w:w="1559" w:type="dxa"/>
          </w:tcPr>
          <w:p w14:paraId="0D1EF7B6" w14:textId="77777777" w:rsidR="000E3FC1" w:rsidRDefault="000E3FC1" w:rsidP="00D2697C">
            <w:pPr>
              <w:rPr>
                <w:lang w:val="en-US"/>
              </w:rPr>
            </w:pPr>
            <w:r>
              <w:rPr>
                <w:lang w:val="en-US"/>
              </w:rPr>
              <w:t>String</w:t>
            </w:r>
          </w:p>
        </w:tc>
        <w:tc>
          <w:tcPr>
            <w:tcW w:w="3402" w:type="dxa"/>
          </w:tcPr>
          <w:p w14:paraId="7811C885" w14:textId="77777777" w:rsidR="000E3FC1" w:rsidRDefault="000E3FC1" w:rsidP="00D2697C">
            <w:r w:rsidRPr="00213727">
              <w:t>Om betalningsförbindelsen utfärdas i samråd med ekonomisk beslutsfattare antecknas namnet här.</w:t>
            </w:r>
            <w:r>
              <w:t xml:space="preserve"> </w:t>
            </w:r>
            <w:r w:rsidRPr="00981AA1">
              <w:t>Valfri formatering.</w:t>
            </w:r>
          </w:p>
        </w:tc>
        <w:tc>
          <w:tcPr>
            <w:tcW w:w="851" w:type="dxa"/>
          </w:tcPr>
          <w:p w14:paraId="5D469A7D" w14:textId="77777777" w:rsidR="000E3FC1" w:rsidRDefault="000E3FC1" w:rsidP="00D2697C">
            <w:r>
              <w:t>0</w:t>
            </w:r>
            <w:proofErr w:type="gramStart"/>
            <w:r>
              <w:t>..</w:t>
            </w:r>
            <w:proofErr w:type="gramEnd"/>
            <w:r>
              <w:t>1</w:t>
            </w:r>
          </w:p>
        </w:tc>
        <w:tc>
          <w:tcPr>
            <w:tcW w:w="1417" w:type="dxa"/>
          </w:tcPr>
          <w:p w14:paraId="78A19721" w14:textId="77777777" w:rsidR="000E3FC1" w:rsidRDefault="000E3FC1" w:rsidP="00D2697C">
            <w:r>
              <w:t>Maxlängd 64 tecken</w:t>
            </w:r>
          </w:p>
        </w:tc>
      </w:tr>
      <w:tr w:rsidR="000E3FC1" w:rsidRPr="00D10D9E" w14:paraId="31B4BF2B" w14:textId="77777777" w:rsidTr="000E3FC1">
        <w:tc>
          <w:tcPr>
            <w:tcW w:w="2694" w:type="dxa"/>
          </w:tcPr>
          <w:p w14:paraId="4891AF18" w14:textId="77777777" w:rsidR="000E3FC1" w:rsidRDefault="000E3FC1" w:rsidP="00D2697C">
            <w:pPr>
              <w:rPr>
                <w:lang w:val="en-US"/>
              </w:rPr>
            </w:pPr>
            <w:r w:rsidRPr="0086079F">
              <w:t>request</w:t>
            </w:r>
            <w:r>
              <w:t>.</w:t>
            </w:r>
            <w:r>
              <w:rPr>
                <w:lang w:val="en-US"/>
              </w:rPr>
              <w:t>paymentCommitment.costCenter</w:t>
            </w:r>
          </w:p>
        </w:tc>
        <w:tc>
          <w:tcPr>
            <w:tcW w:w="1559" w:type="dxa"/>
          </w:tcPr>
          <w:p w14:paraId="17F70A95" w14:textId="77777777" w:rsidR="000E3FC1" w:rsidRDefault="000E3FC1" w:rsidP="00D2697C">
            <w:pPr>
              <w:rPr>
                <w:lang w:val="en-US"/>
              </w:rPr>
            </w:pPr>
            <w:r>
              <w:rPr>
                <w:lang w:val="en-US"/>
              </w:rPr>
              <w:t>String</w:t>
            </w:r>
          </w:p>
        </w:tc>
        <w:tc>
          <w:tcPr>
            <w:tcW w:w="3402" w:type="dxa"/>
          </w:tcPr>
          <w:p w14:paraId="7B5DA7F4" w14:textId="77777777" w:rsidR="000E3FC1" w:rsidRDefault="000E3FC1" w:rsidP="00D2697C">
            <w:r>
              <w:t>Remittentens kostnadsställe</w:t>
            </w:r>
          </w:p>
        </w:tc>
        <w:tc>
          <w:tcPr>
            <w:tcW w:w="851" w:type="dxa"/>
          </w:tcPr>
          <w:p w14:paraId="530133D3" w14:textId="77777777" w:rsidR="000E3FC1" w:rsidRDefault="000E3FC1" w:rsidP="00D2697C">
            <w:r>
              <w:t>0</w:t>
            </w:r>
            <w:proofErr w:type="gramStart"/>
            <w:r>
              <w:t>..</w:t>
            </w:r>
            <w:proofErr w:type="gramEnd"/>
            <w:r>
              <w:t>1</w:t>
            </w:r>
          </w:p>
        </w:tc>
        <w:tc>
          <w:tcPr>
            <w:tcW w:w="1417" w:type="dxa"/>
          </w:tcPr>
          <w:p w14:paraId="702E0CFA" w14:textId="77777777" w:rsidR="000E3FC1" w:rsidRDefault="000E3FC1" w:rsidP="00D2697C">
            <w:r>
              <w:t>Maxlängd 64 tecken</w:t>
            </w:r>
          </w:p>
        </w:tc>
      </w:tr>
      <w:tr w:rsidR="000E3FC1" w:rsidRPr="00D10D9E" w14:paraId="0AF8C11F" w14:textId="77777777" w:rsidTr="000E3FC1">
        <w:trPr>
          <w:trHeight w:val="958"/>
        </w:trPr>
        <w:tc>
          <w:tcPr>
            <w:tcW w:w="2694" w:type="dxa"/>
          </w:tcPr>
          <w:p w14:paraId="7E16A145" w14:textId="77777777" w:rsidR="000E3FC1" w:rsidRDefault="000E3FC1" w:rsidP="00D2697C">
            <w:pPr>
              <w:rPr>
                <w:lang w:val="en-US"/>
              </w:rPr>
            </w:pPr>
            <w:r w:rsidRPr="0086079F">
              <w:t>request</w:t>
            </w:r>
            <w:r>
              <w:t>.</w:t>
            </w:r>
            <w:r>
              <w:rPr>
                <w:lang w:val="en-US"/>
              </w:rPr>
              <w:t>paymentCommitment.reimbursementInformation</w:t>
            </w:r>
          </w:p>
        </w:tc>
        <w:tc>
          <w:tcPr>
            <w:tcW w:w="1559" w:type="dxa"/>
          </w:tcPr>
          <w:p w14:paraId="4535CD4D" w14:textId="77777777" w:rsidR="000E3FC1" w:rsidRDefault="000E3FC1" w:rsidP="00D2697C">
            <w:pPr>
              <w:rPr>
                <w:lang w:val="en-US"/>
              </w:rPr>
            </w:pPr>
            <w:r>
              <w:rPr>
                <w:lang w:val="en-US"/>
              </w:rPr>
              <w:t>ReimbursementInformationType</w:t>
            </w:r>
          </w:p>
        </w:tc>
        <w:tc>
          <w:tcPr>
            <w:tcW w:w="3402" w:type="dxa"/>
          </w:tcPr>
          <w:p w14:paraId="3C11D8EA" w14:textId="77777777" w:rsidR="000E3FC1" w:rsidRDefault="000E3FC1" w:rsidP="00D2697C">
            <w:r>
              <w:t>Obligatorisk vid remiss till privat vårdgivare</w:t>
            </w:r>
          </w:p>
        </w:tc>
        <w:tc>
          <w:tcPr>
            <w:tcW w:w="851" w:type="dxa"/>
          </w:tcPr>
          <w:p w14:paraId="13BB6FF6" w14:textId="77777777" w:rsidR="000E3FC1" w:rsidRDefault="000E3FC1" w:rsidP="00D2697C">
            <w:r>
              <w:t>0</w:t>
            </w:r>
            <w:proofErr w:type="gramStart"/>
            <w:r>
              <w:t>..</w:t>
            </w:r>
            <w:proofErr w:type="gramEnd"/>
            <w:r>
              <w:t>1</w:t>
            </w:r>
          </w:p>
        </w:tc>
        <w:tc>
          <w:tcPr>
            <w:tcW w:w="1417" w:type="dxa"/>
          </w:tcPr>
          <w:p w14:paraId="18C2F9E0" w14:textId="77777777" w:rsidR="000E3FC1" w:rsidRDefault="000E3FC1" w:rsidP="00D2697C"/>
        </w:tc>
      </w:tr>
      <w:tr w:rsidR="000E3FC1" w:rsidRPr="00D10D9E" w14:paraId="7EF62CEB" w14:textId="77777777" w:rsidTr="000E3FC1">
        <w:tc>
          <w:tcPr>
            <w:tcW w:w="2694" w:type="dxa"/>
          </w:tcPr>
          <w:p w14:paraId="04158554" w14:textId="77777777" w:rsidR="000E3FC1" w:rsidRDefault="000E3FC1" w:rsidP="00D2697C">
            <w:pPr>
              <w:rPr>
                <w:lang w:val="en-US"/>
              </w:rPr>
            </w:pPr>
            <w:r w:rsidRPr="0086079F">
              <w:t>request</w:t>
            </w:r>
            <w:r>
              <w:t>.</w:t>
            </w:r>
            <w:r>
              <w:rPr>
                <w:lang w:val="en-US"/>
              </w:rPr>
              <w:t>paymentCommitment.reimbursementInformation.reimbursementType</w:t>
            </w:r>
          </w:p>
        </w:tc>
        <w:tc>
          <w:tcPr>
            <w:tcW w:w="1559" w:type="dxa"/>
          </w:tcPr>
          <w:p w14:paraId="48A88A6F" w14:textId="77777777" w:rsidR="000E3FC1" w:rsidRDefault="000E3FC1" w:rsidP="00D2697C">
            <w:pPr>
              <w:rPr>
                <w:lang w:val="en-US"/>
              </w:rPr>
            </w:pPr>
            <w:r>
              <w:rPr>
                <w:lang w:val="en-US"/>
              </w:rPr>
              <w:t>codeForReimbursementType</w:t>
            </w:r>
          </w:p>
        </w:tc>
        <w:tc>
          <w:tcPr>
            <w:tcW w:w="3402" w:type="dxa"/>
          </w:tcPr>
          <w:p w14:paraId="04D39088" w14:textId="77777777" w:rsidR="000E3FC1" w:rsidRDefault="000E3FC1" w:rsidP="00D2697C">
            <w:r w:rsidRPr="00DC7C3C">
              <w:t>Anger källor till ersättning</w:t>
            </w:r>
            <w:r>
              <w:t>.</w:t>
            </w:r>
          </w:p>
          <w:p w14:paraId="435C5A78" w14:textId="77777777" w:rsidR="000E3FC1" w:rsidRDefault="000E3FC1" w:rsidP="00D2697C"/>
          <w:p w14:paraId="490775C0" w14:textId="77777777" w:rsidR="000E3FC1" w:rsidRDefault="000E3FC1" w:rsidP="00D2697C">
            <w:r>
              <w:t>Giltiga värden är:</w:t>
            </w:r>
          </w:p>
          <w:p w14:paraId="3E3D1D84" w14:textId="77777777" w:rsidR="000E3FC1" w:rsidRDefault="000E3FC1" w:rsidP="00D2697C">
            <w:r>
              <w:t xml:space="preserve">1 = Ersättning från patientens hemlandsting enligt reglerna i riksavtalet </w:t>
            </w:r>
          </w:p>
          <w:p w14:paraId="49A237D4" w14:textId="77777777" w:rsidR="000E3FC1" w:rsidRDefault="000E3FC1" w:rsidP="00D2697C">
            <w:r>
              <w:t>2 = Ersättning från patientens hemlandsting enligt hemlandstingets kontrakt med vårdgivaren</w:t>
            </w:r>
          </w:p>
        </w:tc>
        <w:tc>
          <w:tcPr>
            <w:tcW w:w="851" w:type="dxa"/>
          </w:tcPr>
          <w:p w14:paraId="6F44A8EA" w14:textId="77777777" w:rsidR="000E3FC1" w:rsidRDefault="000E3FC1" w:rsidP="00D2697C">
            <w:r>
              <w:t>1</w:t>
            </w:r>
            <w:proofErr w:type="gramStart"/>
            <w:r>
              <w:t>..</w:t>
            </w:r>
            <w:proofErr w:type="gramEnd"/>
            <w:r>
              <w:t>1</w:t>
            </w:r>
          </w:p>
        </w:tc>
        <w:tc>
          <w:tcPr>
            <w:tcW w:w="1417" w:type="dxa"/>
          </w:tcPr>
          <w:p w14:paraId="3810FE3D" w14:textId="77777777" w:rsidR="000E3FC1" w:rsidRDefault="000E3FC1" w:rsidP="00D2697C"/>
        </w:tc>
      </w:tr>
      <w:tr w:rsidR="000E3FC1" w:rsidRPr="00D10D9E" w14:paraId="2C0CA048" w14:textId="77777777" w:rsidTr="000E3FC1">
        <w:tc>
          <w:tcPr>
            <w:tcW w:w="2694" w:type="dxa"/>
          </w:tcPr>
          <w:p w14:paraId="45262D81" w14:textId="77777777" w:rsidR="000E3FC1" w:rsidRPr="00565466" w:rsidRDefault="000E3FC1" w:rsidP="00D2697C">
            <w:r w:rsidRPr="0086079F">
              <w:t>request</w:t>
            </w:r>
            <w:r>
              <w:t>.paymentCommitment.reimbursementInformation.ownerOfInvokedContract</w:t>
            </w:r>
          </w:p>
        </w:tc>
        <w:tc>
          <w:tcPr>
            <w:tcW w:w="1559" w:type="dxa"/>
          </w:tcPr>
          <w:p w14:paraId="64AC8AB3" w14:textId="77777777" w:rsidR="000E3FC1" w:rsidRPr="00565466" w:rsidRDefault="000E3FC1" w:rsidP="00D2697C">
            <w:r>
              <w:t>codeForCountyCouncil</w:t>
            </w:r>
          </w:p>
        </w:tc>
        <w:tc>
          <w:tcPr>
            <w:tcW w:w="3402" w:type="dxa"/>
          </w:tcPr>
          <w:p w14:paraId="4A51D0E4" w14:textId="77777777" w:rsidR="000E3FC1" w:rsidRPr="009F6A0B" w:rsidRDefault="000E3FC1" w:rsidP="00D2697C">
            <w:pPr>
              <w:pStyle w:val="Default"/>
              <w:rPr>
                <w:rFonts w:ascii="Arial" w:hAnsi="Arial" w:cs="Arial"/>
                <w:sz w:val="20"/>
                <w:szCs w:val="20"/>
                <w:lang w:val="sv-SE"/>
              </w:rPr>
            </w:pPr>
            <w:r w:rsidRPr="009F6A0B">
              <w:rPr>
                <w:rFonts w:ascii="Arial" w:hAnsi="Arial" w:cs="Arial"/>
                <w:sz w:val="20"/>
                <w:szCs w:val="20"/>
                <w:lang w:val="sv-SE"/>
              </w:rPr>
              <w:t>Ersättningsinformation/ägare av åberopat kontrakt.</w:t>
            </w:r>
          </w:p>
          <w:p w14:paraId="3FC788D4" w14:textId="77777777" w:rsidR="000E3FC1" w:rsidRDefault="000E3FC1" w:rsidP="00D2697C"/>
          <w:p w14:paraId="64D90A39" w14:textId="77777777" w:rsidR="000E3FC1" w:rsidRDefault="000E3FC1" w:rsidP="00D2697C">
            <w:r>
              <w:t>Giltiga värden är:</w:t>
            </w:r>
          </w:p>
          <w:p w14:paraId="756A2B68" w14:textId="77777777" w:rsidR="000E3FC1" w:rsidRDefault="000E3FC1" w:rsidP="00D2697C">
            <w:r>
              <w:t xml:space="preserve">1 = Stockholms län </w:t>
            </w:r>
          </w:p>
          <w:p w14:paraId="05103AE8" w14:textId="77777777" w:rsidR="000E3FC1" w:rsidRDefault="000E3FC1" w:rsidP="00D2697C">
            <w:r>
              <w:t xml:space="preserve">3 = Uppsala län </w:t>
            </w:r>
          </w:p>
          <w:p w14:paraId="5AB08F27" w14:textId="77777777" w:rsidR="000E3FC1" w:rsidRDefault="000E3FC1" w:rsidP="00D2697C">
            <w:r>
              <w:t xml:space="preserve">4 = Södermanlands län </w:t>
            </w:r>
          </w:p>
          <w:p w14:paraId="42709FD6" w14:textId="77777777" w:rsidR="000E3FC1" w:rsidRDefault="000E3FC1" w:rsidP="00D2697C">
            <w:r>
              <w:t xml:space="preserve">5 = Östergötlands län </w:t>
            </w:r>
          </w:p>
          <w:p w14:paraId="75B0B852" w14:textId="77777777" w:rsidR="000E3FC1" w:rsidRDefault="000E3FC1" w:rsidP="00D2697C">
            <w:r>
              <w:lastRenderedPageBreak/>
              <w:t xml:space="preserve">6 = Jönköpings län </w:t>
            </w:r>
          </w:p>
          <w:p w14:paraId="179C0AFE" w14:textId="77777777" w:rsidR="000E3FC1" w:rsidRDefault="000E3FC1" w:rsidP="00D2697C">
            <w:r>
              <w:t xml:space="preserve">7 = Kronobergs län </w:t>
            </w:r>
          </w:p>
          <w:p w14:paraId="585E66A6" w14:textId="77777777" w:rsidR="000E3FC1" w:rsidRDefault="000E3FC1" w:rsidP="00D2697C">
            <w:r>
              <w:t xml:space="preserve">8 = Kalmar län </w:t>
            </w:r>
          </w:p>
          <w:p w14:paraId="3894C6DF" w14:textId="77777777" w:rsidR="000E3FC1" w:rsidRDefault="000E3FC1" w:rsidP="00D2697C">
            <w:r>
              <w:t xml:space="preserve">9 = Gotlands län </w:t>
            </w:r>
          </w:p>
          <w:p w14:paraId="3E9E2750" w14:textId="77777777" w:rsidR="000E3FC1" w:rsidRDefault="000E3FC1" w:rsidP="00D2697C">
            <w:r>
              <w:t xml:space="preserve">10 = Blekinge län </w:t>
            </w:r>
          </w:p>
          <w:p w14:paraId="5456FAC8" w14:textId="77777777" w:rsidR="000E3FC1" w:rsidRDefault="000E3FC1" w:rsidP="00D2697C">
            <w:r>
              <w:t xml:space="preserve">12 = Skåne län </w:t>
            </w:r>
          </w:p>
          <w:p w14:paraId="27DFB8E1" w14:textId="77777777" w:rsidR="000E3FC1" w:rsidRDefault="000E3FC1" w:rsidP="00D2697C">
            <w:r>
              <w:t xml:space="preserve">13 = Hallands län </w:t>
            </w:r>
          </w:p>
          <w:p w14:paraId="4CC44AA2" w14:textId="77777777" w:rsidR="000E3FC1" w:rsidRDefault="000E3FC1" w:rsidP="00D2697C">
            <w:r>
              <w:t xml:space="preserve">14 = Västra Götalands län </w:t>
            </w:r>
          </w:p>
          <w:p w14:paraId="216FF9DA" w14:textId="77777777" w:rsidR="000E3FC1" w:rsidRDefault="000E3FC1" w:rsidP="00D2697C">
            <w:r>
              <w:t xml:space="preserve">17 = Värmlands län </w:t>
            </w:r>
          </w:p>
          <w:p w14:paraId="5FD0E13B" w14:textId="77777777" w:rsidR="000E3FC1" w:rsidRDefault="000E3FC1" w:rsidP="00D2697C">
            <w:r>
              <w:t xml:space="preserve">18 = Örebro län </w:t>
            </w:r>
          </w:p>
          <w:p w14:paraId="6B5D87BF" w14:textId="77777777" w:rsidR="000E3FC1" w:rsidRDefault="000E3FC1" w:rsidP="00D2697C">
            <w:r>
              <w:t xml:space="preserve">19 = Västmanlands län </w:t>
            </w:r>
          </w:p>
          <w:p w14:paraId="7E2D9921" w14:textId="77777777" w:rsidR="000E3FC1" w:rsidRDefault="000E3FC1" w:rsidP="00D2697C">
            <w:r>
              <w:t xml:space="preserve">20 = Dalarnas län </w:t>
            </w:r>
          </w:p>
          <w:p w14:paraId="365872D0" w14:textId="77777777" w:rsidR="000E3FC1" w:rsidRDefault="000E3FC1" w:rsidP="00D2697C">
            <w:r>
              <w:t xml:space="preserve">21 = Gävleborgs län </w:t>
            </w:r>
          </w:p>
          <w:p w14:paraId="4236F240" w14:textId="77777777" w:rsidR="000E3FC1" w:rsidRDefault="000E3FC1" w:rsidP="00D2697C">
            <w:r>
              <w:t>22 = Västernorrlands län</w:t>
            </w:r>
          </w:p>
          <w:p w14:paraId="50F86282" w14:textId="77777777" w:rsidR="00A61FFA" w:rsidRDefault="00A61FFA" w:rsidP="00A61FFA">
            <w:r>
              <w:t>23 = Jämtlands län</w:t>
            </w:r>
          </w:p>
          <w:p w14:paraId="63E7E639" w14:textId="77777777" w:rsidR="00A61FFA" w:rsidRDefault="00A61FFA" w:rsidP="00A61FFA">
            <w:r>
              <w:t>24 = Västerbottens län</w:t>
            </w:r>
          </w:p>
          <w:p w14:paraId="7A3957B9" w14:textId="5278001B" w:rsidR="00A61FFA" w:rsidRPr="00565466" w:rsidRDefault="00A61FFA" w:rsidP="00A61FFA">
            <w:r>
              <w:t>25 = Norrbottens län</w:t>
            </w:r>
          </w:p>
        </w:tc>
        <w:tc>
          <w:tcPr>
            <w:tcW w:w="851" w:type="dxa"/>
          </w:tcPr>
          <w:p w14:paraId="04E73CF6" w14:textId="77777777" w:rsidR="000E3FC1" w:rsidRDefault="000E3FC1" w:rsidP="00D2697C">
            <w:r>
              <w:lastRenderedPageBreak/>
              <w:t>1</w:t>
            </w:r>
            <w:proofErr w:type="gramStart"/>
            <w:r>
              <w:t>..</w:t>
            </w:r>
            <w:proofErr w:type="gramEnd"/>
            <w:r>
              <w:t>1</w:t>
            </w:r>
          </w:p>
        </w:tc>
        <w:tc>
          <w:tcPr>
            <w:tcW w:w="1417" w:type="dxa"/>
          </w:tcPr>
          <w:p w14:paraId="361A5A72" w14:textId="77777777" w:rsidR="000E3FC1" w:rsidRDefault="000E3FC1" w:rsidP="00D2697C"/>
        </w:tc>
      </w:tr>
      <w:tr w:rsidR="000E3FC1" w:rsidRPr="00D10D9E" w14:paraId="0ECAD597" w14:textId="77777777" w:rsidTr="000E3FC1">
        <w:tc>
          <w:tcPr>
            <w:tcW w:w="2694" w:type="dxa"/>
          </w:tcPr>
          <w:p w14:paraId="7B6DADF7" w14:textId="77777777" w:rsidR="000E3FC1" w:rsidRDefault="000E3FC1" w:rsidP="00D2697C">
            <w:r w:rsidRPr="0086079F">
              <w:lastRenderedPageBreak/>
              <w:t>request</w:t>
            </w:r>
            <w:r>
              <w:t>.paymentCommitment.approvedBy</w:t>
            </w:r>
          </w:p>
        </w:tc>
        <w:tc>
          <w:tcPr>
            <w:tcW w:w="1559" w:type="dxa"/>
          </w:tcPr>
          <w:p w14:paraId="39B7C555" w14:textId="77777777" w:rsidR="000E3FC1" w:rsidRDefault="000E3FC1" w:rsidP="00D2697C">
            <w:r>
              <w:t>HealthcareProfessionalType</w:t>
            </w:r>
          </w:p>
        </w:tc>
        <w:tc>
          <w:tcPr>
            <w:tcW w:w="3402" w:type="dxa"/>
          </w:tcPr>
          <w:p w14:paraId="5A1A173C" w14:textId="77777777" w:rsidR="000E3FC1" w:rsidRDefault="000E3FC1" w:rsidP="00D2697C">
            <w:r>
              <w:t>Den person hos remittenten som har godkänt betalningsförbindelsen</w:t>
            </w:r>
          </w:p>
        </w:tc>
        <w:tc>
          <w:tcPr>
            <w:tcW w:w="851" w:type="dxa"/>
          </w:tcPr>
          <w:p w14:paraId="35FA2BF8" w14:textId="77777777" w:rsidR="000E3FC1" w:rsidRDefault="000E3FC1" w:rsidP="00D2697C">
            <w:r>
              <w:t>0</w:t>
            </w:r>
            <w:proofErr w:type="gramStart"/>
            <w:r>
              <w:t>..</w:t>
            </w:r>
            <w:proofErr w:type="gramEnd"/>
            <w:r>
              <w:t>1</w:t>
            </w:r>
          </w:p>
        </w:tc>
        <w:tc>
          <w:tcPr>
            <w:tcW w:w="1417" w:type="dxa"/>
          </w:tcPr>
          <w:p w14:paraId="59759465" w14:textId="77777777" w:rsidR="000E3FC1" w:rsidRDefault="000E3FC1" w:rsidP="00D2697C"/>
        </w:tc>
      </w:tr>
      <w:tr w:rsidR="00481C11" w:rsidRPr="004C3327" w14:paraId="3AA3DFEE" w14:textId="77777777" w:rsidTr="000E3FC1">
        <w:tc>
          <w:tcPr>
            <w:tcW w:w="2694" w:type="dxa"/>
          </w:tcPr>
          <w:p w14:paraId="483772DC" w14:textId="3EE6C533" w:rsidR="00481C11" w:rsidRDefault="00481C11" w:rsidP="00D2697C">
            <w:r w:rsidRPr="0086079F">
              <w:t>request</w:t>
            </w:r>
            <w:r>
              <w:t>.paymentCommitment.approvedBy</w:t>
            </w:r>
            <w:r>
              <w:rPr>
                <w:lang w:val="en-US"/>
              </w:rPr>
              <w:t>.id</w:t>
            </w:r>
          </w:p>
        </w:tc>
        <w:tc>
          <w:tcPr>
            <w:tcW w:w="1559" w:type="dxa"/>
          </w:tcPr>
          <w:p w14:paraId="123E431B" w14:textId="091977C6" w:rsidR="00481C11" w:rsidRPr="004C3327" w:rsidRDefault="00481C11" w:rsidP="00D2697C">
            <w:pPr>
              <w:rPr>
                <w:lang w:val="en-US"/>
              </w:rPr>
            </w:pPr>
            <w:r>
              <w:rPr>
                <w:lang w:val="en-US"/>
              </w:rPr>
              <w:t>HsaIdType</w:t>
            </w:r>
          </w:p>
        </w:tc>
        <w:tc>
          <w:tcPr>
            <w:tcW w:w="3402" w:type="dxa"/>
          </w:tcPr>
          <w:p w14:paraId="79A12CD6" w14:textId="587B4978" w:rsidR="00481C11" w:rsidRPr="00AD551D" w:rsidRDefault="00481C11" w:rsidP="00481C11">
            <w:pPr>
              <w:rPr>
                <w:lang w:val="en-US"/>
              </w:rPr>
            </w:pPr>
            <w:r>
              <w:t>HSA-id för person</w:t>
            </w:r>
          </w:p>
        </w:tc>
        <w:tc>
          <w:tcPr>
            <w:tcW w:w="851" w:type="dxa"/>
          </w:tcPr>
          <w:p w14:paraId="3741F944" w14:textId="7E351C4B" w:rsidR="00481C11" w:rsidRDefault="00481C11" w:rsidP="00D2697C">
            <w:r>
              <w:t>0</w:t>
            </w:r>
            <w:proofErr w:type="gramStart"/>
            <w:r>
              <w:t>..</w:t>
            </w:r>
            <w:proofErr w:type="gramEnd"/>
            <w:r>
              <w:t>1</w:t>
            </w:r>
          </w:p>
        </w:tc>
        <w:tc>
          <w:tcPr>
            <w:tcW w:w="1417" w:type="dxa"/>
          </w:tcPr>
          <w:p w14:paraId="7904725A" w14:textId="568B76EF" w:rsidR="00481C11" w:rsidRPr="004C3327" w:rsidRDefault="00481C11" w:rsidP="00D2697C">
            <w:r>
              <w:t>Maxlängd 64 tecken</w:t>
            </w:r>
          </w:p>
        </w:tc>
      </w:tr>
      <w:tr w:rsidR="00481C11" w:rsidRPr="004C3327" w14:paraId="584E1A16" w14:textId="77777777" w:rsidTr="000E3FC1">
        <w:tc>
          <w:tcPr>
            <w:tcW w:w="2694" w:type="dxa"/>
          </w:tcPr>
          <w:p w14:paraId="1863A658" w14:textId="3AD3CFF5" w:rsidR="00481C11" w:rsidRDefault="00481C11" w:rsidP="00D2697C">
            <w:r w:rsidRPr="0086079F">
              <w:t>request</w:t>
            </w:r>
            <w:r>
              <w:t>.paymentCommitment.approvedBy</w:t>
            </w:r>
            <w:r>
              <w:rPr>
                <w:lang w:val="en-US"/>
              </w:rPr>
              <w:t>.name</w:t>
            </w:r>
          </w:p>
        </w:tc>
        <w:tc>
          <w:tcPr>
            <w:tcW w:w="1559" w:type="dxa"/>
          </w:tcPr>
          <w:p w14:paraId="41F1466D" w14:textId="2B76935C" w:rsidR="00481C11" w:rsidRPr="004C3327" w:rsidRDefault="00481C11" w:rsidP="00D2697C">
            <w:pPr>
              <w:rPr>
                <w:lang w:val="en-US"/>
              </w:rPr>
            </w:pPr>
            <w:r>
              <w:rPr>
                <w:lang w:val="en-US"/>
              </w:rPr>
              <w:t>String</w:t>
            </w:r>
          </w:p>
        </w:tc>
        <w:tc>
          <w:tcPr>
            <w:tcW w:w="3402" w:type="dxa"/>
          </w:tcPr>
          <w:p w14:paraId="60278FDF" w14:textId="7EFFF13B" w:rsidR="00481C11" w:rsidRPr="00AD551D" w:rsidRDefault="00481C11" w:rsidP="00D2697C">
            <w:pPr>
              <w:rPr>
                <w:lang w:val="en-US"/>
              </w:rPr>
            </w:pPr>
            <w:r>
              <w:t>P</w:t>
            </w:r>
            <w:r w:rsidRPr="006B7CE7">
              <w:t>ersonalnamn</w:t>
            </w:r>
          </w:p>
        </w:tc>
        <w:tc>
          <w:tcPr>
            <w:tcW w:w="851" w:type="dxa"/>
          </w:tcPr>
          <w:p w14:paraId="68C75AC4" w14:textId="3BD66935" w:rsidR="00481C11" w:rsidRDefault="00481C11" w:rsidP="00D2697C">
            <w:r>
              <w:t>1</w:t>
            </w:r>
            <w:proofErr w:type="gramStart"/>
            <w:r>
              <w:t>..</w:t>
            </w:r>
            <w:proofErr w:type="gramEnd"/>
            <w:r>
              <w:t>1</w:t>
            </w:r>
          </w:p>
        </w:tc>
        <w:tc>
          <w:tcPr>
            <w:tcW w:w="1417" w:type="dxa"/>
          </w:tcPr>
          <w:p w14:paraId="42F1FB9A" w14:textId="2B8EEB00" w:rsidR="00481C11" w:rsidRPr="004C3327" w:rsidRDefault="00481C11" w:rsidP="00D2697C">
            <w:r>
              <w:t>Maxlängd 64 tecken</w:t>
            </w:r>
          </w:p>
        </w:tc>
      </w:tr>
      <w:tr w:rsidR="00481C11" w:rsidRPr="004C3327" w14:paraId="48C3AAD2" w14:textId="77777777" w:rsidTr="000E3FC1">
        <w:tc>
          <w:tcPr>
            <w:tcW w:w="2694" w:type="dxa"/>
          </w:tcPr>
          <w:p w14:paraId="1670AEBE" w14:textId="77777777" w:rsidR="00481C11" w:rsidRPr="006713B2" w:rsidRDefault="00481C11" w:rsidP="00D2697C">
            <w:pPr>
              <w:rPr>
                <w:b/>
                <w:lang w:val="en-GB"/>
              </w:rPr>
            </w:pPr>
            <w:r>
              <w:t>r</w:t>
            </w:r>
            <w:r w:rsidRPr="0086079F">
              <w:t>equest</w:t>
            </w:r>
            <w:r w:rsidRPr="004C3327">
              <w:t>.attachment</w:t>
            </w:r>
          </w:p>
        </w:tc>
        <w:tc>
          <w:tcPr>
            <w:tcW w:w="1559" w:type="dxa"/>
          </w:tcPr>
          <w:p w14:paraId="7BEC5AEE" w14:textId="77777777" w:rsidR="00481C11" w:rsidRPr="00AD551D" w:rsidRDefault="00481C11" w:rsidP="00D2697C">
            <w:pPr>
              <w:rPr>
                <w:lang w:val="en-US"/>
              </w:rPr>
            </w:pPr>
            <w:r w:rsidRPr="004C3327">
              <w:rPr>
                <w:lang w:val="en-US"/>
              </w:rPr>
              <w:t>AttachmentType</w:t>
            </w:r>
          </w:p>
        </w:tc>
        <w:tc>
          <w:tcPr>
            <w:tcW w:w="3402" w:type="dxa"/>
          </w:tcPr>
          <w:p w14:paraId="3569473C" w14:textId="77777777" w:rsidR="00481C11" w:rsidRPr="00AD551D" w:rsidRDefault="00481C11" w:rsidP="00D2697C">
            <w:pPr>
              <w:rPr>
                <w:lang w:val="en-US"/>
              </w:rPr>
            </w:pPr>
          </w:p>
        </w:tc>
        <w:tc>
          <w:tcPr>
            <w:tcW w:w="851" w:type="dxa"/>
          </w:tcPr>
          <w:p w14:paraId="22DE9C7E" w14:textId="77777777" w:rsidR="00481C11" w:rsidRPr="004C3327" w:rsidRDefault="00481C11" w:rsidP="00D2697C">
            <w:r>
              <w:t>0</w:t>
            </w:r>
            <w:proofErr w:type="gramStart"/>
            <w:r>
              <w:t>..</w:t>
            </w:r>
            <w:proofErr w:type="gramEnd"/>
            <w:r>
              <w:t>n</w:t>
            </w:r>
          </w:p>
        </w:tc>
        <w:tc>
          <w:tcPr>
            <w:tcW w:w="1417" w:type="dxa"/>
          </w:tcPr>
          <w:p w14:paraId="5126637E" w14:textId="77777777" w:rsidR="00481C11" w:rsidRPr="004C3327" w:rsidRDefault="00481C11" w:rsidP="00D2697C"/>
        </w:tc>
      </w:tr>
      <w:tr w:rsidR="00481C11" w:rsidRPr="004C3327" w14:paraId="730A697B" w14:textId="77777777" w:rsidTr="000E3FC1">
        <w:tc>
          <w:tcPr>
            <w:tcW w:w="2694" w:type="dxa"/>
          </w:tcPr>
          <w:p w14:paraId="157D1029" w14:textId="77777777" w:rsidR="00481C11" w:rsidRDefault="00481C11" w:rsidP="00D2697C">
            <w:r>
              <w:t>r</w:t>
            </w:r>
            <w:r w:rsidRPr="0086079F">
              <w:t>equest</w:t>
            </w:r>
            <w:r w:rsidRPr="004C3327">
              <w:t>.attachment</w:t>
            </w:r>
            <w:r>
              <w:t>.</w:t>
            </w:r>
            <w:r w:rsidRPr="004C3327">
              <w:t>urn</w:t>
            </w:r>
          </w:p>
        </w:tc>
        <w:tc>
          <w:tcPr>
            <w:tcW w:w="1559" w:type="dxa"/>
          </w:tcPr>
          <w:p w14:paraId="79E1AE83" w14:textId="77777777" w:rsidR="00481C11" w:rsidRPr="004C3327" w:rsidRDefault="00481C11" w:rsidP="00D2697C">
            <w:r w:rsidRPr="004C3327">
              <w:t>URNType</w:t>
            </w:r>
          </w:p>
        </w:tc>
        <w:tc>
          <w:tcPr>
            <w:tcW w:w="3402" w:type="dxa"/>
          </w:tcPr>
          <w:p w14:paraId="61F0CB94" w14:textId="77777777" w:rsidR="00481C11" w:rsidRDefault="00481C11" w:rsidP="00D2697C">
            <w:r>
              <w:t>Namn på kontrakt som hanterar bilagor.</w:t>
            </w:r>
          </w:p>
          <w:p w14:paraId="6DBECD7F" w14:textId="77777777" w:rsidR="00481C11" w:rsidRDefault="00481C11" w:rsidP="00D2697C"/>
          <w:p w14:paraId="4BDE6E15" w14:textId="77777777" w:rsidR="00481C11" w:rsidRDefault="00481C11" w:rsidP="00D2697C">
            <w:r>
              <w:t>Baseras på Uniform Resource Name (URN) där adressrymden utgörs av resursnycklar som är persistenta och fysiskt självständiga i domän fram till lämpligt tjänstekontrakt.</w:t>
            </w:r>
          </w:p>
          <w:p w14:paraId="2F31F9AA" w14:textId="77777777" w:rsidR="00481C11" w:rsidRDefault="00481C11" w:rsidP="00D2697C"/>
          <w:p w14:paraId="2B43C706" w14:textId="77777777" w:rsidR="00481C11" w:rsidRPr="004C3327" w:rsidRDefault="00481C11" w:rsidP="00D2697C">
            <w:pPr>
              <w:rPr>
                <w:lang w:val="en-US"/>
              </w:rPr>
            </w:pPr>
            <w:r w:rsidRPr="004C3327">
              <w:rPr>
                <w:lang w:val="en-US"/>
              </w:rPr>
              <w:t>KV URN OID 1.3.6.1</w:t>
            </w:r>
          </w:p>
          <w:p w14:paraId="623709F8" w14:textId="77777777" w:rsidR="00481C11" w:rsidRPr="004C3327" w:rsidRDefault="00481C11" w:rsidP="00D2697C">
            <w:pPr>
              <w:rPr>
                <w:lang w:val="en-US"/>
              </w:rPr>
            </w:pPr>
          </w:p>
          <w:p w14:paraId="7486524C" w14:textId="77777777" w:rsidR="00481C11" w:rsidRPr="004C3327" w:rsidRDefault="00481C11" w:rsidP="00D2697C">
            <w:pPr>
              <w:rPr>
                <w:lang w:val="en-US"/>
              </w:rPr>
            </w:pPr>
            <w:r w:rsidRPr="004C3327">
              <w:rPr>
                <w:lang w:val="en-US"/>
              </w:rPr>
              <w:t>T.ex. urn:riv:clinicalprocess:activity:request:ProcessRequest:1:rivtabp21</w:t>
            </w:r>
          </w:p>
        </w:tc>
        <w:tc>
          <w:tcPr>
            <w:tcW w:w="851" w:type="dxa"/>
          </w:tcPr>
          <w:p w14:paraId="60101A54" w14:textId="77777777" w:rsidR="00481C11" w:rsidRPr="004C3327" w:rsidRDefault="00481C11" w:rsidP="00D2697C">
            <w:pPr>
              <w:rPr>
                <w:lang w:val="en-US"/>
              </w:rPr>
            </w:pPr>
            <w:r>
              <w:rPr>
                <w:lang w:val="en-US"/>
              </w:rPr>
              <w:t>1..1</w:t>
            </w:r>
          </w:p>
        </w:tc>
        <w:tc>
          <w:tcPr>
            <w:tcW w:w="1417" w:type="dxa"/>
          </w:tcPr>
          <w:p w14:paraId="64CEF7EF" w14:textId="77777777" w:rsidR="00481C11" w:rsidRPr="004C3327" w:rsidRDefault="00481C11" w:rsidP="00D2697C">
            <w:pPr>
              <w:rPr>
                <w:lang w:val="en-US"/>
              </w:rPr>
            </w:pPr>
          </w:p>
        </w:tc>
      </w:tr>
      <w:tr w:rsidR="00481C11" w:rsidRPr="004C3327" w14:paraId="2118EF30" w14:textId="77777777" w:rsidTr="000E3FC1">
        <w:tc>
          <w:tcPr>
            <w:tcW w:w="2694" w:type="dxa"/>
          </w:tcPr>
          <w:p w14:paraId="717D95D5" w14:textId="77777777" w:rsidR="00481C11" w:rsidRDefault="00481C11" w:rsidP="00D2697C">
            <w:r>
              <w:lastRenderedPageBreak/>
              <w:t>r</w:t>
            </w:r>
            <w:r w:rsidRPr="0086079F">
              <w:t>equest</w:t>
            </w:r>
            <w:r w:rsidRPr="004C3327">
              <w:t>.attachment</w:t>
            </w:r>
            <w:r>
              <w:t>.</w:t>
            </w:r>
            <w:r w:rsidRPr="004C3327">
              <w:t>id</w:t>
            </w:r>
          </w:p>
        </w:tc>
        <w:tc>
          <w:tcPr>
            <w:tcW w:w="1559" w:type="dxa"/>
          </w:tcPr>
          <w:p w14:paraId="79E9F9D9" w14:textId="77777777" w:rsidR="00481C11" w:rsidRPr="004C3327" w:rsidRDefault="00481C11" w:rsidP="00D2697C">
            <w:r>
              <w:t>String</w:t>
            </w:r>
          </w:p>
        </w:tc>
        <w:tc>
          <w:tcPr>
            <w:tcW w:w="3402" w:type="dxa"/>
          </w:tcPr>
          <w:p w14:paraId="2022E236" w14:textId="77777777" w:rsidR="00481C11" w:rsidRPr="004C3327" w:rsidRDefault="00481C11" w:rsidP="00D2697C">
            <w:r>
              <w:t>Unik identifierare som används som inparameter till den ovan angivna tjänsten för att hämta den eftersökta bilagan.</w:t>
            </w:r>
          </w:p>
        </w:tc>
        <w:tc>
          <w:tcPr>
            <w:tcW w:w="851" w:type="dxa"/>
          </w:tcPr>
          <w:p w14:paraId="754CE624" w14:textId="77777777" w:rsidR="00481C11" w:rsidRPr="004C3327" w:rsidRDefault="00481C11" w:rsidP="00D2697C">
            <w:r>
              <w:t>1</w:t>
            </w:r>
            <w:proofErr w:type="gramStart"/>
            <w:r>
              <w:t>..</w:t>
            </w:r>
            <w:proofErr w:type="gramEnd"/>
            <w:r>
              <w:t>1</w:t>
            </w:r>
          </w:p>
        </w:tc>
        <w:tc>
          <w:tcPr>
            <w:tcW w:w="1417" w:type="dxa"/>
          </w:tcPr>
          <w:p w14:paraId="2225D995" w14:textId="77777777" w:rsidR="00481C11" w:rsidRPr="004C3327" w:rsidRDefault="00481C11" w:rsidP="00D2697C"/>
        </w:tc>
      </w:tr>
      <w:tr w:rsidR="00481C11" w:rsidRPr="004C3327" w14:paraId="771FA9D6" w14:textId="77777777" w:rsidTr="000E3FC1">
        <w:tc>
          <w:tcPr>
            <w:tcW w:w="2694" w:type="dxa"/>
          </w:tcPr>
          <w:p w14:paraId="549CD7E8" w14:textId="77777777" w:rsidR="00481C11" w:rsidRPr="004C3327" w:rsidRDefault="00481C11" w:rsidP="00D2697C">
            <w:pPr>
              <w:rPr>
                <w:b/>
              </w:rPr>
            </w:pPr>
            <w:r>
              <w:t>request.</w:t>
            </w:r>
            <w:r w:rsidRPr="00E1689D">
              <w:t>attachment</w:t>
            </w:r>
            <w:r>
              <w:t>.mimetype</w:t>
            </w:r>
          </w:p>
        </w:tc>
        <w:tc>
          <w:tcPr>
            <w:tcW w:w="1559" w:type="dxa"/>
          </w:tcPr>
          <w:p w14:paraId="2013C676" w14:textId="77777777" w:rsidR="00481C11" w:rsidRPr="004C3327" w:rsidRDefault="00481C11" w:rsidP="00D2697C">
            <w:r>
              <w:t>String</w:t>
            </w:r>
          </w:p>
        </w:tc>
        <w:tc>
          <w:tcPr>
            <w:tcW w:w="3402" w:type="dxa"/>
          </w:tcPr>
          <w:p w14:paraId="31B154EA" w14:textId="77777777" w:rsidR="00481C11" w:rsidRPr="004C3327" w:rsidRDefault="00481C11" w:rsidP="00D2697C">
            <w:r>
              <w:t xml:space="preserve">Mimetyp på bilaga. Formatering enligt RFC 6838. </w:t>
            </w:r>
          </w:p>
        </w:tc>
        <w:tc>
          <w:tcPr>
            <w:tcW w:w="851" w:type="dxa"/>
          </w:tcPr>
          <w:p w14:paraId="7B1369C0" w14:textId="77777777" w:rsidR="00481C11" w:rsidRPr="004C3327" w:rsidRDefault="00481C11" w:rsidP="00D2697C">
            <w:r>
              <w:t>1</w:t>
            </w:r>
            <w:proofErr w:type="gramStart"/>
            <w:r>
              <w:t>..</w:t>
            </w:r>
            <w:proofErr w:type="gramEnd"/>
            <w:r>
              <w:t>1</w:t>
            </w:r>
          </w:p>
        </w:tc>
        <w:tc>
          <w:tcPr>
            <w:tcW w:w="1417" w:type="dxa"/>
          </w:tcPr>
          <w:p w14:paraId="32CCD54D" w14:textId="77777777" w:rsidR="00481C11" w:rsidRPr="004C3327" w:rsidRDefault="00481C11" w:rsidP="00D2697C"/>
        </w:tc>
      </w:tr>
      <w:tr w:rsidR="00481C11" w:rsidRPr="004C3327" w14:paraId="15F9B7B2" w14:textId="77777777" w:rsidTr="000E3FC1">
        <w:tc>
          <w:tcPr>
            <w:tcW w:w="2694" w:type="dxa"/>
          </w:tcPr>
          <w:p w14:paraId="14C35FCB" w14:textId="77777777" w:rsidR="00481C11" w:rsidRPr="004C3327" w:rsidRDefault="00481C11" w:rsidP="00D2697C">
            <w:pPr>
              <w:rPr>
                <w:b/>
              </w:rPr>
            </w:pPr>
            <w:r>
              <w:t>request.</w:t>
            </w:r>
            <w:r w:rsidRPr="00E1689D">
              <w:t>attachment</w:t>
            </w:r>
            <w:r>
              <w:t>.size</w:t>
            </w:r>
          </w:p>
        </w:tc>
        <w:tc>
          <w:tcPr>
            <w:tcW w:w="1559" w:type="dxa"/>
          </w:tcPr>
          <w:p w14:paraId="263EBBB3" w14:textId="77777777" w:rsidR="00481C11" w:rsidRPr="004C3327" w:rsidRDefault="00481C11" w:rsidP="00D2697C">
            <w:r>
              <w:t>Long</w:t>
            </w:r>
          </w:p>
        </w:tc>
        <w:tc>
          <w:tcPr>
            <w:tcW w:w="3402" w:type="dxa"/>
          </w:tcPr>
          <w:p w14:paraId="4FB38A68" w14:textId="77777777" w:rsidR="00481C11" w:rsidRPr="004C3327" w:rsidRDefault="00481C11" w:rsidP="00D2697C">
            <w:r>
              <w:t>Storlek på bilaga i bytes</w:t>
            </w:r>
          </w:p>
        </w:tc>
        <w:tc>
          <w:tcPr>
            <w:tcW w:w="851" w:type="dxa"/>
          </w:tcPr>
          <w:p w14:paraId="35D1A374" w14:textId="77777777" w:rsidR="00481C11" w:rsidRPr="004C3327" w:rsidRDefault="00481C11" w:rsidP="00D2697C">
            <w:r>
              <w:t>1</w:t>
            </w:r>
            <w:proofErr w:type="gramStart"/>
            <w:r>
              <w:t>..</w:t>
            </w:r>
            <w:proofErr w:type="gramEnd"/>
            <w:r>
              <w:t>1</w:t>
            </w:r>
          </w:p>
        </w:tc>
        <w:tc>
          <w:tcPr>
            <w:tcW w:w="1417" w:type="dxa"/>
          </w:tcPr>
          <w:p w14:paraId="467873A7" w14:textId="77777777" w:rsidR="00481C11" w:rsidRPr="004C3327" w:rsidRDefault="00481C11" w:rsidP="00D2697C"/>
        </w:tc>
      </w:tr>
      <w:tr w:rsidR="00481C11" w:rsidRPr="004C3327" w14:paraId="215A2575" w14:textId="77777777" w:rsidTr="000E3FC1">
        <w:tc>
          <w:tcPr>
            <w:tcW w:w="2694" w:type="dxa"/>
          </w:tcPr>
          <w:p w14:paraId="2808DBF7" w14:textId="77777777" w:rsidR="00481C11" w:rsidRDefault="00481C11" w:rsidP="00D2697C">
            <w:r>
              <w:t>request.</w:t>
            </w:r>
            <w:r w:rsidRPr="00E1689D">
              <w:t>careProcessId</w:t>
            </w:r>
          </w:p>
        </w:tc>
        <w:tc>
          <w:tcPr>
            <w:tcW w:w="1559" w:type="dxa"/>
          </w:tcPr>
          <w:p w14:paraId="76EB6453" w14:textId="77777777" w:rsidR="00481C11" w:rsidRDefault="00481C11" w:rsidP="00D2697C">
            <w:r>
              <w:t>String</w:t>
            </w:r>
          </w:p>
        </w:tc>
        <w:tc>
          <w:tcPr>
            <w:tcW w:w="3402" w:type="dxa"/>
          </w:tcPr>
          <w:p w14:paraId="3F74BCF0" w14:textId="1BE8291E" w:rsidR="00481C11" w:rsidRDefault="00481C11" w:rsidP="00A928E8">
            <w:r>
              <w:t xml:space="preserve">Identifierare som unikt identifierar den individanpassade vårdprocess som denna remiss är en del av. </w:t>
            </w:r>
            <w:r w:rsidR="00A928E8">
              <w:t>Detta id a</w:t>
            </w:r>
            <w:r>
              <w:t xml:space="preserve">nvänds för att kunna hålla samman information över aktörsgränser och koppling till patientens </w:t>
            </w:r>
            <w:r w:rsidR="00A928E8">
              <w:t>kontaktorsak och fortsatt behandling</w:t>
            </w:r>
            <w:r>
              <w:t xml:space="preserve">. Producentsystemet bör registrera all information som registreras kring patienten </w:t>
            </w:r>
            <w:r w:rsidR="00A928E8">
              <w:t xml:space="preserve">i och med denna remiss </w:t>
            </w:r>
            <w:r>
              <w:t>kopplat till detta id.</w:t>
            </w:r>
          </w:p>
        </w:tc>
        <w:tc>
          <w:tcPr>
            <w:tcW w:w="851" w:type="dxa"/>
          </w:tcPr>
          <w:p w14:paraId="7C811588" w14:textId="77777777" w:rsidR="00481C11" w:rsidRDefault="00481C11" w:rsidP="00D2697C">
            <w:r>
              <w:t>0</w:t>
            </w:r>
            <w:proofErr w:type="gramStart"/>
            <w:r>
              <w:t>..</w:t>
            </w:r>
            <w:proofErr w:type="gramEnd"/>
            <w:r>
              <w:t>1</w:t>
            </w:r>
          </w:p>
        </w:tc>
        <w:tc>
          <w:tcPr>
            <w:tcW w:w="1417" w:type="dxa"/>
          </w:tcPr>
          <w:p w14:paraId="7F23F425" w14:textId="77777777" w:rsidR="00481C11" w:rsidRPr="004C3327" w:rsidRDefault="00481C11" w:rsidP="00D2697C"/>
        </w:tc>
      </w:tr>
      <w:tr w:rsidR="00481C11" w:rsidRPr="004C3327" w14:paraId="5670ED42" w14:textId="77777777" w:rsidTr="000E3FC1">
        <w:tc>
          <w:tcPr>
            <w:tcW w:w="2694" w:type="dxa"/>
          </w:tcPr>
          <w:p w14:paraId="1A5BB047" w14:textId="77777777" w:rsidR="00481C11" w:rsidRPr="004C3327" w:rsidRDefault="00481C11" w:rsidP="00D2697C">
            <w:r w:rsidRPr="004C3327">
              <w:rPr>
                <w:b/>
              </w:rPr>
              <w:t>Svar</w:t>
            </w:r>
          </w:p>
        </w:tc>
        <w:tc>
          <w:tcPr>
            <w:tcW w:w="1559" w:type="dxa"/>
          </w:tcPr>
          <w:p w14:paraId="4A86652A" w14:textId="77777777" w:rsidR="00481C11" w:rsidRPr="004C3327" w:rsidRDefault="00481C11" w:rsidP="00D2697C"/>
        </w:tc>
        <w:tc>
          <w:tcPr>
            <w:tcW w:w="3402" w:type="dxa"/>
          </w:tcPr>
          <w:p w14:paraId="20E3E024" w14:textId="77777777" w:rsidR="00481C11" w:rsidRPr="004C3327" w:rsidRDefault="00481C11" w:rsidP="00D2697C"/>
        </w:tc>
        <w:tc>
          <w:tcPr>
            <w:tcW w:w="851" w:type="dxa"/>
          </w:tcPr>
          <w:p w14:paraId="611A7D6C" w14:textId="77777777" w:rsidR="00481C11" w:rsidRPr="004C3327" w:rsidRDefault="00481C11" w:rsidP="00D2697C"/>
        </w:tc>
        <w:tc>
          <w:tcPr>
            <w:tcW w:w="1417" w:type="dxa"/>
          </w:tcPr>
          <w:p w14:paraId="504A88DA" w14:textId="77777777" w:rsidR="00481C11" w:rsidRPr="004C3327" w:rsidRDefault="00481C11" w:rsidP="00D2697C"/>
        </w:tc>
      </w:tr>
      <w:tr w:rsidR="00481C11" w:rsidRPr="00D10D9E" w14:paraId="205CBE97" w14:textId="77777777" w:rsidTr="000E3FC1">
        <w:tc>
          <w:tcPr>
            <w:tcW w:w="2694" w:type="dxa"/>
          </w:tcPr>
          <w:p w14:paraId="454AE38E" w14:textId="77777777" w:rsidR="00481C11" w:rsidRPr="004C3327" w:rsidRDefault="00481C11" w:rsidP="00D2697C">
            <w:r>
              <w:rPr>
                <w:rFonts w:cs="Arial"/>
                <w:szCs w:val="20"/>
              </w:rPr>
              <w:t>result</w:t>
            </w:r>
          </w:p>
        </w:tc>
        <w:tc>
          <w:tcPr>
            <w:tcW w:w="1559" w:type="dxa"/>
          </w:tcPr>
          <w:p w14:paraId="65088B9C" w14:textId="77777777" w:rsidR="00481C11" w:rsidRPr="004C3327" w:rsidRDefault="00481C11" w:rsidP="00D2697C">
            <w:r>
              <w:rPr>
                <w:spacing w:val="-1"/>
                <w:szCs w:val="20"/>
              </w:rPr>
              <w:t>ResultType</w:t>
            </w:r>
          </w:p>
        </w:tc>
        <w:tc>
          <w:tcPr>
            <w:tcW w:w="3402" w:type="dxa"/>
          </w:tcPr>
          <w:p w14:paraId="13E0D563" w14:textId="77777777" w:rsidR="00481C11" w:rsidRPr="004C3327" w:rsidRDefault="00481C11" w:rsidP="00D2697C">
            <w:r>
              <w:rPr>
                <w:szCs w:val="20"/>
              </w:rPr>
              <w:t xml:space="preserve">Innehåller information om begäran gick bra eller </w:t>
            </w:r>
            <w:proofErr w:type="gramStart"/>
            <w:r>
              <w:rPr>
                <w:szCs w:val="20"/>
              </w:rPr>
              <w:t>ej</w:t>
            </w:r>
            <w:proofErr w:type="gramEnd"/>
            <w:r>
              <w:rPr>
                <w:szCs w:val="20"/>
              </w:rPr>
              <w:t>.</w:t>
            </w:r>
          </w:p>
        </w:tc>
        <w:tc>
          <w:tcPr>
            <w:tcW w:w="851" w:type="dxa"/>
          </w:tcPr>
          <w:p w14:paraId="3366F827" w14:textId="77777777" w:rsidR="00481C11" w:rsidRPr="008709AB" w:rsidRDefault="00481C11" w:rsidP="00D2697C">
            <w:r>
              <w:rPr>
                <w:szCs w:val="20"/>
              </w:rPr>
              <w:t>1</w:t>
            </w:r>
            <w:proofErr w:type="gramStart"/>
            <w:r>
              <w:rPr>
                <w:szCs w:val="20"/>
              </w:rPr>
              <w:t>..</w:t>
            </w:r>
            <w:proofErr w:type="gramEnd"/>
            <w:r>
              <w:rPr>
                <w:szCs w:val="20"/>
              </w:rPr>
              <w:t>1</w:t>
            </w:r>
          </w:p>
        </w:tc>
        <w:tc>
          <w:tcPr>
            <w:tcW w:w="1417" w:type="dxa"/>
          </w:tcPr>
          <w:p w14:paraId="104ACB0F" w14:textId="77777777" w:rsidR="00481C11" w:rsidRDefault="00481C11" w:rsidP="00D2697C"/>
        </w:tc>
      </w:tr>
      <w:tr w:rsidR="00481C11" w:rsidRPr="00D10D9E" w14:paraId="3244D27F" w14:textId="77777777" w:rsidTr="000E3FC1">
        <w:tc>
          <w:tcPr>
            <w:tcW w:w="2694" w:type="dxa"/>
          </w:tcPr>
          <w:p w14:paraId="21086CEA" w14:textId="77777777" w:rsidR="00481C11" w:rsidRPr="004C3327" w:rsidRDefault="00481C11" w:rsidP="00D2697C">
            <w:r>
              <w:rPr>
                <w:rFonts w:cs="Arial"/>
                <w:szCs w:val="20"/>
              </w:rPr>
              <w:t>result.</w:t>
            </w:r>
            <w:r w:rsidRPr="00E52970">
              <w:rPr>
                <w:rFonts w:cs="Arial"/>
                <w:szCs w:val="20"/>
              </w:rPr>
              <w:t>resultCode</w:t>
            </w:r>
          </w:p>
        </w:tc>
        <w:tc>
          <w:tcPr>
            <w:tcW w:w="1559" w:type="dxa"/>
          </w:tcPr>
          <w:p w14:paraId="5B47207A" w14:textId="77777777" w:rsidR="00481C11" w:rsidRPr="004C3327" w:rsidRDefault="00481C11" w:rsidP="00D2697C">
            <w:r w:rsidRPr="00E52970">
              <w:rPr>
                <w:spacing w:val="-1"/>
                <w:szCs w:val="20"/>
              </w:rPr>
              <w:t>ResultCodeEnum</w:t>
            </w:r>
          </w:p>
        </w:tc>
        <w:tc>
          <w:tcPr>
            <w:tcW w:w="3402" w:type="dxa"/>
          </w:tcPr>
          <w:p w14:paraId="52B5CF7F" w14:textId="77777777" w:rsidR="00481C11" w:rsidRPr="004C3327" w:rsidRDefault="00481C11" w:rsidP="00D2697C">
            <w:r>
              <w:rPr>
                <w:szCs w:val="20"/>
              </w:rPr>
              <w:t>Kan endast vara OK, INFO eller ERROR</w:t>
            </w:r>
          </w:p>
        </w:tc>
        <w:tc>
          <w:tcPr>
            <w:tcW w:w="851" w:type="dxa"/>
          </w:tcPr>
          <w:p w14:paraId="23E6198C" w14:textId="603FEAFE" w:rsidR="00481C11" w:rsidRPr="008709AB" w:rsidRDefault="00481C11" w:rsidP="00D2697C">
            <w:r>
              <w:rPr>
                <w:szCs w:val="20"/>
              </w:rPr>
              <w:t>1</w:t>
            </w:r>
            <w:proofErr w:type="gramStart"/>
            <w:r>
              <w:rPr>
                <w:szCs w:val="20"/>
              </w:rPr>
              <w:t>..</w:t>
            </w:r>
            <w:proofErr w:type="gramEnd"/>
            <w:r>
              <w:rPr>
                <w:szCs w:val="20"/>
              </w:rPr>
              <w:t>1</w:t>
            </w:r>
          </w:p>
        </w:tc>
        <w:tc>
          <w:tcPr>
            <w:tcW w:w="1417" w:type="dxa"/>
          </w:tcPr>
          <w:p w14:paraId="4D6EE49A" w14:textId="77777777" w:rsidR="00481C11" w:rsidRDefault="00481C11" w:rsidP="00D2697C"/>
        </w:tc>
      </w:tr>
      <w:tr w:rsidR="00481C11" w:rsidRPr="00D10D9E" w14:paraId="027DA753" w14:textId="77777777" w:rsidTr="000E3FC1">
        <w:tc>
          <w:tcPr>
            <w:tcW w:w="2694" w:type="dxa"/>
          </w:tcPr>
          <w:p w14:paraId="154C10DB" w14:textId="77777777" w:rsidR="00481C11" w:rsidRPr="004C3327" w:rsidRDefault="00481C11" w:rsidP="00D2697C">
            <w:r>
              <w:rPr>
                <w:rFonts w:cs="Arial"/>
                <w:szCs w:val="20"/>
              </w:rPr>
              <w:t>result.</w:t>
            </w:r>
            <w:r w:rsidRPr="00E52970">
              <w:rPr>
                <w:rFonts w:cs="Arial"/>
                <w:szCs w:val="20"/>
              </w:rPr>
              <w:t>errorCode</w:t>
            </w:r>
          </w:p>
        </w:tc>
        <w:tc>
          <w:tcPr>
            <w:tcW w:w="1559" w:type="dxa"/>
          </w:tcPr>
          <w:p w14:paraId="222F564F" w14:textId="77777777" w:rsidR="00481C11" w:rsidRPr="004C3327" w:rsidRDefault="00481C11" w:rsidP="00D2697C">
            <w:r w:rsidRPr="00E52970">
              <w:rPr>
                <w:spacing w:val="-1"/>
                <w:szCs w:val="20"/>
              </w:rPr>
              <w:t>ErrorCodeEnum</w:t>
            </w:r>
          </w:p>
        </w:tc>
        <w:tc>
          <w:tcPr>
            <w:tcW w:w="3402" w:type="dxa"/>
          </w:tcPr>
          <w:p w14:paraId="0D0EE9BF" w14:textId="77777777" w:rsidR="00481C11" w:rsidRPr="004C3327" w:rsidRDefault="00481C11" w:rsidP="00D2697C">
            <w:r>
              <w:rPr>
                <w:szCs w:val="20"/>
              </w:rPr>
              <w:t>Sätts endast om level är ERROR, se kapitel 4.3 för mer information.</w:t>
            </w:r>
          </w:p>
        </w:tc>
        <w:tc>
          <w:tcPr>
            <w:tcW w:w="851" w:type="dxa"/>
          </w:tcPr>
          <w:p w14:paraId="1029FE16" w14:textId="77777777" w:rsidR="00481C11" w:rsidRPr="008709AB" w:rsidRDefault="00481C11" w:rsidP="00D2697C">
            <w:r>
              <w:rPr>
                <w:szCs w:val="20"/>
              </w:rPr>
              <w:t>0</w:t>
            </w:r>
            <w:proofErr w:type="gramStart"/>
            <w:r>
              <w:rPr>
                <w:szCs w:val="20"/>
              </w:rPr>
              <w:t>..</w:t>
            </w:r>
            <w:proofErr w:type="gramEnd"/>
            <w:r>
              <w:rPr>
                <w:szCs w:val="20"/>
              </w:rPr>
              <w:t>1</w:t>
            </w:r>
          </w:p>
        </w:tc>
        <w:tc>
          <w:tcPr>
            <w:tcW w:w="1417" w:type="dxa"/>
          </w:tcPr>
          <w:p w14:paraId="36054039" w14:textId="77777777" w:rsidR="00481C11" w:rsidRDefault="00481C11" w:rsidP="00D2697C"/>
        </w:tc>
      </w:tr>
      <w:tr w:rsidR="00481C11" w:rsidRPr="00D10D9E" w14:paraId="4B09CDE2" w14:textId="77777777" w:rsidTr="000E3FC1">
        <w:tc>
          <w:tcPr>
            <w:tcW w:w="2694" w:type="dxa"/>
          </w:tcPr>
          <w:p w14:paraId="2988BBBF" w14:textId="77777777" w:rsidR="00481C11" w:rsidRPr="004C3327" w:rsidRDefault="00481C11" w:rsidP="00D2697C">
            <w:r>
              <w:rPr>
                <w:rFonts w:cs="Arial"/>
                <w:szCs w:val="20"/>
              </w:rPr>
              <w:t>result.</w:t>
            </w:r>
            <w:r w:rsidRPr="00E52970">
              <w:rPr>
                <w:rFonts w:cs="Arial"/>
                <w:szCs w:val="20"/>
              </w:rPr>
              <w:t>subCode</w:t>
            </w:r>
          </w:p>
        </w:tc>
        <w:tc>
          <w:tcPr>
            <w:tcW w:w="1559" w:type="dxa"/>
          </w:tcPr>
          <w:p w14:paraId="7D9768C0" w14:textId="77777777" w:rsidR="00481C11" w:rsidRPr="004C3327" w:rsidRDefault="00481C11" w:rsidP="00D2697C">
            <w:r>
              <w:rPr>
                <w:spacing w:val="-1"/>
                <w:szCs w:val="20"/>
              </w:rPr>
              <w:t>string</w:t>
            </w:r>
          </w:p>
        </w:tc>
        <w:tc>
          <w:tcPr>
            <w:tcW w:w="3402" w:type="dxa"/>
          </w:tcPr>
          <w:p w14:paraId="349A80D7" w14:textId="77777777" w:rsidR="00481C11" w:rsidRPr="004C3327" w:rsidRDefault="00481C11" w:rsidP="00D2697C">
            <w:r>
              <w:rPr>
                <w:szCs w:val="20"/>
              </w:rPr>
              <w:t>En mer specifik kod (*inga är idag specificerade*)</w:t>
            </w:r>
          </w:p>
        </w:tc>
        <w:tc>
          <w:tcPr>
            <w:tcW w:w="851" w:type="dxa"/>
          </w:tcPr>
          <w:p w14:paraId="264D91F2" w14:textId="77777777" w:rsidR="00481C11" w:rsidRPr="008709AB" w:rsidRDefault="00481C11" w:rsidP="00D2697C">
            <w:r>
              <w:rPr>
                <w:szCs w:val="20"/>
              </w:rPr>
              <w:t>0</w:t>
            </w:r>
            <w:proofErr w:type="gramStart"/>
            <w:r>
              <w:rPr>
                <w:szCs w:val="20"/>
              </w:rPr>
              <w:t>..</w:t>
            </w:r>
            <w:proofErr w:type="gramEnd"/>
            <w:r>
              <w:rPr>
                <w:szCs w:val="20"/>
              </w:rPr>
              <w:t>1</w:t>
            </w:r>
          </w:p>
        </w:tc>
        <w:tc>
          <w:tcPr>
            <w:tcW w:w="1417" w:type="dxa"/>
          </w:tcPr>
          <w:p w14:paraId="08E4C297" w14:textId="77777777" w:rsidR="00481C11" w:rsidRDefault="00481C11" w:rsidP="00D2697C"/>
        </w:tc>
      </w:tr>
      <w:tr w:rsidR="00481C11" w:rsidRPr="00D10D9E" w14:paraId="068C35EC" w14:textId="77777777" w:rsidTr="000E3FC1">
        <w:tc>
          <w:tcPr>
            <w:tcW w:w="2694" w:type="dxa"/>
          </w:tcPr>
          <w:p w14:paraId="522C2553" w14:textId="77777777" w:rsidR="00481C11" w:rsidRPr="004C3327" w:rsidRDefault="00481C11" w:rsidP="00D2697C">
            <w:r>
              <w:rPr>
                <w:rFonts w:cs="Arial"/>
                <w:szCs w:val="20"/>
              </w:rPr>
              <w:t>result.logId</w:t>
            </w:r>
          </w:p>
        </w:tc>
        <w:tc>
          <w:tcPr>
            <w:tcW w:w="1559" w:type="dxa"/>
          </w:tcPr>
          <w:p w14:paraId="02A0D346" w14:textId="77777777" w:rsidR="00481C11" w:rsidRPr="004C3327" w:rsidRDefault="00481C11" w:rsidP="00D2697C">
            <w:r>
              <w:rPr>
                <w:spacing w:val="-1"/>
                <w:szCs w:val="20"/>
              </w:rPr>
              <w:t>string</w:t>
            </w:r>
          </w:p>
        </w:tc>
        <w:tc>
          <w:tcPr>
            <w:tcW w:w="3402" w:type="dxa"/>
          </w:tcPr>
          <w:p w14:paraId="6ED5CA0B" w14:textId="77777777" w:rsidR="00481C11" w:rsidRPr="004C3327" w:rsidRDefault="00481C11" w:rsidP="00D2697C">
            <w:r>
              <w:rPr>
                <w:szCs w:val="20"/>
              </w:rPr>
              <w:t>Ett unikt log-id som kan användas vid felanmälan för att användas vid felsökning av producent.</w:t>
            </w:r>
          </w:p>
        </w:tc>
        <w:tc>
          <w:tcPr>
            <w:tcW w:w="851" w:type="dxa"/>
          </w:tcPr>
          <w:p w14:paraId="1AB4E8E2" w14:textId="77777777" w:rsidR="00481C11" w:rsidRPr="008709AB" w:rsidRDefault="00481C11" w:rsidP="00D2697C">
            <w:r>
              <w:rPr>
                <w:szCs w:val="20"/>
              </w:rPr>
              <w:t>0</w:t>
            </w:r>
            <w:proofErr w:type="gramStart"/>
            <w:r>
              <w:rPr>
                <w:szCs w:val="20"/>
              </w:rPr>
              <w:t>..</w:t>
            </w:r>
            <w:proofErr w:type="gramEnd"/>
            <w:r>
              <w:rPr>
                <w:szCs w:val="20"/>
              </w:rPr>
              <w:t>1</w:t>
            </w:r>
          </w:p>
        </w:tc>
        <w:tc>
          <w:tcPr>
            <w:tcW w:w="1417" w:type="dxa"/>
          </w:tcPr>
          <w:p w14:paraId="2956EB43" w14:textId="77777777" w:rsidR="00481C11" w:rsidRDefault="00481C11" w:rsidP="00D2697C"/>
        </w:tc>
      </w:tr>
      <w:tr w:rsidR="00481C11" w:rsidRPr="00D10D9E" w14:paraId="3BA81C66" w14:textId="77777777" w:rsidTr="000E3FC1">
        <w:tc>
          <w:tcPr>
            <w:tcW w:w="2694" w:type="dxa"/>
          </w:tcPr>
          <w:p w14:paraId="4BFD4446" w14:textId="77777777" w:rsidR="00481C11" w:rsidRPr="004C3327" w:rsidRDefault="00481C11" w:rsidP="00D2697C">
            <w:r>
              <w:rPr>
                <w:rFonts w:cs="Arial"/>
                <w:szCs w:val="20"/>
              </w:rPr>
              <w:t>result.message</w:t>
            </w:r>
          </w:p>
        </w:tc>
        <w:tc>
          <w:tcPr>
            <w:tcW w:w="1559" w:type="dxa"/>
          </w:tcPr>
          <w:p w14:paraId="4E310B58" w14:textId="77777777" w:rsidR="00481C11" w:rsidRPr="004C3327" w:rsidRDefault="00481C11" w:rsidP="00D2697C">
            <w:r>
              <w:rPr>
                <w:spacing w:val="-1"/>
                <w:szCs w:val="20"/>
              </w:rPr>
              <w:t>string</w:t>
            </w:r>
          </w:p>
        </w:tc>
        <w:tc>
          <w:tcPr>
            <w:tcW w:w="3402" w:type="dxa"/>
          </w:tcPr>
          <w:p w14:paraId="4A8D079C" w14:textId="77777777" w:rsidR="00481C11" w:rsidRPr="004C3327" w:rsidRDefault="00481C11" w:rsidP="00D2697C">
            <w:r>
              <w:rPr>
                <w:szCs w:val="20"/>
              </w:rPr>
              <w:t>En beskrivande text som kan visas för användaren.</w:t>
            </w:r>
          </w:p>
        </w:tc>
        <w:tc>
          <w:tcPr>
            <w:tcW w:w="851" w:type="dxa"/>
          </w:tcPr>
          <w:p w14:paraId="1F69C0F1" w14:textId="77777777" w:rsidR="00481C11" w:rsidRPr="008709AB" w:rsidRDefault="00481C11" w:rsidP="00D2697C">
            <w:r>
              <w:rPr>
                <w:szCs w:val="20"/>
              </w:rPr>
              <w:t>0</w:t>
            </w:r>
            <w:proofErr w:type="gramStart"/>
            <w:r>
              <w:rPr>
                <w:szCs w:val="20"/>
              </w:rPr>
              <w:t>..</w:t>
            </w:r>
            <w:proofErr w:type="gramEnd"/>
            <w:r>
              <w:rPr>
                <w:szCs w:val="20"/>
              </w:rPr>
              <w:t>1</w:t>
            </w:r>
          </w:p>
        </w:tc>
        <w:tc>
          <w:tcPr>
            <w:tcW w:w="1417" w:type="dxa"/>
          </w:tcPr>
          <w:p w14:paraId="371BAC27" w14:textId="77777777" w:rsidR="00481C11" w:rsidRDefault="00481C11" w:rsidP="00D2697C"/>
        </w:tc>
      </w:tr>
    </w:tbl>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15" w:name="_Toc243452573"/>
      <w:bookmarkStart w:id="116" w:name="_Toc403589808"/>
      <w:r>
        <w:t>Övriga regler</w:t>
      </w:r>
      <w:bookmarkEnd w:id="115"/>
      <w:bookmarkEnd w:id="116"/>
    </w:p>
    <w:p w14:paraId="729614C2" w14:textId="77777777" w:rsidR="0039481C" w:rsidRDefault="0039481C" w:rsidP="0039481C">
      <w:r>
        <w:t xml:space="preserve">Till denna informationsmängd finns regler som </w:t>
      </w:r>
      <w:proofErr w:type="gramStart"/>
      <w:r>
        <w:t>ej</w:t>
      </w:r>
      <w:proofErr w:type="gramEnd"/>
      <w:r>
        <w:t xml:space="preserve"> uttrycks i schemafilerna och tabellen ovan. Dessa återfinns nedan. </w:t>
      </w:r>
    </w:p>
    <w:p w14:paraId="02A7599B" w14:textId="77777777" w:rsidR="0039481C" w:rsidRDefault="0039481C" w:rsidP="0039481C">
      <w:pPr>
        <w:rPr>
          <w:sz w:val="22"/>
          <w:u w:val="single"/>
        </w:rPr>
      </w:pPr>
    </w:p>
    <w:p w14:paraId="522EBAD3" w14:textId="6222517E" w:rsidR="00BC7409" w:rsidRPr="00BC7409" w:rsidRDefault="00B858B8" w:rsidP="000E3FC1">
      <w:pPr>
        <w:rPr>
          <w:b/>
        </w:rPr>
      </w:pPr>
      <w:r>
        <w:rPr>
          <w:b/>
        </w:rPr>
        <w:t>Krav för användning</w:t>
      </w:r>
    </w:p>
    <w:p w14:paraId="3F3188C2" w14:textId="2525FD4C" w:rsidR="00104DAC" w:rsidRDefault="00D02B71" w:rsidP="000E3FC1">
      <w:r w:rsidRPr="00BC7409">
        <w:lastRenderedPageBreak/>
        <w:t>Remittenter som</w:t>
      </w:r>
      <w:r w:rsidR="00104DAC" w:rsidRPr="00BC7409">
        <w:t xml:space="preserve"> skickar remisser genom att konsumera ProcessRequest förbinder sig att även hantera mottagande </w:t>
      </w:r>
      <w:r w:rsidRPr="00BC7409">
        <w:t>av bekräftelse</w:t>
      </w:r>
      <w:r w:rsidR="00104DAC" w:rsidRPr="00BC7409">
        <w:t xml:space="preserve"> genom att producera ProcessRequestConfirmation samt hantera mottagande av svar genom att producera ProcessRequestOutcome.</w:t>
      </w:r>
    </w:p>
    <w:p w14:paraId="599D301B" w14:textId="77777777" w:rsidR="00BC7409" w:rsidRDefault="00BC7409" w:rsidP="00BC7409"/>
    <w:p w14:paraId="13DB60EE" w14:textId="77777777" w:rsidR="00BC7409" w:rsidRDefault="00BC7409" w:rsidP="00BC7409">
      <w:r>
        <w:t xml:space="preserve">Remissmottagare som tar emot remisser genom att producera ProcessRequest förbinder sig att även skicka bekräftelse genom att konsumera </w:t>
      </w:r>
      <w:r w:rsidRPr="00B858B8">
        <w:t>ProcessRequestConfirmation</w:t>
      </w:r>
      <w:r>
        <w:t xml:space="preserve"> samt skicka svar genom att konsumera </w:t>
      </w:r>
      <w:r w:rsidRPr="00720269">
        <w:t>ProcessRequestOutcome</w:t>
      </w:r>
      <w:r>
        <w:t>.</w:t>
      </w:r>
    </w:p>
    <w:p w14:paraId="13D0BB95" w14:textId="7D300304" w:rsidR="004D1A78" w:rsidRDefault="004D1A78" w:rsidP="000E3FC1">
      <w:pPr>
        <w:rPr>
          <w:b/>
        </w:rPr>
      </w:pPr>
    </w:p>
    <w:p w14:paraId="1FD7CE0F" w14:textId="77777777" w:rsidR="000E3FC1" w:rsidRPr="000E3FC1" w:rsidRDefault="000E3FC1" w:rsidP="000E3FC1">
      <w:pPr>
        <w:rPr>
          <w:b/>
        </w:rPr>
      </w:pPr>
      <w:r w:rsidRPr="000E3FC1">
        <w:rPr>
          <w:b/>
        </w:rPr>
        <w:t>Förändringar vid vidareskickning</w:t>
      </w:r>
    </w:p>
    <w:p w14:paraId="3508C649" w14:textId="77777777" w:rsidR="000E3FC1" w:rsidRPr="000E3FC1" w:rsidRDefault="000E3FC1" w:rsidP="000E3FC1">
      <w:r w:rsidRPr="000E3FC1">
        <w:t xml:space="preserve">När interaktionen används för att vidareskicka en remiss till en annan mottagare ska remissen som vidareskickas vara identiskt med originalremissen i grad av struktur och formatering av text med undantag </w:t>
      </w:r>
      <w:proofErr w:type="gramStart"/>
      <w:r w:rsidRPr="000E3FC1">
        <w:t>för :</w:t>
      </w:r>
      <w:proofErr w:type="gramEnd"/>
    </w:p>
    <w:p w14:paraId="2CABAA59" w14:textId="4FA74E65" w:rsidR="000E3FC1" w:rsidRPr="000E3FC1" w:rsidRDefault="000E3FC1" w:rsidP="000E3FC1">
      <w:pPr>
        <w:pStyle w:val="Liststycke"/>
        <w:numPr>
          <w:ilvl w:val="0"/>
          <w:numId w:val="30"/>
        </w:numPr>
        <w:ind w:left="567" w:hanging="250"/>
      </w:pPr>
      <w:r w:rsidRPr="000E3FC1">
        <w:t>versions-id (request.versionNumber), som sätts till tidigare versionsnummer + 1</w:t>
      </w:r>
    </w:p>
    <w:p w14:paraId="50B2EB47" w14:textId="5ABF8C90" w:rsidR="000E3FC1" w:rsidRPr="000E3FC1" w:rsidRDefault="000E3FC1" w:rsidP="000E3FC1">
      <w:pPr>
        <w:pStyle w:val="Liststycke"/>
        <w:numPr>
          <w:ilvl w:val="0"/>
          <w:numId w:val="30"/>
        </w:numPr>
        <w:ind w:left="567" w:hanging="250"/>
      </w:pPr>
      <w:r w:rsidRPr="000E3FC1">
        <w:t xml:space="preserve">versionstidpunkt (request.versionTimeStamp) </w:t>
      </w:r>
    </w:p>
    <w:p w14:paraId="7AF8DF8D" w14:textId="46BADA82" w:rsidR="000E3FC1" w:rsidRPr="000E3FC1" w:rsidRDefault="000E3FC1" w:rsidP="000E3FC1">
      <w:pPr>
        <w:pStyle w:val="Liststycke"/>
        <w:numPr>
          <w:ilvl w:val="0"/>
          <w:numId w:val="30"/>
        </w:numPr>
        <w:ind w:left="567" w:hanging="250"/>
      </w:pPr>
      <w:r w:rsidRPr="000E3FC1">
        <w:t>versionsorsak (request.reasonForVersion.typeOfReason)</w:t>
      </w:r>
    </w:p>
    <w:p w14:paraId="38A51F7B" w14:textId="1A98E8DB" w:rsidR="000E3FC1" w:rsidRPr="000E3FC1" w:rsidRDefault="000E3FC1" w:rsidP="000E3FC1">
      <w:pPr>
        <w:pStyle w:val="Liststycke"/>
        <w:numPr>
          <w:ilvl w:val="0"/>
          <w:numId w:val="30"/>
        </w:numPr>
        <w:ind w:left="567" w:hanging="250"/>
      </w:pPr>
      <w:r w:rsidRPr="000E3FC1">
        <w:t xml:space="preserve">versionsorsak_text (request.reasonForVersion). </w:t>
      </w:r>
    </w:p>
    <w:p w14:paraId="31B583E2" w14:textId="77777777" w:rsidR="000E3FC1" w:rsidRPr="000E3FC1" w:rsidRDefault="000E3FC1" w:rsidP="000E3FC1"/>
    <w:p w14:paraId="15C0FFB2" w14:textId="1B91328C" w:rsidR="0039481C" w:rsidRDefault="000E3FC1" w:rsidP="000E3FC1">
      <w:r w:rsidRPr="000E3FC1">
        <w:t>Utöver detta skall den vidareskickande enheten lägga till en instans av vidareskickande enhet (intermediaryParticipant) samt ändra mottagare (recipient) till mottagaren av den vidareskickade remissen.</w:t>
      </w:r>
    </w:p>
    <w:p w14:paraId="60585175" w14:textId="77777777" w:rsidR="000E3FC1" w:rsidRDefault="000E3FC1" w:rsidP="000E3FC1"/>
    <w:p w14:paraId="47931BEE" w14:textId="77777777" w:rsidR="000E3FC1" w:rsidRPr="000E3FC1" w:rsidRDefault="000E3FC1" w:rsidP="000E3FC1">
      <w:pPr>
        <w:rPr>
          <w:b/>
        </w:rPr>
      </w:pPr>
      <w:r w:rsidRPr="000E3FC1">
        <w:rPr>
          <w:b/>
        </w:rPr>
        <w:t>Förändringar vid komplettering</w:t>
      </w:r>
    </w:p>
    <w:p w14:paraId="71A34DC1" w14:textId="1A55E87F" w:rsidR="000E3FC1" w:rsidRDefault="000E3FC1" w:rsidP="000E3FC1">
      <w:pPr>
        <w:ind w:left="709"/>
      </w:pPr>
      <w:r>
        <w:t>• Interaktionen kan användas för att komplettera en tidigare skickad remiss. Detta kan endast utföras av originalremittenten. Alla fält utom nedanstående kan förändras vid en komplettering:</w:t>
      </w:r>
    </w:p>
    <w:p w14:paraId="20EACC38" w14:textId="4F18AF44" w:rsidR="000E3FC1" w:rsidRPr="000E3FC1" w:rsidRDefault="000E3FC1" w:rsidP="000E3FC1">
      <w:pPr>
        <w:ind w:left="709"/>
        <w:rPr>
          <w:lang w:val="en-US"/>
        </w:rPr>
      </w:pPr>
      <w:r>
        <w:rPr>
          <w:lang w:val="en-US"/>
        </w:rPr>
        <w:t xml:space="preserve">• </w:t>
      </w:r>
      <w:r w:rsidRPr="000E3FC1">
        <w:rPr>
          <w:lang w:val="en-US"/>
        </w:rPr>
        <w:t>Remiss-id (request.requestId)</w:t>
      </w:r>
    </w:p>
    <w:p w14:paraId="6AA9316B" w14:textId="553674DF" w:rsidR="000E3FC1" w:rsidRPr="000E3FC1" w:rsidRDefault="000E3FC1" w:rsidP="000E3FC1">
      <w:pPr>
        <w:ind w:left="709"/>
        <w:rPr>
          <w:lang w:val="en-US"/>
        </w:rPr>
      </w:pPr>
      <w:r>
        <w:rPr>
          <w:lang w:val="en-US"/>
        </w:rPr>
        <w:t xml:space="preserve">• </w:t>
      </w:r>
      <w:r w:rsidRPr="000E3FC1">
        <w:rPr>
          <w:lang w:val="en-US"/>
        </w:rPr>
        <w:t>Remiss-typ (request.typeOfRequest)</w:t>
      </w:r>
    </w:p>
    <w:p w14:paraId="77D9D519" w14:textId="553FA005" w:rsidR="000E3FC1" w:rsidRPr="000E3FC1" w:rsidRDefault="000E3FC1" w:rsidP="000E3FC1">
      <w:pPr>
        <w:ind w:left="709"/>
        <w:rPr>
          <w:lang w:val="en-US"/>
        </w:rPr>
      </w:pPr>
      <w:r>
        <w:rPr>
          <w:lang w:val="en-US"/>
        </w:rPr>
        <w:t xml:space="preserve">• </w:t>
      </w:r>
      <w:r w:rsidRPr="000E3FC1">
        <w:rPr>
          <w:lang w:val="en-US"/>
        </w:rPr>
        <w:t>Remiss-datum (request.author.date)</w:t>
      </w:r>
    </w:p>
    <w:p w14:paraId="7AD10A41" w14:textId="57560AA7" w:rsidR="000E3FC1" w:rsidRDefault="000E3FC1" w:rsidP="000E3FC1">
      <w:pPr>
        <w:ind w:left="709"/>
      </w:pPr>
      <w:r>
        <w:t>• Remitterande enhet (request.requestOrganisation.careUnitId)</w:t>
      </w:r>
    </w:p>
    <w:p w14:paraId="4083484A" w14:textId="5FFF1E48" w:rsidR="000E3FC1" w:rsidRDefault="000E3FC1" w:rsidP="000E3FC1">
      <w:pPr>
        <w:ind w:left="709"/>
      </w:pPr>
      <w:r>
        <w:t>• Remissmottagande enhet (request.recipient.organisation.careUnitId)</w:t>
      </w:r>
    </w:p>
    <w:p w14:paraId="07790F49" w14:textId="32D018B3" w:rsidR="000E3FC1" w:rsidRDefault="000E3FC1" w:rsidP="000E3FC1">
      <w:pPr>
        <w:ind w:left="709"/>
      </w:pPr>
      <w:r>
        <w:t>• Person-id (PersonIdType.extension)</w:t>
      </w:r>
    </w:p>
    <w:p w14:paraId="4A4C132C" w14:textId="1578162C" w:rsidR="000E3FC1" w:rsidRPr="000E3FC1" w:rsidRDefault="000E3FC1" w:rsidP="000E3FC1">
      <w:pPr>
        <w:ind w:left="709"/>
        <w:rPr>
          <w:lang w:val="en-US"/>
        </w:rPr>
      </w:pPr>
      <w:r w:rsidRPr="000E3FC1">
        <w:rPr>
          <w:lang w:val="en-US"/>
        </w:rPr>
        <w:t>• Person-id, typ (request.patient.personId.root)</w:t>
      </w:r>
    </w:p>
    <w:p w14:paraId="3739DF9A" w14:textId="18F177EB" w:rsidR="000E3FC1" w:rsidRDefault="000E3FC1" w:rsidP="000E3FC1">
      <w:pPr>
        <w:ind w:left="709"/>
      </w:pPr>
      <w:r>
        <w:t>• Organisatorisk-enhet.enhet_id (request.author.healthcareProfessionalOrganisation)</w:t>
      </w:r>
    </w:p>
    <w:p w14:paraId="03C6C5AB" w14:textId="77777777" w:rsidR="000E3FC1" w:rsidRPr="000E3FC1" w:rsidRDefault="000E3FC1" w:rsidP="000E3FC1"/>
    <w:p w14:paraId="2179D89E" w14:textId="7D750BBC" w:rsidR="0039481C" w:rsidRPr="00776D68" w:rsidRDefault="0039481C" w:rsidP="005D63D0">
      <w:pPr>
        <w:pStyle w:val="Rubrik4"/>
      </w:pPr>
      <w:r w:rsidRPr="00776D68">
        <w:t>Icke funktionella krav</w:t>
      </w:r>
    </w:p>
    <w:p w14:paraId="5A77D953" w14:textId="77777777" w:rsidR="0039481C" w:rsidRPr="00776D68" w:rsidRDefault="0039481C" w:rsidP="0039481C">
      <w:pPr>
        <w:pStyle w:val="Rubrik5"/>
      </w:pPr>
      <w:r w:rsidRPr="00776D68">
        <w:t>SLA-krav</w:t>
      </w:r>
    </w:p>
    <w:p w14:paraId="1DD1B018" w14:textId="5BBBA1FA" w:rsidR="0039481C" w:rsidRDefault="00D2697C" w:rsidP="0039481C">
      <w:pPr>
        <w:rPr>
          <w:color w:val="4F81BD" w:themeColor="accent1"/>
        </w:rPr>
      </w:pPr>
      <w:r>
        <w:t>Se tjänstedomänens SLA-krav</w:t>
      </w:r>
      <w:r w:rsidR="005D63D0">
        <w:t>.</w:t>
      </w:r>
    </w:p>
    <w:p w14:paraId="105D5932" w14:textId="77777777" w:rsidR="0039481C" w:rsidRPr="008B016A" w:rsidRDefault="0039481C" w:rsidP="0039481C"/>
    <w:p w14:paraId="683389C9" w14:textId="77777777" w:rsidR="0039481C" w:rsidRPr="00776D68" w:rsidRDefault="0039481C" w:rsidP="0039481C">
      <w:pPr>
        <w:pStyle w:val="Rubrik3"/>
      </w:pPr>
      <w:bookmarkStart w:id="117" w:name="_Toc243452574"/>
      <w:bookmarkStart w:id="118" w:name="_Toc403589809"/>
      <w:r w:rsidRPr="00776D68">
        <w:t>Annan information om kontraktet</w:t>
      </w:r>
      <w:bookmarkEnd w:id="117"/>
      <w:bookmarkEnd w:id="118"/>
    </w:p>
    <w:p w14:paraId="7099B70B" w14:textId="77777777" w:rsidR="0039481C" w:rsidRPr="000B492D" w:rsidRDefault="0039481C" w:rsidP="0039481C">
      <w:pPr>
        <w:rPr>
          <w:lang w:eastAsia="sv-SE"/>
        </w:rPr>
      </w:pPr>
    </w:p>
    <w:p w14:paraId="6A5CED62" w14:textId="77777777" w:rsidR="00720269" w:rsidRPr="00720269" w:rsidRDefault="0039481C" w:rsidP="00720269">
      <w:pPr>
        <w:pStyle w:val="Rubrik2"/>
      </w:pPr>
      <w:r>
        <w:br w:type="page"/>
      </w:r>
      <w:bookmarkStart w:id="119" w:name="_Toc403589810"/>
      <w:r w:rsidR="00720269" w:rsidRPr="00720269">
        <w:lastRenderedPageBreak/>
        <w:t>ProcessRequestOutcome</w:t>
      </w:r>
      <w:bookmarkEnd w:id="119"/>
    </w:p>
    <w:p w14:paraId="4FB7F21E" w14:textId="77777777" w:rsidR="00720269" w:rsidRDefault="00720269" w:rsidP="00720269">
      <w:r w:rsidRPr="00FD782C">
        <w:t xml:space="preserve">Tjänsten används för att kommunicera det kliniska resultatet av en undersökning gjord </w:t>
      </w:r>
      <w:r>
        <w:t xml:space="preserve">med anledning av en skickad remiss, </w:t>
      </w:r>
      <w:proofErr w:type="gramStart"/>
      <w:r>
        <w:t>dvs</w:t>
      </w:r>
      <w:proofErr w:type="gramEnd"/>
      <w:r>
        <w:t xml:space="preserve"> själva det kliniska remissvaret.</w:t>
      </w:r>
    </w:p>
    <w:p w14:paraId="5ED0364C" w14:textId="77777777" w:rsidR="00720269" w:rsidRDefault="00720269" w:rsidP="00720269">
      <w:r>
        <w:t>Tjänstekontraktets huvuddomän är "clinicalprocess", som hanterar alla underdomäner som handlar om tjänstekontrakt för att hjälpa till med hantering av den kliniska kärnprocessen.</w:t>
      </w:r>
    </w:p>
    <w:p w14:paraId="74BFF3CC" w14:textId="23DE4B91" w:rsidR="00720269" w:rsidRDefault="00720269" w:rsidP="00720269">
      <w:r>
        <w:t>Underdomänen är "</w:t>
      </w:r>
      <w:proofErr w:type="gramStart"/>
      <w:r>
        <w:t>activity:request</w:t>
      </w:r>
      <w:proofErr w:type="gramEnd"/>
      <w:r>
        <w:t>", som grupperar alla tjänstekontrakt som handlar om att presentera och administrera information om remiss och tillhörande flöden.</w:t>
      </w:r>
    </w:p>
    <w:p w14:paraId="02F8D26C" w14:textId="77777777" w:rsidR="00720269" w:rsidRPr="00FD782C" w:rsidRDefault="00720269" w:rsidP="00720269">
      <w:r>
        <w:t xml:space="preserve">Namnrymden för tjänstekontraktet är: </w:t>
      </w:r>
      <w:proofErr w:type="gramStart"/>
      <w:r>
        <w:t>urn:riv</w:t>
      </w:r>
      <w:proofErr w:type="gramEnd"/>
      <w:r>
        <w:t>:clinicalprocess:activity:request</w:t>
      </w:r>
    </w:p>
    <w:p w14:paraId="02525741" w14:textId="789E4228" w:rsidR="00842167" w:rsidRPr="009B76BA" w:rsidRDefault="00842167" w:rsidP="00720269">
      <w:pPr>
        <w:pStyle w:val="Rubrik2"/>
        <w:numPr>
          <w:ilvl w:val="0"/>
          <w:numId w:val="0"/>
        </w:numPr>
        <w:rPr>
          <w:highlight w:val="yellow"/>
        </w:rPr>
      </w:pPr>
    </w:p>
    <w:p w14:paraId="4C1B28D3" w14:textId="77777777" w:rsidR="00842167" w:rsidRDefault="00842167" w:rsidP="00842167">
      <w:pPr>
        <w:pStyle w:val="Rubrik3"/>
      </w:pPr>
      <w:bookmarkStart w:id="120" w:name="_Toc270858536"/>
      <w:bookmarkStart w:id="121" w:name="_Toc403589811"/>
      <w:r>
        <w:t>Version</w:t>
      </w:r>
      <w:bookmarkEnd w:id="120"/>
      <w:bookmarkEnd w:id="121"/>
    </w:p>
    <w:p w14:paraId="39539A8F" w14:textId="03AD33C8" w:rsidR="00842167" w:rsidRDefault="00720269" w:rsidP="00720269">
      <w:r w:rsidRPr="00720269">
        <w:t>1.0</w:t>
      </w:r>
    </w:p>
    <w:p w14:paraId="575D35D1" w14:textId="77777777" w:rsidR="00842167" w:rsidRPr="00C55071" w:rsidRDefault="00842167" w:rsidP="00842167"/>
    <w:p w14:paraId="2DE672E9" w14:textId="77777777" w:rsidR="00842167" w:rsidRDefault="00842167" w:rsidP="00842167">
      <w:pPr>
        <w:pStyle w:val="Rubrik3"/>
      </w:pPr>
      <w:bookmarkStart w:id="122" w:name="_Toc270858537"/>
      <w:bookmarkStart w:id="123" w:name="_Toc403589812"/>
      <w:r>
        <w:t>Fältregler</w:t>
      </w:r>
      <w:bookmarkEnd w:id="122"/>
      <w:bookmarkEnd w:id="123"/>
    </w:p>
    <w:p w14:paraId="7CD32244"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4AD691CC" w14:textId="77777777" w:rsidR="00842167" w:rsidRDefault="00842167" w:rsidP="00842167"/>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1134"/>
        <w:gridCol w:w="3827"/>
        <w:gridCol w:w="567"/>
        <w:gridCol w:w="1134"/>
      </w:tblGrid>
      <w:tr w:rsidR="009147F4" w:rsidRPr="004E06B5" w14:paraId="1C8E12D4" w14:textId="77777777" w:rsidTr="009147F4">
        <w:tc>
          <w:tcPr>
            <w:tcW w:w="2518" w:type="dxa"/>
            <w:shd w:val="clear" w:color="auto" w:fill="D9D9D9" w:themeFill="background1" w:themeFillShade="D9"/>
          </w:tcPr>
          <w:p w14:paraId="25A462B0" w14:textId="77777777" w:rsidR="009147F4" w:rsidRPr="008771B1" w:rsidRDefault="009147F4" w:rsidP="00583F17">
            <w:r w:rsidRPr="008771B1">
              <w:t>Namn</w:t>
            </w:r>
          </w:p>
        </w:tc>
        <w:tc>
          <w:tcPr>
            <w:tcW w:w="1134" w:type="dxa"/>
            <w:shd w:val="clear" w:color="auto" w:fill="D9D9D9" w:themeFill="background1" w:themeFillShade="D9"/>
          </w:tcPr>
          <w:p w14:paraId="2E6AB5A8" w14:textId="77777777" w:rsidR="009147F4" w:rsidRPr="008771B1" w:rsidRDefault="009147F4" w:rsidP="00583F17">
            <w:r w:rsidRPr="008771B1">
              <w:t>Typ</w:t>
            </w:r>
          </w:p>
        </w:tc>
        <w:tc>
          <w:tcPr>
            <w:tcW w:w="3827" w:type="dxa"/>
            <w:shd w:val="clear" w:color="auto" w:fill="D9D9D9" w:themeFill="background1" w:themeFillShade="D9"/>
          </w:tcPr>
          <w:p w14:paraId="4EC7BEF4" w14:textId="77777777" w:rsidR="009147F4" w:rsidRPr="008771B1" w:rsidRDefault="009147F4" w:rsidP="00583F17">
            <w:r w:rsidRPr="008771B1">
              <w:t>Kommentar</w:t>
            </w:r>
          </w:p>
        </w:tc>
        <w:tc>
          <w:tcPr>
            <w:tcW w:w="567" w:type="dxa"/>
            <w:shd w:val="clear" w:color="auto" w:fill="D9D9D9" w:themeFill="background1" w:themeFillShade="D9"/>
          </w:tcPr>
          <w:p w14:paraId="5FF57712" w14:textId="77777777" w:rsidR="009147F4" w:rsidRDefault="009147F4" w:rsidP="00583F17">
            <w:r>
              <w:t>Kardi-nalitet</w:t>
            </w:r>
          </w:p>
        </w:tc>
        <w:tc>
          <w:tcPr>
            <w:tcW w:w="1134" w:type="dxa"/>
            <w:shd w:val="clear" w:color="auto" w:fill="D9D9D9" w:themeFill="background1" w:themeFillShade="D9"/>
          </w:tcPr>
          <w:p w14:paraId="66E5E4F9" w14:textId="77777777" w:rsidR="009147F4" w:rsidRDefault="009147F4" w:rsidP="00583F17">
            <w:r w:rsidRPr="00BA1C92">
              <w:rPr>
                <w:i/>
              </w:rPr>
              <w:t xml:space="preserve">Kodverk/värde-mängd </w:t>
            </w:r>
            <w:r w:rsidRPr="00BA1C92">
              <w:rPr>
                <w:i/>
              </w:rPr>
              <w:br/>
              <w:t>/ ev begränsningar</w:t>
            </w:r>
          </w:p>
        </w:tc>
      </w:tr>
      <w:tr w:rsidR="009147F4" w:rsidRPr="004E06B5" w14:paraId="3E0047FD" w14:textId="77777777" w:rsidTr="00583F17">
        <w:tc>
          <w:tcPr>
            <w:tcW w:w="2518" w:type="dxa"/>
          </w:tcPr>
          <w:p w14:paraId="117517D9" w14:textId="77777777" w:rsidR="009147F4" w:rsidRPr="00A71B49" w:rsidRDefault="009147F4" w:rsidP="00583F17">
            <w:pPr>
              <w:rPr>
                <w:b/>
              </w:rPr>
            </w:pPr>
            <w:r w:rsidRPr="00A71B49">
              <w:rPr>
                <w:b/>
              </w:rPr>
              <w:t>Begäran</w:t>
            </w:r>
          </w:p>
        </w:tc>
        <w:tc>
          <w:tcPr>
            <w:tcW w:w="1134" w:type="dxa"/>
          </w:tcPr>
          <w:p w14:paraId="5420A896" w14:textId="77777777" w:rsidR="009147F4" w:rsidRPr="008771B1" w:rsidRDefault="009147F4" w:rsidP="00583F17"/>
        </w:tc>
        <w:tc>
          <w:tcPr>
            <w:tcW w:w="3827" w:type="dxa"/>
          </w:tcPr>
          <w:p w14:paraId="03F06AA6" w14:textId="77777777" w:rsidR="009147F4" w:rsidRPr="008771B1" w:rsidRDefault="009147F4" w:rsidP="00583F17"/>
        </w:tc>
        <w:tc>
          <w:tcPr>
            <w:tcW w:w="567" w:type="dxa"/>
          </w:tcPr>
          <w:p w14:paraId="393801DA" w14:textId="77777777" w:rsidR="009147F4" w:rsidRPr="008771B1" w:rsidRDefault="009147F4" w:rsidP="00583F17"/>
        </w:tc>
        <w:tc>
          <w:tcPr>
            <w:tcW w:w="1134" w:type="dxa"/>
          </w:tcPr>
          <w:p w14:paraId="34ABCDBB" w14:textId="77777777" w:rsidR="009147F4" w:rsidRPr="008771B1" w:rsidRDefault="009147F4" w:rsidP="00583F17"/>
        </w:tc>
      </w:tr>
      <w:tr w:rsidR="009147F4" w:rsidRPr="00D10D9E" w14:paraId="36B270FC" w14:textId="77777777" w:rsidTr="00583F17">
        <w:tc>
          <w:tcPr>
            <w:tcW w:w="2518" w:type="dxa"/>
          </w:tcPr>
          <w:p w14:paraId="2BD69292" w14:textId="77777777" w:rsidR="009147F4" w:rsidRPr="00D528FA" w:rsidRDefault="009147F4" w:rsidP="00583F17">
            <w:r w:rsidRPr="00F57263">
              <w:t>requestOutcome</w:t>
            </w:r>
          </w:p>
        </w:tc>
        <w:tc>
          <w:tcPr>
            <w:tcW w:w="1134" w:type="dxa"/>
          </w:tcPr>
          <w:p w14:paraId="61C1C6D3" w14:textId="77777777" w:rsidR="009147F4" w:rsidRDefault="009147F4" w:rsidP="00583F17">
            <w:r w:rsidRPr="00F57263">
              <w:t>requestOutcome</w:t>
            </w:r>
            <w:r>
              <w:t>Type</w:t>
            </w:r>
          </w:p>
        </w:tc>
        <w:tc>
          <w:tcPr>
            <w:tcW w:w="3827" w:type="dxa"/>
          </w:tcPr>
          <w:p w14:paraId="61F57A0C" w14:textId="77777777" w:rsidR="009147F4" w:rsidRDefault="009147F4" w:rsidP="00583F17">
            <w:pPr>
              <w:rPr>
                <w:rFonts w:eastAsia="Times New Roman"/>
                <w:szCs w:val="20"/>
              </w:rPr>
            </w:pPr>
          </w:p>
        </w:tc>
        <w:tc>
          <w:tcPr>
            <w:tcW w:w="567" w:type="dxa"/>
          </w:tcPr>
          <w:p w14:paraId="2157FFB2" w14:textId="77777777" w:rsidR="009147F4" w:rsidRDefault="009147F4" w:rsidP="00583F17"/>
        </w:tc>
        <w:tc>
          <w:tcPr>
            <w:tcW w:w="1134" w:type="dxa"/>
          </w:tcPr>
          <w:p w14:paraId="47F90144" w14:textId="77777777" w:rsidR="009147F4" w:rsidRDefault="009147F4" w:rsidP="00583F17">
            <w:pPr>
              <w:widowControl w:val="0"/>
              <w:autoSpaceDE w:val="0"/>
              <w:autoSpaceDN w:val="0"/>
              <w:adjustRightInd w:val="0"/>
              <w:rPr>
                <w:rFonts w:eastAsia="Times New Roman"/>
                <w:szCs w:val="20"/>
                <w:lang w:val="en-US"/>
              </w:rPr>
            </w:pPr>
          </w:p>
        </w:tc>
      </w:tr>
      <w:tr w:rsidR="009147F4" w:rsidRPr="00D10D9E" w14:paraId="0031CF9B" w14:textId="77777777" w:rsidTr="00583F17">
        <w:tc>
          <w:tcPr>
            <w:tcW w:w="2518" w:type="dxa"/>
          </w:tcPr>
          <w:p w14:paraId="76A540DF" w14:textId="77777777" w:rsidR="009147F4" w:rsidRPr="00D528FA" w:rsidRDefault="009147F4" w:rsidP="00583F17">
            <w:r w:rsidRPr="00F57263">
              <w:t>requestOutcome</w:t>
            </w:r>
            <w:r>
              <w:t>.</w:t>
            </w:r>
            <w:r w:rsidRPr="00D528FA">
              <w:t>requestId</w:t>
            </w:r>
          </w:p>
        </w:tc>
        <w:tc>
          <w:tcPr>
            <w:tcW w:w="1134" w:type="dxa"/>
          </w:tcPr>
          <w:p w14:paraId="3CB6963C" w14:textId="77777777" w:rsidR="009147F4" w:rsidRPr="000E6EAF" w:rsidRDefault="009147F4" w:rsidP="00583F17">
            <w:r>
              <w:t>requestIdType</w:t>
            </w:r>
          </w:p>
        </w:tc>
        <w:tc>
          <w:tcPr>
            <w:tcW w:w="3827" w:type="dxa"/>
          </w:tcPr>
          <w:p w14:paraId="43AE52F0" w14:textId="77777777" w:rsidR="009147F4" w:rsidRPr="00B73569" w:rsidRDefault="009147F4" w:rsidP="00583F17">
            <w:r>
              <w:rPr>
                <w:rFonts w:eastAsia="Times New Roman"/>
                <w:szCs w:val="20"/>
              </w:rPr>
              <w:t>Den ursprungliga remissens remiss-id</w:t>
            </w:r>
          </w:p>
          <w:p w14:paraId="11B0A48C" w14:textId="77777777" w:rsidR="009147F4" w:rsidRPr="000E6EAF" w:rsidRDefault="009147F4" w:rsidP="00583F17"/>
        </w:tc>
        <w:tc>
          <w:tcPr>
            <w:tcW w:w="567" w:type="dxa"/>
          </w:tcPr>
          <w:p w14:paraId="40A53CCA" w14:textId="77777777" w:rsidR="009147F4" w:rsidRPr="00A804FF" w:rsidRDefault="009147F4" w:rsidP="00583F17">
            <w:r>
              <w:t>1</w:t>
            </w:r>
            <w:proofErr w:type="gramStart"/>
            <w:r>
              <w:t>..</w:t>
            </w:r>
            <w:proofErr w:type="gramEnd"/>
            <w:r>
              <w:t>1</w:t>
            </w:r>
          </w:p>
        </w:tc>
        <w:tc>
          <w:tcPr>
            <w:tcW w:w="1134" w:type="dxa"/>
          </w:tcPr>
          <w:p w14:paraId="1E19F87D" w14:textId="77777777" w:rsidR="009147F4" w:rsidRDefault="009147F4" w:rsidP="00583F17">
            <w:pPr>
              <w:widowControl w:val="0"/>
              <w:autoSpaceDE w:val="0"/>
              <w:autoSpaceDN w:val="0"/>
              <w:adjustRightInd w:val="0"/>
              <w:rPr>
                <w:rFonts w:eastAsia="Times New Roman"/>
                <w:szCs w:val="20"/>
                <w:lang w:val="en-US"/>
              </w:rPr>
            </w:pPr>
            <w:r>
              <w:rPr>
                <w:rFonts w:eastAsia="Times New Roman"/>
                <w:szCs w:val="20"/>
                <w:lang w:val="en-US"/>
              </w:rPr>
              <w:t>(.*)#(.*)</w:t>
            </w:r>
          </w:p>
          <w:p w14:paraId="655E847C" w14:textId="77777777" w:rsidR="009147F4" w:rsidRDefault="009147F4" w:rsidP="00583F17">
            <w:pPr>
              <w:widowControl w:val="0"/>
              <w:autoSpaceDE w:val="0"/>
              <w:autoSpaceDN w:val="0"/>
              <w:adjustRightInd w:val="0"/>
              <w:rPr>
                <w:rFonts w:eastAsia="Times New Roman"/>
                <w:szCs w:val="20"/>
                <w:lang w:val="en-US"/>
              </w:rPr>
            </w:pPr>
          </w:p>
          <w:p w14:paraId="760D8846" w14:textId="77777777" w:rsidR="009147F4" w:rsidRDefault="009147F4" w:rsidP="00583F17">
            <w:r>
              <w:rPr>
                <w:rFonts w:eastAsia="Times New Roman"/>
                <w:szCs w:val="20"/>
                <w:lang w:val="en-US"/>
              </w:rPr>
              <w:t>Maxlängd 256</w:t>
            </w:r>
          </w:p>
        </w:tc>
      </w:tr>
      <w:tr w:rsidR="009147F4" w:rsidRPr="00D10D9E" w14:paraId="155AECB5" w14:textId="77777777" w:rsidTr="00583F17">
        <w:tc>
          <w:tcPr>
            <w:tcW w:w="2518" w:type="dxa"/>
          </w:tcPr>
          <w:p w14:paraId="11F62FA0" w14:textId="77777777" w:rsidR="009147F4" w:rsidRPr="00D528FA" w:rsidRDefault="009147F4" w:rsidP="00583F17">
            <w:r w:rsidRPr="00F57263">
              <w:t>requestOutcome</w:t>
            </w:r>
            <w:r>
              <w:t>.</w:t>
            </w:r>
            <w:r w:rsidRPr="00D528FA">
              <w:t>request</w:t>
            </w:r>
            <w:r>
              <w:t>Outcome</w:t>
            </w:r>
            <w:r w:rsidRPr="00D528FA">
              <w:t>Id</w:t>
            </w:r>
          </w:p>
        </w:tc>
        <w:tc>
          <w:tcPr>
            <w:tcW w:w="1134" w:type="dxa"/>
          </w:tcPr>
          <w:p w14:paraId="2C8DB716" w14:textId="77777777" w:rsidR="009147F4" w:rsidRPr="000E6EAF" w:rsidRDefault="009147F4" w:rsidP="00583F17">
            <w:r>
              <w:t>requestIdType</w:t>
            </w:r>
          </w:p>
        </w:tc>
        <w:tc>
          <w:tcPr>
            <w:tcW w:w="3827" w:type="dxa"/>
          </w:tcPr>
          <w:p w14:paraId="53B5A468" w14:textId="77777777" w:rsidR="009147F4" w:rsidRPr="00C9234D" w:rsidRDefault="009147F4" w:rsidP="00583F17">
            <w:pPr>
              <w:rPr>
                <w:rFonts w:eastAsia="Times New Roman"/>
                <w:szCs w:val="20"/>
              </w:rPr>
            </w:pPr>
            <w:r w:rsidRPr="00C9234D">
              <w:rPr>
                <w:rFonts w:eastAsia="Times New Roman"/>
                <w:szCs w:val="20"/>
              </w:rPr>
              <w:t>Källsystem-Id(HSA-ID)#lokalt-id</w:t>
            </w:r>
          </w:p>
          <w:p w14:paraId="7A711EE4" w14:textId="77777777" w:rsidR="009147F4" w:rsidRPr="00DD3984" w:rsidRDefault="009147F4" w:rsidP="00583F17">
            <w:pPr>
              <w:rPr>
                <w:rFonts w:eastAsia="Times New Roman"/>
                <w:szCs w:val="20"/>
              </w:rPr>
            </w:pPr>
          </w:p>
          <w:p w14:paraId="60BB0D5B" w14:textId="77777777" w:rsidR="009147F4" w:rsidRPr="00B73569" w:rsidRDefault="009147F4" w:rsidP="00583F17">
            <w:r>
              <w:rPr>
                <w:rFonts w:eastAsia="Times New Roman"/>
                <w:szCs w:val="20"/>
                <w:lang w:val="en-US"/>
              </w:rPr>
              <w:t xml:space="preserve">Exempel: </w:t>
            </w:r>
            <w:r>
              <w:rPr>
                <w:rFonts w:eastAsia="Times New Roman"/>
                <w:szCs w:val="20"/>
              </w:rPr>
              <w:t>SE16</w:t>
            </w:r>
            <w:r w:rsidRPr="003E6793">
              <w:rPr>
                <w:rFonts w:eastAsia="Times New Roman"/>
                <w:szCs w:val="20"/>
              </w:rPr>
              <w:t>2321000</w:t>
            </w:r>
            <w:r>
              <w:rPr>
                <w:rFonts w:eastAsia="Times New Roman"/>
                <w:szCs w:val="20"/>
              </w:rPr>
              <w:t>451</w:t>
            </w:r>
            <w:r w:rsidRPr="003E6793">
              <w:rPr>
                <w:rFonts w:eastAsia="Times New Roman"/>
                <w:szCs w:val="20"/>
              </w:rPr>
              <w:t>-0001</w:t>
            </w:r>
            <w:r>
              <w:rPr>
                <w:rFonts w:eastAsia="Times New Roman"/>
                <w:szCs w:val="20"/>
              </w:rPr>
              <w:t>#456</w:t>
            </w:r>
          </w:p>
          <w:p w14:paraId="02FC5812" w14:textId="77777777" w:rsidR="009147F4" w:rsidRPr="000E6EAF" w:rsidRDefault="009147F4" w:rsidP="00583F17"/>
        </w:tc>
        <w:tc>
          <w:tcPr>
            <w:tcW w:w="567" w:type="dxa"/>
          </w:tcPr>
          <w:p w14:paraId="25CB4F41" w14:textId="77777777" w:rsidR="009147F4" w:rsidRPr="00A804FF" w:rsidRDefault="009147F4" w:rsidP="00583F17">
            <w:r>
              <w:t>1</w:t>
            </w:r>
            <w:proofErr w:type="gramStart"/>
            <w:r>
              <w:t>..</w:t>
            </w:r>
            <w:proofErr w:type="gramEnd"/>
            <w:r>
              <w:t>1</w:t>
            </w:r>
          </w:p>
        </w:tc>
        <w:tc>
          <w:tcPr>
            <w:tcW w:w="1134" w:type="dxa"/>
          </w:tcPr>
          <w:p w14:paraId="03AC4A9C" w14:textId="77777777" w:rsidR="009147F4" w:rsidRDefault="009147F4" w:rsidP="00583F17">
            <w:pPr>
              <w:widowControl w:val="0"/>
              <w:autoSpaceDE w:val="0"/>
              <w:autoSpaceDN w:val="0"/>
              <w:adjustRightInd w:val="0"/>
              <w:rPr>
                <w:rFonts w:eastAsia="Times New Roman"/>
                <w:szCs w:val="20"/>
                <w:lang w:val="en-US"/>
              </w:rPr>
            </w:pPr>
            <w:r>
              <w:rPr>
                <w:rFonts w:eastAsia="Times New Roman"/>
                <w:szCs w:val="20"/>
                <w:lang w:val="en-US"/>
              </w:rPr>
              <w:t>(.*)#(.*)</w:t>
            </w:r>
          </w:p>
          <w:p w14:paraId="03B6EC90" w14:textId="77777777" w:rsidR="009147F4" w:rsidRDefault="009147F4" w:rsidP="00583F17">
            <w:pPr>
              <w:widowControl w:val="0"/>
              <w:autoSpaceDE w:val="0"/>
              <w:autoSpaceDN w:val="0"/>
              <w:adjustRightInd w:val="0"/>
              <w:rPr>
                <w:rFonts w:eastAsia="Times New Roman"/>
                <w:szCs w:val="20"/>
                <w:lang w:val="en-US"/>
              </w:rPr>
            </w:pPr>
          </w:p>
          <w:p w14:paraId="1B9DF208" w14:textId="77777777" w:rsidR="009147F4" w:rsidRDefault="009147F4" w:rsidP="00583F17">
            <w:r>
              <w:rPr>
                <w:rFonts w:eastAsia="Times New Roman"/>
                <w:szCs w:val="20"/>
                <w:lang w:val="en-US"/>
              </w:rPr>
              <w:t>Maxlängd 256</w:t>
            </w:r>
          </w:p>
        </w:tc>
      </w:tr>
      <w:tr w:rsidR="009147F4" w:rsidRPr="00D10D9E" w14:paraId="22919C13" w14:textId="77777777" w:rsidTr="00583F17">
        <w:tc>
          <w:tcPr>
            <w:tcW w:w="2518" w:type="dxa"/>
          </w:tcPr>
          <w:p w14:paraId="5C37A063" w14:textId="77777777" w:rsidR="009147F4" w:rsidRPr="00D528FA" w:rsidRDefault="009147F4" w:rsidP="00583F17">
            <w:r w:rsidRPr="00F57263">
              <w:t>requestOutcome</w:t>
            </w:r>
            <w:r>
              <w:t>.</w:t>
            </w:r>
            <w:r w:rsidRPr="00D528FA">
              <w:t>typeOfRequest</w:t>
            </w:r>
            <w:r>
              <w:t>Outcome</w:t>
            </w:r>
          </w:p>
        </w:tc>
        <w:tc>
          <w:tcPr>
            <w:tcW w:w="1134" w:type="dxa"/>
          </w:tcPr>
          <w:p w14:paraId="5D10DE7D" w14:textId="77777777" w:rsidR="009147F4" w:rsidRDefault="009147F4" w:rsidP="00583F17">
            <w:r w:rsidRPr="00096699">
              <w:rPr>
                <w:lang w:val="en-US"/>
              </w:rPr>
              <w:t>codeRequestOutcomeType</w:t>
            </w:r>
          </w:p>
        </w:tc>
        <w:tc>
          <w:tcPr>
            <w:tcW w:w="3827" w:type="dxa"/>
          </w:tcPr>
          <w:p w14:paraId="6B344A28" w14:textId="77777777" w:rsidR="009147F4" w:rsidRPr="000E6EAF" w:rsidRDefault="009147F4" w:rsidP="00583F17">
            <w:r>
              <w:t>Anger typen av remissvar. Det giltiga värdet är SVA (Svar)</w:t>
            </w:r>
          </w:p>
        </w:tc>
        <w:tc>
          <w:tcPr>
            <w:tcW w:w="567" w:type="dxa"/>
          </w:tcPr>
          <w:p w14:paraId="500DDE2F" w14:textId="77777777" w:rsidR="009147F4" w:rsidRDefault="009147F4" w:rsidP="00583F17">
            <w:r>
              <w:t>1</w:t>
            </w:r>
            <w:proofErr w:type="gramStart"/>
            <w:r>
              <w:t>..</w:t>
            </w:r>
            <w:proofErr w:type="gramEnd"/>
            <w:r>
              <w:t>1</w:t>
            </w:r>
          </w:p>
        </w:tc>
        <w:tc>
          <w:tcPr>
            <w:tcW w:w="1134" w:type="dxa"/>
          </w:tcPr>
          <w:p w14:paraId="3F11A271" w14:textId="77777777" w:rsidR="009147F4" w:rsidRDefault="009147F4" w:rsidP="00583F17">
            <w:r>
              <w:rPr>
                <w:rFonts w:eastAsia="Times New Roman"/>
                <w:szCs w:val="20"/>
                <w:lang w:val="en-US"/>
              </w:rPr>
              <w:t>codes:codeRequestOutcomeType</w:t>
            </w:r>
          </w:p>
        </w:tc>
      </w:tr>
      <w:tr w:rsidR="009147F4" w:rsidRPr="00D10D9E" w14:paraId="7078E274" w14:textId="77777777" w:rsidTr="00583F17">
        <w:tc>
          <w:tcPr>
            <w:tcW w:w="2518" w:type="dxa"/>
          </w:tcPr>
          <w:p w14:paraId="471D4245" w14:textId="77777777" w:rsidR="009147F4" w:rsidRPr="00D528FA" w:rsidRDefault="009147F4" w:rsidP="00583F17">
            <w:pPr>
              <w:rPr>
                <w:lang w:val="en-US"/>
              </w:rPr>
            </w:pPr>
            <w:r w:rsidRPr="00F57263">
              <w:lastRenderedPageBreak/>
              <w:t>requestOutcome</w:t>
            </w:r>
            <w:r>
              <w:t>.</w:t>
            </w:r>
            <w:r>
              <w:rPr>
                <w:lang w:val="en-US"/>
              </w:rPr>
              <w:t>requestV</w:t>
            </w:r>
            <w:r w:rsidRPr="00D528FA">
              <w:rPr>
                <w:lang w:val="en-US"/>
              </w:rPr>
              <w:t>ersionNumber</w:t>
            </w:r>
          </w:p>
        </w:tc>
        <w:tc>
          <w:tcPr>
            <w:tcW w:w="1134" w:type="dxa"/>
          </w:tcPr>
          <w:p w14:paraId="488421D7" w14:textId="77777777" w:rsidR="009147F4" w:rsidRDefault="009147F4" w:rsidP="00583F17">
            <w:pPr>
              <w:rPr>
                <w:lang w:val="en-US"/>
              </w:rPr>
            </w:pPr>
            <w:r w:rsidRPr="009F51C9">
              <w:rPr>
                <w:lang w:val="en-US"/>
              </w:rPr>
              <w:t>VersionNumberType</w:t>
            </w:r>
          </w:p>
        </w:tc>
        <w:tc>
          <w:tcPr>
            <w:tcW w:w="3827" w:type="dxa"/>
          </w:tcPr>
          <w:p w14:paraId="71BA3611" w14:textId="7FA05A6F" w:rsidR="009147F4" w:rsidRDefault="006E6B18" w:rsidP="00583F17">
            <w:pPr>
              <w:tabs>
                <w:tab w:val="left" w:pos="3338"/>
              </w:tabs>
            </w:pPr>
            <w:r>
              <w:t>R</w:t>
            </w:r>
            <w:r w:rsidR="009147F4">
              <w:t>emissens versionsnummer.</w:t>
            </w:r>
          </w:p>
          <w:p w14:paraId="732A60E0" w14:textId="77777777" w:rsidR="006E6B18" w:rsidRDefault="006E6B18" w:rsidP="006E6B18">
            <w:pPr>
              <w:tabs>
                <w:tab w:val="left" w:pos="3338"/>
              </w:tabs>
            </w:pPr>
          </w:p>
          <w:p w14:paraId="0FB92D01" w14:textId="77777777" w:rsidR="006E6B18" w:rsidRDefault="006E6B18" w:rsidP="006E6B18">
            <w:pPr>
              <w:tabs>
                <w:tab w:val="left" w:pos="3338"/>
              </w:tabs>
            </w:pPr>
            <w:r w:rsidRPr="004C01B0">
              <w:t>Version sta</w:t>
            </w:r>
            <w:r>
              <w:t>r</w:t>
            </w:r>
            <w:r w:rsidRPr="004C01B0">
              <w:t>tar alltid på 1 och räknas sekventiellt upp för varje ny version</w:t>
            </w:r>
            <w:r>
              <w:t>.</w:t>
            </w:r>
          </w:p>
          <w:p w14:paraId="4E003862" w14:textId="77777777" w:rsidR="006E6B18" w:rsidRDefault="006E6B18" w:rsidP="006E6B18">
            <w:pPr>
              <w:tabs>
                <w:tab w:val="left" w:pos="3338"/>
              </w:tabs>
            </w:pPr>
          </w:p>
          <w:p w14:paraId="797FEA34" w14:textId="77777777" w:rsidR="006E6B18" w:rsidRDefault="006E6B18" w:rsidP="006E6B18">
            <w:r>
              <w:t>Denna räknas upp vid:</w:t>
            </w:r>
          </w:p>
          <w:p w14:paraId="1013079B" w14:textId="3B48CE98" w:rsidR="006E6B18" w:rsidRPr="000E6EAF" w:rsidRDefault="006E6B18" w:rsidP="006E6B18">
            <w:pPr>
              <w:tabs>
                <w:tab w:val="left" w:pos="3338"/>
              </w:tabs>
            </w:pPr>
            <w:r w:rsidRPr="000B4FE4">
              <w:br/>
              <w:t>Ändrad remiss</w:t>
            </w:r>
            <w:r w:rsidRPr="000B4FE4">
              <w:br/>
              <w:t>Vidareskickad remiss</w:t>
            </w:r>
            <w:r w:rsidRPr="000B4FE4">
              <w:br/>
              <w:t>Ändrat betalningsansvar</w:t>
            </w:r>
          </w:p>
        </w:tc>
        <w:tc>
          <w:tcPr>
            <w:tcW w:w="567" w:type="dxa"/>
          </w:tcPr>
          <w:p w14:paraId="45177843" w14:textId="77777777" w:rsidR="009147F4" w:rsidRDefault="009147F4" w:rsidP="00583F17">
            <w:r>
              <w:t>1</w:t>
            </w:r>
            <w:proofErr w:type="gramStart"/>
            <w:r>
              <w:t>..</w:t>
            </w:r>
            <w:proofErr w:type="gramEnd"/>
            <w:r>
              <w:t>1</w:t>
            </w:r>
          </w:p>
        </w:tc>
        <w:tc>
          <w:tcPr>
            <w:tcW w:w="1134" w:type="dxa"/>
          </w:tcPr>
          <w:p w14:paraId="306D6999" w14:textId="77777777" w:rsidR="009147F4" w:rsidRDefault="009147F4" w:rsidP="00583F17">
            <w:r w:rsidRPr="00DD3984">
              <w:rPr>
                <w:rFonts w:eastAsia="Times New Roman"/>
                <w:szCs w:val="20"/>
              </w:rPr>
              <w:t>(0*[1-9]+|[1-9])\d*</w:t>
            </w:r>
          </w:p>
        </w:tc>
      </w:tr>
      <w:tr w:rsidR="004C5050" w:rsidRPr="00D10D9E" w14:paraId="3D02A907" w14:textId="77777777" w:rsidTr="00583F17">
        <w:tc>
          <w:tcPr>
            <w:tcW w:w="2518" w:type="dxa"/>
          </w:tcPr>
          <w:p w14:paraId="18EF4B9F" w14:textId="7AB06F56" w:rsidR="004C5050" w:rsidRPr="00F57263" w:rsidRDefault="004C5050" w:rsidP="00583F17">
            <w:r w:rsidRPr="00F57263">
              <w:t>requestOutcome</w:t>
            </w:r>
            <w:r w:rsidRPr="00A36430">
              <w:t>.patient.personId</w:t>
            </w:r>
          </w:p>
        </w:tc>
        <w:tc>
          <w:tcPr>
            <w:tcW w:w="1134" w:type="dxa"/>
          </w:tcPr>
          <w:p w14:paraId="2F34BFA5" w14:textId="4E4C50E2" w:rsidR="004C5050" w:rsidRDefault="004C5050" w:rsidP="00583F17">
            <w:r w:rsidRPr="004C5050">
              <w:rPr>
                <w:lang w:val="en-US"/>
              </w:rPr>
              <w:t>SimplePatientType</w:t>
            </w:r>
          </w:p>
        </w:tc>
        <w:tc>
          <w:tcPr>
            <w:tcW w:w="3827" w:type="dxa"/>
          </w:tcPr>
          <w:p w14:paraId="15A8EF37" w14:textId="77777777" w:rsidR="004C5050" w:rsidRDefault="004C5050" w:rsidP="00583F17">
            <w:pPr>
              <w:tabs>
                <w:tab w:val="left" w:pos="3338"/>
              </w:tabs>
            </w:pPr>
          </w:p>
        </w:tc>
        <w:tc>
          <w:tcPr>
            <w:tcW w:w="567" w:type="dxa"/>
          </w:tcPr>
          <w:p w14:paraId="0CEDD565" w14:textId="60C7BBCD" w:rsidR="004C5050" w:rsidRDefault="004C5050" w:rsidP="00583F17">
            <w:r w:rsidRPr="00A36430">
              <w:t>1</w:t>
            </w:r>
            <w:proofErr w:type="gramStart"/>
            <w:r w:rsidRPr="00A36430">
              <w:t>..</w:t>
            </w:r>
            <w:proofErr w:type="gramEnd"/>
            <w:r w:rsidRPr="00A36430">
              <w:t>1</w:t>
            </w:r>
          </w:p>
        </w:tc>
        <w:tc>
          <w:tcPr>
            <w:tcW w:w="1134" w:type="dxa"/>
          </w:tcPr>
          <w:p w14:paraId="1B2030F3" w14:textId="77777777" w:rsidR="004C5050" w:rsidRPr="00DD3984" w:rsidRDefault="004C5050" w:rsidP="00583F17"/>
        </w:tc>
      </w:tr>
      <w:tr w:rsidR="004C5050" w:rsidRPr="00D10D9E" w14:paraId="72D7FF3F" w14:textId="77777777" w:rsidTr="00583F17">
        <w:tc>
          <w:tcPr>
            <w:tcW w:w="2518" w:type="dxa"/>
          </w:tcPr>
          <w:p w14:paraId="1980A19D" w14:textId="3013C338" w:rsidR="004C5050" w:rsidRPr="00A36430" w:rsidRDefault="004C5050" w:rsidP="00583F17">
            <w:r w:rsidRPr="00F57263">
              <w:t>requestOutcome</w:t>
            </w:r>
            <w:r w:rsidRPr="004C5050">
              <w:t>.patient.personId</w:t>
            </w:r>
          </w:p>
        </w:tc>
        <w:tc>
          <w:tcPr>
            <w:tcW w:w="1134" w:type="dxa"/>
          </w:tcPr>
          <w:p w14:paraId="76C4BE2D" w14:textId="73362425" w:rsidR="004C5050" w:rsidRPr="004C5050" w:rsidRDefault="004C5050" w:rsidP="00583F17">
            <w:r w:rsidRPr="004C5050">
              <w:t>PersonIdType</w:t>
            </w:r>
          </w:p>
        </w:tc>
        <w:tc>
          <w:tcPr>
            <w:tcW w:w="3827" w:type="dxa"/>
          </w:tcPr>
          <w:p w14:paraId="74C0C2C0" w14:textId="77777777" w:rsidR="004C5050" w:rsidRPr="00A36430" w:rsidRDefault="004C5050" w:rsidP="00583F17">
            <w:pPr>
              <w:tabs>
                <w:tab w:val="left" w:pos="3338"/>
              </w:tabs>
            </w:pPr>
          </w:p>
        </w:tc>
        <w:tc>
          <w:tcPr>
            <w:tcW w:w="567" w:type="dxa"/>
          </w:tcPr>
          <w:p w14:paraId="21FC2A13" w14:textId="7F15A675" w:rsidR="004C5050" w:rsidRPr="00A36430" w:rsidRDefault="004C5050" w:rsidP="00583F17">
            <w:r w:rsidRPr="004C5050">
              <w:t>1</w:t>
            </w:r>
            <w:proofErr w:type="gramStart"/>
            <w:r w:rsidRPr="004C5050">
              <w:t>..</w:t>
            </w:r>
            <w:proofErr w:type="gramEnd"/>
            <w:r w:rsidRPr="004C5050">
              <w:t>1</w:t>
            </w:r>
          </w:p>
        </w:tc>
        <w:tc>
          <w:tcPr>
            <w:tcW w:w="1134" w:type="dxa"/>
          </w:tcPr>
          <w:p w14:paraId="61E6EB26" w14:textId="77777777" w:rsidR="004C5050" w:rsidRPr="00A36430" w:rsidRDefault="004C5050" w:rsidP="00583F17"/>
        </w:tc>
      </w:tr>
      <w:tr w:rsidR="004C5050" w:rsidRPr="00D10D9E" w14:paraId="59BF32BB" w14:textId="77777777" w:rsidTr="00583F17">
        <w:tc>
          <w:tcPr>
            <w:tcW w:w="2518" w:type="dxa"/>
          </w:tcPr>
          <w:p w14:paraId="2705E851" w14:textId="6C945C94" w:rsidR="004C5050" w:rsidRPr="00F57263" w:rsidRDefault="004C5050" w:rsidP="00583F17">
            <w:r w:rsidRPr="00F57263">
              <w:t>requestOutcome</w:t>
            </w:r>
            <w:r w:rsidRPr="00A36430">
              <w:t>.patient.personId.extention</w:t>
            </w:r>
          </w:p>
        </w:tc>
        <w:tc>
          <w:tcPr>
            <w:tcW w:w="1134" w:type="dxa"/>
          </w:tcPr>
          <w:p w14:paraId="28AE3D40" w14:textId="6A8D73CF" w:rsidR="004C5050" w:rsidRDefault="004C5050" w:rsidP="00583F17">
            <w:r w:rsidRPr="00A36430">
              <w:rPr>
                <w:lang w:val="en-US"/>
              </w:rPr>
              <w:t>String</w:t>
            </w:r>
          </w:p>
        </w:tc>
        <w:tc>
          <w:tcPr>
            <w:tcW w:w="3827" w:type="dxa"/>
          </w:tcPr>
          <w:p w14:paraId="3F708137" w14:textId="69D1A6F8" w:rsidR="004C5050" w:rsidRDefault="004C5050" w:rsidP="00E80489">
            <w:pPr>
              <w:tabs>
                <w:tab w:val="left" w:pos="3338"/>
              </w:tabs>
            </w:pPr>
            <w:r w:rsidRPr="00A36430">
              <w:t>Patientens identitet i form av personnummer</w:t>
            </w:r>
            <w:r w:rsidR="00E80489">
              <w:t xml:space="preserve"> eller</w:t>
            </w:r>
            <w:r w:rsidRPr="00A36430">
              <w:t xml:space="preserve"> nationellt samordningsnummer.</w:t>
            </w:r>
          </w:p>
        </w:tc>
        <w:tc>
          <w:tcPr>
            <w:tcW w:w="567" w:type="dxa"/>
          </w:tcPr>
          <w:p w14:paraId="5A19E0F6" w14:textId="61B837AC" w:rsidR="004C5050" w:rsidRDefault="004C5050" w:rsidP="00583F17">
            <w:r w:rsidRPr="00A36430">
              <w:t>1</w:t>
            </w:r>
            <w:proofErr w:type="gramStart"/>
            <w:r w:rsidRPr="00A36430">
              <w:t>..</w:t>
            </w:r>
            <w:proofErr w:type="gramEnd"/>
            <w:r w:rsidRPr="00A36430">
              <w:t>1</w:t>
            </w:r>
          </w:p>
        </w:tc>
        <w:tc>
          <w:tcPr>
            <w:tcW w:w="1134" w:type="dxa"/>
          </w:tcPr>
          <w:p w14:paraId="2DD8303C" w14:textId="733CB446" w:rsidR="004C5050" w:rsidRPr="00DD3984" w:rsidRDefault="004C5050" w:rsidP="00583F17">
            <w:r w:rsidRPr="00A36430">
              <w:t>[0-9]{8}[0-9pPtTfF][0-9]{3}</w:t>
            </w:r>
          </w:p>
        </w:tc>
      </w:tr>
      <w:tr w:rsidR="004C5050" w:rsidRPr="00D10D9E" w14:paraId="0CE36451" w14:textId="77777777" w:rsidTr="00583F17">
        <w:tc>
          <w:tcPr>
            <w:tcW w:w="2518" w:type="dxa"/>
          </w:tcPr>
          <w:p w14:paraId="400D75F6" w14:textId="1C2F3AE2" w:rsidR="004C5050" w:rsidRPr="00F57263" w:rsidRDefault="004C5050" w:rsidP="00583F17">
            <w:r w:rsidRPr="00F57263">
              <w:t>requestOutcome</w:t>
            </w:r>
            <w:r w:rsidRPr="00A36430">
              <w:t>.patient.personId.root</w:t>
            </w:r>
          </w:p>
        </w:tc>
        <w:tc>
          <w:tcPr>
            <w:tcW w:w="1134" w:type="dxa"/>
          </w:tcPr>
          <w:p w14:paraId="5F73356F" w14:textId="029B85B6" w:rsidR="004C5050" w:rsidRDefault="004C5050" w:rsidP="00583F17">
            <w:r w:rsidRPr="00A36430">
              <w:rPr>
                <w:lang w:val="en-US"/>
              </w:rPr>
              <w:t>String</w:t>
            </w:r>
          </w:p>
        </w:tc>
        <w:tc>
          <w:tcPr>
            <w:tcW w:w="3827" w:type="dxa"/>
          </w:tcPr>
          <w:p w14:paraId="23654FB1" w14:textId="77777777" w:rsidR="004C5050" w:rsidRPr="00A36430" w:rsidRDefault="004C5050" w:rsidP="00462E4F">
            <w:r w:rsidRPr="00A36430">
              <w:t>Patientens identitetstyp enligt:</w:t>
            </w:r>
          </w:p>
          <w:p w14:paraId="00AEF21A" w14:textId="77777777" w:rsidR="004C5050" w:rsidRPr="00A36430" w:rsidRDefault="004C5050" w:rsidP="00462E4F"/>
          <w:p w14:paraId="528A8DC9" w14:textId="77777777" w:rsidR="004C5050" w:rsidRPr="00A36430" w:rsidRDefault="004C5050" w:rsidP="00462E4F">
            <w:r w:rsidRPr="00A36430">
              <w:t>Giltiga värden är:</w:t>
            </w:r>
          </w:p>
          <w:p w14:paraId="286E36A8" w14:textId="77777777" w:rsidR="004C5050" w:rsidRPr="00A36430" w:rsidRDefault="004C5050" w:rsidP="00462E4F">
            <w:r w:rsidRPr="00A36430">
              <w:t>1.2.752.129.2.1.3.1 = Personnummer</w:t>
            </w:r>
          </w:p>
          <w:p w14:paraId="273399C8" w14:textId="77777777" w:rsidR="004C5050" w:rsidRPr="00A36430" w:rsidRDefault="004C5050" w:rsidP="00462E4F"/>
          <w:p w14:paraId="61D5BFB6" w14:textId="019F63D4" w:rsidR="004C5050" w:rsidRDefault="004C5050" w:rsidP="00583F17">
            <w:pPr>
              <w:tabs>
                <w:tab w:val="left" w:pos="3338"/>
              </w:tabs>
            </w:pPr>
            <w:r w:rsidRPr="00A36430">
              <w:t>1.2.752.129.2.1.3.3 = Nationellt samordningsnummer</w:t>
            </w:r>
          </w:p>
        </w:tc>
        <w:tc>
          <w:tcPr>
            <w:tcW w:w="567" w:type="dxa"/>
          </w:tcPr>
          <w:p w14:paraId="60288188" w14:textId="5AC56B25" w:rsidR="004C5050" w:rsidRDefault="004C5050" w:rsidP="00583F17">
            <w:r w:rsidRPr="00A36430">
              <w:t>1</w:t>
            </w:r>
            <w:proofErr w:type="gramStart"/>
            <w:r w:rsidRPr="00A36430">
              <w:t>..</w:t>
            </w:r>
            <w:proofErr w:type="gramEnd"/>
            <w:r w:rsidRPr="00A36430">
              <w:t>1</w:t>
            </w:r>
          </w:p>
        </w:tc>
        <w:tc>
          <w:tcPr>
            <w:tcW w:w="1134" w:type="dxa"/>
          </w:tcPr>
          <w:p w14:paraId="0CFE2523" w14:textId="77777777" w:rsidR="004C5050" w:rsidRPr="00DD3984" w:rsidRDefault="004C5050" w:rsidP="00583F17"/>
        </w:tc>
      </w:tr>
      <w:tr w:rsidR="004C5050" w:rsidRPr="00D10D9E" w14:paraId="6721FA48" w14:textId="77777777" w:rsidTr="00583F17">
        <w:tc>
          <w:tcPr>
            <w:tcW w:w="2518" w:type="dxa"/>
          </w:tcPr>
          <w:p w14:paraId="794BCA58" w14:textId="2DF522D6" w:rsidR="004C5050" w:rsidRPr="00F57263" w:rsidRDefault="004C5050" w:rsidP="00583F17">
            <w:r w:rsidRPr="00F57263">
              <w:t>requestOutcome</w:t>
            </w:r>
            <w:r w:rsidRPr="00A36430">
              <w:t>.patient.name</w:t>
            </w:r>
          </w:p>
        </w:tc>
        <w:tc>
          <w:tcPr>
            <w:tcW w:w="1134" w:type="dxa"/>
          </w:tcPr>
          <w:p w14:paraId="6B9E9145" w14:textId="07372A9D" w:rsidR="004C5050" w:rsidRDefault="004C5050" w:rsidP="00583F17">
            <w:r w:rsidRPr="00A36430">
              <w:rPr>
                <w:lang w:val="en-US"/>
              </w:rPr>
              <w:t>String</w:t>
            </w:r>
          </w:p>
        </w:tc>
        <w:tc>
          <w:tcPr>
            <w:tcW w:w="3827" w:type="dxa"/>
          </w:tcPr>
          <w:p w14:paraId="6A6A7983" w14:textId="77777777" w:rsidR="004C5050" w:rsidRPr="00A36430" w:rsidRDefault="004C5050" w:rsidP="00462E4F">
            <w:r w:rsidRPr="00A36430">
              <w:t>Alla personnamn skrivs sammanslaget enligt formatet " Mellannamn Efternamn,</w:t>
            </w:r>
            <w:r w:rsidRPr="00A36430" w:rsidDel="00FF3F03">
              <w:t xml:space="preserve"> </w:t>
            </w:r>
            <w:r w:rsidRPr="00A36430">
              <w:t>förnamn". Om flera namn av samma typ förekommer ska dessa separeras med mellanslag.</w:t>
            </w:r>
          </w:p>
          <w:p w14:paraId="3D37F549" w14:textId="11C48470" w:rsidR="004C5050" w:rsidRDefault="004C5050" w:rsidP="00583F17">
            <w:pPr>
              <w:tabs>
                <w:tab w:val="left" w:pos="3338"/>
              </w:tabs>
            </w:pPr>
            <w:r w:rsidRPr="00A36430">
              <w:t>Implementationer rekommenderas att i första hand slå upp denna information från den källa till personinformation som normalt används. Detta namn är i första hand till för teknisk loggning och spårbarhet.</w:t>
            </w:r>
          </w:p>
        </w:tc>
        <w:tc>
          <w:tcPr>
            <w:tcW w:w="567" w:type="dxa"/>
          </w:tcPr>
          <w:p w14:paraId="26C9B6AE" w14:textId="3B197B1A" w:rsidR="004C5050" w:rsidRDefault="004C5050" w:rsidP="00583F17">
            <w:r w:rsidRPr="00A36430">
              <w:t>0</w:t>
            </w:r>
            <w:proofErr w:type="gramStart"/>
            <w:r w:rsidRPr="00A36430">
              <w:t>..</w:t>
            </w:r>
            <w:proofErr w:type="gramEnd"/>
            <w:r w:rsidRPr="00A36430">
              <w:t>1</w:t>
            </w:r>
          </w:p>
        </w:tc>
        <w:tc>
          <w:tcPr>
            <w:tcW w:w="1134" w:type="dxa"/>
          </w:tcPr>
          <w:p w14:paraId="5B947A0C" w14:textId="77777777" w:rsidR="004C5050" w:rsidRPr="00A36430" w:rsidRDefault="004C5050" w:rsidP="00462E4F">
            <w:r w:rsidRPr="00A36430">
              <w:t>Maxlängd 216</w:t>
            </w:r>
          </w:p>
          <w:p w14:paraId="2371FDCA" w14:textId="77777777" w:rsidR="004C5050" w:rsidRPr="00DD3984" w:rsidRDefault="004C5050" w:rsidP="00583F17"/>
        </w:tc>
      </w:tr>
      <w:tr w:rsidR="004C5050" w:rsidRPr="00D10D9E" w14:paraId="30181224" w14:textId="77777777" w:rsidTr="00583F17">
        <w:tc>
          <w:tcPr>
            <w:tcW w:w="2518" w:type="dxa"/>
          </w:tcPr>
          <w:p w14:paraId="68946E1B" w14:textId="77777777" w:rsidR="004C5050" w:rsidRPr="00DD3984" w:rsidRDefault="004C5050" w:rsidP="00583F17">
            <w:r w:rsidRPr="00F57263">
              <w:t>requestOutcome</w:t>
            </w:r>
            <w:r>
              <w:t>.requestOutcomeTime</w:t>
            </w:r>
          </w:p>
        </w:tc>
        <w:tc>
          <w:tcPr>
            <w:tcW w:w="1134" w:type="dxa"/>
          </w:tcPr>
          <w:p w14:paraId="2150E64A" w14:textId="77777777" w:rsidR="004C5050" w:rsidRDefault="004C5050" w:rsidP="00583F17">
            <w:r>
              <w:t>TimeStampType</w:t>
            </w:r>
          </w:p>
        </w:tc>
        <w:tc>
          <w:tcPr>
            <w:tcW w:w="3827" w:type="dxa"/>
          </w:tcPr>
          <w:p w14:paraId="379F6E9D" w14:textId="77777777" w:rsidR="004C5050" w:rsidRDefault="004C5050" w:rsidP="00583F17">
            <w:pPr>
              <w:tabs>
                <w:tab w:val="left" w:pos="3338"/>
              </w:tabs>
            </w:pPr>
            <w:r>
              <w:t>Svarets skapelsetidpunkt.</w:t>
            </w:r>
          </w:p>
          <w:p w14:paraId="7A634CAE" w14:textId="77777777" w:rsidR="004C5050" w:rsidRPr="004C01B0" w:rsidRDefault="004C5050" w:rsidP="00583F17">
            <w:pPr>
              <w:tabs>
                <w:tab w:val="left" w:pos="3338"/>
              </w:tabs>
            </w:pPr>
            <w:r>
              <w:t>Den tidpunkt då remissbesvararen skickar svaret.</w:t>
            </w:r>
          </w:p>
        </w:tc>
        <w:tc>
          <w:tcPr>
            <w:tcW w:w="567" w:type="dxa"/>
          </w:tcPr>
          <w:p w14:paraId="4E81B2A2" w14:textId="77777777" w:rsidR="004C5050" w:rsidRDefault="004C5050" w:rsidP="00583F17">
            <w:r>
              <w:t>1</w:t>
            </w:r>
            <w:proofErr w:type="gramStart"/>
            <w:r>
              <w:t>..</w:t>
            </w:r>
            <w:proofErr w:type="gramEnd"/>
            <w:r>
              <w:t>1</w:t>
            </w:r>
          </w:p>
        </w:tc>
        <w:tc>
          <w:tcPr>
            <w:tcW w:w="1134" w:type="dxa"/>
          </w:tcPr>
          <w:p w14:paraId="60AEE1C4" w14:textId="77777777" w:rsidR="004C5050" w:rsidRDefault="004C5050" w:rsidP="00583F17">
            <w:r w:rsidRPr="00DD3984">
              <w:t>SSÅÅMMDDttmmss</w:t>
            </w:r>
          </w:p>
        </w:tc>
      </w:tr>
      <w:tr w:rsidR="004C5050" w:rsidRPr="008643A7" w14:paraId="392F793E" w14:textId="77777777" w:rsidTr="00583F17">
        <w:tc>
          <w:tcPr>
            <w:tcW w:w="2518" w:type="dxa"/>
            <w:tcBorders>
              <w:top w:val="single" w:sz="4" w:space="0" w:color="auto"/>
              <w:left w:val="single" w:sz="4" w:space="0" w:color="auto"/>
              <w:bottom w:val="single" w:sz="4" w:space="0" w:color="auto"/>
              <w:right w:val="single" w:sz="4" w:space="0" w:color="auto"/>
            </w:tcBorders>
          </w:tcPr>
          <w:p w14:paraId="267CC52C" w14:textId="77777777" w:rsidR="004C5050" w:rsidRPr="002E6EF1" w:rsidRDefault="004C5050" w:rsidP="00583F17">
            <w:r w:rsidRPr="002E6EF1">
              <w:t>requestOutcome.respondi</w:t>
            </w:r>
            <w:r w:rsidRPr="002E6EF1">
              <w:lastRenderedPageBreak/>
              <w:t>ngOrganisation</w:t>
            </w:r>
          </w:p>
        </w:tc>
        <w:tc>
          <w:tcPr>
            <w:tcW w:w="1134" w:type="dxa"/>
            <w:tcBorders>
              <w:top w:val="single" w:sz="4" w:space="0" w:color="auto"/>
              <w:left w:val="single" w:sz="4" w:space="0" w:color="auto"/>
              <w:bottom w:val="single" w:sz="4" w:space="0" w:color="auto"/>
              <w:right w:val="single" w:sz="4" w:space="0" w:color="auto"/>
            </w:tcBorders>
          </w:tcPr>
          <w:p w14:paraId="1BA4F783" w14:textId="77777777" w:rsidR="004C5050" w:rsidRPr="002E6EF1" w:rsidRDefault="004C5050" w:rsidP="00583F17">
            <w:pPr>
              <w:rPr>
                <w:lang w:val="en-US"/>
              </w:rPr>
            </w:pPr>
            <w:r w:rsidRPr="002E6EF1">
              <w:rPr>
                <w:lang w:val="en-US"/>
              </w:rPr>
              <w:lastRenderedPageBreak/>
              <w:t>FullOrgan</w:t>
            </w:r>
            <w:r w:rsidRPr="002E6EF1">
              <w:rPr>
                <w:lang w:val="en-US"/>
              </w:rPr>
              <w:lastRenderedPageBreak/>
              <w:t>isationType</w:t>
            </w:r>
          </w:p>
        </w:tc>
        <w:tc>
          <w:tcPr>
            <w:tcW w:w="3827" w:type="dxa"/>
            <w:tcBorders>
              <w:top w:val="single" w:sz="4" w:space="0" w:color="auto"/>
              <w:left w:val="single" w:sz="4" w:space="0" w:color="auto"/>
              <w:bottom w:val="single" w:sz="4" w:space="0" w:color="auto"/>
              <w:right w:val="single" w:sz="4" w:space="0" w:color="auto"/>
            </w:tcBorders>
          </w:tcPr>
          <w:p w14:paraId="22B81DDB" w14:textId="77777777" w:rsidR="004C5050" w:rsidRPr="002E6EF1" w:rsidRDefault="004C5050" w:rsidP="00583F17">
            <w:r w:rsidRPr="002E6EF1">
              <w:lastRenderedPageBreak/>
              <w:t xml:space="preserve">Den enhet som har producerat svaret. </w:t>
            </w:r>
            <w:r w:rsidRPr="002E6EF1">
              <w:lastRenderedPageBreak/>
              <w:t xml:space="preserve">Detta kan skilja sig från den enhet som remittenten angav som remissmottagande enhet på grund av tekniska eller organisatoriska anledningar. Exempelvis kan det ske en systemintern ”vidareskickning” till en specifik enhet från en central remissmottagning utan att detta </w:t>
            </w:r>
            <w:proofErr w:type="gramStart"/>
            <w:r w:rsidRPr="002E6EF1">
              <w:t>notifieras</w:t>
            </w:r>
            <w:proofErr w:type="gramEnd"/>
            <w:r w:rsidRPr="002E6EF1">
              <w:t xml:space="preserve"> till remittenten.</w:t>
            </w:r>
          </w:p>
        </w:tc>
        <w:tc>
          <w:tcPr>
            <w:tcW w:w="567" w:type="dxa"/>
            <w:tcBorders>
              <w:top w:val="single" w:sz="4" w:space="0" w:color="auto"/>
              <w:left w:val="single" w:sz="4" w:space="0" w:color="auto"/>
              <w:bottom w:val="single" w:sz="4" w:space="0" w:color="auto"/>
              <w:right w:val="single" w:sz="4" w:space="0" w:color="auto"/>
            </w:tcBorders>
          </w:tcPr>
          <w:p w14:paraId="0C5E160E" w14:textId="77777777" w:rsidR="004C5050" w:rsidRDefault="004C5050" w:rsidP="00583F17">
            <w:r>
              <w:lastRenderedPageBreak/>
              <w:t>1</w:t>
            </w:r>
            <w:proofErr w:type="gramStart"/>
            <w:r>
              <w:t>..</w:t>
            </w:r>
            <w:proofErr w:type="gramEnd"/>
            <w:r>
              <w:t>1</w:t>
            </w:r>
          </w:p>
        </w:tc>
        <w:tc>
          <w:tcPr>
            <w:tcW w:w="1134" w:type="dxa"/>
            <w:tcBorders>
              <w:top w:val="single" w:sz="4" w:space="0" w:color="auto"/>
              <w:left w:val="single" w:sz="4" w:space="0" w:color="auto"/>
              <w:bottom w:val="single" w:sz="4" w:space="0" w:color="auto"/>
              <w:right w:val="single" w:sz="4" w:space="0" w:color="auto"/>
            </w:tcBorders>
          </w:tcPr>
          <w:p w14:paraId="1080D31B" w14:textId="77777777" w:rsidR="004C5050" w:rsidRDefault="004C5050" w:rsidP="00583F17"/>
        </w:tc>
      </w:tr>
      <w:tr w:rsidR="004C5050" w:rsidRPr="00D10D9E" w14:paraId="2CE0269F" w14:textId="77777777" w:rsidTr="00583F17">
        <w:tc>
          <w:tcPr>
            <w:tcW w:w="2518" w:type="dxa"/>
          </w:tcPr>
          <w:p w14:paraId="6D4B0F78" w14:textId="77777777" w:rsidR="004C5050" w:rsidRPr="0086079F" w:rsidRDefault="004C5050" w:rsidP="00583F17">
            <w:r w:rsidRPr="002E6EF1">
              <w:lastRenderedPageBreak/>
              <w:t>requestOutcome.responding</w:t>
            </w:r>
            <w:r>
              <w:t>Organisation</w:t>
            </w:r>
            <w:r w:rsidRPr="002E6EF1">
              <w:t>.careUnitId</w:t>
            </w:r>
          </w:p>
        </w:tc>
        <w:tc>
          <w:tcPr>
            <w:tcW w:w="1134" w:type="dxa"/>
          </w:tcPr>
          <w:p w14:paraId="739D6786" w14:textId="77777777" w:rsidR="004C5050" w:rsidRDefault="004C5050" w:rsidP="00583F17">
            <w:pPr>
              <w:rPr>
                <w:lang w:val="en-US"/>
              </w:rPr>
            </w:pPr>
            <w:r>
              <w:t>HsaIdType</w:t>
            </w:r>
          </w:p>
        </w:tc>
        <w:tc>
          <w:tcPr>
            <w:tcW w:w="3827" w:type="dxa"/>
          </w:tcPr>
          <w:p w14:paraId="78998679" w14:textId="77777777" w:rsidR="004C5050" w:rsidRPr="00981AA1" w:rsidRDefault="004C5050" w:rsidP="00583F17">
            <w:r>
              <w:t xml:space="preserve">HSA-id för remissbesvarande enhet. </w:t>
            </w:r>
          </w:p>
        </w:tc>
        <w:tc>
          <w:tcPr>
            <w:tcW w:w="567" w:type="dxa"/>
          </w:tcPr>
          <w:p w14:paraId="34C8C778" w14:textId="77777777" w:rsidR="004C5050" w:rsidRDefault="004C5050" w:rsidP="00583F17">
            <w:r>
              <w:t>1</w:t>
            </w:r>
            <w:proofErr w:type="gramStart"/>
            <w:r w:rsidRPr="00FE7692">
              <w:t>..</w:t>
            </w:r>
            <w:proofErr w:type="gramEnd"/>
            <w:r w:rsidRPr="00FE7692">
              <w:t>1</w:t>
            </w:r>
          </w:p>
        </w:tc>
        <w:tc>
          <w:tcPr>
            <w:tcW w:w="1134" w:type="dxa"/>
          </w:tcPr>
          <w:p w14:paraId="159915A5" w14:textId="77777777" w:rsidR="004C5050" w:rsidRDefault="004C5050" w:rsidP="00583F17">
            <w:r>
              <w:t>Maxlängd 64 tecken</w:t>
            </w:r>
          </w:p>
        </w:tc>
      </w:tr>
      <w:tr w:rsidR="004C5050" w:rsidRPr="00D10D9E" w14:paraId="14773C7A" w14:textId="77777777" w:rsidTr="00583F17">
        <w:tc>
          <w:tcPr>
            <w:tcW w:w="2518" w:type="dxa"/>
          </w:tcPr>
          <w:p w14:paraId="2E3666C6" w14:textId="77777777" w:rsidR="004C5050" w:rsidRPr="0086079F" w:rsidRDefault="004C5050" w:rsidP="00583F17">
            <w:r w:rsidRPr="002E6EF1">
              <w:t>requestOutcome.responding</w:t>
            </w:r>
            <w:r>
              <w:t>Organisation</w:t>
            </w:r>
            <w:r w:rsidRPr="002E6EF1">
              <w:t>.careUnitName</w:t>
            </w:r>
          </w:p>
        </w:tc>
        <w:tc>
          <w:tcPr>
            <w:tcW w:w="1134" w:type="dxa"/>
          </w:tcPr>
          <w:p w14:paraId="78117891" w14:textId="77777777" w:rsidR="004C5050" w:rsidRDefault="004C5050" w:rsidP="00583F17">
            <w:pPr>
              <w:rPr>
                <w:lang w:val="en-US"/>
              </w:rPr>
            </w:pPr>
            <w:r>
              <w:t>String</w:t>
            </w:r>
          </w:p>
        </w:tc>
        <w:tc>
          <w:tcPr>
            <w:tcW w:w="3827" w:type="dxa"/>
          </w:tcPr>
          <w:p w14:paraId="514B4D2F" w14:textId="77777777" w:rsidR="004C5050" w:rsidRPr="00981AA1" w:rsidRDefault="004C5050" w:rsidP="00583F17">
            <w:r>
              <w:t>Namn på enhet.</w:t>
            </w:r>
          </w:p>
        </w:tc>
        <w:tc>
          <w:tcPr>
            <w:tcW w:w="567" w:type="dxa"/>
          </w:tcPr>
          <w:p w14:paraId="50DCDD50" w14:textId="77777777" w:rsidR="004C5050" w:rsidRDefault="004C5050" w:rsidP="00583F17">
            <w:r w:rsidRPr="00FE7692">
              <w:t>0</w:t>
            </w:r>
            <w:proofErr w:type="gramStart"/>
            <w:r w:rsidRPr="00FE7692">
              <w:t>..</w:t>
            </w:r>
            <w:proofErr w:type="gramEnd"/>
            <w:r w:rsidRPr="00FE7692">
              <w:t>1</w:t>
            </w:r>
          </w:p>
        </w:tc>
        <w:tc>
          <w:tcPr>
            <w:tcW w:w="1134" w:type="dxa"/>
          </w:tcPr>
          <w:p w14:paraId="44232CB7" w14:textId="77777777" w:rsidR="004C5050" w:rsidRDefault="004C5050" w:rsidP="00583F17">
            <w:r>
              <w:t>Maxlängd 64 tecken</w:t>
            </w:r>
          </w:p>
        </w:tc>
      </w:tr>
      <w:tr w:rsidR="004C5050" w:rsidRPr="00D10D9E" w14:paraId="3A2F6A23" w14:textId="77777777" w:rsidTr="00583F17">
        <w:tc>
          <w:tcPr>
            <w:tcW w:w="2518" w:type="dxa"/>
          </w:tcPr>
          <w:p w14:paraId="3D57DF8C" w14:textId="77777777" w:rsidR="004C5050" w:rsidRPr="0086079F" w:rsidRDefault="004C5050" w:rsidP="00583F17">
            <w:r w:rsidRPr="002E6EF1">
              <w:t>requestOutcome.responding</w:t>
            </w:r>
            <w:r>
              <w:t>Organisation</w:t>
            </w:r>
            <w:r w:rsidRPr="002E6EF1">
              <w:t>.careUnitTelephone</w:t>
            </w:r>
          </w:p>
        </w:tc>
        <w:tc>
          <w:tcPr>
            <w:tcW w:w="1134" w:type="dxa"/>
          </w:tcPr>
          <w:p w14:paraId="6F27E5C8" w14:textId="77777777" w:rsidR="004C5050" w:rsidRDefault="004C5050" w:rsidP="00583F17">
            <w:pPr>
              <w:rPr>
                <w:lang w:val="en-US"/>
              </w:rPr>
            </w:pPr>
            <w:r>
              <w:t>String</w:t>
            </w:r>
          </w:p>
        </w:tc>
        <w:tc>
          <w:tcPr>
            <w:tcW w:w="3827" w:type="dxa"/>
          </w:tcPr>
          <w:p w14:paraId="68A72762" w14:textId="77777777" w:rsidR="004C5050" w:rsidRPr="00981AA1" w:rsidRDefault="004C5050" w:rsidP="00583F17">
            <w:r>
              <w:t>Telefon till enhet.</w:t>
            </w:r>
          </w:p>
        </w:tc>
        <w:tc>
          <w:tcPr>
            <w:tcW w:w="567" w:type="dxa"/>
          </w:tcPr>
          <w:p w14:paraId="6F9ED302" w14:textId="77777777" w:rsidR="004C5050" w:rsidRDefault="004C5050" w:rsidP="00583F17">
            <w:r w:rsidRPr="00FE7692">
              <w:t>0</w:t>
            </w:r>
            <w:proofErr w:type="gramStart"/>
            <w:r w:rsidRPr="00FE7692">
              <w:t>..</w:t>
            </w:r>
            <w:proofErr w:type="gramEnd"/>
            <w:r w:rsidRPr="00FE7692">
              <w:t>1</w:t>
            </w:r>
          </w:p>
        </w:tc>
        <w:tc>
          <w:tcPr>
            <w:tcW w:w="1134" w:type="dxa"/>
          </w:tcPr>
          <w:p w14:paraId="3B11EFF5" w14:textId="77777777" w:rsidR="004C5050" w:rsidRDefault="004C5050" w:rsidP="00583F17"/>
        </w:tc>
      </w:tr>
      <w:tr w:rsidR="004C5050" w:rsidRPr="00D10D9E" w14:paraId="3D9D352F" w14:textId="77777777" w:rsidTr="00583F17">
        <w:tc>
          <w:tcPr>
            <w:tcW w:w="2518" w:type="dxa"/>
          </w:tcPr>
          <w:p w14:paraId="48079C47" w14:textId="77777777" w:rsidR="004C5050" w:rsidRPr="0086079F" w:rsidRDefault="004C5050" w:rsidP="00583F17">
            <w:r w:rsidRPr="002E6EF1">
              <w:t>requestOutcome.responding</w:t>
            </w:r>
            <w:r>
              <w:t>Organisation</w:t>
            </w:r>
            <w:r w:rsidRPr="002E6EF1">
              <w:t>.careUnitEmail</w:t>
            </w:r>
          </w:p>
        </w:tc>
        <w:tc>
          <w:tcPr>
            <w:tcW w:w="1134" w:type="dxa"/>
          </w:tcPr>
          <w:p w14:paraId="67032848" w14:textId="77777777" w:rsidR="004C5050" w:rsidRDefault="004C5050" w:rsidP="00583F17">
            <w:pPr>
              <w:rPr>
                <w:lang w:val="en-US"/>
              </w:rPr>
            </w:pPr>
            <w:r>
              <w:t>String</w:t>
            </w:r>
          </w:p>
        </w:tc>
        <w:tc>
          <w:tcPr>
            <w:tcW w:w="3827" w:type="dxa"/>
          </w:tcPr>
          <w:p w14:paraId="7F2D3FD9" w14:textId="77777777" w:rsidR="004C5050" w:rsidRPr="00981AA1" w:rsidRDefault="004C5050" w:rsidP="00583F17">
            <w:r>
              <w:t>E-post till enhet.</w:t>
            </w:r>
          </w:p>
        </w:tc>
        <w:tc>
          <w:tcPr>
            <w:tcW w:w="567" w:type="dxa"/>
          </w:tcPr>
          <w:p w14:paraId="05F7650B" w14:textId="77777777" w:rsidR="004C5050" w:rsidRDefault="004C5050" w:rsidP="00583F17">
            <w:r w:rsidRPr="00FE7692">
              <w:t>0</w:t>
            </w:r>
            <w:proofErr w:type="gramStart"/>
            <w:r w:rsidRPr="00FE7692">
              <w:t>..</w:t>
            </w:r>
            <w:proofErr w:type="gramEnd"/>
            <w:r w:rsidRPr="00FE7692">
              <w:t>1</w:t>
            </w:r>
          </w:p>
        </w:tc>
        <w:tc>
          <w:tcPr>
            <w:tcW w:w="1134" w:type="dxa"/>
          </w:tcPr>
          <w:p w14:paraId="7EEBF830" w14:textId="77777777" w:rsidR="004C5050" w:rsidRDefault="004C5050" w:rsidP="00583F17"/>
        </w:tc>
      </w:tr>
      <w:tr w:rsidR="004C5050" w:rsidRPr="00D10D9E" w14:paraId="3DE414E8" w14:textId="77777777" w:rsidTr="00583F17">
        <w:tc>
          <w:tcPr>
            <w:tcW w:w="2518" w:type="dxa"/>
          </w:tcPr>
          <w:p w14:paraId="530E2DB4" w14:textId="77777777" w:rsidR="004C5050" w:rsidRPr="0086079F" w:rsidRDefault="004C5050" w:rsidP="00583F17">
            <w:r w:rsidRPr="002E6EF1">
              <w:t>requestOutcome.responding</w:t>
            </w:r>
            <w:r>
              <w:t>Organisation</w:t>
            </w:r>
            <w:r w:rsidRPr="002E6EF1">
              <w:t>.careUnitAddress</w:t>
            </w:r>
          </w:p>
        </w:tc>
        <w:tc>
          <w:tcPr>
            <w:tcW w:w="1134" w:type="dxa"/>
          </w:tcPr>
          <w:p w14:paraId="61FC463A" w14:textId="77777777" w:rsidR="004C5050" w:rsidRDefault="004C5050" w:rsidP="00583F17">
            <w:pPr>
              <w:rPr>
                <w:lang w:val="en-US"/>
              </w:rPr>
            </w:pPr>
            <w:r>
              <w:t>String</w:t>
            </w:r>
          </w:p>
        </w:tc>
        <w:tc>
          <w:tcPr>
            <w:tcW w:w="3827" w:type="dxa"/>
          </w:tcPr>
          <w:p w14:paraId="261F183B" w14:textId="77777777" w:rsidR="004C5050" w:rsidRPr="00981AA1" w:rsidRDefault="004C5050" w:rsidP="00583F17">
            <w:r>
              <w:t>Adress till enhet.</w:t>
            </w:r>
          </w:p>
        </w:tc>
        <w:tc>
          <w:tcPr>
            <w:tcW w:w="567" w:type="dxa"/>
          </w:tcPr>
          <w:p w14:paraId="11F15E43" w14:textId="77777777" w:rsidR="004C5050" w:rsidRDefault="004C5050" w:rsidP="00583F17">
            <w:r w:rsidRPr="00FE7692">
              <w:t>0</w:t>
            </w:r>
            <w:proofErr w:type="gramStart"/>
            <w:r w:rsidRPr="00FE7692">
              <w:t>..</w:t>
            </w:r>
            <w:proofErr w:type="gramEnd"/>
            <w:r w:rsidRPr="00FE7692">
              <w:t>1</w:t>
            </w:r>
          </w:p>
        </w:tc>
        <w:tc>
          <w:tcPr>
            <w:tcW w:w="1134" w:type="dxa"/>
          </w:tcPr>
          <w:p w14:paraId="73B9E71C" w14:textId="77777777" w:rsidR="004C5050" w:rsidRDefault="004C5050" w:rsidP="00583F17"/>
        </w:tc>
      </w:tr>
      <w:tr w:rsidR="004C5050" w:rsidRPr="00D10D9E" w14:paraId="035AA548" w14:textId="77777777" w:rsidTr="00583F17">
        <w:tc>
          <w:tcPr>
            <w:tcW w:w="2518" w:type="dxa"/>
          </w:tcPr>
          <w:p w14:paraId="7202EC4F" w14:textId="77777777" w:rsidR="004C5050" w:rsidRPr="0086079F" w:rsidRDefault="004C5050" w:rsidP="00583F17">
            <w:r w:rsidRPr="002E6EF1">
              <w:t>requestOutcome.responding</w:t>
            </w:r>
            <w:r>
              <w:t>Organisation</w:t>
            </w:r>
            <w:r w:rsidRPr="002E6EF1">
              <w:t>.careUnitLocation</w:t>
            </w:r>
          </w:p>
        </w:tc>
        <w:tc>
          <w:tcPr>
            <w:tcW w:w="1134" w:type="dxa"/>
          </w:tcPr>
          <w:p w14:paraId="75307F58" w14:textId="77777777" w:rsidR="004C5050" w:rsidRDefault="004C5050" w:rsidP="00583F17">
            <w:pPr>
              <w:rPr>
                <w:lang w:val="en-US"/>
              </w:rPr>
            </w:pPr>
            <w:r>
              <w:t>String</w:t>
            </w:r>
          </w:p>
        </w:tc>
        <w:tc>
          <w:tcPr>
            <w:tcW w:w="3827" w:type="dxa"/>
          </w:tcPr>
          <w:p w14:paraId="60923B7E" w14:textId="77777777" w:rsidR="004C5050" w:rsidRPr="00981AA1" w:rsidRDefault="004C5050" w:rsidP="00583F17">
            <w:r>
              <w:t>Text som anger namnet på plats eller ort för enhetens eller funktionens fysiska placering.</w:t>
            </w:r>
          </w:p>
        </w:tc>
        <w:tc>
          <w:tcPr>
            <w:tcW w:w="567" w:type="dxa"/>
          </w:tcPr>
          <w:p w14:paraId="65013999" w14:textId="77777777" w:rsidR="004C5050" w:rsidRDefault="004C5050" w:rsidP="00583F17">
            <w:r w:rsidRPr="00FE7692">
              <w:t>0</w:t>
            </w:r>
            <w:proofErr w:type="gramStart"/>
            <w:r w:rsidRPr="00FE7692">
              <w:t>..</w:t>
            </w:r>
            <w:proofErr w:type="gramEnd"/>
            <w:r w:rsidRPr="00FE7692">
              <w:t>1</w:t>
            </w:r>
          </w:p>
        </w:tc>
        <w:tc>
          <w:tcPr>
            <w:tcW w:w="1134" w:type="dxa"/>
          </w:tcPr>
          <w:p w14:paraId="7B0B80D7" w14:textId="77777777" w:rsidR="004C5050" w:rsidRDefault="004C5050" w:rsidP="00583F17"/>
        </w:tc>
      </w:tr>
      <w:tr w:rsidR="004C5050" w:rsidRPr="00D10D9E" w14:paraId="4CF90C70" w14:textId="77777777" w:rsidTr="00583F17">
        <w:tc>
          <w:tcPr>
            <w:tcW w:w="2518" w:type="dxa"/>
          </w:tcPr>
          <w:p w14:paraId="6F48DA92" w14:textId="77777777" w:rsidR="004C5050" w:rsidRPr="00D528FA" w:rsidRDefault="004C5050" w:rsidP="00583F17">
            <w:pPr>
              <w:rPr>
                <w:lang w:val="en-US"/>
              </w:rPr>
            </w:pPr>
            <w:r w:rsidRPr="00F57263">
              <w:t>requestOutcome</w:t>
            </w:r>
            <w:r>
              <w:t>.</w:t>
            </w:r>
            <w:r w:rsidRPr="00D2017D">
              <w:rPr>
                <w:lang w:val="en-US"/>
              </w:rPr>
              <w:t>author</w:t>
            </w:r>
            <w:r>
              <w:rPr>
                <w:lang w:val="en-US"/>
              </w:rPr>
              <w:t>.healthcareProfessional</w:t>
            </w:r>
          </w:p>
        </w:tc>
        <w:tc>
          <w:tcPr>
            <w:tcW w:w="1134" w:type="dxa"/>
          </w:tcPr>
          <w:p w14:paraId="58F60262" w14:textId="77777777" w:rsidR="004C5050" w:rsidRDefault="004C5050" w:rsidP="00583F17">
            <w:pPr>
              <w:rPr>
                <w:lang w:val="en-US"/>
              </w:rPr>
            </w:pPr>
            <w:r>
              <w:rPr>
                <w:lang w:val="en-US"/>
              </w:rPr>
              <w:t>HealthcareProfessionalType</w:t>
            </w:r>
          </w:p>
        </w:tc>
        <w:tc>
          <w:tcPr>
            <w:tcW w:w="3827" w:type="dxa"/>
          </w:tcPr>
          <w:p w14:paraId="70C64071" w14:textId="77777777" w:rsidR="004C5050" w:rsidRPr="000E6EAF" w:rsidRDefault="004C5050" w:rsidP="00583F17"/>
        </w:tc>
        <w:tc>
          <w:tcPr>
            <w:tcW w:w="567" w:type="dxa"/>
          </w:tcPr>
          <w:p w14:paraId="00A31CE6" w14:textId="77777777" w:rsidR="004C5050" w:rsidRDefault="004C5050" w:rsidP="00583F17">
            <w:r>
              <w:t>1</w:t>
            </w:r>
            <w:proofErr w:type="gramStart"/>
            <w:r>
              <w:t>..</w:t>
            </w:r>
            <w:proofErr w:type="gramEnd"/>
            <w:r>
              <w:t>1</w:t>
            </w:r>
          </w:p>
        </w:tc>
        <w:tc>
          <w:tcPr>
            <w:tcW w:w="1134" w:type="dxa"/>
          </w:tcPr>
          <w:p w14:paraId="0C986220" w14:textId="77777777" w:rsidR="004C5050" w:rsidRDefault="004C5050" w:rsidP="00583F17"/>
        </w:tc>
      </w:tr>
      <w:tr w:rsidR="004C5050" w:rsidRPr="00D10D9E" w14:paraId="02FC4B82" w14:textId="77777777" w:rsidTr="00583F17">
        <w:tc>
          <w:tcPr>
            <w:tcW w:w="2518" w:type="dxa"/>
          </w:tcPr>
          <w:p w14:paraId="095F0D7A" w14:textId="77777777" w:rsidR="004C5050" w:rsidRDefault="004C5050" w:rsidP="00583F17">
            <w:pPr>
              <w:rPr>
                <w:lang w:val="en-US"/>
              </w:rPr>
            </w:pPr>
            <w:r w:rsidRPr="00F57263">
              <w:t>requestOutcome</w:t>
            </w:r>
            <w:r>
              <w:t>.</w:t>
            </w:r>
            <w:r w:rsidRPr="00D2017D">
              <w:rPr>
                <w:lang w:val="en-US"/>
              </w:rPr>
              <w:t>author</w:t>
            </w:r>
            <w:r>
              <w:rPr>
                <w:lang w:val="en-US"/>
              </w:rPr>
              <w:t>.healthcareProfessional.id</w:t>
            </w:r>
          </w:p>
        </w:tc>
        <w:tc>
          <w:tcPr>
            <w:tcW w:w="1134" w:type="dxa"/>
          </w:tcPr>
          <w:p w14:paraId="1E94C8F4" w14:textId="77777777" w:rsidR="004C5050" w:rsidRDefault="004C5050" w:rsidP="00583F17">
            <w:pPr>
              <w:rPr>
                <w:lang w:val="en-US"/>
              </w:rPr>
            </w:pPr>
            <w:r>
              <w:rPr>
                <w:lang w:val="en-US"/>
              </w:rPr>
              <w:t>HsaIdType</w:t>
            </w:r>
          </w:p>
        </w:tc>
        <w:tc>
          <w:tcPr>
            <w:tcW w:w="3827" w:type="dxa"/>
          </w:tcPr>
          <w:p w14:paraId="4CEE04FE" w14:textId="5C7D31EC" w:rsidR="004C5050" w:rsidRPr="000E6EAF" w:rsidRDefault="004C5050" w:rsidP="00583F17">
            <w:r>
              <w:t>HSA</w:t>
            </w:r>
            <w:r w:rsidR="005461F3">
              <w:t>-</w:t>
            </w:r>
            <w:r>
              <w:t>id för remissbesvarare</w:t>
            </w:r>
          </w:p>
        </w:tc>
        <w:tc>
          <w:tcPr>
            <w:tcW w:w="567" w:type="dxa"/>
          </w:tcPr>
          <w:p w14:paraId="624261A2" w14:textId="77777777" w:rsidR="004C5050" w:rsidRDefault="004C5050" w:rsidP="00583F17">
            <w:r>
              <w:t>0</w:t>
            </w:r>
            <w:proofErr w:type="gramStart"/>
            <w:r>
              <w:t>..</w:t>
            </w:r>
            <w:proofErr w:type="gramEnd"/>
            <w:r>
              <w:t>1</w:t>
            </w:r>
          </w:p>
        </w:tc>
        <w:tc>
          <w:tcPr>
            <w:tcW w:w="1134" w:type="dxa"/>
          </w:tcPr>
          <w:p w14:paraId="27A86A21" w14:textId="77777777" w:rsidR="004C5050" w:rsidRDefault="004C5050" w:rsidP="00583F17">
            <w:r>
              <w:t>Maxlängd 64 tecken</w:t>
            </w:r>
          </w:p>
        </w:tc>
      </w:tr>
      <w:tr w:rsidR="004C5050" w:rsidRPr="00D10D9E" w14:paraId="61D7CB68" w14:textId="77777777" w:rsidTr="00583F17">
        <w:tc>
          <w:tcPr>
            <w:tcW w:w="2518" w:type="dxa"/>
          </w:tcPr>
          <w:p w14:paraId="23E973B3" w14:textId="77777777" w:rsidR="004C5050" w:rsidRDefault="004C5050" w:rsidP="00583F17">
            <w:pPr>
              <w:rPr>
                <w:lang w:val="en-US"/>
              </w:rPr>
            </w:pPr>
            <w:r w:rsidRPr="00F57263">
              <w:t>requestOutcome</w:t>
            </w:r>
            <w:r>
              <w:t>.</w:t>
            </w:r>
            <w:r w:rsidRPr="00D2017D">
              <w:rPr>
                <w:lang w:val="en-US"/>
              </w:rPr>
              <w:t>author</w:t>
            </w:r>
            <w:r>
              <w:rPr>
                <w:lang w:val="en-US"/>
              </w:rPr>
              <w:t>.healthcareProfessional.name</w:t>
            </w:r>
          </w:p>
        </w:tc>
        <w:tc>
          <w:tcPr>
            <w:tcW w:w="1134" w:type="dxa"/>
          </w:tcPr>
          <w:p w14:paraId="4E0859B8" w14:textId="77777777" w:rsidR="004C5050" w:rsidRDefault="004C5050" w:rsidP="00583F17">
            <w:pPr>
              <w:rPr>
                <w:lang w:val="en-US"/>
              </w:rPr>
            </w:pPr>
            <w:r>
              <w:rPr>
                <w:lang w:val="en-US"/>
              </w:rPr>
              <w:t>String</w:t>
            </w:r>
          </w:p>
        </w:tc>
        <w:tc>
          <w:tcPr>
            <w:tcW w:w="3827" w:type="dxa"/>
          </w:tcPr>
          <w:p w14:paraId="3166C176" w14:textId="77777777" w:rsidR="004C5050" w:rsidRPr="00B12E73" w:rsidRDefault="004C5050" w:rsidP="00583F17">
            <w:r>
              <w:t>P</w:t>
            </w:r>
            <w:r w:rsidRPr="006B7CE7">
              <w:t>ersonalnamn</w:t>
            </w:r>
          </w:p>
        </w:tc>
        <w:tc>
          <w:tcPr>
            <w:tcW w:w="567" w:type="dxa"/>
          </w:tcPr>
          <w:p w14:paraId="4E1888A2" w14:textId="77777777" w:rsidR="004C5050" w:rsidRDefault="004C5050" w:rsidP="00583F17">
            <w:r>
              <w:t>1</w:t>
            </w:r>
            <w:proofErr w:type="gramStart"/>
            <w:r>
              <w:t>..</w:t>
            </w:r>
            <w:proofErr w:type="gramEnd"/>
            <w:r>
              <w:t>1</w:t>
            </w:r>
          </w:p>
        </w:tc>
        <w:tc>
          <w:tcPr>
            <w:tcW w:w="1134" w:type="dxa"/>
          </w:tcPr>
          <w:p w14:paraId="1E3E949B" w14:textId="77777777" w:rsidR="004C5050" w:rsidRDefault="004C5050" w:rsidP="00583F17">
            <w:r>
              <w:t>Maxlängd 64 tecken</w:t>
            </w:r>
          </w:p>
        </w:tc>
      </w:tr>
      <w:tr w:rsidR="004C5050" w:rsidRPr="00D10D9E" w14:paraId="717C69B2" w14:textId="77777777" w:rsidTr="00583F17">
        <w:tc>
          <w:tcPr>
            <w:tcW w:w="2518" w:type="dxa"/>
          </w:tcPr>
          <w:p w14:paraId="2EA35177" w14:textId="77777777" w:rsidR="004C5050" w:rsidRPr="00D528FA" w:rsidRDefault="004C5050" w:rsidP="00583F17">
            <w:pPr>
              <w:rPr>
                <w:lang w:val="en-US"/>
              </w:rPr>
            </w:pPr>
            <w:r w:rsidRPr="00F57263">
              <w:t>requestOutcome</w:t>
            </w:r>
            <w:r>
              <w:t>.</w:t>
            </w:r>
            <w:r w:rsidRPr="00D2017D">
              <w:rPr>
                <w:lang w:val="en-US"/>
              </w:rPr>
              <w:t>author</w:t>
            </w:r>
            <w:r>
              <w:rPr>
                <w:lang w:val="en-US"/>
              </w:rPr>
              <w:t>.</w:t>
            </w:r>
            <w:r w:rsidRPr="00D528FA">
              <w:rPr>
                <w:lang w:val="en-US"/>
              </w:rPr>
              <w:t>typeOf</w:t>
            </w:r>
            <w:r>
              <w:rPr>
                <w:lang w:val="en-US"/>
              </w:rPr>
              <w:t>HealthcareProfessional</w:t>
            </w:r>
          </w:p>
        </w:tc>
        <w:tc>
          <w:tcPr>
            <w:tcW w:w="1134" w:type="dxa"/>
          </w:tcPr>
          <w:p w14:paraId="4A78FF4C" w14:textId="77777777" w:rsidR="004C5050" w:rsidRDefault="004C5050" w:rsidP="00583F17">
            <w:pPr>
              <w:rPr>
                <w:lang w:val="en-US"/>
              </w:rPr>
            </w:pPr>
            <w:r>
              <w:rPr>
                <w:lang w:val="en-US"/>
              </w:rPr>
              <w:t>codeForProfession</w:t>
            </w:r>
          </w:p>
        </w:tc>
        <w:tc>
          <w:tcPr>
            <w:tcW w:w="3827" w:type="dxa"/>
          </w:tcPr>
          <w:p w14:paraId="1EE6E1E0" w14:textId="77777777" w:rsidR="004C5050" w:rsidRPr="000E6EAF" w:rsidRDefault="004C5050" w:rsidP="00583F17">
            <w:r>
              <w:t>T</w:t>
            </w:r>
            <w:r w:rsidRPr="006B7CE7">
              <w:t>yp av HoS-personal</w:t>
            </w:r>
          </w:p>
        </w:tc>
        <w:tc>
          <w:tcPr>
            <w:tcW w:w="567" w:type="dxa"/>
          </w:tcPr>
          <w:p w14:paraId="1A740AFF" w14:textId="77777777" w:rsidR="004C5050" w:rsidRDefault="004C5050" w:rsidP="00583F17">
            <w:r>
              <w:t>0</w:t>
            </w:r>
            <w:proofErr w:type="gramStart"/>
            <w:r>
              <w:t>..</w:t>
            </w:r>
            <w:proofErr w:type="gramEnd"/>
            <w:r>
              <w:t>1</w:t>
            </w:r>
          </w:p>
        </w:tc>
        <w:tc>
          <w:tcPr>
            <w:tcW w:w="1134" w:type="dxa"/>
          </w:tcPr>
          <w:p w14:paraId="70D68A16" w14:textId="77777777" w:rsidR="004C5050" w:rsidRDefault="004C5050" w:rsidP="00583F17"/>
        </w:tc>
      </w:tr>
      <w:tr w:rsidR="004C5050" w:rsidRPr="00D10D9E" w14:paraId="3809B2F3" w14:textId="77777777" w:rsidTr="00583F17">
        <w:tc>
          <w:tcPr>
            <w:tcW w:w="2518" w:type="dxa"/>
          </w:tcPr>
          <w:p w14:paraId="4CEFCDAC" w14:textId="77777777" w:rsidR="004C5050" w:rsidRPr="00F57263" w:rsidRDefault="004C5050" w:rsidP="00583F17">
            <w:r w:rsidRPr="00F57263">
              <w:t>requestOutcome</w:t>
            </w:r>
            <w:r>
              <w:t>.</w:t>
            </w:r>
            <w:r w:rsidRPr="00D2017D">
              <w:rPr>
                <w:lang w:val="en-US"/>
              </w:rPr>
              <w:t>author</w:t>
            </w:r>
            <w:r>
              <w:rPr>
                <w:lang w:val="en-US"/>
              </w:rPr>
              <w:t>.</w:t>
            </w:r>
            <w:r w:rsidRPr="00D528FA">
              <w:rPr>
                <w:lang w:val="en-US"/>
              </w:rPr>
              <w:t>typeOf</w:t>
            </w:r>
            <w:r>
              <w:rPr>
                <w:lang w:val="en-US"/>
              </w:rPr>
              <w:t>HealthcareProfessi</w:t>
            </w:r>
            <w:r>
              <w:rPr>
                <w:lang w:val="en-US"/>
              </w:rPr>
              <w:lastRenderedPageBreak/>
              <w:t>onal.code</w:t>
            </w:r>
          </w:p>
        </w:tc>
        <w:tc>
          <w:tcPr>
            <w:tcW w:w="1134" w:type="dxa"/>
          </w:tcPr>
          <w:p w14:paraId="26B20AA4" w14:textId="77777777" w:rsidR="004C5050" w:rsidRDefault="004C5050" w:rsidP="00583F17">
            <w:pPr>
              <w:rPr>
                <w:lang w:val="en-US"/>
              </w:rPr>
            </w:pPr>
            <w:r>
              <w:rPr>
                <w:lang w:val="en-US"/>
              </w:rPr>
              <w:lastRenderedPageBreak/>
              <w:t>String</w:t>
            </w:r>
          </w:p>
        </w:tc>
        <w:tc>
          <w:tcPr>
            <w:tcW w:w="3827" w:type="dxa"/>
          </w:tcPr>
          <w:p w14:paraId="174EF02D" w14:textId="77777777" w:rsidR="004C5050" w:rsidRDefault="004C5050" w:rsidP="00583F17">
            <w:r>
              <w:t xml:space="preserve">OID för kodsystem: </w:t>
            </w:r>
            <w:r w:rsidRPr="00952730">
              <w:t>1.2.752.</w:t>
            </w:r>
            <w:proofErr w:type="gramStart"/>
            <w:r w:rsidRPr="00952730">
              <w:t>97.3.2</w:t>
            </w:r>
            <w:proofErr w:type="gramEnd"/>
            <w:r w:rsidRPr="00952730">
              <w:t>.8.8</w:t>
            </w:r>
          </w:p>
          <w:p w14:paraId="4A60A379" w14:textId="77777777" w:rsidR="004C5050" w:rsidRDefault="004C5050" w:rsidP="00583F17"/>
          <w:p w14:paraId="786C2A7A" w14:textId="77777777" w:rsidR="004C5050" w:rsidRPr="000E6EAF" w:rsidRDefault="004C5050" w:rsidP="00583F17">
            <w:r w:rsidRPr="00697D27">
              <w:lastRenderedPageBreak/>
              <w:t>Giltiga värden finns i codes.xsd</w:t>
            </w:r>
          </w:p>
        </w:tc>
        <w:tc>
          <w:tcPr>
            <w:tcW w:w="567" w:type="dxa"/>
          </w:tcPr>
          <w:p w14:paraId="68A67C22" w14:textId="77777777" w:rsidR="004C5050" w:rsidRDefault="004C5050" w:rsidP="00583F17">
            <w:r>
              <w:lastRenderedPageBreak/>
              <w:t>1</w:t>
            </w:r>
            <w:proofErr w:type="gramStart"/>
            <w:r>
              <w:t>..</w:t>
            </w:r>
            <w:proofErr w:type="gramEnd"/>
            <w:r>
              <w:t>1</w:t>
            </w:r>
          </w:p>
        </w:tc>
        <w:tc>
          <w:tcPr>
            <w:tcW w:w="1134" w:type="dxa"/>
          </w:tcPr>
          <w:p w14:paraId="55F52142" w14:textId="77777777" w:rsidR="004C5050" w:rsidRDefault="004C5050" w:rsidP="00583F17"/>
        </w:tc>
      </w:tr>
      <w:tr w:rsidR="004C5050" w:rsidRPr="00D10D9E" w14:paraId="2BA80641" w14:textId="77777777" w:rsidTr="00583F17">
        <w:tc>
          <w:tcPr>
            <w:tcW w:w="2518" w:type="dxa"/>
          </w:tcPr>
          <w:p w14:paraId="6722E32D" w14:textId="77777777" w:rsidR="004C5050" w:rsidRPr="00D528FA" w:rsidRDefault="004C5050" w:rsidP="00583F17">
            <w:pPr>
              <w:rPr>
                <w:lang w:val="en-US"/>
              </w:rPr>
            </w:pPr>
            <w:r w:rsidRPr="00F57263">
              <w:lastRenderedPageBreak/>
              <w:t>requestOutcome</w:t>
            </w:r>
            <w:r>
              <w:t>.</w:t>
            </w:r>
            <w:r w:rsidRPr="00D2017D">
              <w:rPr>
                <w:lang w:val="en-US"/>
              </w:rPr>
              <w:t>author</w:t>
            </w:r>
            <w:r>
              <w:rPr>
                <w:lang w:val="en-US"/>
              </w:rPr>
              <w:t>.healthcareProfessionalOrganisation</w:t>
            </w:r>
          </w:p>
        </w:tc>
        <w:tc>
          <w:tcPr>
            <w:tcW w:w="1134" w:type="dxa"/>
          </w:tcPr>
          <w:p w14:paraId="40721974" w14:textId="77777777" w:rsidR="004C5050" w:rsidRPr="00E5645E" w:rsidRDefault="004C5050" w:rsidP="00583F17">
            <w:pPr>
              <w:rPr>
                <w:lang w:val="en-US"/>
              </w:rPr>
            </w:pPr>
            <w:r>
              <w:rPr>
                <w:lang w:val="en-US"/>
              </w:rPr>
              <w:t>OrganisationType</w:t>
            </w:r>
          </w:p>
        </w:tc>
        <w:tc>
          <w:tcPr>
            <w:tcW w:w="3827" w:type="dxa"/>
          </w:tcPr>
          <w:p w14:paraId="74474464" w14:textId="77777777" w:rsidR="004C5050" w:rsidRPr="000E6EAF" w:rsidRDefault="004C5050" w:rsidP="00583F17"/>
        </w:tc>
        <w:tc>
          <w:tcPr>
            <w:tcW w:w="567" w:type="dxa"/>
          </w:tcPr>
          <w:p w14:paraId="6D179494" w14:textId="77777777" w:rsidR="004C5050" w:rsidRDefault="004C5050" w:rsidP="00583F17">
            <w:r>
              <w:t>1</w:t>
            </w:r>
            <w:proofErr w:type="gramStart"/>
            <w:r>
              <w:t>..</w:t>
            </w:r>
            <w:proofErr w:type="gramEnd"/>
            <w:r>
              <w:t>1</w:t>
            </w:r>
          </w:p>
        </w:tc>
        <w:tc>
          <w:tcPr>
            <w:tcW w:w="1134" w:type="dxa"/>
          </w:tcPr>
          <w:p w14:paraId="3CABF378" w14:textId="77777777" w:rsidR="004C5050" w:rsidRDefault="004C5050" w:rsidP="00583F17"/>
        </w:tc>
      </w:tr>
      <w:tr w:rsidR="004C5050" w:rsidRPr="00D10D9E" w14:paraId="7004D183" w14:textId="77777777" w:rsidTr="00583F17">
        <w:tc>
          <w:tcPr>
            <w:tcW w:w="2518" w:type="dxa"/>
          </w:tcPr>
          <w:p w14:paraId="6804C646" w14:textId="77777777" w:rsidR="004C5050" w:rsidRDefault="004C5050" w:rsidP="00583F17">
            <w:pPr>
              <w:rPr>
                <w:lang w:val="en-US"/>
              </w:rPr>
            </w:pPr>
            <w:r w:rsidRPr="00F57263">
              <w:t>requestOutcome</w:t>
            </w:r>
            <w:r>
              <w:t>.</w:t>
            </w:r>
            <w:r w:rsidRPr="00D2017D">
              <w:rPr>
                <w:lang w:val="en-US"/>
              </w:rPr>
              <w:t>author</w:t>
            </w:r>
            <w:r>
              <w:rPr>
                <w:lang w:val="en-US"/>
              </w:rPr>
              <w:t>.healthcareProfessionalOrganisation.careUnitId</w:t>
            </w:r>
          </w:p>
        </w:tc>
        <w:tc>
          <w:tcPr>
            <w:tcW w:w="1134" w:type="dxa"/>
          </w:tcPr>
          <w:p w14:paraId="1A376364" w14:textId="77777777" w:rsidR="004C5050" w:rsidRDefault="004C5050" w:rsidP="00583F17">
            <w:pPr>
              <w:rPr>
                <w:lang w:val="en-US"/>
              </w:rPr>
            </w:pPr>
            <w:r>
              <w:rPr>
                <w:lang w:val="en-US"/>
              </w:rPr>
              <w:t>HsaIdType</w:t>
            </w:r>
          </w:p>
        </w:tc>
        <w:tc>
          <w:tcPr>
            <w:tcW w:w="3827" w:type="dxa"/>
          </w:tcPr>
          <w:p w14:paraId="59ECC5BF" w14:textId="77777777" w:rsidR="004C5050" w:rsidRPr="000E6EAF" w:rsidRDefault="004C5050" w:rsidP="00583F17">
            <w:r w:rsidRPr="00B632B2">
              <w:t xml:space="preserve">HSA-id för </w:t>
            </w:r>
            <w:r>
              <w:t>vårdenhet</w:t>
            </w:r>
            <w:proofErr w:type="gramStart"/>
            <w:r>
              <w:t xml:space="preserve"> (jmf.</w:t>
            </w:r>
            <w:proofErr w:type="gramEnd"/>
            <w:r>
              <w:t xml:space="preserve"> PDL) </w:t>
            </w:r>
            <w:r w:rsidRPr="00B632B2">
              <w:t>som ansvarar för remissen.</w:t>
            </w:r>
          </w:p>
        </w:tc>
        <w:tc>
          <w:tcPr>
            <w:tcW w:w="567" w:type="dxa"/>
          </w:tcPr>
          <w:p w14:paraId="6B6B2918" w14:textId="77777777" w:rsidR="004C5050" w:rsidRDefault="004C5050" w:rsidP="00583F17">
            <w:r>
              <w:t>1</w:t>
            </w:r>
            <w:proofErr w:type="gramStart"/>
            <w:r>
              <w:t>..</w:t>
            </w:r>
            <w:proofErr w:type="gramEnd"/>
            <w:r>
              <w:t>1</w:t>
            </w:r>
          </w:p>
        </w:tc>
        <w:tc>
          <w:tcPr>
            <w:tcW w:w="1134" w:type="dxa"/>
          </w:tcPr>
          <w:p w14:paraId="09146F77" w14:textId="77777777" w:rsidR="004C5050" w:rsidRDefault="004C5050" w:rsidP="00583F17">
            <w:r>
              <w:t>Maxlängd 64 tecken</w:t>
            </w:r>
          </w:p>
        </w:tc>
      </w:tr>
      <w:tr w:rsidR="004C5050" w:rsidRPr="00D10D9E" w14:paraId="1A1426A8" w14:textId="77777777" w:rsidTr="00583F17">
        <w:tc>
          <w:tcPr>
            <w:tcW w:w="2518" w:type="dxa"/>
          </w:tcPr>
          <w:p w14:paraId="03E69205" w14:textId="77777777" w:rsidR="004C5050" w:rsidRDefault="004C5050" w:rsidP="00583F17">
            <w:pPr>
              <w:rPr>
                <w:lang w:val="en-US"/>
              </w:rPr>
            </w:pPr>
            <w:r w:rsidRPr="00F57263">
              <w:t>requestOutcome</w:t>
            </w:r>
            <w:r>
              <w:t>.</w:t>
            </w:r>
            <w:r w:rsidRPr="00200C8D">
              <w:rPr>
                <w:lang w:val="en-US"/>
              </w:rPr>
              <w:t>rec</w:t>
            </w:r>
            <w:r>
              <w:rPr>
                <w:lang w:val="en-US"/>
              </w:rPr>
              <w:t>ipient</w:t>
            </w:r>
          </w:p>
        </w:tc>
        <w:tc>
          <w:tcPr>
            <w:tcW w:w="1134" w:type="dxa"/>
          </w:tcPr>
          <w:p w14:paraId="3F7C6E02" w14:textId="77777777" w:rsidR="004C5050" w:rsidRDefault="004C5050" w:rsidP="00583F17">
            <w:pPr>
              <w:rPr>
                <w:lang w:val="en-US"/>
              </w:rPr>
            </w:pPr>
            <w:r>
              <w:rPr>
                <w:lang w:val="en-US"/>
              </w:rPr>
              <w:t>RecipientType</w:t>
            </w:r>
          </w:p>
        </w:tc>
        <w:tc>
          <w:tcPr>
            <w:tcW w:w="3827" w:type="dxa"/>
          </w:tcPr>
          <w:p w14:paraId="2395124D" w14:textId="77777777" w:rsidR="004C5050" w:rsidRPr="000E6EAF" w:rsidRDefault="004C5050" w:rsidP="00583F17"/>
        </w:tc>
        <w:tc>
          <w:tcPr>
            <w:tcW w:w="567" w:type="dxa"/>
          </w:tcPr>
          <w:p w14:paraId="28EBEA11" w14:textId="77777777" w:rsidR="004C5050" w:rsidRDefault="004C5050" w:rsidP="00583F17">
            <w:r>
              <w:t>1</w:t>
            </w:r>
            <w:proofErr w:type="gramStart"/>
            <w:r>
              <w:t>..</w:t>
            </w:r>
            <w:proofErr w:type="gramEnd"/>
            <w:r>
              <w:t>1</w:t>
            </w:r>
          </w:p>
        </w:tc>
        <w:tc>
          <w:tcPr>
            <w:tcW w:w="1134" w:type="dxa"/>
          </w:tcPr>
          <w:p w14:paraId="7D7F5CB2" w14:textId="77777777" w:rsidR="004C5050" w:rsidRDefault="004C5050" w:rsidP="00583F17"/>
        </w:tc>
      </w:tr>
      <w:tr w:rsidR="004C5050" w:rsidRPr="00D10D9E" w14:paraId="1EA43541" w14:textId="77777777" w:rsidTr="00583F17">
        <w:tc>
          <w:tcPr>
            <w:tcW w:w="2518" w:type="dxa"/>
          </w:tcPr>
          <w:p w14:paraId="121BB69A" w14:textId="77777777" w:rsidR="004C5050" w:rsidRDefault="004C5050" w:rsidP="00583F17">
            <w:pPr>
              <w:rPr>
                <w:lang w:val="en-US"/>
              </w:rPr>
            </w:pPr>
            <w:r w:rsidRPr="00F57263">
              <w:t>requestOutcome</w:t>
            </w:r>
            <w:r>
              <w:t>.</w:t>
            </w:r>
            <w:r w:rsidRPr="00200C8D">
              <w:rPr>
                <w:lang w:val="en-US"/>
              </w:rPr>
              <w:t>rec</w:t>
            </w:r>
            <w:r>
              <w:rPr>
                <w:lang w:val="en-US"/>
              </w:rPr>
              <w:t>ipient.</w:t>
            </w:r>
            <w:r w:rsidRPr="007D0EA3">
              <w:rPr>
                <w:lang w:val="en-US"/>
              </w:rPr>
              <w:t>organisation</w:t>
            </w:r>
          </w:p>
        </w:tc>
        <w:tc>
          <w:tcPr>
            <w:tcW w:w="1134" w:type="dxa"/>
          </w:tcPr>
          <w:p w14:paraId="4C38F4EE" w14:textId="77777777" w:rsidR="004C5050" w:rsidRDefault="004C5050" w:rsidP="00583F17">
            <w:pPr>
              <w:rPr>
                <w:lang w:val="en-US"/>
              </w:rPr>
            </w:pPr>
            <w:r>
              <w:rPr>
                <w:lang w:val="en-US"/>
              </w:rPr>
              <w:t>OrganisationType</w:t>
            </w:r>
          </w:p>
        </w:tc>
        <w:tc>
          <w:tcPr>
            <w:tcW w:w="3827" w:type="dxa"/>
          </w:tcPr>
          <w:p w14:paraId="40193723" w14:textId="77777777" w:rsidR="004C5050" w:rsidRPr="00A913E3" w:rsidRDefault="004C5050" w:rsidP="00583F17"/>
        </w:tc>
        <w:tc>
          <w:tcPr>
            <w:tcW w:w="567" w:type="dxa"/>
          </w:tcPr>
          <w:p w14:paraId="22650A0A" w14:textId="77777777" w:rsidR="004C5050" w:rsidRDefault="004C5050" w:rsidP="00583F17">
            <w:r>
              <w:t>1</w:t>
            </w:r>
            <w:proofErr w:type="gramStart"/>
            <w:r>
              <w:t>..</w:t>
            </w:r>
            <w:proofErr w:type="gramEnd"/>
            <w:r>
              <w:t>1</w:t>
            </w:r>
          </w:p>
        </w:tc>
        <w:tc>
          <w:tcPr>
            <w:tcW w:w="1134" w:type="dxa"/>
          </w:tcPr>
          <w:p w14:paraId="193EF0AF" w14:textId="77777777" w:rsidR="004C5050" w:rsidRDefault="004C5050" w:rsidP="00583F17"/>
        </w:tc>
      </w:tr>
      <w:tr w:rsidR="004C5050" w:rsidRPr="00D10D9E" w14:paraId="4063E068" w14:textId="77777777" w:rsidTr="00583F17">
        <w:tc>
          <w:tcPr>
            <w:tcW w:w="2518" w:type="dxa"/>
          </w:tcPr>
          <w:p w14:paraId="1C9BC3A0" w14:textId="77777777" w:rsidR="004C5050" w:rsidRDefault="004C5050" w:rsidP="00583F17">
            <w:pPr>
              <w:rPr>
                <w:lang w:val="en-US"/>
              </w:rPr>
            </w:pPr>
            <w:r w:rsidRPr="00F57263">
              <w:t>requestOutcome</w:t>
            </w:r>
            <w:r>
              <w:t>.</w:t>
            </w:r>
            <w:r w:rsidRPr="00200C8D">
              <w:rPr>
                <w:lang w:val="en-US"/>
              </w:rPr>
              <w:t>rec</w:t>
            </w:r>
            <w:r>
              <w:rPr>
                <w:lang w:val="en-US"/>
              </w:rPr>
              <w:t>ipient.</w:t>
            </w:r>
            <w:r w:rsidRPr="007D0EA3">
              <w:rPr>
                <w:lang w:val="en-US"/>
              </w:rPr>
              <w:t>organisation</w:t>
            </w:r>
            <w:r>
              <w:rPr>
                <w:lang w:val="en-US"/>
              </w:rPr>
              <w:t>.careUnitId</w:t>
            </w:r>
          </w:p>
        </w:tc>
        <w:tc>
          <w:tcPr>
            <w:tcW w:w="1134" w:type="dxa"/>
          </w:tcPr>
          <w:p w14:paraId="1EAC8FC4" w14:textId="77777777" w:rsidR="004C5050" w:rsidRDefault="004C5050" w:rsidP="00583F17">
            <w:pPr>
              <w:rPr>
                <w:lang w:val="en-US"/>
              </w:rPr>
            </w:pPr>
            <w:r>
              <w:rPr>
                <w:lang w:val="en-US"/>
              </w:rPr>
              <w:t>HsaIdType</w:t>
            </w:r>
          </w:p>
        </w:tc>
        <w:tc>
          <w:tcPr>
            <w:tcW w:w="3827" w:type="dxa"/>
          </w:tcPr>
          <w:p w14:paraId="5D142659" w14:textId="77777777" w:rsidR="004C5050" w:rsidRPr="000E6EAF" w:rsidRDefault="004C5050" w:rsidP="00583F17">
            <w:r w:rsidRPr="00B632B2">
              <w:t>HSA-id för remiss</w:t>
            </w:r>
            <w:r>
              <w:t>vars</w:t>
            </w:r>
            <w:r w:rsidRPr="00B632B2">
              <w:t>mottag</w:t>
            </w:r>
            <w:r>
              <w:t>ande enhet, till vilken remissvaret</w:t>
            </w:r>
            <w:r w:rsidRPr="00B632B2">
              <w:t xml:space="preserve"> adresseras.</w:t>
            </w:r>
          </w:p>
        </w:tc>
        <w:tc>
          <w:tcPr>
            <w:tcW w:w="567" w:type="dxa"/>
          </w:tcPr>
          <w:p w14:paraId="690FFD7F" w14:textId="77777777" w:rsidR="004C5050" w:rsidRDefault="004C5050" w:rsidP="00583F17">
            <w:r>
              <w:t>1</w:t>
            </w:r>
            <w:proofErr w:type="gramStart"/>
            <w:r>
              <w:t>..</w:t>
            </w:r>
            <w:proofErr w:type="gramEnd"/>
            <w:r>
              <w:t>1</w:t>
            </w:r>
          </w:p>
        </w:tc>
        <w:tc>
          <w:tcPr>
            <w:tcW w:w="1134" w:type="dxa"/>
          </w:tcPr>
          <w:p w14:paraId="257CD0D2" w14:textId="77777777" w:rsidR="004C5050" w:rsidRDefault="004C5050" w:rsidP="00583F17">
            <w:r>
              <w:t>Maxlängd 64 tecken</w:t>
            </w:r>
          </w:p>
        </w:tc>
      </w:tr>
      <w:tr w:rsidR="004C5050" w:rsidRPr="00D10D9E" w14:paraId="5596A9EA" w14:textId="77777777" w:rsidTr="00583F17">
        <w:tc>
          <w:tcPr>
            <w:tcW w:w="2518" w:type="dxa"/>
          </w:tcPr>
          <w:p w14:paraId="52A4C0A2" w14:textId="77777777" w:rsidR="004C5050" w:rsidRDefault="004C5050" w:rsidP="00583F17">
            <w:pPr>
              <w:rPr>
                <w:lang w:val="en-US"/>
              </w:rPr>
            </w:pPr>
            <w:r w:rsidRPr="00F57263">
              <w:t>requestOutcome</w:t>
            </w:r>
            <w:r>
              <w:t>.</w:t>
            </w:r>
            <w:r w:rsidRPr="00954926">
              <w:rPr>
                <w:lang w:val="en-US"/>
              </w:rPr>
              <w:t>outcome</w:t>
            </w:r>
          </w:p>
        </w:tc>
        <w:tc>
          <w:tcPr>
            <w:tcW w:w="1134" w:type="dxa"/>
          </w:tcPr>
          <w:p w14:paraId="157EF24D" w14:textId="77777777" w:rsidR="004C5050" w:rsidRPr="00B2289E" w:rsidRDefault="004C5050" w:rsidP="00583F17">
            <w:pPr>
              <w:rPr>
                <w:lang w:val="en-US"/>
              </w:rPr>
            </w:pPr>
            <w:r>
              <w:rPr>
                <w:lang w:val="en-US"/>
              </w:rPr>
              <w:t>OutcomeType</w:t>
            </w:r>
          </w:p>
        </w:tc>
        <w:tc>
          <w:tcPr>
            <w:tcW w:w="3827" w:type="dxa"/>
          </w:tcPr>
          <w:p w14:paraId="42223995" w14:textId="77777777" w:rsidR="004C5050" w:rsidRPr="000E6EAF" w:rsidRDefault="004C5050" w:rsidP="00583F17">
            <w:r>
              <w:t>R</w:t>
            </w:r>
            <w:r w:rsidRPr="00147B11">
              <w:t>emiss</w:t>
            </w:r>
            <w:r>
              <w:t>var</w:t>
            </w:r>
          </w:p>
        </w:tc>
        <w:tc>
          <w:tcPr>
            <w:tcW w:w="567" w:type="dxa"/>
          </w:tcPr>
          <w:p w14:paraId="3607D927" w14:textId="77777777" w:rsidR="004C5050" w:rsidRDefault="004C5050" w:rsidP="00583F17">
            <w:r>
              <w:t>1</w:t>
            </w:r>
            <w:proofErr w:type="gramStart"/>
            <w:r>
              <w:t>..</w:t>
            </w:r>
            <w:proofErr w:type="gramEnd"/>
            <w:r>
              <w:t>1</w:t>
            </w:r>
          </w:p>
        </w:tc>
        <w:tc>
          <w:tcPr>
            <w:tcW w:w="1134" w:type="dxa"/>
          </w:tcPr>
          <w:p w14:paraId="662286B5" w14:textId="77777777" w:rsidR="004C5050" w:rsidRDefault="004C5050" w:rsidP="00583F17"/>
        </w:tc>
      </w:tr>
      <w:tr w:rsidR="004C5050" w:rsidRPr="00D10D9E" w14:paraId="09302AE2" w14:textId="77777777" w:rsidTr="00583F17">
        <w:tc>
          <w:tcPr>
            <w:tcW w:w="2518" w:type="dxa"/>
          </w:tcPr>
          <w:p w14:paraId="10015FE2" w14:textId="77777777" w:rsidR="004C5050" w:rsidRPr="00954926" w:rsidRDefault="004C5050" w:rsidP="00583F17">
            <w:pPr>
              <w:rPr>
                <w:lang w:val="en-US"/>
              </w:rPr>
            </w:pPr>
            <w:r w:rsidRPr="00F57263">
              <w:t>requestOutcome</w:t>
            </w:r>
            <w:r>
              <w:t>.</w:t>
            </w:r>
            <w:r>
              <w:rPr>
                <w:lang w:val="en-US"/>
              </w:rPr>
              <w:t>outcome.outcomeText</w:t>
            </w:r>
          </w:p>
        </w:tc>
        <w:tc>
          <w:tcPr>
            <w:tcW w:w="1134" w:type="dxa"/>
          </w:tcPr>
          <w:p w14:paraId="1FC82DD5" w14:textId="77777777" w:rsidR="004C5050" w:rsidRDefault="004C5050" w:rsidP="00583F17">
            <w:pPr>
              <w:rPr>
                <w:lang w:val="en-US"/>
              </w:rPr>
            </w:pPr>
            <w:r>
              <w:rPr>
                <w:lang w:val="en-US"/>
              </w:rPr>
              <w:t>String</w:t>
            </w:r>
          </w:p>
        </w:tc>
        <w:tc>
          <w:tcPr>
            <w:tcW w:w="3827" w:type="dxa"/>
          </w:tcPr>
          <w:p w14:paraId="5D92F7DA" w14:textId="77777777" w:rsidR="004C5050" w:rsidRDefault="004C5050" w:rsidP="00583F17">
            <w:r>
              <w:t>Remissvarstexten</w:t>
            </w:r>
          </w:p>
        </w:tc>
        <w:tc>
          <w:tcPr>
            <w:tcW w:w="567" w:type="dxa"/>
          </w:tcPr>
          <w:p w14:paraId="6A3B5E3A" w14:textId="77777777" w:rsidR="004C5050" w:rsidRDefault="004C5050" w:rsidP="00583F17">
            <w:r>
              <w:t>1</w:t>
            </w:r>
            <w:proofErr w:type="gramStart"/>
            <w:r>
              <w:t>..</w:t>
            </w:r>
            <w:proofErr w:type="gramEnd"/>
            <w:r>
              <w:t>1</w:t>
            </w:r>
          </w:p>
        </w:tc>
        <w:tc>
          <w:tcPr>
            <w:tcW w:w="1134" w:type="dxa"/>
          </w:tcPr>
          <w:p w14:paraId="029AD6D4" w14:textId="77777777" w:rsidR="004C5050" w:rsidRDefault="004C5050" w:rsidP="00583F17">
            <w:r>
              <w:t xml:space="preserve">Maxlängd 8192 </w:t>
            </w:r>
          </w:p>
        </w:tc>
      </w:tr>
      <w:tr w:rsidR="004C5050" w:rsidRPr="00D10D9E" w14:paraId="7795B6D4" w14:textId="77777777" w:rsidTr="00583F17">
        <w:tc>
          <w:tcPr>
            <w:tcW w:w="2518" w:type="dxa"/>
          </w:tcPr>
          <w:p w14:paraId="17E9C57F" w14:textId="77777777" w:rsidR="004C5050" w:rsidRPr="0044133D" w:rsidRDefault="004C5050" w:rsidP="00583F17">
            <w:pPr>
              <w:rPr>
                <w:lang w:val="en-US"/>
              </w:rPr>
            </w:pPr>
            <w:r w:rsidRPr="00F57263">
              <w:t>requestOutcome</w:t>
            </w:r>
            <w:r>
              <w:t>.</w:t>
            </w:r>
            <w:r w:rsidRPr="00954926">
              <w:rPr>
                <w:lang w:val="en-US"/>
              </w:rPr>
              <w:t>outcome</w:t>
            </w:r>
            <w:r>
              <w:rPr>
                <w:lang w:val="en-US"/>
              </w:rPr>
              <w:t>.condition</w:t>
            </w:r>
          </w:p>
        </w:tc>
        <w:tc>
          <w:tcPr>
            <w:tcW w:w="1134" w:type="dxa"/>
          </w:tcPr>
          <w:p w14:paraId="7E4A55BE" w14:textId="77777777" w:rsidR="004C5050" w:rsidRDefault="004C5050" w:rsidP="00583F17">
            <w:pPr>
              <w:rPr>
                <w:lang w:val="en-US"/>
              </w:rPr>
            </w:pPr>
            <w:r>
              <w:rPr>
                <w:lang w:val="en-US"/>
              </w:rPr>
              <w:t>ConditionType</w:t>
            </w:r>
          </w:p>
        </w:tc>
        <w:tc>
          <w:tcPr>
            <w:tcW w:w="3827" w:type="dxa"/>
          </w:tcPr>
          <w:p w14:paraId="04C848F5" w14:textId="77777777" w:rsidR="004C5050" w:rsidRDefault="004C5050" w:rsidP="00583F17">
            <w:r w:rsidRPr="00954926">
              <w:t>Dessa kliniska data är direkt kopplat till svaret</w:t>
            </w:r>
            <w:r>
              <w:t>, t.ex. funna diagnoser. För mer detaljer se RIV-specifikationen</w:t>
            </w:r>
          </w:p>
        </w:tc>
        <w:tc>
          <w:tcPr>
            <w:tcW w:w="567" w:type="dxa"/>
          </w:tcPr>
          <w:p w14:paraId="12A3A2AB" w14:textId="77777777" w:rsidR="004C5050" w:rsidRDefault="004C5050" w:rsidP="00583F17">
            <w:r>
              <w:t>0</w:t>
            </w:r>
            <w:proofErr w:type="gramStart"/>
            <w:r>
              <w:t>..</w:t>
            </w:r>
            <w:proofErr w:type="gramEnd"/>
            <w:r>
              <w:t>n</w:t>
            </w:r>
          </w:p>
        </w:tc>
        <w:tc>
          <w:tcPr>
            <w:tcW w:w="1134" w:type="dxa"/>
          </w:tcPr>
          <w:p w14:paraId="2AA42E6C" w14:textId="77777777" w:rsidR="004C5050" w:rsidRDefault="004C5050" w:rsidP="00583F17"/>
        </w:tc>
      </w:tr>
      <w:tr w:rsidR="004C5050" w:rsidRPr="00001108" w14:paraId="0AA6901D" w14:textId="77777777" w:rsidTr="00583F17">
        <w:tc>
          <w:tcPr>
            <w:tcW w:w="2518" w:type="dxa"/>
          </w:tcPr>
          <w:p w14:paraId="4593DBCD" w14:textId="77777777" w:rsidR="004C5050" w:rsidRPr="00954926" w:rsidRDefault="004C5050" w:rsidP="00583F17">
            <w:pPr>
              <w:rPr>
                <w:lang w:val="en-US"/>
              </w:rPr>
            </w:pPr>
            <w:r w:rsidRPr="00F57263">
              <w:t>requestOutcome</w:t>
            </w:r>
            <w:r>
              <w:t>.</w:t>
            </w:r>
            <w:r>
              <w:rPr>
                <w:lang w:val="en-US"/>
              </w:rPr>
              <w:t>outcome.condition.code</w:t>
            </w:r>
          </w:p>
        </w:tc>
        <w:tc>
          <w:tcPr>
            <w:tcW w:w="1134" w:type="dxa"/>
          </w:tcPr>
          <w:p w14:paraId="546419D1" w14:textId="535E29C6" w:rsidR="004C5050" w:rsidRDefault="004C5050" w:rsidP="00AA223E">
            <w:pPr>
              <w:rPr>
                <w:lang w:val="en-US"/>
              </w:rPr>
            </w:pPr>
            <w:r>
              <w:rPr>
                <w:lang w:val="en-US"/>
              </w:rPr>
              <w:t>codeForCondition</w:t>
            </w:r>
          </w:p>
        </w:tc>
        <w:tc>
          <w:tcPr>
            <w:tcW w:w="3827" w:type="dxa"/>
          </w:tcPr>
          <w:p w14:paraId="1F3F58AB" w14:textId="57D634A0" w:rsidR="004C5050" w:rsidRPr="00001108" w:rsidRDefault="004C5050" w:rsidP="00583F17">
            <w:r w:rsidRPr="00001108">
              <w:t>Antingen måste denna eller outcome.</w:t>
            </w:r>
            <w:r w:rsidR="00001108" w:rsidRPr="00001108">
              <w:t xml:space="preserve"> outcomeText</w:t>
            </w:r>
            <w:r w:rsidRPr="00001108">
              <w:t xml:space="preserve"> finnas med</w:t>
            </w:r>
          </w:p>
        </w:tc>
        <w:tc>
          <w:tcPr>
            <w:tcW w:w="567" w:type="dxa"/>
          </w:tcPr>
          <w:p w14:paraId="5C39679E" w14:textId="77777777" w:rsidR="004C5050" w:rsidRPr="00001108" w:rsidRDefault="004C5050" w:rsidP="00583F17">
            <w:pPr>
              <w:rPr>
                <w:lang w:val="en-US"/>
              </w:rPr>
            </w:pPr>
            <w:r w:rsidRPr="00001108">
              <w:rPr>
                <w:lang w:val="en-US"/>
              </w:rPr>
              <w:t>0..1</w:t>
            </w:r>
          </w:p>
        </w:tc>
        <w:tc>
          <w:tcPr>
            <w:tcW w:w="1134" w:type="dxa"/>
          </w:tcPr>
          <w:p w14:paraId="21490DE3" w14:textId="77777777" w:rsidR="004C5050" w:rsidRPr="00001108" w:rsidRDefault="004C5050" w:rsidP="00583F17">
            <w:pPr>
              <w:rPr>
                <w:lang w:val="en-US"/>
              </w:rPr>
            </w:pPr>
          </w:p>
        </w:tc>
      </w:tr>
      <w:tr w:rsidR="004C5050" w:rsidRPr="00001108" w14:paraId="2CC52009" w14:textId="77777777" w:rsidTr="00583F17">
        <w:tc>
          <w:tcPr>
            <w:tcW w:w="2518" w:type="dxa"/>
          </w:tcPr>
          <w:p w14:paraId="32F3696D" w14:textId="77777777" w:rsidR="004C5050" w:rsidRPr="009D24E8" w:rsidRDefault="004C5050" w:rsidP="00583F17">
            <w:pPr>
              <w:rPr>
                <w:lang w:val="en-US"/>
              </w:rPr>
            </w:pPr>
            <w:r w:rsidRPr="009D24E8">
              <w:rPr>
                <w:lang w:val="en-US"/>
              </w:rPr>
              <w:t>requestOutcome.</w:t>
            </w:r>
            <w:r>
              <w:rPr>
                <w:lang w:val="en-US"/>
              </w:rPr>
              <w:t>outcome.condition.code.code</w:t>
            </w:r>
          </w:p>
        </w:tc>
        <w:tc>
          <w:tcPr>
            <w:tcW w:w="1134" w:type="dxa"/>
          </w:tcPr>
          <w:p w14:paraId="3F20399D" w14:textId="77777777" w:rsidR="004C5050" w:rsidRPr="009D24E8" w:rsidRDefault="004C5050" w:rsidP="00583F17">
            <w:pPr>
              <w:rPr>
                <w:lang w:val="en-US"/>
              </w:rPr>
            </w:pPr>
          </w:p>
        </w:tc>
        <w:tc>
          <w:tcPr>
            <w:tcW w:w="3827" w:type="dxa"/>
          </w:tcPr>
          <w:p w14:paraId="524F0CA8" w14:textId="77777777" w:rsidR="004C5050" w:rsidRPr="006A19B2" w:rsidRDefault="004C5050" w:rsidP="00583F17">
            <w:r w:rsidRPr="006A19B2">
              <w:t xml:space="preserve">Kod enligt det </w:t>
            </w:r>
            <w:proofErr w:type="gramStart"/>
            <w:r w:rsidRPr="006A19B2">
              <w:t>angivet</w:t>
            </w:r>
            <w:proofErr w:type="gramEnd"/>
            <w:r w:rsidRPr="006A19B2">
              <w:t xml:space="preserve"> kodsystemet.</w:t>
            </w:r>
          </w:p>
        </w:tc>
        <w:tc>
          <w:tcPr>
            <w:tcW w:w="567" w:type="dxa"/>
          </w:tcPr>
          <w:p w14:paraId="3DA573F4" w14:textId="77777777" w:rsidR="004C5050" w:rsidRPr="006A19B2" w:rsidRDefault="004C5050" w:rsidP="00583F17"/>
        </w:tc>
        <w:tc>
          <w:tcPr>
            <w:tcW w:w="1134" w:type="dxa"/>
          </w:tcPr>
          <w:p w14:paraId="0F5E3933" w14:textId="77777777" w:rsidR="004C5050" w:rsidRPr="006A19B2" w:rsidRDefault="004C5050" w:rsidP="00583F17"/>
        </w:tc>
      </w:tr>
      <w:tr w:rsidR="004C5050" w:rsidRPr="00D10D9E" w14:paraId="2F1A6A56" w14:textId="77777777" w:rsidTr="00583F17">
        <w:tc>
          <w:tcPr>
            <w:tcW w:w="2518" w:type="dxa"/>
          </w:tcPr>
          <w:p w14:paraId="216AD030" w14:textId="77777777" w:rsidR="004C5050" w:rsidRPr="009D24E8" w:rsidRDefault="004C5050" w:rsidP="00583F17">
            <w:pPr>
              <w:rPr>
                <w:lang w:val="en-US"/>
              </w:rPr>
            </w:pPr>
            <w:r w:rsidRPr="009D24E8">
              <w:rPr>
                <w:lang w:val="en-US"/>
              </w:rPr>
              <w:t>requestOutcome.</w:t>
            </w:r>
            <w:r>
              <w:rPr>
                <w:lang w:val="en-US"/>
              </w:rPr>
              <w:t>outcome.condition.code.codeSystem</w:t>
            </w:r>
          </w:p>
        </w:tc>
        <w:tc>
          <w:tcPr>
            <w:tcW w:w="1134" w:type="dxa"/>
          </w:tcPr>
          <w:p w14:paraId="19C18FE4" w14:textId="77777777" w:rsidR="004C5050" w:rsidRPr="009D24E8" w:rsidRDefault="004C5050" w:rsidP="00583F17">
            <w:pPr>
              <w:rPr>
                <w:lang w:val="en-US"/>
              </w:rPr>
            </w:pPr>
          </w:p>
        </w:tc>
        <w:tc>
          <w:tcPr>
            <w:tcW w:w="3827" w:type="dxa"/>
          </w:tcPr>
          <w:p w14:paraId="31B9D820" w14:textId="77777777" w:rsidR="004C5050" w:rsidRDefault="004C5050" w:rsidP="00583F17">
            <w:r>
              <w:t>Kodsystem för tolkning av angiven kod.</w:t>
            </w:r>
          </w:p>
          <w:p w14:paraId="41A5033D" w14:textId="77777777" w:rsidR="004C5050" w:rsidRDefault="004C5050" w:rsidP="00583F17"/>
          <w:p w14:paraId="727A1D2A" w14:textId="77777777" w:rsidR="004C5050" w:rsidRPr="00894AD7" w:rsidRDefault="004C5050" w:rsidP="00894AD7">
            <w:r w:rsidRPr="00D81C88">
              <w:t xml:space="preserve">Obligatoriskt att </w:t>
            </w:r>
            <w:r w:rsidRPr="00894AD7">
              <w:t>hantera</w:t>
            </w:r>
          </w:p>
          <w:p w14:paraId="51BDC493" w14:textId="77777777" w:rsidR="004C5050" w:rsidRPr="00894AD7" w:rsidRDefault="004C5050" w:rsidP="00894AD7">
            <w:pPr>
              <w:rPr>
                <w:rPrChange w:id="124" w:author="Torbjörn Dahlin" w:date="2015-01-21T10:05:00Z">
                  <w:rPr>
                    <w:rFonts w:ascii="Arial" w:hAnsi="Arial" w:cs="Arial"/>
                    <w:szCs w:val="20"/>
                  </w:rPr>
                </w:rPrChange>
              </w:rPr>
            </w:pPr>
            <w:r w:rsidRPr="00894AD7">
              <w:rPr>
                <w:rPrChange w:id="125" w:author="Torbjörn Dahlin" w:date="2015-01-21T10:05:00Z">
                  <w:rPr/>
                </w:rPrChange>
              </w:rPr>
              <w:t>1.2.752.116.1.1.1.1.3 = ICD-10 SE</w:t>
            </w:r>
          </w:p>
          <w:p w14:paraId="782B2007" w14:textId="77777777" w:rsidR="004C5050" w:rsidRDefault="004C5050" w:rsidP="00583F17"/>
          <w:p w14:paraId="2978AA93" w14:textId="77777777" w:rsidR="004C5050" w:rsidRDefault="004C5050" w:rsidP="00583F17">
            <w:r>
              <w:t>Om remittent använder kodverk som remissmottagande system inte hanterar skall detta resultera i ett fel av typen APPLICATION_ERROR.</w:t>
            </w:r>
          </w:p>
          <w:p w14:paraId="153490F6" w14:textId="77777777" w:rsidR="004C5050" w:rsidRDefault="004C5050" w:rsidP="00583F17"/>
        </w:tc>
        <w:tc>
          <w:tcPr>
            <w:tcW w:w="567" w:type="dxa"/>
          </w:tcPr>
          <w:p w14:paraId="1CA9F2C1" w14:textId="77777777" w:rsidR="004C5050" w:rsidRDefault="004C5050" w:rsidP="00583F17"/>
        </w:tc>
        <w:tc>
          <w:tcPr>
            <w:tcW w:w="1134" w:type="dxa"/>
          </w:tcPr>
          <w:p w14:paraId="3ED2913B" w14:textId="77777777" w:rsidR="004C5050" w:rsidRDefault="004C5050" w:rsidP="00583F17"/>
        </w:tc>
      </w:tr>
      <w:tr w:rsidR="004C5050" w:rsidRPr="00D10D9E" w14:paraId="5FEDA3E6" w14:textId="77777777" w:rsidTr="00583F17">
        <w:tc>
          <w:tcPr>
            <w:tcW w:w="2518" w:type="dxa"/>
          </w:tcPr>
          <w:p w14:paraId="236E4048" w14:textId="77777777" w:rsidR="004C5050" w:rsidRPr="00C76582" w:rsidRDefault="004C5050" w:rsidP="00583F17">
            <w:r w:rsidRPr="00F57263">
              <w:t>requestOutcome</w:t>
            </w:r>
            <w:r>
              <w:t>.</w:t>
            </w:r>
            <w:r w:rsidRPr="00C76582">
              <w:t>outcome.</w:t>
            </w:r>
            <w:r>
              <w:t>condition</w:t>
            </w:r>
            <w:r w:rsidRPr="00C76582">
              <w:t>.text</w:t>
            </w:r>
          </w:p>
        </w:tc>
        <w:tc>
          <w:tcPr>
            <w:tcW w:w="1134" w:type="dxa"/>
          </w:tcPr>
          <w:p w14:paraId="57A4D83B" w14:textId="77777777" w:rsidR="004C5050" w:rsidRPr="00C76582" w:rsidRDefault="004C5050" w:rsidP="00583F17">
            <w:r w:rsidRPr="00C76582">
              <w:t>String</w:t>
            </w:r>
          </w:p>
        </w:tc>
        <w:tc>
          <w:tcPr>
            <w:tcW w:w="3827" w:type="dxa"/>
          </w:tcPr>
          <w:p w14:paraId="6A08339C" w14:textId="3021614B" w:rsidR="004C5050" w:rsidRDefault="004C5050" w:rsidP="00583F17">
            <w:r>
              <w:t>Beskrivningen av det klin</w:t>
            </w:r>
            <w:r w:rsidR="003F4D07">
              <w:t>i</w:t>
            </w:r>
            <w:r>
              <w:t xml:space="preserve">ska tillståndet i de fall en kod saknas. </w:t>
            </w:r>
          </w:p>
          <w:p w14:paraId="57B0E241" w14:textId="77777777" w:rsidR="004C5050" w:rsidRDefault="004C5050" w:rsidP="00583F17"/>
          <w:p w14:paraId="37E4B7BF" w14:textId="5A671838" w:rsidR="004C5050" w:rsidRPr="000E6EAF" w:rsidRDefault="004C5050" w:rsidP="00583F17">
            <w:r>
              <w:t>Antingen måste denna eller outcome.</w:t>
            </w:r>
            <w:r w:rsidR="007B1DFC">
              <w:t>condition</w:t>
            </w:r>
            <w:r>
              <w:t>.code finnas.</w:t>
            </w:r>
          </w:p>
        </w:tc>
        <w:tc>
          <w:tcPr>
            <w:tcW w:w="567" w:type="dxa"/>
          </w:tcPr>
          <w:p w14:paraId="5C69F5F3" w14:textId="77777777" w:rsidR="004C5050" w:rsidRDefault="004C5050" w:rsidP="00583F17">
            <w:r>
              <w:t>0</w:t>
            </w:r>
            <w:proofErr w:type="gramStart"/>
            <w:r>
              <w:t>..</w:t>
            </w:r>
            <w:proofErr w:type="gramEnd"/>
            <w:r>
              <w:t>1</w:t>
            </w:r>
          </w:p>
        </w:tc>
        <w:tc>
          <w:tcPr>
            <w:tcW w:w="1134" w:type="dxa"/>
          </w:tcPr>
          <w:p w14:paraId="680D43C4" w14:textId="77777777" w:rsidR="004C5050" w:rsidRDefault="004C5050" w:rsidP="00583F17">
            <w:r>
              <w:t>Maxlängd 8192</w:t>
            </w:r>
          </w:p>
        </w:tc>
      </w:tr>
      <w:tr w:rsidR="004C5050" w:rsidRPr="00D10D9E" w14:paraId="039D43CE" w14:textId="77777777" w:rsidTr="00583F17">
        <w:tc>
          <w:tcPr>
            <w:tcW w:w="2518" w:type="dxa"/>
          </w:tcPr>
          <w:p w14:paraId="3AB58566" w14:textId="77777777" w:rsidR="004C5050" w:rsidRPr="00EF6EBE" w:rsidRDefault="004C5050" w:rsidP="00583F17">
            <w:pPr>
              <w:rPr>
                <w:lang w:val="en-US"/>
              </w:rPr>
            </w:pPr>
            <w:r w:rsidRPr="00F57263">
              <w:t>requestOutcome</w:t>
            </w:r>
            <w:r>
              <w:t>.</w:t>
            </w:r>
            <w:r w:rsidRPr="00C76582">
              <w:t>outco</w:t>
            </w:r>
            <w:r w:rsidRPr="00954926">
              <w:rPr>
                <w:lang w:val="en-US"/>
              </w:rPr>
              <w:t>me</w:t>
            </w:r>
            <w:r>
              <w:rPr>
                <w:lang w:val="en-US"/>
              </w:rPr>
              <w:lastRenderedPageBreak/>
              <w:t>.</w:t>
            </w:r>
            <w:r w:rsidRPr="00975B42">
              <w:rPr>
                <w:lang w:val="en-US"/>
              </w:rPr>
              <w:t>accomplished</w:t>
            </w:r>
            <w:r>
              <w:rPr>
                <w:lang w:val="en-US"/>
              </w:rPr>
              <w:t>Activity</w:t>
            </w:r>
          </w:p>
        </w:tc>
        <w:tc>
          <w:tcPr>
            <w:tcW w:w="1134" w:type="dxa"/>
          </w:tcPr>
          <w:p w14:paraId="60CB6189" w14:textId="77777777" w:rsidR="004C5050" w:rsidRDefault="004C5050" w:rsidP="00583F17">
            <w:pPr>
              <w:rPr>
                <w:lang w:val="en-US"/>
              </w:rPr>
            </w:pPr>
            <w:r>
              <w:rPr>
                <w:lang w:val="en-US"/>
              </w:rPr>
              <w:lastRenderedPageBreak/>
              <w:t>ActivityTy</w:t>
            </w:r>
            <w:r>
              <w:rPr>
                <w:lang w:val="en-US"/>
              </w:rPr>
              <w:lastRenderedPageBreak/>
              <w:t>pe</w:t>
            </w:r>
          </w:p>
        </w:tc>
        <w:tc>
          <w:tcPr>
            <w:tcW w:w="3827" w:type="dxa"/>
          </w:tcPr>
          <w:p w14:paraId="7569A98C" w14:textId="77777777" w:rsidR="004C5050" w:rsidRPr="00975B42" w:rsidRDefault="004C5050" w:rsidP="00583F17">
            <w:r w:rsidRPr="00975B42">
              <w:lastRenderedPageBreak/>
              <w:t xml:space="preserve">Svaret kan redovisa noll till många </w:t>
            </w:r>
            <w:r w:rsidRPr="00975B42">
              <w:lastRenderedPageBreak/>
              <w:t>utförda åtgärder</w:t>
            </w:r>
          </w:p>
          <w:p w14:paraId="719A4576" w14:textId="77777777" w:rsidR="004C5050" w:rsidRDefault="004C5050" w:rsidP="00583F17"/>
        </w:tc>
        <w:tc>
          <w:tcPr>
            <w:tcW w:w="567" w:type="dxa"/>
          </w:tcPr>
          <w:p w14:paraId="4667A565" w14:textId="77777777" w:rsidR="004C5050" w:rsidRDefault="004C5050" w:rsidP="00583F17">
            <w:r>
              <w:lastRenderedPageBreak/>
              <w:t>0</w:t>
            </w:r>
            <w:proofErr w:type="gramStart"/>
            <w:r>
              <w:t>..</w:t>
            </w:r>
            <w:proofErr w:type="gramEnd"/>
            <w:r>
              <w:t>n</w:t>
            </w:r>
          </w:p>
        </w:tc>
        <w:tc>
          <w:tcPr>
            <w:tcW w:w="1134" w:type="dxa"/>
          </w:tcPr>
          <w:p w14:paraId="1140F254" w14:textId="77777777" w:rsidR="004C5050" w:rsidRDefault="004C5050" w:rsidP="00583F17"/>
        </w:tc>
      </w:tr>
      <w:tr w:rsidR="004C5050" w:rsidRPr="00D10D9E" w14:paraId="18216851" w14:textId="77777777" w:rsidTr="00583F17">
        <w:tc>
          <w:tcPr>
            <w:tcW w:w="2518" w:type="dxa"/>
          </w:tcPr>
          <w:p w14:paraId="433EEDA8" w14:textId="77777777" w:rsidR="004C5050" w:rsidRPr="0044133D" w:rsidRDefault="004C5050" w:rsidP="00583F17">
            <w:pPr>
              <w:rPr>
                <w:lang w:val="en-US"/>
              </w:rPr>
            </w:pPr>
            <w:r w:rsidRPr="00F57263">
              <w:lastRenderedPageBreak/>
              <w:t>requestOutcome</w:t>
            </w:r>
            <w:r>
              <w:t>.</w:t>
            </w:r>
            <w:r w:rsidRPr="00954926">
              <w:rPr>
                <w:lang w:val="en-US"/>
              </w:rPr>
              <w:t>outcome</w:t>
            </w:r>
            <w:r>
              <w:rPr>
                <w:lang w:val="en-US"/>
              </w:rPr>
              <w:t>.</w:t>
            </w:r>
            <w:r w:rsidRPr="00975B42">
              <w:rPr>
                <w:lang w:val="en-US"/>
              </w:rPr>
              <w:t>accomplished</w:t>
            </w:r>
            <w:r>
              <w:rPr>
                <w:lang w:val="en-US"/>
              </w:rPr>
              <w:t>Activity.id</w:t>
            </w:r>
          </w:p>
        </w:tc>
        <w:tc>
          <w:tcPr>
            <w:tcW w:w="1134" w:type="dxa"/>
          </w:tcPr>
          <w:p w14:paraId="60302C3B" w14:textId="77777777" w:rsidR="004C5050" w:rsidRDefault="004C5050" w:rsidP="00583F17">
            <w:pPr>
              <w:rPr>
                <w:lang w:val="en-US"/>
              </w:rPr>
            </w:pPr>
            <w:r>
              <w:rPr>
                <w:lang w:val="en-US"/>
              </w:rPr>
              <w:t>ActivityIdType</w:t>
            </w:r>
          </w:p>
        </w:tc>
        <w:tc>
          <w:tcPr>
            <w:tcW w:w="3827" w:type="dxa"/>
          </w:tcPr>
          <w:p w14:paraId="331DCA59" w14:textId="77777777" w:rsidR="004C5050" w:rsidRDefault="004C5050" w:rsidP="00583F17">
            <w:pPr>
              <w:outlineLvl w:val="4"/>
              <w:rPr>
                <w:rFonts w:eastAsia="Times New Roman"/>
                <w:szCs w:val="20"/>
              </w:rPr>
            </w:pPr>
            <w:r>
              <w:rPr>
                <w:rFonts w:eastAsia="Times New Roman"/>
                <w:szCs w:val="20"/>
              </w:rPr>
              <w:t>U</w:t>
            </w:r>
            <w:r w:rsidRPr="000745CE">
              <w:rPr>
                <w:rFonts w:eastAsia="Times New Roman"/>
                <w:szCs w:val="20"/>
              </w:rPr>
              <w:t xml:space="preserve">nikt </w:t>
            </w:r>
            <w:r>
              <w:rPr>
                <w:rFonts w:eastAsia="Times New Roman"/>
                <w:szCs w:val="20"/>
              </w:rPr>
              <w:t>id som är sammansatt av requestId + accomplishedActivity + löpnummer med # som skiljer respektive del.</w:t>
            </w:r>
          </w:p>
          <w:p w14:paraId="18E875ED"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Exempel.</w:t>
            </w:r>
          </w:p>
          <w:p w14:paraId="2900C46A"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 xml:space="preserve">requestId = </w:t>
            </w:r>
            <w:r w:rsidRPr="003E6793">
              <w:rPr>
                <w:rFonts w:eastAsia="Times New Roman"/>
                <w:szCs w:val="20"/>
                <w:lang w:val="en-US"/>
              </w:rPr>
              <w:t>SE2321000012-0001</w:t>
            </w:r>
            <w:r w:rsidRPr="00DD3984">
              <w:rPr>
                <w:rFonts w:eastAsia="Times New Roman"/>
                <w:szCs w:val="20"/>
                <w:lang w:val="en-US"/>
              </w:rPr>
              <w:t>#987</w:t>
            </w:r>
          </w:p>
          <w:p w14:paraId="1D7BDCA5"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 xml:space="preserve">id = </w:t>
            </w:r>
            <w:r w:rsidRPr="003E6793">
              <w:rPr>
                <w:rFonts w:eastAsia="Times New Roman"/>
                <w:szCs w:val="20"/>
                <w:lang w:val="en-US"/>
              </w:rPr>
              <w:t>SE2321000012-0001</w:t>
            </w:r>
            <w:r w:rsidRPr="00DD3984">
              <w:rPr>
                <w:rFonts w:eastAsia="Times New Roman"/>
                <w:szCs w:val="20"/>
                <w:lang w:val="en-US"/>
              </w:rPr>
              <w:t>#987</w:t>
            </w:r>
            <w:r>
              <w:rPr>
                <w:rFonts w:eastAsia="Times New Roman"/>
                <w:szCs w:val="20"/>
                <w:lang w:val="en-US"/>
              </w:rPr>
              <w:t>#</w:t>
            </w:r>
            <w:r w:rsidRPr="00DD3984">
              <w:rPr>
                <w:rFonts w:eastAsia="Times New Roman"/>
                <w:szCs w:val="20"/>
                <w:lang w:val="en-US"/>
              </w:rPr>
              <w:t>accomplished</w:t>
            </w:r>
            <w:r>
              <w:rPr>
                <w:rFonts w:eastAsia="Times New Roman"/>
                <w:szCs w:val="20"/>
                <w:lang w:val="en-US"/>
              </w:rPr>
              <w:t>Activity#</w:t>
            </w:r>
            <w:r w:rsidRPr="00DD3984">
              <w:rPr>
                <w:rFonts w:eastAsia="Times New Roman"/>
                <w:szCs w:val="20"/>
                <w:lang w:val="en-US"/>
              </w:rPr>
              <w:t>0</w:t>
            </w:r>
          </w:p>
          <w:p w14:paraId="33CC5A05" w14:textId="77777777" w:rsidR="004C5050" w:rsidRPr="00DD3984" w:rsidRDefault="004C5050" w:rsidP="00583F17">
            <w:pPr>
              <w:outlineLvl w:val="4"/>
              <w:rPr>
                <w:rFonts w:eastAsia="Times New Roman"/>
                <w:szCs w:val="20"/>
                <w:lang w:val="en-US"/>
              </w:rPr>
            </w:pPr>
            <w:r w:rsidRPr="00DD3984">
              <w:rPr>
                <w:rFonts w:eastAsia="Times New Roman"/>
                <w:szCs w:val="20"/>
                <w:lang w:val="en-US"/>
              </w:rPr>
              <w:t>och nästa id blir</w:t>
            </w:r>
          </w:p>
          <w:p w14:paraId="41A62E82" w14:textId="1F0853FB" w:rsidR="004C5050" w:rsidRPr="00DD3984" w:rsidRDefault="00AA223E" w:rsidP="00583F17">
            <w:pPr>
              <w:outlineLvl w:val="4"/>
              <w:rPr>
                <w:rFonts w:eastAsia="Times New Roman"/>
                <w:szCs w:val="20"/>
                <w:lang w:val="en-US"/>
              </w:rPr>
            </w:pPr>
            <w:r w:rsidRPr="00975B42">
              <w:rPr>
                <w:lang w:val="en-US"/>
              </w:rPr>
              <w:t>accomplished</w:t>
            </w:r>
            <w:r>
              <w:rPr>
                <w:lang w:val="en-US"/>
              </w:rPr>
              <w:t>Activity</w:t>
            </w:r>
            <w:r w:rsidR="004C5050" w:rsidRPr="00DD3984">
              <w:rPr>
                <w:rFonts w:eastAsia="Times New Roman"/>
                <w:szCs w:val="20"/>
                <w:lang w:val="en-US"/>
              </w:rPr>
              <w:t xml:space="preserve">.id = </w:t>
            </w:r>
            <w:r w:rsidR="004C5050" w:rsidRPr="002A2D6D">
              <w:rPr>
                <w:rFonts w:eastAsia="Times New Roman"/>
                <w:szCs w:val="20"/>
                <w:lang w:val="en-US"/>
              </w:rPr>
              <w:t>SE2321000012-0001</w:t>
            </w:r>
            <w:r w:rsidR="004C5050" w:rsidRPr="00DD3984">
              <w:rPr>
                <w:rFonts w:eastAsia="Times New Roman"/>
                <w:szCs w:val="20"/>
                <w:lang w:val="en-US"/>
              </w:rPr>
              <w:t>#987# accomplished</w:t>
            </w:r>
            <w:r w:rsidR="004C5050">
              <w:rPr>
                <w:rFonts w:eastAsia="Times New Roman"/>
                <w:szCs w:val="20"/>
                <w:lang w:val="en-US"/>
              </w:rPr>
              <w:t>Activity#</w:t>
            </w:r>
            <w:r w:rsidR="004C5050" w:rsidRPr="00DD3984">
              <w:rPr>
                <w:rFonts w:eastAsia="Times New Roman"/>
                <w:szCs w:val="20"/>
                <w:lang w:val="en-US"/>
              </w:rPr>
              <w:t>1</w:t>
            </w:r>
          </w:p>
          <w:p w14:paraId="1F531003" w14:textId="77777777" w:rsidR="004C5050" w:rsidRPr="00DD3984" w:rsidRDefault="004C5050" w:rsidP="00583F17">
            <w:pPr>
              <w:rPr>
                <w:lang w:val="en-US"/>
              </w:rPr>
            </w:pPr>
          </w:p>
        </w:tc>
        <w:tc>
          <w:tcPr>
            <w:tcW w:w="567" w:type="dxa"/>
          </w:tcPr>
          <w:p w14:paraId="509A1450" w14:textId="77777777" w:rsidR="004C5050" w:rsidRDefault="004C5050" w:rsidP="00583F17">
            <w:r>
              <w:t>0</w:t>
            </w:r>
            <w:proofErr w:type="gramStart"/>
            <w:r>
              <w:t>..</w:t>
            </w:r>
            <w:proofErr w:type="gramEnd"/>
            <w:r>
              <w:t>1</w:t>
            </w:r>
          </w:p>
        </w:tc>
        <w:tc>
          <w:tcPr>
            <w:tcW w:w="1134" w:type="dxa"/>
          </w:tcPr>
          <w:p w14:paraId="420A1701" w14:textId="77777777" w:rsidR="004C5050" w:rsidRDefault="004C5050" w:rsidP="00583F17"/>
        </w:tc>
      </w:tr>
      <w:tr w:rsidR="004C5050" w:rsidRPr="00D10D9E" w14:paraId="16628B5B" w14:textId="77777777" w:rsidTr="00583F17">
        <w:tc>
          <w:tcPr>
            <w:tcW w:w="2518" w:type="dxa"/>
          </w:tcPr>
          <w:p w14:paraId="54ABB4EE" w14:textId="77777777" w:rsidR="004C5050" w:rsidRPr="0044133D" w:rsidRDefault="004C5050" w:rsidP="00583F17">
            <w:pPr>
              <w:rPr>
                <w:lang w:val="en-US"/>
              </w:rPr>
            </w:pPr>
            <w:r w:rsidRPr="00F57263">
              <w:t>requestOutcome</w:t>
            </w:r>
            <w:r>
              <w:t>.</w:t>
            </w:r>
            <w:r w:rsidRPr="00954926">
              <w:rPr>
                <w:lang w:val="en-US"/>
              </w:rPr>
              <w:t>outcome</w:t>
            </w:r>
            <w:r>
              <w:rPr>
                <w:lang w:val="en-US"/>
              </w:rPr>
              <w:t>.</w:t>
            </w:r>
            <w:r w:rsidRPr="00975B42">
              <w:rPr>
                <w:lang w:val="en-US"/>
              </w:rPr>
              <w:t>accomplished</w:t>
            </w:r>
            <w:r>
              <w:rPr>
                <w:lang w:val="en-US"/>
              </w:rPr>
              <w:t>Activity.text</w:t>
            </w:r>
          </w:p>
        </w:tc>
        <w:tc>
          <w:tcPr>
            <w:tcW w:w="1134" w:type="dxa"/>
          </w:tcPr>
          <w:p w14:paraId="5A48EF91" w14:textId="77777777" w:rsidR="004C5050" w:rsidRDefault="004C5050" w:rsidP="00583F17">
            <w:pPr>
              <w:rPr>
                <w:lang w:val="en-US"/>
              </w:rPr>
            </w:pPr>
            <w:r>
              <w:rPr>
                <w:lang w:val="en-US"/>
              </w:rPr>
              <w:t>String</w:t>
            </w:r>
          </w:p>
        </w:tc>
        <w:tc>
          <w:tcPr>
            <w:tcW w:w="3827" w:type="dxa"/>
          </w:tcPr>
          <w:p w14:paraId="3B1B771A" w14:textId="77777777" w:rsidR="004C5050" w:rsidRPr="00F43084" w:rsidRDefault="004C5050" w:rsidP="00583F17">
            <w:r>
              <w:t xml:space="preserve">Här ska åtgärdsbeskrivningen in om systemet </w:t>
            </w:r>
            <w:r>
              <w:rPr>
                <w:b/>
              </w:rPr>
              <w:t xml:space="preserve">inte </w:t>
            </w:r>
            <w:r>
              <w:t>kan använda en kod. Text och code får inte skickas tillsammans.</w:t>
            </w:r>
          </w:p>
        </w:tc>
        <w:tc>
          <w:tcPr>
            <w:tcW w:w="567" w:type="dxa"/>
          </w:tcPr>
          <w:p w14:paraId="27B4E9BA" w14:textId="77777777" w:rsidR="004C5050" w:rsidRDefault="004C5050" w:rsidP="00583F17">
            <w:r>
              <w:t>0</w:t>
            </w:r>
            <w:proofErr w:type="gramStart"/>
            <w:r>
              <w:t>..</w:t>
            </w:r>
            <w:proofErr w:type="gramEnd"/>
            <w:r>
              <w:t>1</w:t>
            </w:r>
          </w:p>
        </w:tc>
        <w:tc>
          <w:tcPr>
            <w:tcW w:w="1134" w:type="dxa"/>
          </w:tcPr>
          <w:p w14:paraId="627750C5" w14:textId="77777777" w:rsidR="004C5050" w:rsidRDefault="004C5050" w:rsidP="00583F17">
            <w:r>
              <w:t>Maxlängd 8192 tecken</w:t>
            </w:r>
          </w:p>
        </w:tc>
      </w:tr>
      <w:tr w:rsidR="004C5050" w:rsidRPr="00D10D9E" w14:paraId="627B273C" w14:textId="77777777" w:rsidTr="00583F17">
        <w:tc>
          <w:tcPr>
            <w:tcW w:w="2518" w:type="dxa"/>
          </w:tcPr>
          <w:p w14:paraId="5D88EA37" w14:textId="77777777" w:rsidR="004C5050" w:rsidRPr="00225059" w:rsidRDefault="004C5050" w:rsidP="00583F17">
            <w:pPr>
              <w:rPr>
                <w:i/>
                <w:lang w:val="en-GB"/>
              </w:rPr>
            </w:pPr>
            <w:r w:rsidRPr="00F57263">
              <w:t>requestOutcome</w:t>
            </w:r>
            <w:r>
              <w:t>.</w:t>
            </w:r>
            <w:r w:rsidRPr="00954926">
              <w:rPr>
                <w:lang w:val="en-US"/>
              </w:rPr>
              <w:t>outcome</w:t>
            </w:r>
            <w:r>
              <w:rPr>
                <w:lang w:val="en-US"/>
              </w:rPr>
              <w:t>.</w:t>
            </w:r>
            <w:r w:rsidRPr="00975B42">
              <w:rPr>
                <w:lang w:val="en-US"/>
              </w:rPr>
              <w:t>accomplished</w:t>
            </w:r>
            <w:r>
              <w:rPr>
                <w:lang w:val="en-US"/>
              </w:rPr>
              <w:t>Activity.code</w:t>
            </w:r>
          </w:p>
        </w:tc>
        <w:tc>
          <w:tcPr>
            <w:tcW w:w="1134" w:type="dxa"/>
          </w:tcPr>
          <w:p w14:paraId="688E16BF" w14:textId="77777777" w:rsidR="004C5050" w:rsidRPr="008771B1" w:rsidRDefault="004C5050" w:rsidP="00583F17">
            <w:pPr>
              <w:rPr>
                <w:lang w:val="en-GB"/>
              </w:rPr>
            </w:pPr>
            <w:r>
              <w:rPr>
                <w:lang w:val="en-GB"/>
              </w:rPr>
              <w:t>ActivityCodeType</w:t>
            </w:r>
          </w:p>
        </w:tc>
        <w:tc>
          <w:tcPr>
            <w:tcW w:w="3827" w:type="dxa"/>
          </w:tcPr>
          <w:p w14:paraId="2E0B8444" w14:textId="77777777" w:rsidR="004C5050" w:rsidRDefault="004C5050" w:rsidP="00583F17">
            <w:pPr>
              <w:outlineLvl w:val="5"/>
            </w:pPr>
            <w:r>
              <w:t>Åtgärd enligt kodsystem.</w:t>
            </w:r>
          </w:p>
          <w:p w14:paraId="0ADDE73E" w14:textId="77777777" w:rsidR="004C5050" w:rsidRDefault="004C5050" w:rsidP="00583F17">
            <w:pPr>
              <w:outlineLvl w:val="5"/>
            </w:pPr>
          </w:p>
          <w:p w14:paraId="7DFCF463" w14:textId="77777777" w:rsidR="004C5050" w:rsidRPr="00D10D9E" w:rsidRDefault="004C5050" w:rsidP="00583F17">
            <w:r w:rsidRPr="00C9234D">
              <w:rPr>
                <w:rFonts w:eastAsia="Times New Roman"/>
                <w:b/>
                <w:szCs w:val="20"/>
              </w:rPr>
              <w:t>Observera</w:t>
            </w:r>
            <w:r w:rsidRPr="00C9234D">
              <w:rPr>
                <w:rFonts w:eastAsia="Times New Roman"/>
                <w:szCs w:val="20"/>
              </w:rPr>
              <w:t xml:space="preserve"> att code får </w:t>
            </w:r>
            <w:proofErr w:type="gramStart"/>
            <w:r w:rsidRPr="00C9234D">
              <w:rPr>
                <w:rFonts w:eastAsia="Times New Roman"/>
                <w:szCs w:val="20"/>
              </w:rPr>
              <w:t>endast</w:t>
            </w:r>
            <w:proofErr w:type="gramEnd"/>
            <w:r w:rsidRPr="00C9234D">
              <w:rPr>
                <w:rFonts w:eastAsia="Times New Roman"/>
                <w:szCs w:val="20"/>
              </w:rPr>
              <w:t xml:space="preserve"> förekomma om </w:t>
            </w:r>
            <w:r w:rsidRPr="00C9234D">
              <w:t>questionFormulation.desired</w:t>
            </w:r>
            <w:r>
              <w:t>Activity</w:t>
            </w:r>
            <w:r w:rsidRPr="00C9234D">
              <w:t xml:space="preserve">.text </w:t>
            </w:r>
            <w:r w:rsidRPr="00C9234D">
              <w:rPr>
                <w:b/>
              </w:rPr>
              <w:t>inte</w:t>
            </w:r>
            <w:r w:rsidRPr="00C9234D">
              <w:t xml:space="preserve"> används.</w:t>
            </w:r>
          </w:p>
        </w:tc>
        <w:tc>
          <w:tcPr>
            <w:tcW w:w="567" w:type="dxa"/>
          </w:tcPr>
          <w:p w14:paraId="6C386303" w14:textId="77777777" w:rsidR="004C5050" w:rsidRPr="00D10D9E" w:rsidRDefault="004C5050" w:rsidP="00583F17">
            <w:r>
              <w:t>0</w:t>
            </w:r>
            <w:proofErr w:type="gramStart"/>
            <w:r>
              <w:t>..</w:t>
            </w:r>
            <w:proofErr w:type="gramEnd"/>
            <w:r>
              <w:t>1</w:t>
            </w:r>
          </w:p>
        </w:tc>
        <w:tc>
          <w:tcPr>
            <w:tcW w:w="1134" w:type="dxa"/>
          </w:tcPr>
          <w:p w14:paraId="4A3B5D67" w14:textId="77777777" w:rsidR="004C5050" w:rsidRPr="00D10D9E" w:rsidRDefault="004C5050" w:rsidP="00583F17"/>
        </w:tc>
      </w:tr>
      <w:tr w:rsidR="004C5050" w14:paraId="7BA99BEF" w14:textId="77777777" w:rsidTr="00583F17">
        <w:tc>
          <w:tcPr>
            <w:tcW w:w="2518" w:type="dxa"/>
          </w:tcPr>
          <w:p w14:paraId="299D1B70" w14:textId="77777777" w:rsidR="004C5050" w:rsidRPr="009D24E8" w:rsidRDefault="004C5050" w:rsidP="00583F17">
            <w:pPr>
              <w:rPr>
                <w:lang w:val="en-US"/>
              </w:rPr>
            </w:pPr>
            <w:r w:rsidRPr="009D24E8">
              <w:rPr>
                <w:lang w:val="en-US"/>
              </w:rPr>
              <w:t>requestOutcome.</w:t>
            </w:r>
            <w:r w:rsidRPr="00954926">
              <w:rPr>
                <w:lang w:val="en-US"/>
              </w:rPr>
              <w:t>outcome</w:t>
            </w:r>
            <w:r>
              <w:rPr>
                <w:lang w:val="en-US"/>
              </w:rPr>
              <w:t>.</w:t>
            </w:r>
            <w:r w:rsidRPr="00975B42">
              <w:rPr>
                <w:lang w:val="en-US"/>
              </w:rPr>
              <w:t>accomplished</w:t>
            </w:r>
            <w:r>
              <w:rPr>
                <w:lang w:val="en-US"/>
              </w:rPr>
              <w:t>Activity.code.code</w:t>
            </w:r>
          </w:p>
        </w:tc>
        <w:tc>
          <w:tcPr>
            <w:tcW w:w="1134" w:type="dxa"/>
          </w:tcPr>
          <w:p w14:paraId="0B326E15" w14:textId="77777777" w:rsidR="004C5050" w:rsidRPr="0090337F" w:rsidRDefault="004C5050" w:rsidP="00583F17">
            <w:pPr>
              <w:rPr>
                <w:lang w:val="en-US"/>
              </w:rPr>
            </w:pPr>
            <w:r>
              <w:rPr>
                <w:lang w:val="en-US"/>
              </w:rPr>
              <w:t>String</w:t>
            </w:r>
          </w:p>
        </w:tc>
        <w:tc>
          <w:tcPr>
            <w:tcW w:w="3827" w:type="dxa"/>
          </w:tcPr>
          <w:p w14:paraId="28B5DFAA" w14:textId="77777777" w:rsidR="004C5050" w:rsidRPr="00DC36B6" w:rsidRDefault="004C5050" w:rsidP="00583F17">
            <w:r>
              <w:t xml:space="preserve">Kod enligt det </w:t>
            </w:r>
            <w:proofErr w:type="gramStart"/>
            <w:r>
              <w:t>angivet</w:t>
            </w:r>
            <w:proofErr w:type="gramEnd"/>
            <w:r>
              <w:t xml:space="preserve"> kodsystemet.</w:t>
            </w:r>
          </w:p>
        </w:tc>
        <w:tc>
          <w:tcPr>
            <w:tcW w:w="567" w:type="dxa"/>
          </w:tcPr>
          <w:p w14:paraId="645253E6" w14:textId="77777777" w:rsidR="004C5050" w:rsidRDefault="004C5050" w:rsidP="00583F17">
            <w:r>
              <w:t>1</w:t>
            </w:r>
            <w:proofErr w:type="gramStart"/>
            <w:r>
              <w:t>..</w:t>
            </w:r>
            <w:proofErr w:type="gramEnd"/>
            <w:r>
              <w:t>1</w:t>
            </w:r>
          </w:p>
        </w:tc>
        <w:tc>
          <w:tcPr>
            <w:tcW w:w="1134" w:type="dxa"/>
          </w:tcPr>
          <w:p w14:paraId="456981E9" w14:textId="77777777" w:rsidR="004C5050" w:rsidRDefault="004C5050" w:rsidP="00583F17"/>
        </w:tc>
      </w:tr>
      <w:tr w:rsidR="004C5050" w14:paraId="33107BF0" w14:textId="77777777" w:rsidTr="00583F17">
        <w:tc>
          <w:tcPr>
            <w:tcW w:w="2518" w:type="dxa"/>
          </w:tcPr>
          <w:p w14:paraId="34D02D4A" w14:textId="77777777" w:rsidR="004C5050" w:rsidRPr="009D24E8" w:rsidRDefault="004C5050" w:rsidP="00583F17">
            <w:pPr>
              <w:rPr>
                <w:lang w:val="en-US"/>
              </w:rPr>
            </w:pPr>
            <w:r w:rsidRPr="009D24E8">
              <w:rPr>
                <w:lang w:val="en-US"/>
              </w:rPr>
              <w:t>requestOutcome.</w:t>
            </w:r>
            <w:r w:rsidRPr="00954926">
              <w:rPr>
                <w:lang w:val="en-US"/>
              </w:rPr>
              <w:t>outcome</w:t>
            </w:r>
            <w:r>
              <w:rPr>
                <w:lang w:val="en-US"/>
              </w:rPr>
              <w:t>.</w:t>
            </w:r>
            <w:r w:rsidRPr="00975B42">
              <w:rPr>
                <w:lang w:val="en-US"/>
              </w:rPr>
              <w:t>accomplished</w:t>
            </w:r>
            <w:r>
              <w:rPr>
                <w:lang w:val="en-US"/>
              </w:rPr>
              <w:t>Activity.code.codeSystem</w:t>
            </w:r>
          </w:p>
        </w:tc>
        <w:tc>
          <w:tcPr>
            <w:tcW w:w="1134" w:type="dxa"/>
          </w:tcPr>
          <w:p w14:paraId="31664753" w14:textId="77777777" w:rsidR="004C5050" w:rsidRPr="0090337F" w:rsidRDefault="004C5050" w:rsidP="00583F17">
            <w:pPr>
              <w:rPr>
                <w:lang w:val="en-US"/>
              </w:rPr>
            </w:pPr>
            <w:r>
              <w:rPr>
                <w:lang w:val="en-US"/>
              </w:rPr>
              <w:t>String</w:t>
            </w:r>
          </w:p>
        </w:tc>
        <w:tc>
          <w:tcPr>
            <w:tcW w:w="3827" w:type="dxa"/>
          </w:tcPr>
          <w:p w14:paraId="3BCB1405" w14:textId="77777777" w:rsidR="004C5050" w:rsidRDefault="004C5050" w:rsidP="00583F17">
            <w:r>
              <w:t>Kodsystem för tolkning av angiven kod.</w:t>
            </w:r>
          </w:p>
          <w:p w14:paraId="78CBC7A0" w14:textId="77777777" w:rsidR="004C5050" w:rsidRDefault="004C5050" w:rsidP="00583F17"/>
          <w:p w14:paraId="3CB62DBA" w14:textId="77777777" w:rsidR="004C5050" w:rsidRDefault="004C5050" w:rsidP="00583F17">
            <w:r>
              <w:t>Obligatoriskt att hantera</w:t>
            </w:r>
          </w:p>
          <w:p w14:paraId="340501ED" w14:textId="77777777" w:rsidR="004C5050" w:rsidRDefault="004C5050" w:rsidP="00583F17">
            <w:r w:rsidRPr="004E6668">
              <w:t>1.2.752.116.1.3.2.1.4</w:t>
            </w:r>
            <w:r>
              <w:t xml:space="preserve"> = </w:t>
            </w:r>
            <w:r w:rsidRPr="004E6668">
              <w:t>KVÅ</w:t>
            </w:r>
          </w:p>
          <w:p w14:paraId="3F27B445" w14:textId="77777777" w:rsidR="004C5050" w:rsidRDefault="004C5050" w:rsidP="00583F17"/>
          <w:p w14:paraId="713B865E" w14:textId="77777777" w:rsidR="004C5050" w:rsidRDefault="004C5050" w:rsidP="00583F17">
            <w:r>
              <w:t>Om remittent använder kodverk som remissmottagande system inte hanterar skall detta resultera i ett fel av typen APPLICATION_ERROR.</w:t>
            </w:r>
          </w:p>
          <w:p w14:paraId="139EB30C" w14:textId="77777777" w:rsidR="004C5050" w:rsidRDefault="004C5050" w:rsidP="00583F17"/>
          <w:p w14:paraId="4A47803E" w14:textId="77777777" w:rsidR="004C5050" w:rsidRPr="00391033" w:rsidRDefault="004C5050" w:rsidP="00583F17"/>
        </w:tc>
        <w:tc>
          <w:tcPr>
            <w:tcW w:w="567" w:type="dxa"/>
          </w:tcPr>
          <w:p w14:paraId="340F9CCC" w14:textId="77777777" w:rsidR="004C5050" w:rsidRDefault="004C5050" w:rsidP="00583F17">
            <w:r>
              <w:t>1</w:t>
            </w:r>
            <w:proofErr w:type="gramStart"/>
            <w:r>
              <w:t>..</w:t>
            </w:r>
            <w:proofErr w:type="gramEnd"/>
            <w:r>
              <w:t>1</w:t>
            </w:r>
          </w:p>
        </w:tc>
        <w:tc>
          <w:tcPr>
            <w:tcW w:w="1134" w:type="dxa"/>
          </w:tcPr>
          <w:p w14:paraId="55FF0285" w14:textId="77777777" w:rsidR="004C5050" w:rsidRDefault="004C5050" w:rsidP="00583F17">
            <w:r>
              <w:t>Enum</w:t>
            </w:r>
          </w:p>
        </w:tc>
      </w:tr>
      <w:tr w:rsidR="004C5050" w14:paraId="293DF155" w14:textId="77777777" w:rsidTr="00583F17">
        <w:tc>
          <w:tcPr>
            <w:tcW w:w="2518" w:type="dxa"/>
          </w:tcPr>
          <w:p w14:paraId="1A6F74F1" w14:textId="77777777" w:rsidR="004C5050" w:rsidRPr="0090337F" w:rsidRDefault="004C5050" w:rsidP="00583F17">
            <w:r w:rsidRPr="00F57263">
              <w:t>requestOutcome</w:t>
            </w:r>
            <w:r w:rsidRPr="004C3327">
              <w:t>.attachment</w:t>
            </w:r>
          </w:p>
        </w:tc>
        <w:tc>
          <w:tcPr>
            <w:tcW w:w="1134" w:type="dxa"/>
          </w:tcPr>
          <w:p w14:paraId="40E5F15B" w14:textId="77777777" w:rsidR="004C5050" w:rsidRPr="0090337F" w:rsidRDefault="004C5050" w:rsidP="00583F17">
            <w:pPr>
              <w:rPr>
                <w:lang w:val="en-US"/>
              </w:rPr>
            </w:pPr>
            <w:r w:rsidRPr="004C3327">
              <w:rPr>
                <w:lang w:val="en-US"/>
              </w:rPr>
              <w:t>AttachmentType</w:t>
            </w:r>
          </w:p>
        </w:tc>
        <w:tc>
          <w:tcPr>
            <w:tcW w:w="3827" w:type="dxa"/>
          </w:tcPr>
          <w:p w14:paraId="5069058D" w14:textId="77777777" w:rsidR="004C5050" w:rsidRPr="00470007" w:rsidRDefault="004C5050" w:rsidP="00583F17">
            <w:pPr>
              <w:rPr>
                <w:lang w:val="en-US"/>
              </w:rPr>
            </w:pPr>
          </w:p>
        </w:tc>
        <w:tc>
          <w:tcPr>
            <w:tcW w:w="567" w:type="dxa"/>
          </w:tcPr>
          <w:p w14:paraId="6806D5BA" w14:textId="77777777" w:rsidR="004C5050" w:rsidRDefault="004C5050" w:rsidP="00583F17">
            <w:r>
              <w:t>0</w:t>
            </w:r>
            <w:proofErr w:type="gramStart"/>
            <w:r>
              <w:t>..</w:t>
            </w:r>
            <w:proofErr w:type="gramEnd"/>
            <w:r>
              <w:t>n</w:t>
            </w:r>
          </w:p>
        </w:tc>
        <w:tc>
          <w:tcPr>
            <w:tcW w:w="1134" w:type="dxa"/>
          </w:tcPr>
          <w:p w14:paraId="694222CD" w14:textId="77777777" w:rsidR="004C5050" w:rsidRDefault="004C5050" w:rsidP="00583F17"/>
        </w:tc>
      </w:tr>
      <w:tr w:rsidR="004C5050" w14:paraId="4749485F" w14:textId="77777777" w:rsidTr="00583F17">
        <w:tc>
          <w:tcPr>
            <w:tcW w:w="2518" w:type="dxa"/>
          </w:tcPr>
          <w:p w14:paraId="48602212" w14:textId="77777777" w:rsidR="004C5050" w:rsidRPr="0090337F" w:rsidRDefault="004C5050" w:rsidP="00583F17">
            <w:r w:rsidRPr="00F57263">
              <w:lastRenderedPageBreak/>
              <w:t>requestOutcome</w:t>
            </w:r>
            <w:r w:rsidRPr="004C3327">
              <w:t>.attachment</w:t>
            </w:r>
            <w:r>
              <w:t>.</w:t>
            </w:r>
            <w:r w:rsidRPr="004C3327">
              <w:t>urn</w:t>
            </w:r>
          </w:p>
        </w:tc>
        <w:tc>
          <w:tcPr>
            <w:tcW w:w="1134" w:type="dxa"/>
          </w:tcPr>
          <w:p w14:paraId="2B07DE5D" w14:textId="77777777" w:rsidR="004C5050" w:rsidRPr="0090337F" w:rsidRDefault="004C5050" w:rsidP="00583F17">
            <w:pPr>
              <w:rPr>
                <w:lang w:val="en-US"/>
              </w:rPr>
            </w:pPr>
            <w:r w:rsidRPr="004C3327">
              <w:t>URNType</w:t>
            </w:r>
          </w:p>
        </w:tc>
        <w:tc>
          <w:tcPr>
            <w:tcW w:w="3827" w:type="dxa"/>
          </w:tcPr>
          <w:p w14:paraId="67EA56BF" w14:textId="77777777" w:rsidR="004C5050" w:rsidRDefault="004C5050" w:rsidP="00583F17">
            <w:r>
              <w:t>Namn på kontrakt som hanterar bilagor.</w:t>
            </w:r>
          </w:p>
          <w:p w14:paraId="240EC9BC" w14:textId="77777777" w:rsidR="004C5050" w:rsidRDefault="004C5050" w:rsidP="00583F17"/>
          <w:p w14:paraId="665DFDCC" w14:textId="77777777" w:rsidR="004C5050" w:rsidRDefault="004C5050" w:rsidP="00583F17">
            <w:r>
              <w:t>Baseras på Uniform Resource Name (URN) där adressrymden utgörs av resursnycklar som är persistenta och fysiskt självständiga i domän fram till lämpligt tjänstekontrakt.</w:t>
            </w:r>
          </w:p>
          <w:p w14:paraId="3EDE6668" w14:textId="77777777" w:rsidR="004C5050" w:rsidRDefault="004C5050" w:rsidP="00583F17"/>
          <w:p w14:paraId="750B81D0" w14:textId="77777777" w:rsidR="004C5050" w:rsidRPr="004C3327" w:rsidRDefault="004C5050" w:rsidP="00583F17">
            <w:pPr>
              <w:rPr>
                <w:lang w:val="en-US"/>
              </w:rPr>
            </w:pPr>
            <w:r w:rsidRPr="004C3327">
              <w:rPr>
                <w:lang w:val="en-US"/>
              </w:rPr>
              <w:t>KV URN OID 1.3.6.1</w:t>
            </w:r>
          </w:p>
          <w:p w14:paraId="55800731" w14:textId="77777777" w:rsidR="004C5050" w:rsidRPr="004C3327" w:rsidRDefault="004C5050" w:rsidP="00583F17">
            <w:pPr>
              <w:rPr>
                <w:lang w:val="en-US"/>
              </w:rPr>
            </w:pPr>
          </w:p>
          <w:p w14:paraId="2BA0BBBE" w14:textId="77777777" w:rsidR="004C5050" w:rsidRPr="00470007" w:rsidRDefault="004C5050" w:rsidP="00583F17">
            <w:pPr>
              <w:rPr>
                <w:lang w:val="en-US"/>
              </w:rPr>
            </w:pPr>
            <w:r w:rsidRPr="004C3327">
              <w:rPr>
                <w:lang w:val="en-US"/>
              </w:rPr>
              <w:t>T.ex. urn:riv:clinicalprocess:activity:request:ProcessRequest:1:rivtabp21</w:t>
            </w:r>
          </w:p>
        </w:tc>
        <w:tc>
          <w:tcPr>
            <w:tcW w:w="567" w:type="dxa"/>
          </w:tcPr>
          <w:p w14:paraId="504F32CD" w14:textId="77777777" w:rsidR="004C5050" w:rsidRDefault="004C5050" w:rsidP="00583F17">
            <w:r>
              <w:rPr>
                <w:lang w:val="en-US"/>
              </w:rPr>
              <w:t>1..1</w:t>
            </w:r>
          </w:p>
        </w:tc>
        <w:tc>
          <w:tcPr>
            <w:tcW w:w="1134" w:type="dxa"/>
          </w:tcPr>
          <w:p w14:paraId="095CC6F5" w14:textId="77777777" w:rsidR="004C5050" w:rsidRDefault="004C5050" w:rsidP="00583F17"/>
        </w:tc>
      </w:tr>
      <w:tr w:rsidR="004C5050" w14:paraId="575A3B0C" w14:textId="77777777" w:rsidTr="00583F17">
        <w:tc>
          <w:tcPr>
            <w:tcW w:w="2518" w:type="dxa"/>
          </w:tcPr>
          <w:p w14:paraId="616A3429" w14:textId="77777777" w:rsidR="004C5050" w:rsidRPr="0090337F" w:rsidRDefault="004C5050" w:rsidP="00583F17">
            <w:r w:rsidRPr="00F57263">
              <w:t>requestOutcome</w:t>
            </w:r>
            <w:r w:rsidRPr="004C3327">
              <w:t>.attachment</w:t>
            </w:r>
            <w:r>
              <w:t>.</w:t>
            </w:r>
            <w:r w:rsidRPr="004C3327">
              <w:t>id</w:t>
            </w:r>
          </w:p>
        </w:tc>
        <w:tc>
          <w:tcPr>
            <w:tcW w:w="1134" w:type="dxa"/>
          </w:tcPr>
          <w:p w14:paraId="425FE5F5" w14:textId="77777777" w:rsidR="004C5050" w:rsidRPr="0090337F" w:rsidRDefault="004C5050" w:rsidP="00583F17">
            <w:pPr>
              <w:rPr>
                <w:lang w:val="en-US"/>
              </w:rPr>
            </w:pPr>
            <w:r>
              <w:t>String</w:t>
            </w:r>
          </w:p>
        </w:tc>
        <w:tc>
          <w:tcPr>
            <w:tcW w:w="3827" w:type="dxa"/>
          </w:tcPr>
          <w:p w14:paraId="7405B268" w14:textId="77777777" w:rsidR="004C5050" w:rsidRPr="006303AE" w:rsidRDefault="004C5050" w:rsidP="00583F17">
            <w:r>
              <w:t>Unik identifierare som används som inparameter till den ovan angivna tjänsten för att hämta den eftersökta bilagan.</w:t>
            </w:r>
          </w:p>
        </w:tc>
        <w:tc>
          <w:tcPr>
            <w:tcW w:w="567" w:type="dxa"/>
          </w:tcPr>
          <w:p w14:paraId="199A27C9" w14:textId="77777777" w:rsidR="004C5050" w:rsidRDefault="004C5050" w:rsidP="00583F17">
            <w:r>
              <w:t>1</w:t>
            </w:r>
            <w:proofErr w:type="gramStart"/>
            <w:r>
              <w:t>..</w:t>
            </w:r>
            <w:proofErr w:type="gramEnd"/>
            <w:r>
              <w:t>1</w:t>
            </w:r>
          </w:p>
        </w:tc>
        <w:tc>
          <w:tcPr>
            <w:tcW w:w="1134" w:type="dxa"/>
          </w:tcPr>
          <w:p w14:paraId="49F501FE" w14:textId="77777777" w:rsidR="004C5050" w:rsidRDefault="004C5050" w:rsidP="00583F17"/>
        </w:tc>
      </w:tr>
      <w:tr w:rsidR="004C5050" w14:paraId="337570F4" w14:textId="77777777" w:rsidTr="00583F17">
        <w:tc>
          <w:tcPr>
            <w:tcW w:w="2518" w:type="dxa"/>
          </w:tcPr>
          <w:p w14:paraId="3B982A07" w14:textId="77777777" w:rsidR="004C5050" w:rsidRPr="0090337F" w:rsidRDefault="004C5050" w:rsidP="00583F17">
            <w:r w:rsidRPr="00F57263">
              <w:t>requestOutcome</w:t>
            </w:r>
            <w:r>
              <w:t xml:space="preserve">. </w:t>
            </w:r>
            <w:r w:rsidRPr="005F318E">
              <w:t>attachment</w:t>
            </w:r>
            <w:r>
              <w:t>.mimetype</w:t>
            </w:r>
          </w:p>
        </w:tc>
        <w:tc>
          <w:tcPr>
            <w:tcW w:w="1134" w:type="dxa"/>
          </w:tcPr>
          <w:p w14:paraId="5791333F" w14:textId="77777777" w:rsidR="004C5050" w:rsidRPr="0090337F" w:rsidRDefault="004C5050" w:rsidP="00583F17">
            <w:pPr>
              <w:rPr>
                <w:lang w:val="en-US"/>
              </w:rPr>
            </w:pPr>
            <w:r>
              <w:t>String</w:t>
            </w:r>
          </w:p>
        </w:tc>
        <w:tc>
          <w:tcPr>
            <w:tcW w:w="3827" w:type="dxa"/>
          </w:tcPr>
          <w:p w14:paraId="7867D685" w14:textId="77777777" w:rsidR="004C5050" w:rsidRPr="00617591" w:rsidRDefault="004C5050" w:rsidP="00583F17">
            <w:r>
              <w:t>Mimetyp på bilaga. Formatering enligt RFC 6838.</w:t>
            </w:r>
          </w:p>
        </w:tc>
        <w:tc>
          <w:tcPr>
            <w:tcW w:w="567" w:type="dxa"/>
          </w:tcPr>
          <w:p w14:paraId="429D95F7" w14:textId="77777777" w:rsidR="004C5050" w:rsidRDefault="004C5050" w:rsidP="00583F17">
            <w:r>
              <w:t>1</w:t>
            </w:r>
            <w:proofErr w:type="gramStart"/>
            <w:r>
              <w:t>..</w:t>
            </w:r>
            <w:proofErr w:type="gramEnd"/>
            <w:r>
              <w:t>1</w:t>
            </w:r>
          </w:p>
        </w:tc>
        <w:tc>
          <w:tcPr>
            <w:tcW w:w="1134" w:type="dxa"/>
          </w:tcPr>
          <w:p w14:paraId="328F0311" w14:textId="77777777" w:rsidR="004C5050" w:rsidRDefault="004C5050" w:rsidP="00583F17"/>
        </w:tc>
      </w:tr>
      <w:tr w:rsidR="004C5050" w14:paraId="512D0EA9" w14:textId="77777777" w:rsidTr="00583F17">
        <w:tc>
          <w:tcPr>
            <w:tcW w:w="2518" w:type="dxa"/>
          </w:tcPr>
          <w:p w14:paraId="3B7B08F2" w14:textId="77777777" w:rsidR="004C5050" w:rsidRPr="0090337F" w:rsidRDefault="004C5050" w:rsidP="00583F17">
            <w:r w:rsidRPr="00F57263">
              <w:t>requestOutcome</w:t>
            </w:r>
            <w:r>
              <w:t xml:space="preserve">. </w:t>
            </w:r>
            <w:r w:rsidRPr="005F318E">
              <w:t>attachment</w:t>
            </w:r>
            <w:r>
              <w:t>.size</w:t>
            </w:r>
          </w:p>
        </w:tc>
        <w:tc>
          <w:tcPr>
            <w:tcW w:w="1134" w:type="dxa"/>
          </w:tcPr>
          <w:p w14:paraId="7A13109D" w14:textId="77777777" w:rsidR="004C5050" w:rsidRPr="0090337F" w:rsidRDefault="004C5050" w:rsidP="00583F17">
            <w:pPr>
              <w:rPr>
                <w:lang w:val="en-US"/>
              </w:rPr>
            </w:pPr>
            <w:r>
              <w:t>Long</w:t>
            </w:r>
          </w:p>
        </w:tc>
        <w:tc>
          <w:tcPr>
            <w:tcW w:w="3827" w:type="dxa"/>
          </w:tcPr>
          <w:p w14:paraId="48715C08" w14:textId="77777777" w:rsidR="004C5050" w:rsidRPr="006303AE" w:rsidRDefault="004C5050" w:rsidP="00583F17">
            <w:r>
              <w:t>Storlek på bilaga i bytes</w:t>
            </w:r>
          </w:p>
        </w:tc>
        <w:tc>
          <w:tcPr>
            <w:tcW w:w="567" w:type="dxa"/>
          </w:tcPr>
          <w:p w14:paraId="3FE488A1" w14:textId="77777777" w:rsidR="004C5050" w:rsidRDefault="004C5050" w:rsidP="00583F17">
            <w:r>
              <w:t>1</w:t>
            </w:r>
            <w:proofErr w:type="gramStart"/>
            <w:r>
              <w:t>..</w:t>
            </w:r>
            <w:proofErr w:type="gramEnd"/>
            <w:r>
              <w:t>1</w:t>
            </w:r>
          </w:p>
        </w:tc>
        <w:tc>
          <w:tcPr>
            <w:tcW w:w="1134" w:type="dxa"/>
          </w:tcPr>
          <w:p w14:paraId="3D5A6DA4" w14:textId="77777777" w:rsidR="004C5050" w:rsidRDefault="004C5050" w:rsidP="00583F17"/>
        </w:tc>
      </w:tr>
      <w:tr w:rsidR="004C5050" w14:paraId="00D906BB" w14:textId="77777777" w:rsidTr="00583F17">
        <w:tc>
          <w:tcPr>
            <w:tcW w:w="2518" w:type="dxa"/>
          </w:tcPr>
          <w:p w14:paraId="48983A51" w14:textId="77777777" w:rsidR="004C5050" w:rsidRPr="0090337F" w:rsidRDefault="004C5050" w:rsidP="00583F17">
            <w:r w:rsidRPr="0090337F">
              <w:t>originalRequest</w:t>
            </w:r>
          </w:p>
        </w:tc>
        <w:tc>
          <w:tcPr>
            <w:tcW w:w="1134" w:type="dxa"/>
          </w:tcPr>
          <w:p w14:paraId="130215DD" w14:textId="77777777" w:rsidR="004C5050" w:rsidRDefault="004C5050" w:rsidP="00583F17">
            <w:pPr>
              <w:rPr>
                <w:lang w:val="en-US"/>
              </w:rPr>
            </w:pPr>
            <w:r w:rsidRPr="0090337F">
              <w:rPr>
                <w:lang w:val="en-US"/>
              </w:rPr>
              <w:t>Request</w:t>
            </w:r>
            <w:r>
              <w:rPr>
                <w:lang w:val="en-US"/>
              </w:rPr>
              <w:t>Type</w:t>
            </w:r>
          </w:p>
        </w:tc>
        <w:tc>
          <w:tcPr>
            <w:tcW w:w="3827" w:type="dxa"/>
          </w:tcPr>
          <w:p w14:paraId="520D69FE" w14:textId="77777777" w:rsidR="004C5050" w:rsidRPr="006303AE" w:rsidRDefault="004C5050" w:rsidP="00583F17">
            <w:r w:rsidRPr="006303AE">
              <w:t>Originalremissen</w:t>
            </w:r>
          </w:p>
          <w:p w14:paraId="67A823A4" w14:textId="77777777" w:rsidR="004C5050" w:rsidRDefault="004C5050" w:rsidP="00583F17">
            <w:r w:rsidRPr="000718EF">
              <w:t xml:space="preserve">Detta fält skall endast vara ifyllt </w:t>
            </w:r>
            <w:r w:rsidRPr="00A27413">
              <w:t xml:space="preserve">i de fall då remissen skickas till annan mottagare än originalremittenten. </w:t>
            </w:r>
            <w:r>
              <w:t>Detta flöde finns idag inte beskrivet i de nationella specifikationerna. OriginalRequest får endast vara ifylld om den faktiska implementationen kan garantera att strukturen är identisk från det som mottogs från original remittenten.</w:t>
            </w:r>
          </w:p>
        </w:tc>
        <w:tc>
          <w:tcPr>
            <w:tcW w:w="567" w:type="dxa"/>
          </w:tcPr>
          <w:p w14:paraId="386C39C6" w14:textId="77777777" w:rsidR="004C5050" w:rsidRDefault="004C5050" w:rsidP="00583F17">
            <w:r>
              <w:t>0</w:t>
            </w:r>
            <w:proofErr w:type="gramStart"/>
            <w:r>
              <w:t>..</w:t>
            </w:r>
            <w:proofErr w:type="gramEnd"/>
            <w:r>
              <w:t>1</w:t>
            </w:r>
          </w:p>
        </w:tc>
        <w:tc>
          <w:tcPr>
            <w:tcW w:w="1134" w:type="dxa"/>
          </w:tcPr>
          <w:p w14:paraId="2AF129B0" w14:textId="77777777" w:rsidR="004C5050" w:rsidRDefault="004C5050" w:rsidP="00583F17"/>
        </w:tc>
      </w:tr>
      <w:tr w:rsidR="004C5050" w:rsidRPr="00D10D9E" w14:paraId="57CC142B" w14:textId="77777777" w:rsidTr="00583F17">
        <w:tc>
          <w:tcPr>
            <w:tcW w:w="2518" w:type="dxa"/>
          </w:tcPr>
          <w:p w14:paraId="20E3D37B" w14:textId="77777777" w:rsidR="004C5050" w:rsidRPr="00A71B49" w:rsidRDefault="004C5050" w:rsidP="00583F17">
            <w:pPr>
              <w:rPr>
                <w:b/>
                <w:lang w:val="en-GB"/>
              </w:rPr>
            </w:pPr>
            <w:r w:rsidRPr="00A71B49">
              <w:rPr>
                <w:b/>
                <w:lang w:val="en-GB"/>
              </w:rPr>
              <w:t>Svar</w:t>
            </w:r>
          </w:p>
        </w:tc>
        <w:tc>
          <w:tcPr>
            <w:tcW w:w="1134" w:type="dxa"/>
          </w:tcPr>
          <w:p w14:paraId="5F34DB37" w14:textId="77777777" w:rsidR="004C5050" w:rsidRPr="008771B1" w:rsidRDefault="004C5050" w:rsidP="00583F17">
            <w:pPr>
              <w:rPr>
                <w:lang w:val="en-GB"/>
              </w:rPr>
            </w:pPr>
          </w:p>
        </w:tc>
        <w:tc>
          <w:tcPr>
            <w:tcW w:w="3827" w:type="dxa"/>
          </w:tcPr>
          <w:p w14:paraId="09CAC7E7" w14:textId="77777777" w:rsidR="004C5050" w:rsidRPr="00D10D9E" w:rsidRDefault="004C5050" w:rsidP="00583F17"/>
        </w:tc>
        <w:tc>
          <w:tcPr>
            <w:tcW w:w="567" w:type="dxa"/>
          </w:tcPr>
          <w:p w14:paraId="4363AEE7" w14:textId="77777777" w:rsidR="004C5050" w:rsidRPr="00D10D9E" w:rsidRDefault="004C5050" w:rsidP="00583F17"/>
        </w:tc>
        <w:tc>
          <w:tcPr>
            <w:tcW w:w="1134" w:type="dxa"/>
          </w:tcPr>
          <w:p w14:paraId="6239A06B" w14:textId="77777777" w:rsidR="004C5050" w:rsidRPr="00D10D9E" w:rsidRDefault="004C5050" w:rsidP="00583F17"/>
        </w:tc>
      </w:tr>
      <w:tr w:rsidR="004C5050" w:rsidRPr="00D10D9E" w14:paraId="77641001" w14:textId="77777777" w:rsidTr="00583F17">
        <w:tc>
          <w:tcPr>
            <w:tcW w:w="2518" w:type="dxa"/>
          </w:tcPr>
          <w:p w14:paraId="4B2E93A8" w14:textId="77777777" w:rsidR="004C5050" w:rsidRPr="000400D9" w:rsidRDefault="004C5050" w:rsidP="00583F17">
            <w:r w:rsidRPr="000400D9">
              <w:t>result</w:t>
            </w:r>
          </w:p>
        </w:tc>
        <w:tc>
          <w:tcPr>
            <w:tcW w:w="1134" w:type="dxa"/>
          </w:tcPr>
          <w:p w14:paraId="54E36C4C" w14:textId="77777777" w:rsidR="004C5050" w:rsidRPr="000400D9" w:rsidRDefault="004C5050" w:rsidP="00583F17">
            <w:r w:rsidRPr="000400D9">
              <w:t>ResultType</w:t>
            </w:r>
          </w:p>
        </w:tc>
        <w:tc>
          <w:tcPr>
            <w:tcW w:w="3827" w:type="dxa"/>
          </w:tcPr>
          <w:p w14:paraId="33BE7867" w14:textId="77777777" w:rsidR="004C5050" w:rsidRPr="000400D9" w:rsidRDefault="004C5050" w:rsidP="00583F17">
            <w:r w:rsidRPr="000400D9">
              <w:t xml:space="preserve">Innehåller information om begäran gick bra eller </w:t>
            </w:r>
            <w:proofErr w:type="gramStart"/>
            <w:r w:rsidRPr="000400D9">
              <w:t>ej</w:t>
            </w:r>
            <w:proofErr w:type="gramEnd"/>
            <w:r w:rsidRPr="000400D9">
              <w:t>.</w:t>
            </w:r>
          </w:p>
        </w:tc>
        <w:tc>
          <w:tcPr>
            <w:tcW w:w="567" w:type="dxa"/>
          </w:tcPr>
          <w:p w14:paraId="2D1DC443" w14:textId="77777777" w:rsidR="004C5050" w:rsidRPr="000400D9" w:rsidRDefault="004C5050" w:rsidP="00583F17">
            <w:r w:rsidRPr="000400D9">
              <w:t>1</w:t>
            </w:r>
            <w:proofErr w:type="gramStart"/>
            <w:r w:rsidRPr="000400D9">
              <w:t>..</w:t>
            </w:r>
            <w:proofErr w:type="gramEnd"/>
            <w:r w:rsidRPr="000400D9">
              <w:t>1</w:t>
            </w:r>
          </w:p>
        </w:tc>
        <w:tc>
          <w:tcPr>
            <w:tcW w:w="1134" w:type="dxa"/>
          </w:tcPr>
          <w:p w14:paraId="69FF04B2" w14:textId="77777777" w:rsidR="004C5050" w:rsidRPr="000400D9" w:rsidRDefault="004C5050" w:rsidP="00583F17"/>
        </w:tc>
      </w:tr>
      <w:tr w:rsidR="004C5050" w:rsidRPr="00D10D9E" w14:paraId="040B726B" w14:textId="77777777" w:rsidTr="00583F17">
        <w:tc>
          <w:tcPr>
            <w:tcW w:w="2518" w:type="dxa"/>
          </w:tcPr>
          <w:p w14:paraId="54C6F36B" w14:textId="77777777" w:rsidR="004C5050" w:rsidRPr="000400D9" w:rsidRDefault="004C5050" w:rsidP="00583F17">
            <w:r>
              <w:t>result.</w:t>
            </w:r>
            <w:r w:rsidRPr="000400D9">
              <w:t>resultCode</w:t>
            </w:r>
          </w:p>
        </w:tc>
        <w:tc>
          <w:tcPr>
            <w:tcW w:w="1134" w:type="dxa"/>
          </w:tcPr>
          <w:p w14:paraId="6F752FDA" w14:textId="77777777" w:rsidR="004C5050" w:rsidRPr="000400D9" w:rsidRDefault="004C5050" w:rsidP="00583F17">
            <w:r w:rsidRPr="000400D9">
              <w:t>ResultCodeEnum</w:t>
            </w:r>
          </w:p>
        </w:tc>
        <w:tc>
          <w:tcPr>
            <w:tcW w:w="3827" w:type="dxa"/>
          </w:tcPr>
          <w:p w14:paraId="7DB9B22E" w14:textId="77777777" w:rsidR="004C5050" w:rsidRPr="000400D9" w:rsidRDefault="004C5050" w:rsidP="00583F17">
            <w:r w:rsidRPr="000400D9">
              <w:t>Kan endast vara OK, INFO eller ERROR</w:t>
            </w:r>
          </w:p>
        </w:tc>
        <w:tc>
          <w:tcPr>
            <w:tcW w:w="567" w:type="dxa"/>
          </w:tcPr>
          <w:p w14:paraId="57F595CE" w14:textId="77777777" w:rsidR="004C5050" w:rsidRPr="000400D9" w:rsidRDefault="004C5050" w:rsidP="00583F17">
            <w:r w:rsidRPr="000400D9">
              <w:t>1</w:t>
            </w:r>
            <w:proofErr w:type="gramStart"/>
            <w:r w:rsidRPr="000400D9">
              <w:t>..</w:t>
            </w:r>
            <w:proofErr w:type="gramEnd"/>
            <w:r w:rsidRPr="000400D9">
              <w:t>1</w:t>
            </w:r>
          </w:p>
        </w:tc>
        <w:tc>
          <w:tcPr>
            <w:tcW w:w="1134" w:type="dxa"/>
          </w:tcPr>
          <w:p w14:paraId="0380ECDC" w14:textId="77777777" w:rsidR="004C5050" w:rsidRPr="000400D9" w:rsidRDefault="004C5050" w:rsidP="00583F17"/>
        </w:tc>
      </w:tr>
      <w:tr w:rsidR="004C5050" w:rsidRPr="00D10D9E" w14:paraId="01DB57EB" w14:textId="77777777" w:rsidTr="00583F17">
        <w:tc>
          <w:tcPr>
            <w:tcW w:w="2518" w:type="dxa"/>
          </w:tcPr>
          <w:p w14:paraId="463112B7" w14:textId="77777777" w:rsidR="004C5050" w:rsidRPr="000400D9" w:rsidRDefault="004C5050" w:rsidP="00583F17">
            <w:r>
              <w:t>result.</w:t>
            </w:r>
            <w:r w:rsidRPr="000400D9">
              <w:t>errorCode</w:t>
            </w:r>
          </w:p>
        </w:tc>
        <w:tc>
          <w:tcPr>
            <w:tcW w:w="1134" w:type="dxa"/>
          </w:tcPr>
          <w:p w14:paraId="63A7D7E3" w14:textId="77777777" w:rsidR="004C5050" w:rsidRPr="000400D9" w:rsidRDefault="004C5050" w:rsidP="00583F17">
            <w:r w:rsidRPr="000400D9">
              <w:t>ErrorCodeEnum</w:t>
            </w:r>
          </w:p>
        </w:tc>
        <w:tc>
          <w:tcPr>
            <w:tcW w:w="3827" w:type="dxa"/>
          </w:tcPr>
          <w:p w14:paraId="3911FE66" w14:textId="77777777" w:rsidR="004C5050" w:rsidRPr="000400D9" w:rsidRDefault="004C5050" w:rsidP="00583F17">
            <w:r w:rsidRPr="000400D9">
              <w:t>Sätts endast om level är ERROR, se kapitel 4.3 för mer information.</w:t>
            </w:r>
          </w:p>
        </w:tc>
        <w:tc>
          <w:tcPr>
            <w:tcW w:w="567" w:type="dxa"/>
          </w:tcPr>
          <w:p w14:paraId="02596E38" w14:textId="77777777" w:rsidR="004C5050" w:rsidRPr="000400D9" w:rsidRDefault="004C5050" w:rsidP="00583F17">
            <w:r w:rsidRPr="000400D9">
              <w:t>0</w:t>
            </w:r>
            <w:proofErr w:type="gramStart"/>
            <w:r w:rsidRPr="000400D9">
              <w:t>..</w:t>
            </w:r>
            <w:proofErr w:type="gramEnd"/>
            <w:r w:rsidRPr="000400D9">
              <w:t>1</w:t>
            </w:r>
          </w:p>
        </w:tc>
        <w:tc>
          <w:tcPr>
            <w:tcW w:w="1134" w:type="dxa"/>
          </w:tcPr>
          <w:p w14:paraId="3BE601AF" w14:textId="77777777" w:rsidR="004C5050" w:rsidRPr="000400D9" w:rsidRDefault="004C5050" w:rsidP="00583F17"/>
        </w:tc>
      </w:tr>
      <w:tr w:rsidR="004C5050" w:rsidRPr="00D10D9E" w14:paraId="1453DA5C" w14:textId="77777777" w:rsidTr="00583F17">
        <w:tc>
          <w:tcPr>
            <w:tcW w:w="2518" w:type="dxa"/>
          </w:tcPr>
          <w:p w14:paraId="56C88579" w14:textId="77777777" w:rsidR="004C5050" w:rsidRPr="000400D9" w:rsidRDefault="004C5050" w:rsidP="00583F17">
            <w:r>
              <w:t>result.</w:t>
            </w:r>
            <w:r w:rsidRPr="000400D9">
              <w:t>subCode</w:t>
            </w:r>
          </w:p>
        </w:tc>
        <w:tc>
          <w:tcPr>
            <w:tcW w:w="1134" w:type="dxa"/>
          </w:tcPr>
          <w:p w14:paraId="65B54827" w14:textId="77777777" w:rsidR="004C5050" w:rsidRPr="000400D9" w:rsidRDefault="004C5050" w:rsidP="00583F17">
            <w:r w:rsidRPr="000400D9">
              <w:t>string</w:t>
            </w:r>
          </w:p>
        </w:tc>
        <w:tc>
          <w:tcPr>
            <w:tcW w:w="3827" w:type="dxa"/>
          </w:tcPr>
          <w:p w14:paraId="769DDECD" w14:textId="77777777" w:rsidR="004C5050" w:rsidRPr="000400D9" w:rsidRDefault="004C5050" w:rsidP="00583F17">
            <w:r w:rsidRPr="000400D9">
              <w:t>En mer specifik kod (*inga är idag specificerade*)</w:t>
            </w:r>
          </w:p>
        </w:tc>
        <w:tc>
          <w:tcPr>
            <w:tcW w:w="567" w:type="dxa"/>
          </w:tcPr>
          <w:p w14:paraId="21794820" w14:textId="77777777" w:rsidR="004C5050" w:rsidRPr="000400D9" w:rsidRDefault="004C5050" w:rsidP="00583F17">
            <w:r w:rsidRPr="000400D9">
              <w:t>0</w:t>
            </w:r>
            <w:proofErr w:type="gramStart"/>
            <w:r w:rsidRPr="000400D9">
              <w:t>..</w:t>
            </w:r>
            <w:proofErr w:type="gramEnd"/>
            <w:r w:rsidRPr="000400D9">
              <w:t>1</w:t>
            </w:r>
          </w:p>
        </w:tc>
        <w:tc>
          <w:tcPr>
            <w:tcW w:w="1134" w:type="dxa"/>
          </w:tcPr>
          <w:p w14:paraId="44D0AB99" w14:textId="77777777" w:rsidR="004C5050" w:rsidRPr="000400D9" w:rsidRDefault="004C5050" w:rsidP="00583F17"/>
        </w:tc>
      </w:tr>
      <w:tr w:rsidR="004C5050" w:rsidRPr="00D10D9E" w14:paraId="314B7000" w14:textId="77777777" w:rsidTr="00583F17">
        <w:tc>
          <w:tcPr>
            <w:tcW w:w="2518" w:type="dxa"/>
          </w:tcPr>
          <w:p w14:paraId="6FECC3BA" w14:textId="77777777" w:rsidR="004C5050" w:rsidRPr="000400D9" w:rsidRDefault="004C5050" w:rsidP="00583F17">
            <w:r w:rsidRPr="000400D9">
              <w:lastRenderedPageBreak/>
              <w:t>result.logId</w:t>
            </w:r>
          </w:p>
        </w:tc>
        <w:tc>
          <w:tcPr>
            <w:tcW w:w="1134" w:type="dxa"/>
          </w:tcPr>
          <w:p w14:paraId="691D9B46" w14:textId="77777777" w:rsidR="004C5050" w:rsidRPr="000400D9" w:rsidRDefault="004C5050" w:rsidP="00583F17">
            <w:r w:rsidRPr="000400D9">
              <w:t>string</w:t>
            </w:r>
          </w:p>
        </w:tc>
        <w:tc>
          <w:tcPr>
            <w:tcW w:w="3827" w:type="dxa"/>
          </w:tcPr>
          <w:p w14:paraId="2FDAAB11" w14:textId="77777777" w:rsidR="004C5050" w:rsidRPr="000400D9" w:rsidRDefault="004C5050" w:rsidP="00583F17">
            <w:r w:rsidRPr="000400D9">
              <w:t>Ett unikt log-id som kan användas vid felanmälan för att användas vid felsökning av producent.</w:t>
            </w:r>
          </w:p>
        </w:tc>
        <w:tc>
          <w:tcPr>
            <w:tcW w:w="567" w:type="dxa"/>
          </w:tcPr>
          <w:p w14:paraId="72E16E75" w14:textId="77777777" w:rsidR="004C5050" w:rsidRPr="000400D9" w:rsidRDefault="004C5050" w:rsidP="00583F17">
            <w:r w:rsidRPr="000400D9">
              <w:t>0</w:t>
            </w:r>
            <w:proofErr w:type="gramStart"/>
            <w:r w:rsidRPr="000400D9">
              <w:t>..</w:t>
            </w:r>
            <w:proofErr w:type="gramEnd"/>
            <w:r w:rsidRPr="000400D9">
              <w:t>1</w:t>
            </w:r>
          </w:p>
        </w:tc>
        <w:tc>
          <w:tcPr>
            <w:tcW w:w="1134" w:type="dxa"/>
          </w:tcPr>
          <w:p w14:paraId="4D57830D" w14:textId="77777777" w:rsidR="004C5050" w:rsidRPr="000400D9" w:rsidRDefault="004C5050" w:rsidP="00583F17"/>
        </w:tc>
      </w:tr>
      <w:tr w:rsidR="004C5050" w:rsidRPr="00D10D9E" w14:paraId="06595AF4" w14:textId="77777777" w:rsidTr="00583F17">
        <w:tc>
          <w:tcPr>
            <w:tcW w:w="2518" w:type="dxa"/>
          </w:tcPr>
          <w:p w14:paraId="36148784" w14:textId="77777777" w:rsidR="004C5050" w:rsidRPr="000400D9" w:rsidRDefault="004C5050" w:rsidP="00583F17">
            <w:r w:rsidRPr="000400D9">
              <w:t>result.message</w:t>
            </w:r>
          </w:p>
        </w:tc>
        <w:tc>
          <w:tcPr>
            <w:tcW w:w="1134" w:type="dxa"/>
          </w:tcPr>
          <w:p w14:paraId="4C9FB2C9" w14:textId="77777777" w:rsidR="004C5050" w:rsidRPr="000400D9" w:rsidRDefault="004C5050" w:rsidP="00583F17">
            <w:r w:rsidRPr="000400D9">
              <w:t>string</w:t>
            </w:r>
          </w:p>
        </w:tc>
        <w:tc>
          <w:tcPr>
            <w:tcW w:w="3827" w:type="dxa"/>
          </w:tcPr>
          <w:p w14:paraId="259AAF13" w14:textId="77777777" w:rsidR="004C5050" w:rsidRPr="000400D9" w:rsidRDefault="004C5050" w:rsidP="00583F17">
            <w:r w:rsidRPr="000400D9">
              <w:t>En beskrivande text som kan visas för användaren.</w:t>
            </w:r>
          </w:p>
        </w:tc>
        <w:tc>
          <w:tcPr>
            <w:tcW w:w="567" w:type="dxa"/>
          </w:tcPr>
          <w:p w14:paraId="3A3B2E84" w14:textId="77777777" w:rsidR="004C5050" w:rsidRPr="000400D9" w:rsidRDefault="004C5050" w:rsidP="00583F17">
            <w:r w:rsidRPr="000400D9">
              <w:t>0</w:t>
            </w:r>
            <w:proofErr w:type="gramStart"/>
            <w:r w:rsidRPr="000400D9">
              <w:t>..</w:t>
            </w:r>
            <w:proofErr w:type="gramEnd"/>
            <w:r w:rsidRPr="000400D9">
              <w:t>1</w:t>
            </w:r>
          </w:p>
        </w:tc>
        <w:tc>
          <w:tcPr>
            <w:tcW w:w="1134" w:type="dxa"/>
          </w:tcPr>
          <w:p w14:paraId="0B7443CA" w14:textId="77777777" w:rsidR="004C5050" w:rsidRDefault="004C5050" w:rsidP="00583F17"/>
        </w:tc>
      </w:tr>
    </w:tbl>
    <w:p w14:paraId="06616FDE" w14:textId="77777777" w:rsidR="00842167" w:rsidRDefault="00842167" w:rsidP="00842167"/>
    <w:p w14:paraId="630D55C3" w14:textId="77777777" w:rsidR="00842167" w:rsidRPr="00ED19D0" w:rsidRDefault="00842167" w:rsidP="00842167">
      <w:pPr>
        <w:pStyle w:val="Brdtext"/>
      </w:pPr>
    </w:p>
    <w:p w14:paraId="11A009F0" w14:textId="77777777" w:rsidR="00842167" w:rsidRDefault="00842167" w:rsidP="00842167">
      <w:pPr>
        <w:pStyle w:val="Rubrik3"/>
      </w:pPr>
      <w:bookmarkStart w:id="126" w:name="_Toc270858538"/>
      <w:bookmarkStart w:id="127" w:name="_Toc403589813"/>
      <w:r>
        <w:t>Övriga regler</w:t>
      </w:r>
      <w:bookmarkEnd w:id="126"/>
      <w:bookmarkEnd w:id="127"/>
    </w:p>
    <w:p w14:paraId="43A9E579" w14:textId="77777777" w:rsidR="00842167" w:rsidRPr="007E3F3B" w:rsidRDefault="00842167" w:rsidP="00842167">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724BF44D" w14:textId="77777777" w:rsidR="00842167" w:rsidRDefault="00842167" w:rsidP="00842167">
      <w:pPr>
        <w:rPr>
          <w:color w:val="4F81BD" w:themeColor="accent1"/>
        </w:rPr>
      </w:pPr>
    </w:p>
    <w:p w14:paraId="72717AFD" w14:textId="0E501DCA" w:rsidR="00842167" w:rsidRPr="00776D68" w:rsidRDefault="00842167" w:rsidP="005D63D0">
      <w:pPr>
        <w:pStyle w:val="Rubrik4"/>
      </w:pPr>
      <w:r w:rsidRPr="00776D68">
        <w:t>Icke funktionella krav</w:t>
      </w:r>
    </w:p>
    <w:p w14:paraId="06882E8E" w14:textId="77777777" w:rsidR="00842167" w:rsidRPr="00776D68" w:rsidRDefault="00842167" w:rsidP="00842167">
      <w:pPr>
        <w:pStyle w:val="Rubrik5"/>
      </w:pPr>
      <w:r w:rsidRPr="00776D68">
        <w:t>SLA-krav</w:t>
      </w:r>
    </w:p>
    <w:p w14:paraId="7E0D0A2C" w14:textId="52A9EB7B" w:rsidR="00842167" w:rsidRDefault="005D63D0" w:rsidP="005D63D0">
      <w:pPr>
        <w:rPr>
          <w:color w:val="4F81BD" w:themeColor="accent1"/>
        </w:rPr>
      </w:pPr>
      <w:r>
        <w:t>Se tjänstedomänens SLA-krav.</w:t>
      </w:r>
    </w:p>
    <w:p w14:paraId="554C2F3F" w14:textId="77777777" w:rsidR="00842167" w:rsidRPr="008B016A" w:rsidRDefault="00842167" w:rsidP="00842167"/>
    <w:p w14:paraId="66BD6810" w14:textId="77777777" w:rsidR="00842167" w:rsidRPr="00776D68" w:rsidRDefault="00842167" w:rsidP="00842167">
      <w:pPr>
        <w:pStyle w:val="Rubrik3"/>
      </w:pPr>
      <w:bookmarkStart w:id="128" w:name="_Toc270858539"/>
      <w:bookmarkStart w:id="129" w:name="_Toc403589814"/>
      <w:r w:rsidRPr="00776D68">
        <w:t>Annan information om kontraktet</w:t>
      </w:r>
      <w:bookmarkEnd w:id="128"/>
      <w:bookmarkEnd w:id="129"/>
    </w:p>
    <w:p w14:paraId="540C8DD4" w14:textId="77777777" w:rsidR="009147F4" w:rsidRDefault="009147F4">
      <w:pPr>
        <w:spacing w:line="240" w:lineRule="auto"/>
        <w:rPr>
          <w:highlight w:val="yellow"/>
        </w:rPr>
      </w:pPr>
      <w:r>
        <w:rPr>
          <w:highlight w:val="yellow"/>
        </w:rPr>
        <w:br w:type="page"/>
      </w:r>
    </w:p>
    <w:p w14:paraId="282EFBC8" w14:textId="77777777" w:rsidR="00842167" w:rsidRPr="005B0CFE" w:rsidRDefault="00842167" w:rsidP="00842167"/>
    <w:p w14:paraId="6B6F708B" w14:textId="77777777" w:rsidR="009147F4" w:rsidRPr="009147F4" w:rsidRDefault="009147F4" w:rsidP="009147F4">
      <w:pPr>
        <w:pStyle w:val="Rubrik2"/>
      </w:pPr>
      <w:bookmarkStart w:id="130" w:name="_Toc403589815"/>
      <w:r w:rsidRPr="009147F4">
        <w:t>ProcessRequestConfirmation</w:t>
      </w:r>
      <w:bookmarkEnd w:id="130"/>
      <w:r w:rsidRPr="009147F4">
        <w:t xml:space="preserve"> </w:t>
      </w:r>
    </w:p>
    <w:p w14:paraId="39B52847" w14:textId="77777777" w:rsidR="009147F4" w:rsidRDefault="009147F4" w:rsidP="009147F4">
      <w:r w:rsidRPr="00FD782C">
        <w:t xml:space="preserve">Tjänsten används av remissinvolverade parter för att kommunicera information kring en remiss. </w:t>
      </w:r>
      <w:r>
        <w:t>Exempel på detta är:</w:t>
      </w:r>
    </w:p>
    <w:p w14:paraId="75D6F7FE" w14:textId="77777777" w:rsidR="009147F4" w:rsidRDefault="009147F4" w:rsidP="009147F4">
      <w:pPr>
        <w:numPr>
          <w:ilvl w:val="0"/>
          <w:numId w:val="35"/>
        </w:numPr>
        <w:spacing w:line="240" w:lineRule="auto"/>
      </w:pPr>
      <w:r>
        <w:t>information om att en remiss har vidareskickats till en annan mottagning</w:t>
      </w:r>
    </w:p>
    <w:p w14:paraId="52F4C10F" w14:textId="77777777" w:rsidR="009147F4" w:rsidRDefault="009147F4" w:rsidP="009147F4">
      <w:pPr>
        <w:numPr>
          <w:ilvl w:val="0"/>
          <w:numId w:val="35"/>
        </w:numPr>
        <w:spacing w:line="240" w:lineRule="auto"/>
      </w:pPr>
      <w:r>
        <w:t xml:space="preserve">remissmottagaren begär komplettering av en redan skickad remiss </w:t>
      </w:r>
    </w:p>
    <w:p w14:paraId="129F4AF9" w14:textId="77777777" w:rsidR="009147F4" w:rsidRDefault="009147F4" w:rsidP="009147F4">
      <w:pPr>
        <w:numPr>
          <w:ilvl w:val="0"/>
          <w:numId w:val="35"/>
        </w:numPr>
        <w:spacing w:line="240" w:lineRule="auto"/>
      </w:pPr>
      <w:r>
        <w:t>en remissmottagare har bedömt remissen och går vidare i handläggningen av ärendet</w:t>
      </w:r>
    </w:p>
    <w:p w14:paraId="040BE2DD" w14:textId="77777777" w:rsidR="009147F4" w:rsidRDefault="009147F4" w:rsidP="009147F4"/>
    <w:p w14:paraId="570AF8CC" w14:textId="77777777" w:rsidR="009147F4" w:rsidRDefault="009147F4" w:rsidP="009147F4">
      <w:r>
        <w:t>Tjänstekontraktets huvuddomän är "clinicalprocess", som hanterar alla underdomäner som handlar om tjänstekontrakt för att hjälpa till med hantering av den kliniska kärnprocessen.</w:t>
      </w:r>
    </w:p>
    <w:p w14:paraId="5AF79302" w14:textId="77777777" w:rsidR="009147F4" w:rsidRDefault="009147F4" w:rsidP="009147F4">
      <w:r>
        <w:t>-</w:t>
      </w:r>
      <w:r>
        <w:tab/>
        <w:t>Underdomänen är "</w:t>
      </w:r>
      <w:proofErr w:type="gramStart"/>
      <w:r>
        <w:t>activity:request</w:t>
      </w:r>
      <w:proofErr w:type="gramEnd"/>
      <w:r>
        <w:t>", som grupperar alla tjänstekontrakt som handlar om att presentera och administrera information om remiss och tillhörande flöden.</w:t>
      </w:r>
    </w:p>
    <w:p w14:paraId="66CF98F4" w14:textId="77777777" w:rsidR="009147F4" w:rsidRDefault="009147F4" w:rsidP="009147F4">
      <w:r>
        <w:t xml:space="preserve">Namnrymden för tjänstekontraktet är: </w:t>
      </w:r>
      <w:proofErr w:type="gramStart"/>
      <w:r>
        <w:t>urn:riv</w:t>
      </w:r>
      <w:proofErr w:type="gramEnd"/>
      <w:r>
        <w:t>:clinicalprocess:activity:request</w:t>
      </w:r>
    </w:p>
    <w:p w14:paraId="301A561C" w14:textId="77777777" w:rsidR="009147F4" w:rsidRPr="00FD782C" w:rsidRDefault="009147F4" w:rsidP="009147F4"/>
    <w:p w14:paraId="4897C278" w14:textId="77777777" w:rsidR="00842167" w:rsidRDefault="00842167" w:rsidP="00842167">
      <w:pPr>
        <w:pStyle w:val="Rubrik3"/>
      </w:pPr>
      <w:bookmarkStart w:id="131" w:name="_Toc403589816"/>
      <w:r>
        <w:t>Version</w:t>
      </w:r>
      <w:bookmarkEnd w:id="131"/>
    </w:p>
    <w:p w14:paraId="5349E4B9" w14:textId="6EA6E640" w:rsidR="00842167" w:rsidRDefault="009147F4" w:rsidP="00842167">
      <w:r>
        <w:t>1.0</w:t>
      </w:r>
    </w:p>
    <w:p w14:paraId="54D87B0D" w14:textId="77777777" w:rsidR="00842167" w:rsidRPr="00C55071" w:rsidRDefault="00842167" w:rsidP="00842167"/>
    <w:p w14:paraId="0FF591F8" w14:textId="77777777" w:rsidR="00842167" w:rsidRDefault="00842167" w:rsidP="00842167">
      <w:pPr>
        <w:pStyle w:val="Rubrik3"/>
      </w:pPr>
      <w:bookmarkStart w:id="132" w:name="_Toc403589817"/>
      <w:r>
        <w:t>Fältregler</w:t>
      </w:r>
      <w:bookmarkEnd w:id="132"/>
    </w:p>
    <w:p w14:paraId="5AED8E51"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66798E3E" w14:textId="77777777" w:rsidR="00842167" w:rsidRDefault="00842167" w:rsidP="00842167"/>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1134"/>
        <w:gridCol w:w="3827"/>
        <w:gridCol w:w="567"/>
        <w:gridCol w:w="1134"/>
      </w:tblGrid>
      <w:tr w:rsidR="009147F4" w:rsidRPr="009147F4" w14:paraId="068104BA" w14:textId="77777777" w:rsidTr="009147F4">
        <w:tc>
          <w:tcPr>
            <w:tcW w:w="2518" w:type="dxa"/>
            <w:shd w:val="clear" w:color="auto" w:fill="D9D9D9" w:themeFill="background1" w:themeFillShade="D9"/>
          </w:tcPr>
          <w:p w14:paraId="5512340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Namn</w:t>
            </w:r>
          </w:p>
        </w:tc>
        <w:tc>
          <w:tcPr>
            <w:tcW w:w="1134" w:type="dxa"/>
            <w:shd w:val="clear" w:color="auto" w:fill="D9D9D9" w:themeFill="background1" w:themeFillShade="D9"/>
          </w:tcPr>
          <w:p w14:paraId="3662EBE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Typ</w:t>
            </w:r>
          </w:p>
        </w:tc>
        <w:tc>
          <w:tcPr>
            <w:tcW w:w="3827" w:type="dxa"/>
            <w:shd w:val="clear" w:color="auto" w:fill="D9D9D9" w:themeFill="background1" w:themeFillShade="D9"/>
          </w:tcPr>
          <w:p w14:paraId="0BFFC97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Kommentar</w:t>
            </w:r>
          </w:p>
        </w:tc>
        <w:tc>
          <w:tcPr>
            <w:tcW w:w="567" w:type="dxa"/>
            <w:shd w:val="clear" w:color="auto" w:fill="D9D9D9" w:themeFill="background1" w:themeFillShade="D9"/>
          </w:tcPr>
          <w:p w14:paraId="6EE0B2F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Kardi-nalitet</w:t>
            </w:r>
          </w:p>
        </w:tc>
        <w:tc>
          <w:tcPr>
            <w:tcW w:w="1134" w:type="dxa"/>
            <w:shd w:val="clear" w:color="auto" w:fill="D9D9D9" w:themeFill="background1" w:themeFillShade="D9"/>
          </w:tcPr>
          <w:p w14:paraId="3D3DCA2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i/>
                <w:noProof/>
                <w:color w:val="000000"/>
                <w:szCs w:val="24"/>
              </w:rPr>
              <w:t xml:space="preserve">Kodverk/värde-mängd </w:t>
            </w:r>
            <w:r w:rsidRPr="009147F4">
              <w:rPr>
                <w:rFonts w:ascii="Times New Roman" w:eastAsia="ヒラギノ角ゴ Pro W3" w:hAnsi="Times New Roman"/>
                <w:i/>
                <w:noProof/>
                <w:color w:val="000000"/>
                <w:szCs w:val="24"/>
              </w:rPr>
              <w:br/>
              <w:t>/ ev begränsningar</w:t>
            </w:r>
          </w:p>
        </w:tc>
      </w:tr>
      <w:tr w:rsidR="009147F4" w:rsidRPr="009147F4" w14:paraId="17307CEF" w14:textId="77777777" w:rsidTr="00583F17">
        <w:tc>
          <w:tcPr>
            <w:tcW w:w="2518" w:type="dxa"/>
          </w:tcPr>
          <w:p w14:paraId="1E9EFCC9" w14:textId="77777777" w:rsidR="009147F4" w:rsidRPr="009147F4" w:rsidRDefault="009147F4" w:rsidP="009147F4">
            <w:pPr>
              <w:spacing w:line="240" w:lineRule="auto"/>
              <w:rPr>
                <w:rFonts w:ascii="Times New Roman" w:eastAsia="ヒラギノ角ゴ Pro W3" w:hAnsi="Times New Roman"/>
                <w:b/>
                <w:noProof/>
                <w:color w:val="000000"/>
                <w:szCs w:val="24"/>
              </w:rPr>
            </w:pPr>
            <w:r w:rsidRPr="009147F4">
              <w:rPr>
                <w:rFonts w:ascii="Times New Roman" w:eastAsia="ヒラギノ角ゴ Pro W3" w:hAnsi="Times New Roman"/>
                <w:b/>
                <w:noProof/>
                <w:color w:val="000000"/>
                <w:szCs w:val="24"/>
              </w:rPr>
              <w:t>Begäran</w:t>
            </w:r>
          </w:p>
        </w:tc>
        <w:tc>
          <w:tcPr>
            <w:tcW w:w="1134" w:type="dxa"/>
          </w:tcPr>
          <w:p w14:paraId="54545ABF"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3827" w:type="dxa"/>
          </w:tcPr>
          <w:p w14:paraId="432A4646"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47D6D30E"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1134" w:type="dxa"/>
          </w:tcPr>
          <w:p w14:paraId="176BA1F2"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4551379F" w14:textId="77777777" w:rsidTr="00583F17">
        <w:tc>
          <w:tcPr>
            <w:tcW w:w="2518" w:type="dxa"/>
          </w:tcPr>
          <w:p w14:paraId="3A35A34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w:t>
            </w:r>
          </w:p>
        </w:tc>
        <w:tc>
          <w:tcPr>
            <w:tcW w:w="1134" w:type="dxa"/>
          </w:tcPr>
          <w:p w14:paraId="36C4EAE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RequestConfirmationType</w:t>
            </w:r>
          </w:p>
        </w:tc>
        <w:tc>
          <w:tcPr>
            <w:tcW w:w="3827" w:type="dxa"/>
          </w:tcPr>
          <w:p w14:paraId="3B7558AB" w14:textId="43FE3197" w:rsidR="009147F4" w:rsidRPr="009147F4" w:rsidRDefault="009147F4" w:rsidP="005738C9">
            <w:pPr>
              <w:spacing w:line="240" w:lineRule="auto"/>
              <w:rPr>
                <w:rFonts w:ascii="Times New Roman" w:eastAsia="Times New Roman" w:hAnsi="Times New Roman"/>
                <w:szCs w:val="20"/>
              </w:rPr>
            </w:pPr>
            <w:r w:rsidRPr="009147F4">
              <w:rPr>
                <w:rFonts w:ascii="Times New Roman" w:eastAsia="Times New Roman" w:hAnsi="Times New Roman"/>
                <w:szCs w:val="20"/>
              </w:rPr>
              <w:t>Remiss</w:t>
            </w:r>
            <w:r w:rsidR="005738C9">
              <w:rPr>
                <w:rFonts w:ascii="Times New Roman" w:eastAsia="Times New Roman" w:hAnsi="Times New Roman"/>
                <w:szCs w:val="20"/>
              </w:rPr>
              <w:t>bekräftelse</w:t>
            </w:r>
          </w:p>
        </w:tc>
        <w:tc>
          <w:tcPr>
            <w:tcW w:w="567" w:type="dxa"/>
          </w:tcPr>
          <w:p w14:paraId="1FD7786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2832F0EB"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tc>
      </w:tr>
      <w:tr w:rsidR="009147F4" w:rsidRPr="009147F4" w14:paraId="136EFF32" w14:textId="77777777" w:rsidTr="00583F17">
        <w:tc>
          <w:tcPr>
            <w:tcW w:w="2518" w:type="dxa"/>
          </w:tcPr>
          <w:p w14:paraId="57CF96D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requestConfirmation.requestId</w:t>
            </w:r>
          </w:p>
        </w:tc>
        <w:tc>
          <w:tcPr>
            <w:tcW w:w="1134" w:type="dxa"/>
          </w:tcPr>
          <w:p w14:paraId="51DAAC44"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requestIdType</w:t>
            </w:r>
          </w:p>
        </w:tc>
        <w:tc>
          <w:tcPr>
            <w:tcW w:w="3827" w:type="dxa"/>
          </w:tcPr>
          <w:p w14:paraId="4D0F97B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rPr>
              <w:t>Den ursprungliga remissens remiss-id</w:t>
            </w:r>
          </w:p>
          <w:p w14:paraId="6A3B968D"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0B0B87F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546C32BF"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Times New Roman" w:hAnsi="Times New Roman"/>
                <w:szCs w:val="20"/>
                <w:lang w:val="en-US"/>
              </w:rPr>
              <w:t>(.*)#(.*)</w:t>
            </w:r>
          </w:p>
          <w:p w14:paraId="55E3BAAD"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p w14:paraId="1C7D7144"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lang w:val="en-US"/>
              </w:rPr>
              <w:t>Maxlängd 256</w:t>
            </w:r>
          </w:p>
        </w:tc>
      </w:tr>
      <w:tr w:rsidR="009147F4" w:rsidRPr="009147F4" w14:paraId="7130FF5F" w14:textId="77777777" w:rsidTr="00583F17">
        <w:tc>
          <w:tcPr>
            <w:tcW w:w="2518" w:type="dxa"/>
          </w:tcPr>
          <w:p w14:paraId="2440CB3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requestConfirmation.requestConfirmationId</w:t>
            </w:r>
          </w:p>
        </w:tc>
        <w:tc>
          <w:tcPr>
            <w:tcW w:w="1134" w:type="dxa"/>
          </w:tcPr>
          <w:p w14:paraId="64C0398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requestIdType</w:t>
            </w:r>
          </w:p>
        </w:tc>
        <w:tc>
          <w:tcPr>
            <w:tcW w:w="3827" w:type="dxa"/>
          </w:tcPr>
          <w:p w14:paraId="3D6C776B" w14:textId="77777777" w:rsidR="009147F4" w:rsidRPr="009147F4" w:rsidRDefault="009147F4" w:rsidP="009147F4">
            <w:pPr>
              <w:spacing w:line="240" w:lineRule="auto"/>
              <w:rPr>
                <w:rFonts w:ascii="Times New Roman" w:eastAsia="Times New Roman" w:hAnsi="Times New Roman"/>
                <w:szCs w:val="20"/>
              </w:rPr>
            </w:pPr>
            <w:r w:rsidRPr="009147F4">
              <w:rPr>
                <w:rFonts w:ascii="Times New Roman" w:eastAsia="Times New Roman" w:hAnsi="Times New Roman"/>
                <w:szCs w:val="20"/>
              </w:rPr>
              <w:t>Unik identifierare för remissbekräftelsen.</w:t>
            </w:r>
          </w:p>
          <w:p w14:paraId="052E0942" w14:textId="77777777" w:rsidR="009147F4" w:rsidRPr="009147F4" w:rsidRDefault="009147F4" w:rsidP="009147F4">
            <w:pPr>
              <w:spacing w:line="240" w:lineRule="auto"/>
              <w:rPr>
                <w:rFonts w:ascii="Times New Roman" w:eastAsia="Times New Roman" w:hAnsi="Times New Roman"/>
                <w:szCs w:val="20"/>
              </w:rPr>
            </w:pPr>
          </w:p>
          <w:p w14:paraId="5225E418" w14:textId="77777777" w:rsidR="009147F4" w:rsidRPr="009147F4" w:rsidRDefault="009147F4" w:rsidP="009147F4">
            <w:pPr>
              <w:spacing w:line="240" w:lineRule="auto"/>
              <w:rPr>
                <w:rFonts w:ascii="Times New Roman" w:eastAsia="Times New Roman" w:hAnsi="Times New Roman"/>
                <w:szCs w:val="20"/>
              </w:rPr>
            </w:pPr>
            <w:r w:rsidRPr="009147F4">
              <w:rPr>
                <w:rFonts w:ascii="Times New Roman" w:eastAsia="Times New Roman" w:hAnsi="Times New Roman"/>
                <w:szCs w:val="20"/>
              </w:rPr>
              <w:t>Källsystem-Id(HSA-ID)#lokalt-id</w:t>
            </w:r>
          </w:p>
          <w:p w14:paraId="12AC52A0" w14:textId="77777777" w:rsidR="009147F4" w:rsidRPr="009147F4" w:rsidRDefault="009147F4" w:rsidP="009147F4">
            <w:pPr>
              <w:spacing w:line="240" w:lineRule="auto"/>
              <w:rPr>
                <w:rFonts w:ascii="Times New Roman" w:eastAsia="Times New Roman" w:hAnsi="Times New Roman"/>
                <w:szCs w:val="20"/>
              </w:rPr>
            </w:pPr>
          </w:p>
          <w:p w14:paraId="77EA78C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lang w:val="en-US"/>
              </w:rPr>
              <w:t xml:space="preserve">Exempel: </w:t>
            </w:r>
            <w:r w:rsidRPr="009147F4">
              <w:rPr>
                <w:rFonts w:ascii="Times New Roman" w:eastAsia="Times New Roman" w:hAnsi="Times New Roman"/>
                <w:szCs w:val="20"/>
              </w:rPr>
              <w:t>SE2321000012-0001#456</w:t>
            </w:r>
          </w:p>
        </w:tc>
        <w:tc>
          <w:tcPr>
            <w:tcW w:w="567" w:type="dxa"/>
          </w:tcPr>
          <w:p w14:paraId="79291E8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3985C530"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Times New Roman" w:hAnsi="Times New Roman"/>
                <w:szCs w:val="20"/>
                <w:lang w:val="en-US"/>
              </w:rPr>
              <w:t>(.*)#(.*)</w:t>
            </w:r>
          </w:p>
          <w:p w14:paraId="5BEAA4AB"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p w14:paraId="53BC12F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lang w:val="en-US"/>
              </w:rPr>
              <w:t>Maxlängd 256</w:t>
            </w:r>
          </w:p>
        </w:tc>
      </w:tr>
      <w:tr w:rsidR="009147F4" w:rsidRPr="009147F4" w14:paraId="2611740A" w14:textId="77777777" w:rsidTr="00583F17">
        <w:tc>
          <w:tcPr>
            <w:tcW w:w="2518" w:type="dxa"/>
          </w:tcPr>
          <w:p w14:paraId="7FC1D7B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requestConfirmation.typeOfRequestConfirmation</w:t>
            </w:r>
          </w:p>
        </w:tc>
        <w:tc>
          <w:tcPr>
            <w:tcW w:w="1134" w:type="dxa"/>
          </w:tcPr>
          <w:p w14:paraId="4A7CAEF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lang w:val="en-US"/>
              </w:rPr>
              <w:t>codeRequestConfirmationType</w:t>
            </w:r>
          </w:p>
        </w:tc>
        <w:tc>
          <w:tcPr>
            <w:tcW w:w="3827" w:type="dxa"/>
          </w:tcPr>
          <w:p w14:paraId="2C520C5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 xml:space="preserve">Anger typen av remissvar. </w:t>
            </w:r>
          </w:p>
          <w:p w14:paraId="62AFEC59"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120AF98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 xml:space="preserve">Giltiga värden är: </w:t>
            </w:r>
          </w:p>
          <w:p w14:paraId="4A12CEA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BEK = Bekräftelse</w:t>
            </w:r>
          </w:p>
          <w:p w14:paraId="4E8E17F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VID = Besked om vidareskickning</w:t>
            </w:r>
          </w:p>
          <w:p w14:paraId="3C39FC8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KOM = Kompletteringsbegäran</w:t>
            </w:r>
          </w:p>
        </w:tc>
        <w:tc>
          <w:tcPr>
            <w:tcW w:w="567" w:type="dxa"/>
          </w:tcPr>
          <w:p w14:paraId="179A924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1..1</w:t>
            </w:r>
          </w:p>
        </w:tc>
        <w:tc>
          <w:tcPr>
            <w:tcW w:w="1134" w:type="dxa"/>
          </w:tcPr>
          <w:p w14:paraId="1FEB6F16"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5330BB08" w14:textId="77777777" w:rsidTr="00583F17">
        <w:tc>
          <w:tcPr>
            <w:tcW w:w="2518" w:type="dxa"/>
          </w:tcPr>
          <w:p w14:paraId="069D5D5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lastRenderedPageBreak/>
              <w:t>requestConfirmation.requestVersionNumber</w:t>
            </w:r>
          </w:p>
        </w:tc>
        <w:tc>
          <w:tcPr>
            <w:tcW w:w="1134" w:type="dxa"/>
          </w:tcPr>
          <w:p w14:paraId="5E12341C"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VersionNumberType</w:t>
            </w:r>
          </w:p>
        </w:tc>
        <w:tc>
          <w:tcPr>
            <w:tcW w:w="3827" w:type="dxa"/>
          </w:tcPr>
          <w:p w14:paraId="2F3A9C9D" w14:textId="77777777" w:rsidR="009147F4" w:rsidRPr="005738C9" w:rsidRDefault="009147F4" w:rsidP="009147F4">
            <w:pPr>
              <w:tabs>
                <w:tab w:val="left" w:pos="3338"/>
              </w:tabs>
              <w:spacing w:line="240" w:lineRule="auto"/>
              <w:rPr>
                <w:rFonts w:ascii="Times New Roman" w:eastAsia="ヒラギノ角ゴ Pro W3" w:hAnsi="Times New Roman"/>
                <w:noProof/>
                <w:color w:val="000000"/>
                <w:szCs w:val="24"/>
              </w:rPr>
            </w:pPr>
            <w:r w:rsidRPr="005738C9">
              <w:rPr>
                <w:rFonts w:ascii="Times New Roman" w:eastAsia="ヒラギノ角ゴ Pro W3" w:hAnsi="Times New Roman"/>
                <w:noProof/>
                <w:color w:val="000000"/>
                <w:szCs w:val="24"/>
              </w:rPr>
              <w:t>Remissens versionsnummer.</w:t>
            </w:r>
          </w:p>
          <w:p w14:paraId="7696F44B" w14:textId="77777777" w:rsidR="006E6B18" w:rsidRPr="005738C9" w:rsidRDefault="006E6B18" w:rsidP="009147F4">
            <w:pPr>
              <w:tabs>
                <w:tab w:val="left" w:pos="3338"/>
              </w:tabs>
              <w:spacing w:line="240" w:lineRule="auto"/>
              <w:rPr>
                <w:rFonts w:ascii="Times New Roman" w:eastAsia="ヒラギノ角ゴ Pro W3" w:hAnsi="Times New Roman"/>
                <w:noProof/>
                <w:color w:val="000000"/>
                <w:szCs w:val="24"/>
              </w:rPr>
            </w:pPr>
          </w:p>
          <w:p w14:paraId="1826E978" w14:textId="77777777" w:rsidR="006E6B18" w:rsidRDefault="006E6B18" w:rsidP="006E6B18">
            <w:pPr>
              <w:tabs>
                <w:tab w:val="left" w:pos="3338"/>
              </w:tabs>
            </w:pPr>
            <w:r w:rsidRPr="004C01B0">
              <w:t>Version sta</w:t>
            </w:r>
            <w:r>
              <w:t>r</w:t>
            </w:r>
            <w:r w:rsidRPr="004C01B0">
              <w:t>tar alltid på 1 och räknas sekventiellt upp för varje ny version</w:t>
            </w:r>
            <w:r>
              <w:t>.</w:t>
            </w:r>
          </w:p>
          <w:p w14:paraId="27D75C9D" w14:textId="77777777" w:rsidR="006E6B18" w:rsidRDefault="006E6B18" w:rsidP="006E6B18">
            <w:pPr>
              <w:tabs>
                <w:tab w:val="left" w:pos="3338"/>
              </w:tabs>
            </w:pPr>
          </w:p>
          <w:p w14:paraId="0C08B979" w14:textId="77777777" w:rsidR="006E6B18" w:rsidRDefault="006E6B18" w:rsidP="006E6B18">
            <w:r>
              <w:t>Denna räknas upp vid:</w:t>
            </w:r>
          </w:p>
          <w:p w14:paraId="7B65F2C8" w14:textId="45C0008B" w:rsidR="006E6B18" w:rsidRPr="005738C9" w:rsidRDefault="006E6B18" w:rsidP="006E6B18">
            <w:pPr>
              <w:tabs>
                <w:tab w:val="left" w:pos="3338"/>
              </w:tabs>
              <w:spacing w:line="240" w:lineRule="auto"/>
              <w:rPr>
                <w:rFonts w:ascii="Times New Roman" w:eastAsia="ヒラギノ角ゴ Pro W3" w:hAnsi="Times New Roman"/>
                <w:noProof/>
                <w:color w:val="000000"/>
                <w:szCs w:val="24"/>
              </w:rPr>
            </w:pPr>
            <w:r w:rsidRPr="000B4FE4">
              <w:br/>
              <w:t>Ändrad remiss</w:t>
            </w:r>
            <w:r w:rsidRPr="000B4FE4">
              <w:br/>
              <w:t>Vidareskickad remiss</w:t>
            </w:r>
            <w:r w:rsidRPr="000B4FE4">
              <w:br/>
              <w:t>Ändrat betalningsansvar</w:t>
            </w:r>
          </w:p>
        </w:tc>
        <w:tc>
          <w:tcPr>
            <w:tcW w:w="567" w:type="dxa"/>
          </w:tcPr>
          <w:p w14:paraId="111FCFF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0C7A844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Times New Roman" w:hAnsi="Times New Roman"/>
                <w:szCs w:val="20"/>
              </w:rPr>
              <w:t>(0*[1-9]+|[1-9])\d*</w:t>
            </w:r>
          </w:p>
        </w:tc>
      </w:tr>
      <w:tr w:rsidR="009147F4" w:rsidRPr="009147F4" w14:paraId="6CA14865" w14:textId="77777777" w:rsidTr="00583F17">
        <w:tc>
          <w:tcPr>
            <w:tcW w:w="2518" w:type="dxa"/>
          </w:tcPr>
          <w:p w14:paraId="0F8400B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requestConfirmation.requestConfirmationTime</w:t>
            </w:r>
          </w:p>
        </w:tc>
        <w:tc>
          <w:tcPr>
            <w:tcW w:w="1134" w:type="dxa"/>
          </w:tcPr>
          <w:p w14:paraId="561B578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TimeStampType</w:t>
            </w:r>
          </w:p>
        </w:tc>
        <w:tc>
          <w:tcPr>
            <w:tcW w:w="3827" w:type="dxa"/>
          </w:tcPr>
          <w:p w14:paraId="71F9859F"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Tidpunkt då remissbekräftelsen skapades.</w:t>
            </w:r>
          </w:p>
        </w:tc>
        <w:tc>
          <w:tcPr>
            <w:tcW w:w="567" w:type="dxa"/>
          </w:tcPr>
          <w:p w14:paraId="0C880BB7" w14:textId="5848E538" w:rsidR="009147F4" w:rsidRPr="009147F4" w:rsidRDefault="00117CE7" w:rsidP="009147F4">
            <w:pPr>
              <w:spacing w:line="240" w:lineRule="auto"/>
              <w:rPr>
                <w:rFonts w:ascii="Times New Roman" w:eastAsia="ヒラギノ角ゴ Pro W3" w:hAnsi="Times New Roman"/>
                <w:noProof/>
                <w:color w:val="000000"/>
                <w:szCs w:val="24"/>
              </w:rPr>
            </w:pPr>
            <w:r>
              <w:rPr>
                <w:rFonts w:ascii="Times New Roman" w:eastAsia="ヒラギノ角ゴ Pro W3" w:hAnsi="Times New Roman"/>
                <w:noProof/>
                <w:color w:val="000000"/>
                <w:szCs w:val="24"/>
              </w:rPr>
              <w:t>1</w:t>
            </w:r>
            <w:r w:rsidR="009147F4" w:rsidRPr="009147F4">
              <w:rPr>
                <w:rFonts w:ascii="Times New Roman" w:eastAsia="ヒラギノ角ゴ Pro W3" w:hAnsi="Times New Roman"/>
                <w:noProof/>
                <w:color w:val="000000"/>
                <w:szCs w:val="24"/>
              </w:rPr>
              <w:t>..1</w:t>
            </w:r>
          </w:p>
        </w:tc>
        <w:tc>
          <w:tcPr>
            <w:tcW w:w="1134" w:type="dxa"/>
          </w:tcPr>
          <w:p w14:paraId="5A36352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SSÅÅMMDDttmmss</w:t>
            </w:r>
          </w:p>
        </w:tc>
      </w:tr>
      <w:tr w:rsidR="009147F4" w:rsidRPr="009147F4" w14:paraId="3AA0178C" w14:textId="77777777" w:rsidTr="00583F17">
        <w:tc>
          <w:tcPr>
            <w:tcW w:w="2518" w:type="dxa"/>
            <w:tcBorders>
              <w:top w:val="single" w:sz="4" w:space="0" w:color="auto"/>
              <w:left w:val="single" w:sz="4" w:space="0" w:color="auto"/>
              <w:bottom w:val="single" w:sz="4" w:space="0" w:color="auto"/>
              <w:right w:val="single" w:sz="4" w:space="0" w:color="auto"/>
            </w:tcBorders>
          </w:tcPr>
          <w:p w14:paraId="02632BE1"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w:t>
            </w:r>
          </w:p>
        </w:tc>
        <w:tc>
          <w:tcPr>
            <w:tcW w:w="1134" w:type="dxa"/>
            <w:tcBorders>
              <w:top w:val="single" w:sz="4" w:space="0" w:color="auto"/>
              <w:left w:val="single" w:sz="4" w:space="0" w:color="auto"/>
              <w:bottom w:val="single" w:sz="4" w:space="0" w:color="auto"/>
              <w:right w:val="single" w:sz="4" w:space="0" w:color="auto"/>
            </w:tcBorders>
          </w:tcPr>
          <w:p w14:paraId="3196FA7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FullOrganisationType</w:t>
            </w:r>
          </w:p>
        </w:tc>
        <w:tc>
          <w:tcPr>
            <w:tcW w:w="3827" w:type="dxa"/>
            <w:tcBorders>
              <w:top w:val="single" w:sz="4" w:space="0" w:color="auto"/>
              <w:left w:val="single" w:sz="4" w:space="0" w:color="auto"/>
              <w:bottom w:val="single" w:sz="4" w:space="0" w:color="auto"/>
              <w:right w:val="single" w:sz="4" w:space="0" w:color="auto"/>
            </w:tcBorders>
          </w:tcPr>
          <w:p w14:paraId="08140CD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Den faktiska enhet som skickar bekräftelsemeddelandet. Detta kan skilja sig från den ansvariga vårdenheten enligt PDL.</w:t>
            </w:r>
          </w:p>
        </w:tc>
        <w:tc>
          <w:tcPr>
            <w:tcW w:w="567" w:type="dxa"/>
            <w:tcBorders>
              <w:top w:val="single" w:sz="4" w:space="0" w:color="auto"/>
              <w:left w:val="single" w:sz="4" w:space="0" w:color="auto"/>
              <w:bottom w:val="single" w:sz="4" w:space="0" w:color="auto"/>
              <w:right w:val="single" w:sz="4" w:space="0" w:color="auto"/>
            </w:tcBorders>
          </w:tcPr>
          <w:p w14:paraId="043C670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Borders>
              <w:top w:val="single" w:sz="4" w:space="0" w:color="auto"/>
              <w:left w:val="single" w:sz="4" w:space="0" w:color="auto"/>
              <w:bottom w:val="single" w:sz="4" w:space="0" w:color="auto"/>
              <w:right w:val="single" w:sz="4" w:space="0" w:color="auto"/>
            </w:tcBorders>
          </w:tcPr>
          <w:p w14:paraId="1C491465"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339410B" w14:textId="77777777" w:rsidTr="00583F17">
        <w:tc>
          <w:tcPr>
            <w:tcW w:w="2518" w:type="dxa"/>
          </w:tcPr>
          <w:p w14:paraId="2AB419D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requestConfirmation.confirmingOrganisation.careUnitId</w:t>
            </w:r>
          </w:p>
        </w:tc>
        <w:tc>
          <w:tcPr>
            <w:tcW w:w="1134" w:type="dxa"/>
          </w:tcPr>
          <w:p w14:paraId="5A4F5D7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31C15F58"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 för enhet.</w:t>
            </w:r>
          </w:p>
        </w:tc>
        <w:tc>
          <w:tcPr>
            <w:tcW w:w="567" w:type="dxa"/>
          </w:tcPr>
          <w:p w14:paraId="627386E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050A9D1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4C553ED4" w14:textId="77777777" w:rsidTr="00583F17">
        <w:tc>
          <w:tcPr>
            <w:tcW w:w="2518" w:type="dxa"/>
          </w:tcPr>
          <w:p w14:paraId="4680F3A0"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requestConfirmation.confirmingOrganisation.careUnitName</w:t>
            </w:r>
          </w:p>
        </w:tc>
        <w:tc>
          <w:tcPr>
            <w:tcW w:w="1134" w:type="dxa"/>
          </w:tcPr>
          <w:p w14:paraId="5C0F168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49E0C60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Namn på enhet.</w:t>
            </w:r>
          </w:p>
        </w:tc>
        <w:tc>
          <w:tcPr>
            <w:tcW w:w="567" w:type="dxa"/>
          </w:tcPr>
          <w:p w14:paraId="4F1A248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38F93AE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0422D1F1" w14:textId="77777777" w:rsidTr="00583F17">
        <w:tc>
          <w:tcPr>
            <w:tcW w:w="2518" w:type="dxa"/>
          </w:tcPr>
          <w:p w14:paraId="7D582A7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requestConfirmation.confirmingOrganisation.careUnitTelephone</w:t>
            </w:r>
          </w:p>
        </w:tc>
        <w:tc>
          <w:tcPr>
            <w:tcW w:w="1134" w:type="dxa"/>
          </w:tcPr>
          <w:p w14:paraId="3A624D88"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684531B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Telefon till enhet.</w:t>
            </w:r>
          </w:p>
        </w:tc>
        <w:tc>
          <w:tcPr>
            <w:tcW w:w="567" w:type="dxa"/>
          </w:tcPr>
          <w:p w14:paraId="41906AF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C64050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0B21746" w14:textId="77777777" w:rsidTr="00583F17">
        <w:tc>
          <w:tcPr>
            <w:tcW w:w="2518" w:type="dxa"/>
          </w:tcPr>
          <w:p w14:paraId="46DCB49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requestConfirmation.confirmingOrganisation.careUnitEmail</w:t>
            </w:r>
          </w:p>
        </w:tc>
        <w:tc>
          <w:tcPr>
            <w:tcW w:w="1134" w:type="dxa"/>
          </w:tcPr>
          <w:p w14:paraId="1C08B483"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1501CD2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E-post till enhet.</w:t>
            </w:r>
          </w:p>
        </w:tc>
        <w:tc>
          <w:tcPr>
            <w:tcW w:w="567" w:type="dxa"/>
          </w:tcPr>
          <w:p w14:paraId="0127F03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43642EB"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5378E69" w14:textId="77777777" w:rsidTr="00583F17">
        <w:tc>
          <w:tcPr>
            <w:tcW w:w="2518" w:type="dxa"/>
          </w:tcPr>
          <w:p w14:paraId="2B33BF0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requestConfirmation.confirmingOrganisation.careUnitAddress</w:t>
            </w:r>
          </w:p>
        </w:tc>
        <w:tc>
          <w:tcPr>
            <w:tcW w:w="1134" w:type="dxa"/>
          </w:tcPr>
          <w:p w14:paraId="7B337CC0"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0145C77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Adress till enhet.</w:t>
            </w:r>
          </w:p>
        </w:tc>
        <w:tc>
          <w:tcPr>
            <w:tcW w:w="567" w:type="dxa"/>
          </w:tcPr>
          <w:p w14:paraId="6D01E17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C3480A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165A6D3" w14:textId="77777777" w:rsidTr="00583F17">
        <w:tc>
          <w:tcPr>
            <w:tcW w:w="2518" w:type="dxa"/>
          </w:tcPr>
          <w:p w14:paraId="3F5F179A"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requestConfirmation.confirmingOrganisation.careUnitLocation</w:t>
            </w:r>
          </w:p>
        </w:tc>
        <w:tc>
          <w:tcPr>
            <w:tcW w:w="1134" w:type="dxa"/>
          </w:tcPr>
          <w:p w14:paraId="3E19576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6D3A9F7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Text som anger namnet på plats eller ort för enhetens eller funktionens fysiska placering.</w:t>
            </w:r>
          </w:p>
        </w:tc>
        <w:tc>
          <w:tcPr>
            <w:tcW w:w="567" w:type="dxa"/>
          </w:tcPr>
          <w:p w14:paraId="7D04C05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3A54C71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2A27CA2" w14:textId="77777777" w:rsidTr="00583F17">
        <w:tc>
          <w:tcPr>
            <w:tcW w:w="2518" w:type="dxa"/>
          </w:tcPr>
          <w:p w14:paraId="13BDC9B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requestConfirmation.patient</w:t>
            </w:r>
          </w:p>
        </w:tc>
        <w:tc>
          <w:tcPr>
            <w:tcW w:w="1134" w:type="dxa"/>
          </w:tcPr>
          <w:p w14:paraId="72F03BE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SimplePatientType</w:t>
            </w:r>
          </w:p>
        </w:tc>
        <w:tc>
          <w:tcPr>
            <w:tcW w:w="3827" w:type="dxa"/>
          </w:tcPr>
          <w:p w14:paraId="0536351B"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rPr>
            </w:pPr>
          </w:p>
        </w:tc>
        <w:tc>
          <w:tcPr>
            <w:tcW w:w="567" w:type="dxa"/>
          </w:tcPr>
          <w:p w14:paraId="0BA004C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4E43A6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75BB67B" w14:textId="77777777" w:rsidTr="00583F17">
        <w:tc>
          <w:tcPr>
            <w:tcW w:w="2518" w:type="dxa"/>
          </w:tcPr>
          <w:p w14:paraId="7E94113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requestConfirmation.patient.personId</w:t>
            </w:r>
          </w:p>
        </w:tc>
        <w:tc>
          <w:tcPr>
            <w:tcW w:w="1134" w:type="dxa"/>
          </w:tcPr>
          <w:p w14:paraId="1164637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PersonIdType</w:t>
            </w:r>
          </w:p>
        </w:tc>
        <w:tc>
          <w:tcPr>
            <w:tcW w:w="3827" w:type="dxa"/>
          </w:tcPr>
          <w:p w14:paraId="5347830C"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rPr>
            </w:pPr>
          </w:p>
        </w:tc>
        <w:tc>
          <w:tcPr>
            <w:tcW w:w="567" w:type="dxa"/>
          </w:tcPr>
          <w:p w14:paraId="797B488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0999ABAD" w14:textId="77777777" w:rsidR="009147F4" w:rsidRPr="009147F4" w:rsidRDefault="009147F4" w:rsidP="009147F4">
            <w:pPr>
              <w:widowControl w:val="0"/>
              <w:autoSpaceDE w:val="0"/>
              <w:autoSpaceDN w:val="0"/>
              <w:adjustRightInd w:val="0"/>
              <w:spacing w:line="240" w:lineRule="auto"/>
              <w:rPr>
                <w:rFonts w:ascii="Times New Roman" w:eastAsia="ヒラギノ角ゴ Pro W3" w:hAnsi="Times New Roman"/>
                <w:noProof/>
                <w:color w:val="000000"/>
                <w:szCs w:val="24"/>
              </w:rPr>
            </w:pPr>
          </w:p>
        </w:tc>
      </w:tr>
      <w:tr w:rsidR="009147F4" w:rsidRPr="009147F4" w14:paraId="1DCA9521" w14:textId="77777777" w:rsidTr="00583F17">
        <w:tc>
          <w:tcPr>
            <w:tcW w:w="2518" w:type="dxa"/>
          </w:tcPr>
          <w:p w14:paraId="4474741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patient.personId.extention</w:t>
            </w:r>
          </w:p>
        </w:tc>
        <w:tc>
          <w:tcPr>
            <w:tcW w:w="1134" w:type="dxa"/>
          </w:tcPr>
          <w:p w14:paraId="42963CF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18ACD84C" w14:textId="1BD248D3" w:rsidR="009147F4" w:rsidRPr="009147F4" w:rsidRDefault="009147F4" w:rsidP="00552F3C">
            <w:pPr>
              <w:tabs>
                <w:tab w:val="left" w:pos="3338"/>
              </w:tabs>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Patientens identitet i form av personnummer</w:t>
            </w:r>
            <w:r w:rsidR="00552F3C">
              <w:rPr>
                <w:rFonts w:ascii="Times New Roman" w:eastAsia="ヒラギノ角ゴ Pro W3" w:hAnsi="Times New Roman"/>
                <w:noProof/>
                <w:color w:val="000000"/>
                <w:szCs w:val="24"/>
              </w:rPr>
              <w:t xml:space="preserve"> eller</w:t>
            </w:r>
            <w:r w:rsidRPr="009147F4">
              <w:rPr>
                <w:rFonts w:ascii="Times New Roman" w:eastAsia="ヒラギノ角ゴ Pro W3" w:hAnsi="Times New Roman"/>
                <w:noProof/>
                <w:color w:val="000000"/>
                <w:szCs w:val="24"/>
              </w:rPr>
              <w:t xml:space="preserve"> nationellt samordningsnummer.</w:t>
            </w:r>
          </w:p>
        </w:tc>
        <w:tc>
          <w:tcPr>
            <w:tcW w:w="567" w:type="dxa"/>
          </w:tcPr>
          <w:p w14:paraId="39F2A0E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2C1431E3"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ヒラギノ角ゴ Pro W3" w:hAnsi="Times New Roman"/>
                <w:noProof/>
                <w:color w:val="000000"/>
                <w:szCs w:val="24"/>
              </w:rPr>
              <w:t>[0-9]{8}[0-9pPtTfF][0-9]{3}</w:t>
            </w:r>
          </w:p>
        </w:tc>
      </w:tr>
      <w:tr w:rsidR="009147F4" w:rsidRPr="009147F4" w14:paraId="16305F83" w14:textId="77777777" w:rsidTr="00583F17">
        <w:tc>
          <w:tcPr>
            <w:tcW w:w="2518" w:type="dxa"/>
          </w:tcPr>
          <w:p w14:paraId="7FC7C74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patient.personId.root</w:t>
            </w:r>
          </w:p>
        </w:tc>
        <w:tc>
          <w:tcPr>
            <w:tcW w:w="1134" w:type="dxa"/>
          </w:tcPr>
          <w:p w14:paraId="2E35337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4A04C82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Patientens identitetstyp enligt:</w:t>
            </w:r>
          </w:p>
          <w:p w14:paraId="34806607"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3CD6E1C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Giltiga värden är:</w:t>
            </w:r>
          </w:p>
          <w:p w14:paraId="1AA1455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1.2.752.129.2.1.3.1 = Personnummer</w:t>
            </w:r>
          </w:p>
          <w:p w14:paraId="37EE32EF"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4824DF3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1.2.752.129.2.1.3.3 = Nationellt samordningsnummer</w:t>
            </w:r>
          </w:p>
        </w:tc>
        <w:tc>
          <w:tcPr>
            <w:tcW w:w="567" w:type="dxa"/>
          </w:tcPr>
          <w:p w14:paraId="49949D3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1..1</w:t>
            </w:r>
          </w:p>
        </w:tc>
        <w:tc>
          <w:tcPr>
            <w:tcW w:w="1134" w:type="dxa"/>
          </w:tcPr>
          <w:p w14:paraId="655F5AEF"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p>
        </w:tc>
      </w:tr>
      <w:tr w:rsidR="009147F4" w:rsidRPr="009147F4" w14:paraId="1B8897A9" w14:textId="77777777" w:rsidTr="00583F17">
        <w:tc>
          <w:tcPr>
            <w:tcW w:w="2518" w:type="dxa"/>
          </w:tcPr>
          <w:p w14:paraId="58CCF284"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lastRenderedPageBreak/>
              <w:t>requestConfirmation.</w:t>
            </w:r>
            <w:r w:rsidRPr="009147F4">
              <w:rPr>
                <w:rFonts w:ascii="Times New Roman" w:eastAsia="ヒラギノ角ゴ Pro W3" w:hAnsi="Times New Roman"/>
                <w:noProof/>
                <w:color w:val="000000"/>
                <w:szCs w:val="24"/>
                <w:lang w:val="en-US"/>
              </w:rPr>
              <w:t>patient.name</w:t>
            </w:r>
          </w:p>
        </w:tc>
        <w:tc>
          <w:tcPr>
            <w:tcW w:w="1134" w:type="dxa"/>
          </w:tcPr>
          <w:p w14:paraId="4980883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62F5C2A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Alla personnamn skrivs sammanslaget enligt formatet " Mellannamn Efternamn,</w:t>
            </w:r>
            <w:r w:rsidRPr="009147F4" w:rsidDel="00FF3F03">
              <w:rPr>
                <w:rFonts w:ascii="Times New Roman" w:eastAsia="ヒラギノ角ゴ Pro W3" w:hAnsi="Times New Roman"/>
                <w:noProof/>
                <w:color w:val="000000"/>
                <w:szCs w:val="24"/>
              </w:rPr>
              <w:t xml:space="preserve"> </w:t>
            </w:r>
            <w:r w:rsidRPr="009147F4">
              <w:rPr>
                <w:rFonts w:ascii="Times New Roman" w:eastAsia="ヒラギノ角ゴ Pro W3" w:hAnsi="Times New Roman"/>
                <w:noProof/>
                <w:color w:val="000000"/>
                <w:szCs w:val="24"/>
              </w:rPr>
              <w:t>förnamn". Om flera namn av samma typ förekommer ska dessa separeras med mellanslag.</w:t>
            </w:r>
          </w:p>
          <w:p w14:paraId="09385383" w14:textId="77777777" w:rsidR="009147F4" w:rsidRPr="009147F4" w:rsidRDefault="009147F4" w:rsidP="009147F4">
            <w:pPr>
              <w:tabs>
                <w:tab w:val="left" w:pos="3338"/>
              </w:tabs>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Implementationer rekommenderas att i första hand slå upp denna information från den källa till personinformation som normalt används. Detta namn är i första hand till för teknisk loggning och spårbarhet.</w:t>
            </w:r>
          </w:p>
        </w:tc>
        <w:tc>
          <w:tcPr>
            <w:tcW w:w="567" w:type="dxa"/>
          </w:tcPr>
          <w:p w14:paraId="50E884D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033CBAB8" w14:textId="77777777" w:rsidR="009147F4" w:rsidRPr="009147F4" w:rsidRDefault="009147F4" w:rsidP="009147F4">
            <w:pPr>
              <w:widowControl w:val="0"/>
              <w:autoSpaceDE w:val="0"/>
              <w:autoSpaceDN w:val="0"/>
              <w:adjustRightInd w:val="0"/>
              <w:spacing w:line="240" w:lineRule="auto"/>
              <w:rPr>
                <w:rFonts w:ascii="Times New Roman" w:eastAsia="Times New Roman" w:hAnsi="Times New Roman"/>
                <w:szCs w:val="20"/>
                <w:lang w:val="en-US"/>
              </w:rPr>
            </w:pPr>
            <w:r w:rsidRPr="009147F4">
              <w:rPr>
                <w:rFonts w:ascii="Times New Roman" w:eastAsia="Times New Roman" w:hAnsi="Times New Roman"/>
                <w:szCs w:val="20"/>
                <w:lang w:val="en-US"/>
              </w:rPr>
              <w:t>Maxlängd 216</w:t>
            </w:r>
          </w:p>
          <w:p w14:paraId="4BD3E86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9DEB0E1" w14:textId="77777777" w:rsidTr="00583F17">
        <w:tc>
          <w:tcPr>
            <w:tcW w:w="2518" w:type="dxa"/>
          </w:tcPr>
          <w:p w14:paraId="622EF4C0"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w:t>
            </w:r>
          </w:p>
        </w:tc>
        <w:tc>
          <w:tcPr>
            <w:tcW w:w="1134" w:type="dxa"/>
          </w:tcPr>
          <w:p w14:paraId="3E705918"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AuthorType</w:t>
            </w:r>
          </w:p>
        </w:tc>
        <w:tc>
          <w:tcPr>
            <w:tcW w:w="3827" w:type="dxa"/>
          </w:tcPr>
          <w:p w14:paraId="7716C46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Remissbekräfttande person och organisation</w:t>
            </w:r>
          </w:p>
        </w:tc>
        <w:tc>
          <w:tcPr>
            <w:tcW w:w="567" w:type="dxa"/>
          </w:tcPr>
          <w:p w14:paraId="3F79D00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3F2F6FB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4401FA82" w14:textId="77777777" w:rsidTr="00583F17">
        <w:tc>
          <w:tcPr>
            <w:tcW w:w="2518" w:type="dxa"/>
          </w:tcPr>
          <w:p w14:paraId="1BE3473C"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w:t>
            </w:r>
          </w:p>
        </w:tc>
        <w:tc>
          <w:tcPr>
            <w:tcW w:w="1134" w:type="dxa"/>
          </w:tcPr>
          <w:p w14:paraId="793080B1"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HealthcareProfessionalType</w:t>
            </w:r>
          </w:p>
        </w:tc>
        <w:tc>
          <w:tcPr>
            <w:tcW w:w="3827" w:type="dxa"/>
          </w:tcPr>
          <w:p w14:paraId="54C5F378"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491A357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0D81B4CE"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C3F1EB6" w14:textId="77777777" w:rsidTr="00583F17">
        <w:tc>
          <w:tcPr>
            <w:tcW w:w="2518" w:type="dxa"/>
          </w:tcPr>
          <w:p w14:paraId="1AF4257F"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author.healthcareProfessional.id</w:t>
            </w:r>
          </w:p>
        </w:tc>
        <w:tc>
          <w:tcPr>
            <w:tcW w:w="1134" w:type="dxa"/>
          </w:tcPr>
          <w:p w14:paraId="234F2B91"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2F471685" w14:textId="49F115A8"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w:t>
            </w:r>
            <w:r w:rsidR="005461F3">
              <w:rPr>
                <w:rFonts w:ascii="Times New Roman" w:eastAsia="ヒラギノ角ゴ Pro W3" w:hAnsi="Times New Roman"/>
                <w:noProof/>
                <w:color w:val="000000"/>
                <w:szCs w:val="24"/>
              </w:rPr>
              <w:t>-</w:t>
            </w:r>
            <w:r w:rsidRPr="009147F4">
              <w:rPr>
                <w:rFonts w:ascii="Times New Roman" w:eastAsia="ヒラギノ角ゴ Pro W3" w:hAnsi="Times New Roman"/>
                <w:noProof/>
                <w:color w:val="000000"/>
                <w:szCs w:val="24"/>
              </w:rPr>
              <w:t>id för remissbesvarare</w:t>
            </w:r>
          </w:p>
        </w:tc>
        <w:tc>
          <w:tcPr>
            <w:tcW w:w="567" w:type="dxa"/>
          </w:tcPr>
          <w:p w14:paraId="5537B2A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4CE5FD4"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17E44C80" w14:textId="77777777" w:rsidTr="00583F17">
        <w:tc>
          <w:tcPr>
            <w:tcW w:w="2518" w:type="dxa"/>
          </w:tcPr>
          <w:p w14:paraId="6C89E5A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author.healthcareProfessional.name</w:t>
            </w:r>
          </w:p>
        </w:tc>
        <w:tc>
          <w:tcPr>
            <w:tcW w:w="1134" w:type="dxa"/>
          </w:tcPr>
          <w:p w14:paraId="013C716B"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06D7D47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Personalnamn</w:t>
            </w:r>
          </w:p>
        </w:tc>
        <w:tc>
          <w:tcPr>
            <w:tcW w:w="567" w:type="dxa"/>
          </w:tcPr>
          <w:p w14:paraId="20FD99D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3C049C1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7860C1BC" w14:textId="77777777" w:rsidTr="00583F17">
        <w:tc>
          <w:tcPr>
            <w:tcW w:w="2518" w:type="dxa"/>
          </w:tcPr>
          <w:p w14:paraId="2C57802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author.typeOfHealthcareProfessional</w:t>
            </w:r>
          </w:p>
        </w:tc>
        <w:tc>
          <w:tcPr>
            <w:tcW w:w="1134" w:type="dxa"/>
          </w:tcPr>
          <w:p w14:paraId="33DC0DB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codeForProfession</w:t>
            </w:r>
          </w:p>
        </w:tc>
        <w:tc>
          <w:tcPr>
            <w:tcW w:w="3827" w:type="dxa"/>
          </w:tcPr>
          <w:p w14:paraId="1C0806F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Typ av HoS-personal</w:t>
            </w:r>
          </w:p>
        </w:tc>
        <w:tc>
          <w:tcPr>
            <w:tcW w:w="567" w:type="dxa"/>
          </w:tcPr>
          <w:p w14:paraId="7B01175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3EA237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768E86F5" w14:textId="77777777" w:rsidTr="00583F17">
        <w:tc>
          <w:tcPr>
            <w:tcW w:w="2518" w:type="dxa"/>
          </w:tcPr>
          <w:p w14:paraId="32F53A37"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author.healthcareProfessionalOrganisation</w:t>
            </w:r>
          </w:p>
        </w:tc>
        <w:tc>
          <w:tcPr>
            <w:tcW w:w="1134" w:type="dxa"/>
          </w:tcPr>
          <w:p w14:paraId="04C71FA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OrganisationType</w:t>
            </w:r>
          </w:p>
        </w:tc>
        <w:tc>
          <w:tcPr>
            <w:tcW w:w="3827" w:type="dxa"/>
          </w:tcPr>
          <w:p w14:paraId="6615408C"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585A2BA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648812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0BB02DE0" w14:textId="77777777" w:rsidTr="00583F17">
        <w:tc>
          <w:tcPr>
            <w:tcW w:w="2518" w:type="dxa"/>
          </w:tcPr>
          <w:p w14:paraId="54DC5924"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author.healthcareProfessionalOrganisation careUnitId</w:t>
            </w:r>
          </w:p>
        </w:tc>
        <w:tc>
          <w:tcPr>
            <w:tcW w:w="1134" w:type="dxa"/>
          </w:tcPr>
          <w:p w14:paraId="2454A8E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5EE04BD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HSA-id för verksamhet som ansvarar för remissbekräftelsen.</w:t>
            </w:r>
          </w:p>
        </w:tc>
        <w:tc>
          <w:tcPr>
            <w:tcW w:w="567" w:type="dxa"/>
          </w:tcPr>
          <w:p w14:paraId="5DCA00C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298C6FF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5BA5DF29" w14:textId="77777777" w:rsidTr="00583F17">
        <w:tc>
          <w:tcPr>
            <w:tcW w:w="2518" w:type="dxa"/>
          </w:tcPr>
          <w:p w14:paraId="00DCA75F"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recipient</w:t>
            </w:r>
          </w:p>
        </w:tc>
        <w:tc>
          <w:tcPr>
            <w:tcW w:w="1134" w:type="dxa"/>
          </w:tcPr>
          <w:p w14:paraId="2C0D957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RecipientType</w:t>
            </w:r>
          </w:p>
        </w:tc>
        <w:tc>
          <w:tcPr>
            <w:tcW w:w="3827" w:type="dxa"/>
          </w:tcPr>
          <w:p w14:paraId="202AF728"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2B58761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7BB7F7A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D03777A" w14:textId="77777777" w:rsidTr="00583F17">
        <w:tc>
          <w:tcPr>
            <w:tcW w:w="2518" w:type="dxa"/>
          </w:tcPr>
          <w:p w14:paraId="056EFD64"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recipient.organisation</w:t>
            </w:r>
          </w:p>
        </w:tc>
        <w:tc>
          <w:tcPr>
            <w:tcW w:w="1134" w:type="dxa"/>
          </w:tcPr>
          <w:p w14:paraId="0DFBA279"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OrganisationType</w:t>
            </w:r>
          </w:p>
        </w:tc>
        <w:tc>
          <w:tcPr>
            <w:tcW w:w="3827" w:type="dxa"/>
          </w:tcPr>
          <w:p w14:paraId="0994B7D4"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295CF88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6EB691C7"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5EEACFF5" w14:textId="77777777" w:rsidTr="00583F17">
        <w:tc>
          <w:tcPr>
            <w:tcW w:w="2518" w:type="dxa"/>
          </w:tcPr>
          <w:p w14:paraId="390B6AA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recipient.organisation.careUnitId</w:t>
            </w:r>
          </w:p>
        </w:tc>
        <w:tc>
          <w:tcPr>
            <w:tcW w:w="1134" w:type="dxa"/>
          </w:tcPr>
          <w:p w14:paraId="0607285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5BA44B4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HSA-id för remitterande enhet, till vilken remissbekräftelsen adresseras.</w:t>
            </w:r>
          </w:p>
          <w:p w14:paraId="48E7E3CA"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031A9AC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2EB1327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7369DAE3" w14:textId="77777777" w:rsidTr="00583F17">
        <w:tc>
          <w:tcPr>
            <w:tcW w:w="2518" w:type="dxa"/>
          </w:tcPr>
          <w:p w14:paraId="7138E61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forwardingRecipient</w:t>
            </w:r>
          </w:p>
        </w:tc>
        <w:tc>
          <w:tcPr>
            <w:tcW w:w="1134" w:type="dxa"/>
          </w:tcPr>
          <w:p w14:paraId="2EDFAC0A"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RecipientType</w:t>
            </w:r>
          </w:p>
        </w:tc>
        <w:tc>
          <w:tcPr>
            <w:tcW w:w="3827" w:type="dxa"/>
          </w:tcPr>
          <w:p w14:paraId="55D7D19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Obligatorisk att ange då typen på requestConfirmation.typeOfRequestConfirmation är VID (Besked om vidareskickning).</w:t>
            </w:r>
          </w:p>
          <w:p w14:paraId="538FDB5A" w14:textId="77777777" w:rsidR="009147F4" w:rsidRPr="009147F4" w:rsidRDefault="009147F4" w:rsidP="009147F4">
            <w:pPr>
              <w:spacing w:line="240" w:lineRule="auto"/>
              <w:rPr>
                <w:rFonts w:ascii="Times New Roman" w:eastAsia="ヒラギノ角ゴ Pro W3" w:hAnsi="Times New Roman"/>
                <w:noProof/>
                <w:color w:val="000000"/>
                <w:szCs w:val="24"/>
              </w:rPr>
            </w:pPr>
          </w:p>
          <w:p w14:paraId="50DEFB9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Ska inte anges om typen på requestConfirmation.typeOfRequestConfirmation är annan än VID (Besked om vidareskickning).</w:t>
            </w:r>
          </w:p>
        </w:tc>
        <w:tc>
          <w:tcPr>
            <w:tcW w:w="567" w:type="dxa"/>
          </w:tcPr>
          <w:p w14:paraId="1565A46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7761864B"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4DBAF186" w14:textId="77777777" w:rsidTr="00583F17">
        <w:tc>
          <w:tcPr>
            <w:tcW w:w="2518" w:type="dxa"/>
          </w:tcPr>
          <w:p w14:paraId="3EFF292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forwardingRecipient.organisation</w:t>
            </w:r>
          </w:p>
        </w:tc>
        <w:tc>
          <w:tcPr>
            <w:tcW w:w="1134" w:type="dxa"/>
          </w:tcPr>
          <w:p w14:paraId="5DDBA725"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OrganisationType</w:t>
            </w:r>
          </w:p>
        </w:tc>
        <w:tc>
          <w:tcPr>
            <w:tcW w:w="3827" w:type="dxa"/>
          </w:tcPr>
          <w:p w14:paraId="4EA823B0"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236DEA5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4AC39F16"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72B95CF5" w14:textId="77777777" w:rsidTr="00583F17">
        <w:tc>
          <w:tcPr>
            <w:tcW w:w="2518" w:type="dxa"/>
          </w:tcPr>
          <w:p w14:paraId="17D0760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lastRenderedPageBreak/>
              <w:t>requestConfirmation.forwardingRecipient.organisation.careUnitId</w:t>
            </w:r>
          </w:p>
        </w:tc>
        <w:tc>
          <w:tcPr>
            <w:tcW w:w="1134" w:type="dxa"/>
          </w:tcPr>
          <w:p w14:paraId="334D986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HsaIdType</w:t>
            </w:r>
          </w:p>
        </w:tc>
        <w:tc>
          <w:tcPr>
            <w:tcW w:w="3827" w:type="dxa"/>
          </w:tcPr>
          <w:p w14:paraId="42DD8748" w14:textId="40D8AF9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HSA</w:t>
            </w:r>
            <w:r w:rsidR="005461F3">
              <w:rPr>
                <w:rFonts w:ascii="Times New Roman" w:eastAsia="ヒラギノ角ゴ Pro W3" w:hAnsi="Times New Roman"/>
                <w:noProof/>
                <w:color w:val="000000"/>
                <w:szCs w:val="24"/>
              </w:rPr>
              <w:t>-</w:t>
            </w:r>
            <w:r w:rsidRPr="009147F4">
              <w:rPr>
                <w:rFonts w:ascii="Times New Roman" w:eastAsia="ヒラギノ角ゴ Pro W3" w:hAnsi="Times New Roman"/>
                <w:noProof/>
                <w:color w:val="000000"/>
                <w:szCs w:val="24"/>
              </w:rPr>
              <w:t>id för remissmottagande enhet av den vidareskickade remissen.</w:t>
            </w:r>
          </w:p>
          <w:p w14:paraId="479BAE65"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3A7E3F5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850E6F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Maxlängd 64 tecken</w:t>
            </w:r>
          </w:p>
        </w:tc>
      </w:tr>
      <w:tr w:rsidR="009147F4" w:rsidRPr="009147F4" w14:paraId="080482A1" w14:textId="77777777" w:rsidTr="00583F17">
        <w:tc>
          <w:tcPr>
            <w:tcW w:w="2518" w:type="dxa"/>
          </w:tcPr>
          <w:p w14:paraId="4C300AE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outcome</w:t>
            </w:r>
          </w:p>
        </w:tc>
        <w:tc>
          <w:tcPr>
            <w:tcW w:w="1134" w:type="dxa"/>
          </w:tcPr>
          <w:p w14:paraId="6A2023E6"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RequestReceivedConfirmationOutcomeType</w:t>
            </w:r>
          </w:p>
        </w:tc>
        <w:tc>
          <w:tcPr>
            <w:tcW w:w="3827" w:type="dxa"/>
          </w:tcPr>
          <w:p w14:paraId="6E0E2DC8" w14:textId="77777777" w:rsidR="009147F4" w:rsidRPr="009147F4" w:rsidRDefault="009147F4" w:rsidP="009147F4">
            <w:pPr>
              <w:spacing w:line="240" w:lineRule="auto"/>
              <w:rPr>
                <w:rFonts w:ascii="Times New Roman" w:eastAsia="ヒラギノ角ゴ Pro W3" w:hAnsi="Times New Roman"/>
                <w:noProof/>
                <w:color w:val="000000"/>
                <w:szCs w:val="24"/>
              </w:rPr>
            </w:pPr>
          </w:p>
        </w:tc>
        <w:tc>
          <w:tcPr>
            <w:tcW w:w="567" w:type="dxa"/>
          </w:tcPr>
          <w:p w14:paraId="30FF3BD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4AA71CB1"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58AA426" w14:textId="77777777" w:rsidTr="00583F17">
        <w:tc>
          <w:tcPr>
            <w:tcW w:w="2518" w:type="dxa"/>
          </w:tcPr>
          <w:p w14:paraId="3014032D"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rPr>
              <w:t>requestConfirmation.</w:t>
            </w:r>
            <w:r w:rsidRPr="009147F4">
              <w:rPr>
                <w:rFonts w:ascii="Times New Roman" w:eastAsia="ヒラギノ角ゴ Pro W3" w:hAnsi="Times New Roman"/>
                <w:noProof/>
                <w:color w:val="000000"/>
                <w:szCs w:val="24"/>
                <w:lang w:val="en-US"/>
              </w:rPr>
              <w:t>outcome.outcomeText</w:t>
            </w:r>
          </w:p>
        </w:tc>
        <w:tc>
          <w:tcPr>
            <w:tcW w:w="1134" w:type="dxa"/>
          </w:tcPr>
          <w:p w14:paraId="0ACAA107"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r w:rsidRPr="009147F4">
              <w:rPr>
                <w:rFonts w:ascii="Times New Roman" w:eastAsia="ヒラギノ角ゴ Pro W3" w:hAnsi="Times New Roman"/>
                <w:noProof/>
                <w:color w:val="000000"/>
                <w:szCs w:val="24"/>
                <w:lang w:val="en-US"/>
              </w:rPr>
              <w:t>String</w:t>
            </w:r>
          </w:p>
        </w:tc>
        <w:tc>
          <w:tcPr>
            <w:tcW w:w="3827" w:type="dxa"/>
          </w:tcPr>
          <w:p w14:paraId="1A904E8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Meddelande till remissens avsändare.</w:t>
            </w:r>
          </w:p>
        </w:tc>
        <w:tc>
          <w:tcPr>
            <w:tcW w:w="567" w:type="dxa"/>
          </w:tcPr>
          <w:p w14:paraId="2D225C3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1A38F13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 xml:space="preserve">Maxlängd 8192 </w:t>
            </w:r>
          </w:p>
        </w:tc>
      </w:tr>
      <w:tr w:rsidR="009147F4" w:rsidRPr="009147F4" w14:paraId="5017FBCC" w14:textId="77777777" w:rsidTr="00583F17">
        <w:tc>
          <w:tcPr>
            <w:tcW w:w="2518" w:type="dxa"/>
          </w:tcPr>
          <w:p w14:paraId="02C7FF21" w14:textId="77777777" w:rsidR="009147F4" w:rsidRPr="009147F4" w:rsidRDefault="009147F4" w:rsidP="009147F4">
            <w:pPr>
              <w:spacing w:line="240" w:lineRule="auto"/>
              <w:rPr>
                <w:rFonts w:ascii="Times New Roman" w:eastAsia="ヒラギノ角ゴ Pro W3" w:hAnsi="Times New Roman"/>
                <w:b/>
                <w:noProof/>
                <w:color w:val="000000"/>
                <w:szCs w:val="24"/>
                <w:lang w:val="en-GB"/>
              </w:rPr>
            </w:pPr>
            <w:r w:rsidRPr="009147F4">
              <w:rPr>
                <w:rFonts w:ascii="Times New Roman" w:eastAsia="ヒラギノ角ゴ Pro W3" w:hAnsi="Times New Roman"/>
                <w:b/>
                <w:noProof/>
                <w:color w:val="000000"/>
                <w:szCs w:val="24"/>
                <w:lang w:val="en-GB"/>
              </w:rPr>
              <w:t>Svar</w:t>
            </w:r>
          </w:p>
        </w:tc>
        <w:tc>
          <w:tcPr>
            <w:tcW w:w="1134" w:type="dxa"/>
          </w:tcPr>
          <w:p w14:paraId="4D9346BD" w14:textId="77777777" w:rsidR="009147F4" w:rsidRPr="009147F4" w:rsidRDefault="009147F4" w:rsidP="009147F4">
            <w:pPr>
              <w:spacing w:line="240" w:lineRule="auto"/>
              <w:rPr>
                <w:rFonts w:ascii="Times New Roman" w:eastAsia="ヒラギノ角ゴ Pro W3" w:hAnsi="Times New Roman"/>
                <w:noProof/>
                <w:color w:val="000000"/>
                <w:szCs w:val="24"/>
                <w:lang w:val="en-GB"/>
              </w:rPr>
            </w:pPr>
          </w:p>
        </w:tc>
        <w:tc>
          <w:tcPr>
            <w:tcW w:w="3827" w:type="dxa"/>
          </w:tcPr>
          <w:p w14:paraId="260DB1E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p>
        </w:tc>
        <w:tc>
          <w:tcPr>
            <w:tcW w:w="567" w:type="dxa"/>
          </w:tcPr>
          <w:p w14:paraId="766DE0D2"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p>
        </w:tc>
        <w:tc>
          <w:tcPr>
            <w:tcW w:w="1134" w:type="dxa"/>
          </w:tcPr>
          <w:p w14:paraId="7056E18E" w14:textId="77777777" w:rsidR="009147F4" w:rsidRPr="009147F4" w:rsidRDefault="009147F4" w:rsidP="009147F4">
            <w:pPr>
              <w:spacing w:line="240" w:lineRule="auto"/>
              <w:rPr>
                <w:rFonts w:ascii="Times New Roman" w:eastAsia="ヒラギノ角ゴ Pro W3" w:hAnsi="Times New Roman"/>
                <w:noProof/>
                <w:color w:val="000000"/>
                <w:szCs w:val="24"/>
                <w:lang w:val="en-US"/>
              </w:rPr>
            </w:pPr>
          </w:p>
        </w:tc>
      </w:tr>
      <w:tr w:rsidR="009147F4" w:rsidRPr="009147F4" w14:paraId="0DADD059" w14:textId="77777777" w:rsidTr="00583F17">
        <w:tc>
          <w:tcPr>
            <w:tcW w:w="2518" w:type="dxa"/>
          </w:tcPr>
          <w:p w14:paraId="43239AA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w:t>
            </w:r>
          </w:p>
        </w:tc>
        <w:tc>
          <w:tcPr>
            <w:tcW w:w="1134" w:type="dxa"/>
          </w:tcPr>
          <w:p w14:paraId="47F0AE77"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ResultType</w:t>
            </w:r>
          </w:p>
        </w:tc>
        <w:tc>
          <w:tcPr>
            <w:tcW w:w="3827" w:type="dxa"/>
          </w:tcPr>
          <w:p w14:paraId="7761F51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Innehåller information om begäran gick bra eller ej.</w:t>
            </w:r>
          </w:p>
        </w:tc>
        <w:tc>
          <w:tcPr>
            <w:tcW w:w="567" w:type="dxa"/>
          </w:tcPr>
          <w:p w14:paraId="0404D98A"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491A369C"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39F0CC34" w14:textId="77777777" w:rsidTr="00583F17">
        <w:tc>
          <w:tcPr>
            <w:tcW w:w="2518" w:type="dxa"/>
          </w:tcPr>
          <w:p w14:paraId="601E995B"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result.resultCode</w:t>
            </w:r>
          </w:p>
        </w:tc>
        <w:tc>
          <w:tcPr>
            <w:tcW w:w="1134" w:type="dxa"/>
          </w:tcPr>
          <w:p w14:paraId="10EE2CA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ResultCodeEnum</w:t>
            </w:r>
          </w:p>
        </w:tc>
        <w:tc>
          <w:tcPr>
            <w:tcW w:w="3827" w:type="dxa"/>
          </w:tcPr>
          <w:p w14:paraId="1C33A80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Kan endast vara OK, INFO eller ERROR</w:t>
            </w:r>
          </w:p>
        </w:tc>
        <w:tc>
          <w:tcPr>
            <w:tcW w:w="567" w:type="dxa"/>
          </w:tcPr>
          <w:p w14:paraId="04C3136E"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1..1</w:t>
            </w:r>
          </w:p>
        </w:tc>
        <w:tc>
          <w:tcPr>
            <w:tcW w:w="1134" w:type="dxa"/>
          </w:tcPr>
          <w:p w14:paraId="4ACD1D7B"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6CB77D41" w14:textId="77777777" w:rsidTr="00583F17">
        <w:tc>
          <w:tcPr>
            <w:tcW w:w="2518" w:type="dxa"/>
          </w:tcPr>
          <w:p w14:paraId="65D6BC8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result.errorCode</w:t>
            </w:r>
          </w:p>
        </w:tc>
        <w:tc>
          <w:tcPr>
            <w:tcW w:w="1134" w:type="dxa"/>
          </w:tcPr>
          <w:p w14:paraId="7A0B9ED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ErrorCodeEnum</w:t>
            </w:r>
          </w:p>
        </w:tc>
        <w:tc>
          <w:tcPr>
            <w:tcW w:w="3827" w:type="dxa"/>
          </w:tcPr>
          <w:p w14:paraId="2AD9C4D3"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Sätts endast om level är ERROR, se kapitel 4.3 för mer information.</w:t>
            </w:r>
          </w:p>
        </w:tc>
        <w:tc>
          <w:tcPr>
            <w:tcW w:w="567" w:type="dxa"/>
          </w:tcPr>
          <w:p w14:paraId="7F608BF8"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35E6A793"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14F3AA26" w14:textId="77777777" w:rsidTr="00583F17">
        <w:tc>
          <w:tcPr>
            <w:tcW w:w="2518" w:type="dxa"/>
          </w:tcPr>
          <w:p w14:paraId="564D120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result.subCode</w:t>
            </w:r>
          </w:p>
        </w:tc>
        <w:tc>
          <w:tcPr>
            <w:tcW w:w="1134" w:type="dxa"/>
          </w:tcPr>
          <w:p w14:paraId="65BAB59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string</w:t>
            </w:r>
          </w:p>
        </w:tc>
        <w:tc>
          <w:tcPr>
            <w:tcW w:w="3827" w:type="dxa"/>
          </w:tcPr>
          <w:p w14:paraId="46D48000"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En mer specifik kod (*inga är idag specificerade*)</w:t>
            </w:r>
          </w:p>
        </w:tc>
        <w:tc>
          <w:tcPr>
            <w:tcW w:w="567" w:type="dxa"/>
          </w:tcPr>
          <w:p w14:paraId="613F514C"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51EAD85"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761057AF" w14:textId="77777777" w:rsidTr="00583F17">
        <w:tc>
          <w:tcPr>
            <w:tcW w:w="2518" w:type="dxa"/>
          </w:tcPr>
          <w:p w14:paraId="62D33DAF"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result.logId</w:t>
            </w:r>
          </w:p>
        </w:tc>
        <w:tc>
          <w:tcPr>
            <w:tcW w:w="1134" w:type="dxa"/>
          </w:tcPr>
          <w:p w14:paraId="5CF24029"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string</w:t>
            </w:r>
          </w:p>
        </w:tc>
        <w:tc>
          <w:tcPr>
            <w:tcW w:w="3827" w:type="dxa"/>
          </w:tcPr>
          <w:p w14:paraId="549439B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Ett unikt log-id som kan användas vid felanmälan för att användas vid felsökning av producent.</w:t>
            </w:r>
          </w:p>
        </w:tc>
        <w:tc>
          <w:tcPr>
            <w:tcW w:w="567" w:type="dxa"/>
          </w:tcPr>
          <w:p w14:paraId="5576ECA2"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4E60E3CF"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r w:rsidR="009147F4" w:rsidRPr="009147F4" w14:paraId="29E0CCB7" w14:textId="77777777" w:rsidTr="00583F17">
        <w:tc>
          <w:tcPr>
            <w:tcW w:w="2518" w:type="dxa"/>
          </w:tcPr>
          <w:p w14:paraId="6C00CC75"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result.message</w:t>
            </w:r>
          </w:p>
        </w:tc>
        <w:tc>
          <w:tcPr>
            <w:tcW w:w="1134" w:type="dxa"/>
          </w:tcPr>
          <w:p w14:paraId="75B09651"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string</w:t>
            </w:r>
          </w:p>
        </w:tc>
        <w:tc>
          <w:tcPr>
            <w:tcW w:w="3827" w:type="dxa"/>
          </w:tcPr>
          <w:p w14:paraId="12839E56"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En beskrivande text som kan visas för användaren.</w:t>
            </w:r>
          </w:p>
        </w:tc>
        <w:tc>
          <w:tcPr>
            <w:tcW w:w="567" w:type="dxa"/>
          </w:tcPr>
          <w:p w14:paraId="5E5DF4ED" w14:textId="77777777" w:rsidR="009147F4" w:rsidRPr="009147F4" w:rsidRDefault="009147F4" w:rsidP="009147F4">
            <w:pPr>
              <w:spacing w:line="240" w:lineRule="auto"/>
              <w:rPr>
                <w:rFonts w:ascii="Times New Roman" w:eastAsia="ヒラギノ角ゴ Pro W3" w:hAnsi="Times New Roman"/>
                <w:noProof/>
                <w:color w:val="000000"/>
                <w:szCs w:val="24"/>
              </w:rPr>
            </w:pPr>
            <w:r w:rsidRPr="009147F4">
              <w:rPr>
                <w:rFonts w:ascii="Times New Roman" w:eastAsia="ヒラギノ角ゴ Pro W3" w:hAnsi="Times New Roman"/>
                <w:noProof/>
                <w:color w:val="000000"/>
                <w:szCs w:val="24"/>
              </w:rPr>
              <w:t>0..1</w:t>
            </w:r>
          </w:p>
        </w:tc>
        <w:tc>
          <w:tcPr>
            <w:tcW w:w="1134" w:type="dxa"/>
          </w:tcPr>
          <w:p w14:paraId="5589FDF7" w14:textId="77777777" w:rsidR="009147F4" w:rsidRPr="009147F4" w:rsidRDefault="009147F4" w:rsidP="009147F4">
            <w:pPr>
              <w:spacing w:line="240" w:lineRule="auto"/>
              <w:rPr>
                <w:rFonts w:ascii="Times New Roman" w:eastAsia="ヒラギノ角ゴ Pro W3" w:hAnsi="Times New Roman"/>
                <w:noProof/>
                <w:color w:val="000000"/>
                <w:szCs w:val="24"/>
              </w:rPr>
            </w:pPr>
          </w:p>
        </w:tc>
      </w:tr>
    </w:tbl>
    <w:p w14:paraId="43957C19" w14:textId="77777777" w:rsidR="00842167" w:rsidRDefault="00842167" w:rsidP="00842167"/>
    <w:p w14:paraId="58C6B089" w14:textId="77777777" w:rsidR="00842167" w:rsidRPr="00ED19D0" w:rsidRDefault="00842167" w:rsidP="00842167">
      <w:pPr>
        <w:pStyle w:val="Brdtext"/>
      </w:pPr>
    </w:p>
    <w:p w14:paraId="596F4F5C" w14:textId="77777777" w:rsidR="00842167" w:rsidRDefault="00842167" w:rsidP="00842167">
      <w:pPr>
        <w:pStyle w:val="Rubrik3"/>
      </w:pPr>
      <w:bookmarkStart w:id="133" w:name="_Toc403589818"/>
      <w:r>
        <w:t>Övriga regler</w:t>
      </w:r>
      <w:bookmarkEnd w:id="133"/>
    </w:p>
    <w:p w14:paraId="1E44633A" w14:textId="77777777" w:rsidR="00842167" w:rsidRPr="007E3F3B" w:rsidRDefault="00842167" w:rsidP="00842167">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409F63A3" w14:textId="77777777" w:rsidR="00842167" w:rsidRPr="007E3F3B" w:rsidRDefault="00842167" w:rsidP="00842167">
      <w:pPr>
        <w:rPr>
          <w:i/>
          <w:sz w:val="22"/>
          <w:u w:val="single"/>
        </w:rPr>
      </w:pPr>
    </w:p>
    <w:p w14:paraId="3DBE4D91" w14:textId="20F310E6" w:rsidR="00842167" w:rsidRPr="00C67971" w:rsidRDefault="00842167" w:rsidP="00842167">
      <w:pPr>
        <w:rPr>
          <w:sz w:val="22"/>
          <w:u w:val="single"/>
        </w:rPr>
      </w:pPr>
      <w:r w:rsidRPr="00C67971">
        <w:rPr>
          <w:sz w:val="22"/>
          <w:u w:val="single"/>
        </w:rPr>
        <w:t xml:space="preserve">Fält </w:t>
      </w:r>
      <w:r w:rsidR="009147F4" w:rsidRPr="009147F4">
        <w:rPr>
          <w:sz w:val="22"/>
          <w:u w:val="single"/>
        </w:rPr>
        <w:t>requestVersionNumber</w:t>
      </w:r>
      <w:r w:rsidRPr="00C67971">
        <w:rPr>
          <w:sz w:val="22"/>
          <w:u w:val="single"/>
        </w:rPr>
        <w:t xml:space="preserve"> </w:t>
      </w:r>
      <w:r w:rsidR="009147F4">
        <w:rPr>
          <w:sz w:val="22"/>
          <w:u w:val="single"/>
        </w:rPr>
        <w:t>–</w:t>
      </w:r>
      <w:r w:rsidRPr="00C67971">
        <w:rPr>
          <w:sz w:val="22"/>
          <w:u w:val="single"/>
        </w:rPr>
        <w:t xml:space="preserve"> </w:t>
      </w:r>
      <w:r w:rsidR="009147F4">
        <w:rPr>
          <w:sz w:val="22"/>
          <w:u w:val="single"/>
        </w:rPr>
        <w:t>Version vid vidareskickning</w:t>
      </w:r>
    </w:p>
    <w:p w14:paraId="537ADD14" w14:textId="77777777" w:rsidR="009147F4" w:rsidRPr="008E7C39" w:rsidRDefault="009147F4" w:rsidP="009147F4">
      <w:pPr>
        <w:spacing w:line="240" w:lineRule="auto"/>
      </w:pPr>
      <w:r>
        <w:t xml:space="preserve">Om en remissmottagare väljer att vidareskicka en remiss skall versionsnumret räknas upp med ett. Detta är det enda tillfället då någon annan än originalremittenten kan ändra versionsnummer. Den vidareskickande enheten skall i samband med vidareskickat skicka en bekräftelse tillbaka till remittenten med </w:t>
      </w:r>
      <w:r w:rsidRPr="0090337F">
        <w:t>requestConfirmation</w:t>
      </w:r>
      <w:r>
        <w:t>.</w:t>
      </w:r>
      <w:r w:rsidRPr="008E7C39">
        <w:t>requestVersionNumber</w:t>
      </w:r>
      <w:r>
        <w:t xml:space="preserve"> satt till det nya versionsnumret.</w:t>
      </w:r>
    </w:p>
    <w:p w14:paraId="01653B3D" w14:textId="77777777" w:rsidR="00842167" w:rsidRDefault="00842167" w:rsidP="00842167">
      <w:pPr>
        <w:rPr>
          <w:color w:val="4F81BD" w:themeColor="accent1"/>
        </w:rPr>
      </w:pPr>
    </w:p>
    <w:p w14:paraId="086ABF84" w14:textId="4841DAEC" w:rsidR="00842167" w:rsidRPr="00776D68" w:rsidRDefault="00842167" w:rsidP="005D63D0">
      <w:pPr>
        <w:pStyle w:val="Rubrik4"/>
      </w:pPr>
      <w:r w:rsidRPr="00776D68">
        <w:t>Icke funktionella krav</w:t>
      </w:r>
    </w:p>
    <w:p w14:paraId="0241D51B" w14:textId="77777777" w:rsidR="00842167" w:rsidRPr="00776D68" w:rsidRDefault="00842167" w:rsidP="00842167">
      <w:pPr>
        <w:pStyle w:val="Rubrik5"/>
      </w:pPr>
      <w:r w:rsidRPr="00776D68">
        <w:t>SLA-krav</w:t>
      </w:r>
    </w:p>
    <w:p w14:paraId="3596E7DB" w14:textId="5E30BBCA" w:rsidR="00842167" w:rsidRDefault="005D63D0" w:rsidP="00842167">
      <w:pPr>
        <w:rPr>
          <w:color w:val="4F81BD" w:themeColor="accent1"/>
        </w:rPr>
      </w:pPr>
      <w:r>
        <w:t>Se tjänstedomänens SLA-krav.</w:t>
      </w:r>
    </w:p>
    <w:p w14:paraId="79499981" w14:textId="77777777" w:rsidR="00842167" w:rsidRPr="008B016A" w:rsidRDefault="00842167" w:rsidP="00842167"/>
    <w:p w14:paraId="1792E366" w14:textId="77777777" w:rsidR="00842167" w:rsidRPr="00776D68" w:rsidRDefault="00842167" w:rsidP="00842167">
      <w:pPr>
        <w:pStyle w:val="Rubrik3"/>
      </w:pPr>
      <w:bookmarkStart w:id="134" w:name="_Toc403589819"/>
      <w:r w:rsidRPr="00776D68">
        <w:t>Annan information om kontraktet</w:t>
      </w:r>
      <w:bookmarkEnd w:id="134"/>
    </w:p>
    <w:p w14:paraId="194BC43D" w14:textId="77777777" w:rsidR="009147F4" w:rsidRDefault="009147F4">
      <w:pPr>
        <w:spacing w:line="240" w:lineRule="auto"/>
        <w:rPr>
          <w:highlight w:val="yellow"/>
        </w:rPr>
      </w:pPr>
      <w:r>
        <w:rPr>
          <w:highlight w:val="yellow"/>
        </w:rPr>
        <w:br w:type="page"/>
      </w:r>
    </w:p>
    <w:p w14:paraId="2DC70A13" w14:textId="77777777" w:rsidR="00842167" w:rsidRPr="005B0CFE" w:rsidRDefault="00842167" w:rsidP="00842167"/>
    <w:p w14:paraId="7036D0B1" w14:textId="0359AF44" w:rsidR="00842167" w:rsidRPr="009147F4" w:rsidRDefault="009147F4" w:rsidP="009147F4">
      <w:pPr>
        <w:pStyle w:val="Rubrik2"/>
      </w:pPr>
      <w:bookmarkStart w:id="135" w:name="_Toc403589820"/>
      <w:r w:rsidRPr="009147F4">
        <w:t>GetRequestStatus</w:t>
      </w:r>
      <w:bookmarkEnd w:id="135"/>
      <w:r w:rsidRPr="009147F4">
        <w:t xml:space="preserve"> </w:t>
      </w:r>
    </w:p>
    <w:p w14:paraId="24978237" w14:textId="77777777" w:rsidR="009147F4" w:rsidRDefault="009147F4" w:rsidP="009147F4">
      <w:r w:rsidRPr="00FD782C">
        <w:t>Tjänsten används för att kommunicera information kring statusen</w:t>
      </w:r>
      <w:r>
        <w:t xml:space="preserve"> på remissen</w:t>
      </w:r>
      <w:r w:rsidRPr="00FD782C">
        <w:t xml:space="preserve"> </w:t>
      </w:r>
      <w:r>
        <w:t>i</w:t>
      </w:r>
      <w:r w:rsidRPr="00FD782C">
        <w:t xml:space="preserve"> remiss</w:t>
      </w:r>
      <w:r>
        <w:t>flödet hos journalsystem/remissmoduler</w:t>
      </w:r>
      <w:r w:rsidRPr="00FD782C">
        <w:t xml:space="preserve"> till remisstatustjänster.</w:t>
      </w:r>
    </w:p>
    <w:p w14:paraId="636B418F" w14:textId="77777777" w:rsidR="009147F4" w:rsidRDefault="009147F4" w:rsidP="009147F4">
      <w:r>
        <w:t>Tjänstekontraktets huvuddomän är "clinicalprocess", som hanterar alla underdomäner som handlar om tjänstekontrakt för att hjälpa till med hantering av den kliniska kärnprocessen.</w:t>
      </w:r>
    </w:p>
    <w:p w14:paraId="24BEF307" w14:textId="4359774B" w:rsidR="009147F4" w:rsidRDefault="009147F4" w:rsidP="009147F4">
      <w:r>
        <w:t>-</w:t>
      </w:r>
      <w:bookmarkStart w:id="136" w:name="_GoBack"/>
      <w:bookmarkEnd w:id="136"/>
      <w:r>
        <w:t>Underdomänen är "activity:request", som grupperar alla tjänstekontrakt som handlar om att presentera och administrera information om remiss och tillhörande flöden.</w:t>
      </w:r>
    </w:p>
    <w:p w14:paraId="4C7E127B" w14:textId="77777777" w:rsidR="009147F4" w:rsidRDefault="009147F4" w:rsidP="009147F4">
      <w:r>
        <w:t xml:space="preserve">Namnrymden för tjänstekontraktet är: </w:t>
      </w:r>
      <w:proofErr w:type="gramStart"/>
      <w:r>
        <w:t>urn:riv</w:t>
      </w:r>
      <w:proofErr w:type="gramEnd"/>
      <w:r>
        <w:t>:clinicalprocess:activity:request</w:t>
      </w:r>
    </w:p>
    <w:p w14:paraId="0AB41D53" w14:textId="77777777" w:rsidR="009147F4" w:rsidRDefault="009147F4" w:rsidP="009147F4"/>
    <w:p w14:paraId="16C5BDF6" w14:textId="77777777" w:rsidR="00842167" w:rsidRDefault="00842167" w:rsidP="00842167">
      <w:pPr>
        <w:pStyle w:val="Rubrik3"/>
      </w:pPr>
      <w:bookmarkStart w:id="137" w:name="_Toc403589821"/>
      <w:r>
        <w:t>Version</w:t>
      </w:r>
      <w:bookmarkEnd w:id="137"/>
    </w:p>
    <w:p w14:paraId="39A38D46" w14:textId="7A7BBDA2" w:rsidR="00842167" w:rsidRDefault="009147F4" w:rsidP="00842167">
      <w:r>
        <w:t>1.0</w:t>
      </w:r>
    </w:p>
    <w:p w14:paraId="526F7931" w14:textId="77777777" w:rsidR="00842167" w:rsidRPr="00C55071" w:rsidRDefault="00842167" w:rsidP="00842167"/>
    <w:p w14:paraId="19892093" w14:textId="77777777" w:rsidR="00842167" w:rsidRDefault="00842167" w:rsidP="00842167">
      <w:pPr>
        <w:pStyle w:val="Rubrik3"/>
      </w:pPr>
      <w:bookmarkStart w:id="138" w:name="_Toc403589822"/>
      <w:r>
        <w:t>Fältregler</w:t>
      </w:r>
      <w:bookmarkEnd w:id="138"/>
    </w:p>
    <w:p w14:paraId="3CB35DBA"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481F767F" w14:textId="77777777" w:rsidR="00842167" w:rsidRDefault="00842167" w:rsidP="00842167"/>
    <w:tbl>
      <w:tblPr>
        <w:tblW w:w="10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60"/>
        <w:gridCol w:w="1134"/>
        <w:gridCol w:w="3969"/>
        <w:gridCol w:w="709"/>
        <w:gridCol w:w="1895"/>
      </w:tblGrid>
      <w:tr w:rsidR="009147F4" w:rsidRPr="004E06B5" w14:paraId="3F06311E" w14:textId="77777777" w:rsidTr="007C3557">
        <w:tc>
          <w:tcPr>
            <w:tcW w:w="2660" w:type="dxa"/>
            <w:shd w:val="clear" w:color="auto" w:fill="D9D9D9" w:themeFill="background1" w:themeFillShade="D9"/>
          </w:tcPr>
          <w:p w14:paraId="3751AC43" w14:textId="77777777" w:rsidR="009147F4" w:rsidRPr="008771B1" w:rsidRDefault="009147F4" w:rsidP="00583F17">
            <w:r w:rsidRPr="008771B1">
              <w:t>Namn</w:t>
            </w:r>
          </w:p>
        </w:tc>
        <w:tc>
          <w:tcPr>
            <w:tcW w:w="1134" w:type="dxa"/>
            <w:shd w:val="clear" w:color="auto" w:fill="D9D9D9" w:themeFill="background1" w:themeFillShade="D9"/>
          </w:tcPr>
          <w:p w14:paraId="534A5563" w14:textId="77777777" w:rsidR="009147F4" w:rsidRPr="008771B1" w:rsidRDefault="009147F4" w:rsidP="00583F17">
            <w:r w:rsidRPr="008771B1">
              <w:t>Typ</w:t>
            </w:r>
          </w:p>
        </w:tc>
        <w:tc>
          <w:tcPr>
            <w:tcW w:w="3969" w:type="dxa"/>
            <w:shd w:val="clear" w:color="auto" w:fill="D9D9D9" w:themeFill="background1" w:themeFillShade="D9"/>
          </w:tcPr>
          <w:p w14:paraId="65BAA901" w14:textId="77777777" w:rsidR="009147F4" w:rsidRPr="008771B1" w:rsidRDefault="009147F4" w:rsidP="00583F17">
            <w:r w:rsidRPr="008771B1">
              <w:t>Kommentar</w:t>
            </w:r>
          </w:p>
        </w:tc>
        <w:tc>
          <w:tcPr>
            <w:tcW w:w="709" w:type="dxa"/>
            <w:shd w:val="clear" w:color="auto" w:fill="D9D9D9" w:themeFill="background1" w:themeFillShade="D9"/>
          </w:tcPr>
          <w:p w14:paraId="44F276BC" w14:textId="77777777" w:rsidR="009147F4" w:rsidRDefault="009147F4" w:rsidP="00583F17">
            <w:r>
              <w:t>Kardi-nalitet</w:t>
            </w:r>
          </w:p>
        </w:tc>
        <w:tc>
          <w:tcPr>
            <w:tcW w:w="1895" w:type="dxa"/>
            <w:shd w:val="clear" w:color="auto" w:fill="D9D9D9" w:themeFill="background1" w:themeFillShade="D9"/>
          </w:tcPr>
          <w:p w14:paraId="24C1EF4D" w14:textId="77777777" w:rsidR="009147F4" w:rsidRDefault="009147F4" w:rsidP="00583F17">
            <w:r w:rsidRPr="00BA1C92">
              <w:rPr>
                <w:i/>
              </w:rPr>
              <w:t xml:space="preserve">Kodverk/värde-mängd </w:t>
            </w:r>
            <w:r w:rsidRPr="00BA1C92">
              <w:rPr>
                <w:i/>
              </w:rPr>
              <w:br/>
              <w:t>/ ev begränsningar</w:t>
            </w:r>
          </w:p>
        </w:tc>
      </w:tr>
      <w:tr w:rsidR="009147F4" w:rsidRPr="004E06B5" w14:paraId="132AA706" w14:textId="77777777" w:rsidTr="007C3557">
        <w:tc>
          <w:tcPr>
            <w:tcW w:w="2660" w:type="dxa"/>
          </w:tcPr>
          <w:p w14:paraId="6B972510" w14:textId="77777777" w:rsidR="009147F4" w:rsidRPr="00A71B49" w:rsidRDefault="009147F4" w:rsidP="00583F17">
            <w:pPr>
              <w:rPr>
                <w:b/>
              </w:rPr>
            </w:pPr>
            <w:r w:rsidRPr="00A71B49">
              <w:rPr>
                <w:b/>
              </w:rPr>
              <w:t>Begäran</w:t>
            </w:r>
          </w:p>
        </w:tc>
        <w:tc>
          <w:tcPr>
            <w:tcW w:w="1134" w:type="dxa"/>
          </w:tcPr>
          <w:p w14:paraId="2075B680" w14:textId="77777777" w:rsidR="009147F4" w:rsidRPr="008771B1" w:rsidRDefault="009147F4" w:rsidP="00583F17"/>
        </w:tc>
        <w:tc>
          <w:tcPr>
            <w:tcW w:w="3969" w:type="dxa"/>
          </w:tcPr>
          <w:p w14:paraId="5EE6FE53" w14:textId="77777777" w:rsidR="009147F4" w:rsidRPr="008771B1" w:rsidRDefault="009147F4" w:rsidP="00583F17"/>
        </w:tc>
        <w:tc>
          <w:tcPr>
            <w:tcW w:w="709" w:type="dxa"/>
          </w:tcPr>
          <w:p w14:paraId="5EB7AE56" w14:textId="77777777" w:rsidR="009147F4" w:rsidRPr="008771B1" w:rsidRDefault="009147F4" w:rsidP="00583F17"/>
        </w:tc>
        <w:tc>
          <w:tcPr>
            <w:tcW w:w="1895" w:type="dxa"/>
          </w:tcPr>
          <w:p w14:paraId="47A80091" w14:textId="77777777" w:rsidR="009147F4" w:rsidRPr="008771B1" w:rsidRDefault="009147F4" w:rsidP="00583F17"/>
        </w:tc>
      </w:tr>
      <w:tr w:rsidR="009147F4" w:rsidRPr="00D10D9E" w14:paraId="6636DA7B" w14:textId="77777777" w:rsidTr="007C3557">
        <w:tc>
          <w:tcPr>
            <w:tcW w:w="2660" w:type="dxa"/>
          </w:tcPr>
          <w:p w14:paraId="66565DAE" w14:textId="77777777" w:rsidR="009147F4" w:rsidRPr="00D528FA" w:rsidRDefault="009147F4" w:rsidP="00583F17">
            <w:r w:rsidRPr="00D528FA">
              <w:t>requestId</w:t>
            </w:r>
          </w:p>
        </w:tc>
        <w:tc>
          <w:tcPr>
            <w:tcW w:w="1134" w:type="dxa"/>
          </w:tcPr>
          <w:p w14:paraId="1A54C783" w14:textId="77777777" w:rsidR="009147F4" w:rsidRPr="000E6EAF" w:rsidRDefault="009147F4" w:rsidP="00583F17">
            <w:r>
              <w:t>requestIdType</w:t>
            </w:r>
          </w:p>
        </w:tc>
        <w:tc>
          <w:tcPr>
            <w:tcW w:w="3969" w:type="dxa"/>
          </w:tcPr>
          <w:p w14:paraId="4176A443" w14:textId="77777777" w:rsidR="009147F4" w:rsidRPr="00DD3984" w:rsidRDefault="009147F4" w:rsidP="00583F17">
            <w:pPr>
              <w:rPr>
                <w:rFonts w:eastAsia="Times New Roman"/>
                <w:szCs w:val="20"/>
              </w:rPr>
            </w:pPr>
            <w:r w:rsidRPr="00A53489">
              <w:t xml:space="preserve">Unik identitet på </w:t>
            </w:r>
            <w:r>
              <w:t xml:space="preserve">remissen, </w:t>
            </w:r>
            <w:r w:rsidRPr="00DD3984">
              <w:rPr>
                <w:rFonts w:eastAsia="Times New Roman"/>
                <w:szCs w:val="20"/>
              </w:rPr>
              <w:t>Källsystem-Id(HSA-ID)#lokalt-id</w:t>
            </w:r>
          </w:p>
          <w:p w14:paraId="7F88769A" w14:textId="77777777" w:rsidR="009147F4" w:rsidRPr="00DD3984" w:rsidRDefault="009147F4" w:rsidP="00583F17">
            <w:pPr>
              <w:rPr>
                <w:rFonts w:eastAsia="Times New Roman"/>
                <w:szCs w:val="20"/>
              </w:rPr>
            </w:pPr>
          </w:p>
          <w:p w14:paraId="313AF11A" w14:textId="77777777" w:rsidR="009147F4" w:rsidRDefault="009147F4" w:rsidP="00583F17">
            <w:pPr>
              <w:rPr>
                <w:rFonts w:eastAsia="Times New Roman"/>
                <w:szCs w:val="20"/>
              </w:rPr>
            </w:pPr>
            <w:r w:rsidRPr="003E6FF5">
              <w:rPr>
                <w:rFonts w:eastAsia="Times New Roman"/>
                <w:szCs w:val="20"/>
              </w:rPr>
              <w:t xml:space="preserve">Exempel: </w:t>
            </w:r>
            <w:r>
              <w:rPr>
                <w:rFonts w:eastAsia="Times New Roman"/>
                <w:szCs w:val="20"/>
              </w:rPr>
              <w:t>SE-1234#987</w:t>
            </w:r>
          </w:p>
          <w:p w14:paraId="3D402F5D" w14:textId="77777777" w:rsidR="009147F4" w:rsidRDefault="009147F4" w:rsidP="00583F17">
            <w:pPr>
              <w:rPr>
                <w:rFonts w:eastAsia="Times New Roman"/>
                <w:szCs w:val="20"/>
              </w:rPr>
            </w:pPr>
          </w:p>
          <w:p w14:paraId="6265D01C" w14:textId="77777777" w:rsidR="009147F4" w:rsidRDefault="009147F4" w:rsidP="00583F17">
            <w:pPr>
              <w:rPr>
                <w:rFonts w:eastAsia="Times New Roman"/>
                <w:szCs w:val="20"/>
              </w:rPr>
            </w:pPr>
            <w:r>
              <w:rPr>
                <w:rFonts w:eastAsia="Times New Roman"/>
                <w:szCs w:val="20"/>
              </w:rPr>
              <w:t>Vid elektronisk remiss: remittentens unika id.</w:t>
            </w:r>
          </w:p>
          <w:p w14:paraId="76EDAD64" w14:textId="77777777" w:rsidR="009147F4" w:rsidRPr="000E6EAF" w:rsidRDefault="009147F4" w:rsidP="00583F17">
            <w:r>
              <w:rPr>
                <w:rFonts w:eastAsia="Times New Roman"/>
                <w:szCs w:val="20"/>
              </w:rPr>
              <w:t>Vid pappersremiss: lokala systemets unika id.</w:t>
            </w:r>
          </w:p>
        </w:tc>
        <w:tc>
          <w:tcPr>
            <w:tcW w:w="709" w:type="dxa"/>
          </w:tcPr>
          <w:p w14:paraId="1721D2C3" w14:textId="77777777" w:rsidR="009147F4" w:rsidRPr="00A804FF" w:rsidRDefault="009147F4" w:rsidP="00583F17">
            <w:r>
              <w:t>0</w:t>
            </w:r>
            <w:proofErr w:type="gramStart"/>
            <w:r>
              <w:t>..</w:t>
            </w:r>
            <w:proofErr w:type="gramEnd"/>
            <w:r>
              <w:t>1</w:t>
            </w:r>
          </w:p>
        </w:tc>
        <w:tc>
          <w:tcPr>
            <w:tcW w:w="1895" w:type="dxa"/>
          </w:tcPr>
          <w:p w14:paraId="079F3904" w14:textId="77777777" w:rsidR="009147F4" w:rsidRDefault="009147F4" w:rsidP="00583F17">
            <w:pPr>
              <w:widowControl w:val="0"/>
              <w:autoSpaceDE w:val="0"/>
              <w:autoSpaceDN w:val="0"/>
              <w:adjustRightInd w:val="0"/>
              <w:rPr>
                <w:rFonts w:eastAsia="Times New Roman"/>
                <w:szCs w:val="20"/>
                <w:lang w:val="en-US"/>
              </w:rPr>
            </w:pPr>
            <w:r>
              <w:rPr>
                <w:rFonts w:eastAsia="Times New Roman"/>
                <w:szCs w:val="20"/>
                <w:lang w:val="en-US"/>
              </w:rPr>
              <w:t>(.*)#(.*)</w:t>
            </w:r>
          </w:p>
          <w:p w14:paraId="025B0E72" w14:textId="77777777" w:rsidR="009147F4" w:rsidRDefault="009147F4" w:rsidP="00583F17">
            <w:pPr>
              <w:widowControl w:val="0"/>
              <w:autoSpaceDE w:val="0"/>
              <w:autoSpaceDN w:val="0"/>
              <w:adjustRightInd w:val="0"/>
              <w:rPr>
                <w:rFonts w:eastAsia="Times New Roman"/>
                <w:szCs w:val="20"/>
                <w:lang w:val="en-US"/>
              </w:rPr>
            </w:pPr>
          </w:p>
          <w:p w14:paraId="7A45E388" w14:textId="77777777" w:rsidR="009147F4" w:rsidRDefault="009147F4" w:rsidP="00583F17">
            <w:r>
              <w:rPr>
                <w:rFonts w:eastAsia="Times New Roman"/>
                <w:szCs w:val="20"/>
                <w:lang w:val="en-US"/>
              </w:rPr>
              <w:t>Maxlängd 256</w:t>
            </w:r>
          </w:p>
        </w:tc>
      </w:tr>
      <w:tr w:rsidR="009147F4" w:rsidRPr="00D10D9E" w14:paraId="30483287" w14:textId="77777777" w:rsidTr="007C3557">
        <w:tc>
          <w:tcPr>
            <w:tcW w:w="2660" w:type="dxa"/>
          </w:tcPr>
          <w:p w14:paraId="61689E30" w14:textId="77777777" w:rsidR="009147F4" w:rsidRPr="00DD3984" w:rsidRDefault="009147F4" w:rsidP="00583F17">
            <w:r w:rsidRPr="00DD3984">
              <w:t>personId</w:t>
            </w:r>
          </w:p>
        </w:tc>
        <w:tc>
          <w:tcPr>
            <w:tcW w:w="1134" w:type="dxa"/>
          </w:tcPr>
          <w:p w14:paraId="05897ACC" w14:textId="77777777" w:rsidR="009147F4" w:rsidRPr="00DD3984" w:rsidRDefault="009147F4" w:rsidP="00583F17">
            <w:r w:rsidRPr="00DD3984">
              <w:t>PersonIdType</w:t>
            </w:r>
          </w:p>
        </w:tc>
        <w:tc>
          <w:tcPr>
            <w:tcW w:w="3969" w:type="dxa"/>
          </w:tcPr>
          <w:p w14:paraId="0638920B" w14:textId="77777777" w:rsidR="009147F4" w:rsidRPr="004C01B0" w:rsidRDefault="009147F4" w:rsidP="00583F17">
            <w:pPr>
              <w:tabs>
                <w:tab w:val="left" w:pos="3338"/>
              </w:tabs>
            </w:pPr>
          </w:p>
        </w:tc>
        <w:tc>
          <w:tcPr>
            <w:tcW w:w="709" w:type="dxa"/>
          </w:tcPr>
          <w:p w14:paraId="434770BC" w14:textId="77777777" w:rsidR="009147F4" w:rsidRDefault="009147F4" w:rsidP="00583F17">
            <w:r>
              <w:t>1</w:t>
            </w:r>
            <w:proofErr w:type="gramStart"/>
            <w:r>
              <w:t>..</w:t>
            </w:r>
            <w:proofErr w:type="gramEnd"/>
            <w:r>
              <w:t>1</w:t>
            </w:r>
          </w:p>
        </w:tc>
        <w:tc>
          <w:tcPr>
            <w:tcW w:w="1895" w:type="dxa"/>
          </w:tcPr>
          <w:p w14:paraId="26BCB3BD" w14:textId="77777777" w:rsidR="009147F4" w:rsidRDefault="009147F4" w:rsidP="00583F17">
            <w:pPr>
              <w:widowControl w:val="0"/>
              <w:autoSpaceDE w:val="0"/>
              <w:autoSpaceDN w:val="0"/>
              <w:adjustRightInd w:val="0"/>
            </w:pPr>
          </w:p>
        </w:tc>
      </w:tr>
      <w:tr w:rsidR="009147F4" w:rsidRPr="00D10D9E" w14:paraId="0E300D8F" w14:textId="77777777" w:rsidTr="007C3557">
        <w:tc>
          <w:tcPr>
            <w:tcW w:w="2660" w:type="dxa"/>
          </w:tcPr>
          <w:p w14:paraId="5CC728DA" w14:textId="77777777" w:rsidR="009147F4" w:rsidRPr="00D34F66" w:rsidRDefault="009147F4" w:rsidP="00583F17">
            <w:pPr>
              <w:rPr>
                <w:lang w:val="en-US"/>
              </w:rPr>
            </w:pPr>
            <w:r>
              <w:t>person</w:t>
            </w:r>
            <w:r w:rsidRPr="00DD3984">
              <w:t>Id</w:t>
            </w:r>
            <w:r>
              <w:rPr>
                <w:lang w:val="en-US"/>
              </w:rPr>
              <w:t>.</w:t>
            </w:r>
            <w:r w:rsidRPr="00ED74C7">
              <w:rPr>
                <w:lang w:val="en-US"/>
              </w:rPr>
              <w:t>extention</w:t>
            </w:r>
          </w:p>
        </w:tc>
        <w:tc>
          <w:tcPr>
            <w:tcW w:w="1134" w:type="dxa"/>
          </w:tcPr>
          <w:p w14:paraId="5F771BCB" w14:textId="77777777" w:rsidR="009147F4" w:rsidRDefault="009147F4" w:rsidP="00583F17">
            <w:r>
              <w:rPr>
                <w:lang w:val="en-US"/>
              </w:rPr>
              <w:t>String</w:t>
            </w:r>
          </w:p>
        </w:tc>
        <w:tc>
          <w:tcPr>
            <w:tcW w:w="3969" w:type="dxa"/>
          </w:tcPr>
          <w:p w14:paraId="77722A76" w14:textId="308FCEE0" w:rsidR="009147F4" w:rsidRPr="009475C2" w:rsidRDefault="009147F4" w:rsidP="00FE5DB7">
            <w:pPr>
              <w:tabs>
                <w:tab w:val="left" w:pos="3338"/>
              </w:tabs>
            </w:pPr>
            <w:r w:rsidRPr="00AB39CA">
              <w:t>Patientens identitet</w:t>
            </w:r>
            <w:r w:rsidR="00FE5DB7">
              <w:t xml:space="preserve"> i form av personnummer eller</w:t>
            </w:r>
            <w:r>
              <w:t xml:space="preserve"> nationellt samordningsnummer.</w:t>
            </w:r>
          </w:p>
        </w:tc>
        <w:tc>
          <w:tcPr>
            <w:tcW w:w="709" w:type="dxa"/>
          </w:tcPr>
          <w:p w14:paraId="71D3EA66" w14:textId="77777777" w:rsidR="009147F4" w:rsidRDefault="009147F4" w:rsidP="00583F17">
            <w:r>
              <w:t>1</w:t>
            </w:r>
            <w:proofErr w:type="gramStart"/>
            <w:r>
              <w:t>..</w:t>
            </w:r>
            <w:proofErr w:type="gramEnd"/>
            <w:r>
              <w:t>1</w:t>
            </w:r>
          </w:p>
        </w:tc>
        <w:tc>
          <w:tcPr>
            <w:tcW w:w="1895" w:type="dxa"/>
          </w:tcPr>
          <w:p w14:paraId="69D43CDE" w14:textId="77777777" w:rsidR="009147F4" w:rsidRPr="00DD3984" w:rsidRDefault="009147F4" w:rsidP="00583F17">
            <w:pPr>
              <w:widowControl w:val="0"/>
              <w:autoSpaceDE w:val="0"/>
              <w:autoSpaceDN w:val="0"/>
              <w:adjustRightInd w:val="0"/>
              <w:rPr>
                <w:rFonts w:eastAsia="Times New Roman"/>
                <w:szCs w:val="20"/>
              </w:rPr>
            </w:pPr>
            <w:r w:rsidRPr="007860CC">
              <w:t>[0-9]{8}[0-9pPtTfF][0-9]{3}</w:t>
            </w:r>
          </w:p>
        </w:tc>
      </w:tr>
      <w:tr w:rsidR="009147F4" w:rsidRPr="00D10D9E" w14:paraId="3A2496A4" w14:textId="77777777" w:rsidTr="007C3557">
        <w:tc>
          <w:tcPr>
            <w:tcW w:w="2660" w:type="dxa"/>
          </w:tcPr>
          <w:p w14:paraId="6484D28E" w14:textId="77777777" w:rsidR="009147F4" w:rsidRPr="00D34F66" w:rsidRDefault="009147F4" w:rsidP="00583F17">
            <w:pPr>
              <w:rPr>
                <w:lang w:val="en-US"/>
              </w:rPr>
            </w:pPr>
            <w:r w:rsidRPr="00DD3984">
              <w:t>personId</w:t>
            </w:r>
            <w:r w:rsidRPr="00ED74C7">
              <w:rPr>
                <w:lang w:val="en-US"/>
              </w:rPr>
              <w:t>.root</w:t>
            </w:r>
          </w:p>
        </w:tc>
        <w:tc>
          <w:tcPr>
            <w:tcW w:w="1134" w:type="dxa"/>
          </w:tcPr>
          <w:p w14:paraId="568E86D9" w14:textId="77777777" w:rsidR="009147F4" w:rsidRDefault="009147F4" w:rsidP="00583F17">
            <w:r>
              <w:rPr>
                <w:lang w:val="en-US"/>
              </w:rPr>
              <w:t>String</w:t>
            </w:r>
          </w:p>
        </w:tc>
        <w:tc>
          <w:tcPr>
            <w:tcW w:w="3969" w:type="dxa"/>
          </w:tcPr>
          <w:p w14:paraId="34D816F0" w14:textId="77777777" w:rsidR="009147F4" w:rsidRPr="00DB6335" w:rsidRDefault="009147F4" w:rsidP="00583F17">
            <w:r w:rsidRPr="00DB6335">
              <w:t>Patientens identitetstyp enligt:</w:t>
            </w:r>
          </w:p>
          <w:p w14:paraId="60F4C270" w14:textId="77777777" w:rsidR="009147F4" w:rsidRPr="00DB6335" w:rsidRDefault="009147F4" w:rsidP="00583F17"/>
          <w:p w14:paraId="28D426F1" w14:textId="77777777" w:rsidR="009147F4" w:rsidRPr="00DB6335" w:rsidRDefault="009147F4" w:rsidP="00583F17">
            <w:r w:rsidRPr="00DB6335">
              <w:t>Giltiga värden är:</w:t>
            </w:r>
          </w:p>
          <w:p w14:paraId="6DE6C6BC" w14:textId="77777777" w:rsidR="009147F4" w:rsidRPr="00DB6335" w:rsidRDefault="009147F4" w:rsidP="00583F17">
            <w:r w:rsidRPr="00DB6335">
              <w:lastRenderedPageBreak/>
              <w:t>1.2.752.129.2.1.3.1 = Personnummer</w:t>
            </w:r>
          </w:p>
          <w:p w14:paraId="49631CAC" w14:textId="77777777" w:rsidR="009147F4" w:rsidRPr="00DB6335" w:rsidRDefault="009147F4" w:rsidP="00583F17"/>
          <w:p w14:paraId="7A4FCE6B" w14:textId="77777777" w:rsidR="009147F4" w:rsidRPr="009475C2" w:rsidRDefault="009147F4" w:rsidP="00583F17">
            <w:r w:rsidRPr="00DB6335">
              <w:t>1.2.752.129.2.1.3.3 = Nationellt samordningsnummer</w:t>
            </w:r>
          </w:p>
        </w:tc>
        <w:tc>
          <w:tcPr>
            <w:tcW w:w="709" w:type="dxa"/>
          </w:tcPr>
          <w:p w14:paraId="62AEDA34" w14:textId="77777777" w:rsidR="009147F4" w:rsidRDefault="009147F4" w:rsidP="00583F17">
            <w:r w:rsidRPr="00ED74C7">
              <w:lastRenderedPageBreak/>
              <w:t>1</w:t>
            </w:r>
            <w:proofErr w:type="gramStart"/>
            <w:r w:rsidRPr="00ED74C7">
              <w:t>..</w:t>
            </w:r>
            <w:proofErr w:type="gramEnd"/>
            <w:r w:rsidRPr="00ED74C7">
              <w:t>1</w:t>
            </w:r>
          </w:p>
        </w:tc>
        <w:tc>
          <w:tcPr>
            <w:tcW w:w="1895" w:type="dxa"/>
          </w:tcPr>
          <w:p w14:paraId="68F5D621"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66F069A5" w14:textId="77777777" w:rsidTr="007C3557">
        <w:tc>
          <w:tcPr>
            <w:tcW w:w="2660" w:type="dxa"/>
          </w:tcPr>
          <w:p w14:paraId="28B3E593" w14:textId="2110F976" w:rsidR="009147F4" w:rsidRPr="00D4533D" w:rsidRDefault="009147F4" w:rsidP="00583F17">
            <w:pPr>
              <w:rPr>
                <w:b/>
              </w:rPr>
            </w:pPr>
            <w:r w:rsidRPr="00D34F66">
              <w:rPr>
                <w:lang w:val="en-US"/>
              </w:rPr>
              <w:lastRenderedPageBreak/>
              <w:t>typeOfRequest</w:t>
            </w:r>
          </w:p>
        </w:tc>
        <w:tc>
          <w:tcPr>
            <w:tcW w:w="1134" w:type="dxa"/>
          </w:tcPr>
          <w:p w14:paraId="187B03A2" w14:textId="117BFF7D" w:rsidR="009147F4" w:rsidRPr="00DD3984" w:rsidRDefault="00DD0C8D" w:rsidP="00583F17">
            <w:r>
              <w:t>String</w:t>
            </w:r>
          </w:p>
        </w:tc>
        <w:tc>
          <w:tcPr>
            <w:tcW w:w="3969" w:type="dxa"/>
          </w:tcPr>
          <w:p w14:paraId="01D33316" w14:textId="1129245C" w:rsidR="00DD0C8D" w:rsidRDefault="007B33AA" w:rsidP="00DD0C8D">
            <w:pPr>
              <w:tabs>
                <w:tab w:val="left" w:pos="3338"/>
              </w:tabs>
            </w:pPr>
            <w:r w:rsidRPr="005F1D2D">
              <w:rPr>
                <w:spacing w:val="-1"/>
                <w:szCs w:val="20"/>
              </w:rPr>
              <w:t>Begränsning av sökningen</w:t>
            </w:r>
            <w:r>
              <w:t xml:space="preserve"> på</w:t>
            </w:r>
            <w:r w:rsidR="00DD0C8D">
              <w:t xml:space="preserve"> remisstyp</w:t>
            </w:r>
            <w:r w:rsidR="00074D3C">
              <w:t xml:space="preserve"> i använt kodsystem</w:t>
            </w:r>
            <w:r w:rsidR="00DD0C8D">
              <w:t>.</w:t>
            </w:r>
          </w:p>
          <w:p w14:paraId="1E5B7743" w14:textId="77777777" w:rsidR="00DD0C8D" w:rsidRPr="00D34F66" w:rsidRDefault="00DD0C8D" w:rsidP="00DD0C8D">
            <w:pPr>
              <w:autoSpaceDE w:val="0"/>
              <w:autoSpaceDN w:val="0"/>
              <w:adjustRightInd w:val="0"/>
              <w:rPr>
                <w:rFonts w:cs="Arial"/>
                <w:szCs w:val="20"/>
              </w:rPr>
            </w:pPr>
            <w:r w:rsidRPr="00D34F66">
              <w:rPr>
                <w:rFonts w:cs="Arial"/>
                <w:szCs w:val="20"/>
              </w:rPr>
              <w:t xml:space="preserve">1 = Röntgenremiss </w:t>
            </w:r>
          </w:p>
          <w:p w14:paraId="35FAF586" w14:textId="77777777" w:rsidR="00DD0C8D" w:rsidRPr="00D34F66" w:rsidRDefault="00DD0C8D" w:rsidP="00DD0C8D">
            <w:pPr>
              <w:autoSpaceDE w:val="0"/>
              <w:autoSpaceDN w:val="0"/>
              <w:adjustRightInd w:val="0"/>
              <w:rPr>
                <w:rFonts w:cs="Arial"/>
                <w:szCs w:val="20"/>
              </w:rPr>
            </w:pPr>
            <w:r w:rsidRPr="00D34F66">
              <w:rPr>
                <w:rFonts w:cs="Arial"/>
                <w:szCs w:val="20"/>
              </w:rPr>
              <w:t>2 = Labbremiss</w:t>
            </w:r>
          </w:p>
          <w:p w14:paraId="77A9D84A" w14:textId="77777777" w:rsidR="00DD0C8D" w:rsidRPr="00D34F66" w:rsidRDefault="00DD0C8D" w:rsidP="00DD0C8D">
            <w:pPr>
              <w:autoSpaceDE w:val="0"/>
              <w:autoSpaceDN w:val="0"/>
              <w:adjustRightInd w:val="0"/>
              <w:rPr>
                <w:rFonts w:cs="Arial"/>
                <w:szCs w:val="20"/>
              </w:rPr>
            </w:pPr>
            <w:r w:rsidRPr="00D34F66">
              <w:rPr>
                <w:rFonts w:cs="Arial"/>
                <w:szCs w:val="20"/>
              </w:rPr>
              <w:t xml:space="preserve">3 = Konferensremiss </w:t>
            </w:r>
          </w:p>
          <w:p w14:paraId="49DB7B14" w14:textId="77777777" w:rsidR="00DD0C8D" w:rsidRPr="00D34F66" w:rsidRDefault="00DD0C8D" w:rsidP="00DD0C8D">
            <w:pPr>
              <w:autoSpaceDE w:val="0"/>
              <w:autoSpaceDN w:val="0"/>
              <w:adjustRightInd w:val="0"/>
              <w:rPr>
                <w:rFonts w:cs="Arial"/>
                <w:szCs w:val="20"/>
              </w:rPr>
            </w:pPr>
            <w:r w:rsidRPr="00D34F66">
              <w:rPr>
                <w:rFonts w:cs="Arial"/>
                <w:szCs w:val="20"/>
              </w:rPr>
              <w:t xml:space="preserve">4 = Allmänremiss </w:t>
            </w:r>
          </w:p>
          <w:p w14:paraId="040D9333" w14:textId="77777777" w:rsidR="00DD0C8D" w:rsidRPr="00D34F66" w:rsidRDefault="00DD0C8D" w:rsidP="00DD0C8D">
            <w:pPr>
              <w:autoSpaceDE w:val="0"/>
              <w:autoSpaceDN w:val="0"/>
              <w:adjustRightInd w:val="0"/>
              <w:rPr>
                <w:rFonts w:cs="Arial"/>
                <w:szCs w:val="20"/>
              </w:rPr>
            </w:pPr>
            <w:r w:rsidRPr="00D34F66">
              <w:rPr>
                <w:rFonts w:cs="Arial"/>
                <w:szCs w:val="20"/>
              </w:rPr>
              <w:t xml:space="preserve">5 = Screeningremiss </w:t>
            </w:r>
          </w:p>
          <w:p w14:paraId="17D4B258" w14:textId="77777777" w:rsidR="00DD0C8D" w:rsidRPr="00D34F66" w:rsidRDefault="00DD0C8D" w:rsidP="00DD0C8D">
            <w:pPr>
              <w:autoSpaceDE w:val="0"/>
              <w:autoSpaceDN w:val="0"/>
              <w:adjustRightInd w:val="0"/>
              <w:rPr>
                <w:rFonts w:cs="Arial"/>
                <w:szCs w:val="20"/>
              </w:rPr>
            </w:pPr>
            <w:r w:rsidRPr="00D34F66">
              <w:rPr>
                <w:rFonts w:cs="Arial"/>
                <w:szCs w:val="20"/>
              </w:rPr>
              <w:t xml:space="preserve">6 = ”egentagna prover” </w:t>
            </w:r>
          </w:p>
          <w:p w14:paraId="55CA90E4" w14:textId="77777777" w:rsidR="00DD0C8D" w:rsidRPr="00D34F66" w:rsidRDefault="00DD0C8D" w:rsidP="00DD0C8D">
            <w:pPr>
              <w:autoSpaceDE w:val="0"/>
              <w:autoSpaceDN w:val="0"/>
              <w:adjustRightInd w:val="0"/>
              <w:rPr>
                <w:rFonts w:cs="Arial"/>
                <w:szCs w:val="20"/>
              </w:rPr>
            </w:pPr>
            <w:r w:rsidRPr="00D34F66">
              <w:rPr>
                <w:rFonts w:cs="Arial"/>
                <w:szCs w:val="20"/>
              </w:rPr>
              <w:t xml:space="preserve">7 = Egen vårdbegäran </w:t>
            </w:r>
          </w:p>
          <w:p w14:paraId="57255A23" w14:textId="77777777" w:rsidR="00DD0C8D" w:rsidRPr="00D34F66" w:rsidRDefault="00DD0C8D" w:rsidP="00DD0C8D">
            <w:pPr>
              <w:autoSpaceDE w:val="0"/>
              <w:autoSpaceDN w:val="0"/>
              <w:adjustRightInd w:val="0"/>
              <w:rPr>
                <w:rFonts w:cs="Arial"/>
                <w:szCs w:val="20"/>
              </w:rPr>
            </w:pPr>
            <w:r w:rsidRPr="00D34F66">
              <w:rPr>
                <w:rFonts w:cs="Arial"/>
                <w:szCs w:val="20"/>
              </w:rPr>
              <w:t xml:space="preserve">8 = Telefonremiss </w:t>
            </w:r>
          </w:p>
          <w:p w14:paraId="4EFFCC5A" w14:textId="77777777" w:rsidR="00DD0C8D" w:rsidRPr="00D34F66" w:rsidRDefault="00DD0C8D" w:rsidP="00DD0C8D">
            <w:pPr>
              <w:autoSpaceDE w:val="0"/>
              <w:autoSpaceDN w:val="0"/>
              <w:adjustRightInd w:val="0"/>
              <w:rPr>
                <w:rFonts w:cs="Arial"/>
                <w:szCs w:val="20"/>
              </w:rPr>
            </w:pPr>
            <w:r w:rsidRPr="00D34F66">
              <w:rPr>
                <w:rFonts w:cs="Arial"/>
                <w:szCs w:val="20"/>
              </w:rPr>
              <w:t xml:space="preserve">9 = Begäran om övertagande av vårdansvar </w:t>
            </w:r>
          </w:p>
          <w:p w14:paraId="3D8CFCE0" w14:textId="71C159BD" w:rsidR="009147F4" w:rsidRPr="00DD0C8D" w:rsidRDefault="00DD0C8D" w:rsidP="00583F17">
            <w:pPr>
              <w:tabs>
                <w:tab w:val="left" w:pos="3338"/>
              </w:tabs>
              <w:rPr>
                <w:szCs w:val="20"/>
              </w:rPr>
            </w:pPr>
            <w:r w:rsidRPr="00D34F66">
              <w:rPr>
                <w:rFonts w:cs="Arial"/>
                <w:szCs w:val="20"/>
              </w:rPr>
              <w:t>10=Fysiologiremiss</w:t>
            </w:r>
          </w:p>
        </w:tc>
        <w:tc>
          <w:tcPr>
            <w:tcW w:w="709" w:type="dxa"/>
          </w:tcPr>
          <w:p w14:paraId="64CDEF45" w14:textId="7F51E3FC" w:rsidR="009147F4" w:rsidRDefault="009147F4" w:rsidP="000C3F0C">
            <w:r>
              <w:t>0</w:t>
            </w:r>
            <w:proofErr w:type="gramStart"/>
            <w:r>
              <w:t>..</w:t>
            </w:r>
            <w:proofErr w:type="gramEnd"/>
            <w:r w:rsidR="000C3F0C">
              <w:t>*</w:t>
            </w:r>
          </w:p>
        </w:tc>
        <w:tc>
          <w:tcPr>
            <w:tcW w:w="1895" w:type="dxa"/>
          </w:tcPr>
          <w:p w14:paraId="4B61185C"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0982CDA8" w14:textId="77777777" w:rsidTr="007C3557">
        <w:tc>
          <w:tcPr>
            <w:tcW w:w="2660" w:type="dxa"/>
          </w:tcPr>
          <w:p w14:paraId="05031565" w14:textId="77777777" w:rsidR="009147F4" w:rsidRPr="00DD3984" w:rsidRDefault="009147F4" w:rsidP="00583F17">
            <w:r>
              <w:t>timePeriod</w:t>
            </w:r>
          </w:p>
        </w:tc>
        <w:tc>
          <w:tcPr>
            <w:tcW w:w="1134" w:type="dxa"/>
          </w:tcPr>
          <w:p w14:paraId="62587451" w14:textId="77777777" w:rsidR="009147F4" w:rsidRPr="00DD3984" w:rsidRDefault="009147F4" w:rsidP="00583F17">
            <w:r w:rsidRPr="0081754E">
              <w:t>TimePeriodType</w:t>
            </w:r>
          </w:p>
        </w:tc>
        <w:tc>
          <w:tcPr>
            <w:tcW w:w="3969" w:type="dxa"/>
          </w:tcPr>
          <w:p w14:paraId="76734334" w14:textId="77777777" w:rsidR="009147F4" w:rsidRPr="004C01B0" w:rsidRDefault="009147F4" w:rsidP="00583F17">
            <w:pPr>
              <w:tabs>
                <w:tab w:val="left" w:pos="3338"/>
              </w:tabs>
            </w:pPr>
            <w:r w:rsidRPr="005F1D2D">
              <w:rPr>
                <w:spacing w:val="-1"/>
                <w:szCs w:val="20"/>
              </w:rPr>
              <w:t xml:space="preserve">Begränsning av sökningen i tid. Begränsningen sker genom att resultatet innehåller de poster </w:t>
            </w:r>
            <w:r>
              <w:rPr>
                <w:spacing w:val="-1"/>
                <w:szCs w:val="20"/>
              </w:rPr>
              <w:t>där statusTime</w:t>
            </w:r>
            <w:r w:rsidRPr="005F1D2D">
              <w:rPr>
                <w:spacing w:val="-1"/>
                <w:szCs w:val="20"/>
              </w:rPr>
              <w:t xml:space="preserve"> anger en tidpunkt som ligger inom det sökta tidsintervallet (start- och slutpunkt inkluderas i intervallet).</w:t>
            </w:r>
          </w:p>
        </w:tc>
        <w:tc>
          <w:tcPr>
            <w:tcW w:w="709" w:type="dxa"/>
          </w:tcPr>
          <w:p w14:paraId="3EE624CA" w14:textId="77777777" w:rsidR="009147F4" w:rsidRDefault="009147F4" w:rsidP="00583F17">
            <w:r>
              <w:t>0</w:t>
            </w:r>
            <w:proofErr w:type="gramStart"/>
            <w:r>
              <w:t>..</w:t>
            </w:r>
            <w:proofErr w:type="gramEnd"/>
            <w:r>
              <w:t>1</w:t>
            </w:r>
          </w:p>
        </w:tc>
        <w:tc>
          <w:tcPr>
            <w:tcW w:w="1895" w:type="dxa"/>
          </w:tcPr>
          <w:p w14:paraId="1E1E3FD0"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2402732A" w14:textId="77777777" w:rsidTr="007C3557">
        <w:tc>
          <w:tcPr>
            <w:tcW w:w="2660" w:type="dxa"/>
          </w:tcPr>
          <w:p w14:paraId="7A185742" w14:textId="77777777" w:rsidR="009147F4" w:rsidRPr="00DD3984" w:rsidRDefault="009147F4" w:rsidP="00583F17">
            <w:r>
              <w:t>timePeriod.start</w:t>
            </w:r>
          </w:p>
        </w:tc>
        <w:tc>
          <w:tcPr>
            <w:tcW w:w="1134" w:type="dxa"/>
          </w:tcPr>
          <w:p w14:paraId="12D865C8" w14:textId="77777777" w:rsidR="009147F4" w:rsidRPr="00DD3984" w:rsidRDefault="009147F4" w:rsidP="00583F17">
            <w:r w:rsidRPr="0081754E">
              <w:t>TimeStampType</w:t>
            </w:r>
          </w:p>
        </w:tc>
        <w:tc>
          <w:tcPr>
            <w:tcW w:w="3969" w:type="dxa"/>
          </w:tcPr>
          <w:p w14:paraId="12C5653A" w14:textId="77777777" w:rsidR="009147F4" w:rsidRPr="004C01B0" w:rsidRDefault="009147F4" w:rsidP="00583F17">
            <w:pPr>
              <w:tabs>
                <w:tab w:val="left" w:pos="3338"/>
              </w:tabs>
            </w:pPr>
            <w:r>
              <w:rPr>
                <w:spacing w:val="-1"/>
                <w:szCs w:val="20"/>
              </w:rPr>
              <w:t>Startdatum. Format ÅÅÅÅ</w:t>
            </w:r>
            <w:r w:rsidRPr="00A63DCF">
              <w:rPr>
                <w:spacing w:val="-1"/>
                <w:szCs w:val="20"/>
              </w:rPr>
              <w:t>MMDD.</w:t>
            </w:r>
          </w:p>
        </w:tc>
        <w:tc>
          <w:tcPr>
            <w:tcW w:w="709" w:type="dxa"/>
          </w:tcPr>
          <w:p w14:paraId="39C9250F" w14:textId="77777777" w:rsidR="009147F4" w:rsidRDefault="009147F4" w:rsidP="00583F17">
            <w:r>
              <w:t>1</w:t>
            </w:r>
            <w:proofErr w:type="gramStart"/>
            <w:r>
              <w:t>..</w:t>
            </w:r>
            <w:proofErr w:type="gramEnd"/>
            <w:r>
              <w:t>1</w:t>
            </w:r>
          </w:p>
        </w:tc>
        <w:tc>
          <w:tcPr>
            <w:tcW w:w="1895" w:type="dxa"/>
          </w:tcPr>
          <w:p w14:paraId="749F72C2"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147941B3" w14:textId="77777777" w:rsidTr="007C3557">
        <w:tc>
          <w:tcPr>
            <w:tcW w:w="2660" w:type="dxa"/>
          </w:tcPr>
          <w:p w14:paraId="0D08E150" w14:textId="77777777" w:rsidR="009147F4" w:rsidRPr="00DD3984" w:rsidRDefault="009147F4" w:rsidP="00583F17">
            <w:r>
              <w:t>timePeriod.end</w:t>
            </w:r>
          </w:p>
        </w:tc>
        <w:tc>
          <w:tcPr>
            <w:tcW w:w="1134" w:type="dxa"/>
          </w:tcPr>
          <w:p w14:paraId="28B85F61" w14:textId="77777777" w:rsidR="009147F4" w:rsidRPr="00DD3984" w:rsidRDefault="009147F4" w:rsidP="00583F17">
            <w:r w:rsidRPr="0081754E">
              <w:t>TimeStampType</w:t>
            </w:r>
          </w:p>
        </w:tc>
        <w:tc>
          <w:tcPr>
            <w:tcW w:w="3969" w:type="dxa"/>
          </w:tcPr>
          <w:p w14:paraId="442FD13F" w14:textId="77777777" w:rsidR="009147F4" w:rsidRPr="004C01B0" w:rsidRDefault="009147F4" w:rsidP="00583F17">
            <w:pPr>
              <w:tabs>
                <w:tab w:val="left" w:pos="3338"/>
              </w:tabs>
            </w:pPr>
            <w:r>
              <w:rPr>
                <w:spacing w:val="-1"/>
                <w:szCs w:val="20"/>
              </w:rPr>
              <w:t>Slutdatum. Format ÅÅÅÅ</w:t>
            </w:r>
            <w:r w:rsidRPr="00A63DCF">
              <w:rPr>
                <w:spacing w:val="-1"/>
                <w:szCs w:val="20"/>
              </w:rPr>
              <w:t>MMDD.</w:t>
            </w:r>
          </w:p>
        </w:tc>
        <w:tc>
          <w:tcPr>
            <w:tcW w:w="709" w:type="dxa"/>
          </w:tcPr>
          <w:p w14:paraId="797B42E3" w14:textId="77777777" w:rsidR="009147F4" w:rsidRDefault="009147F4" w:rsidP="00583F17">
            <w:r>
              <w:t>1</w:t>
            </w:r>
            <w:proofErr w:type="gramStart"/>
            <w:r>
              <w:t>..</w:t>
            </w:r>
            <w:proofErr w:type="gramEnd"/>
            <w:r>
              <w:t>1</w:t>
            </w:r>
          </w:p>
        </w:tc>
        <w:tc>
          <w:tcPr>
            <w:tcW w:w="1895" w:type="dxa"/>
          </w:tcPr>
          <w:p w14:paraId="08C1F8FA" w14:textId="77777777" w:rsidR="009147F4" w:rsidRPr="00DD3984" w:rsidRDefault="009147F4" w:rsidP="00583F17">
            <w:pPr>
              <w:widowControl w:val="0"/>
              <w:autoSpaceDE w:val="0"/>
              <w:autoSpaceDN w:val="0"/>
              <w:adjustRightInd w:val="0"/>
              <w:rPr>
                <w:rFonts w:eastAsia="Times New Roman"/>
                <w:szCs w:val="20"/>
              </w:rPr>
            </w:pPr>
          </w:p>
        </w:tc>
      </w:tr>
      <w:tr w:rsidR="009147F4" w:rsidRPr="00D10D9E" w14:paraId="5A5E4095" w14:textId="77777777" w:rsidTr="007C3557">
        <w:tc>
          <w:tcPr>
            <w:tcW w:w="2660" w:type="dxa"/>
          </w:tcPr>
          <w:p w14:paraId="0ADA3052" w14:textId="77777777" w:rsidR="009147F4" w:rsidRPr="00B86F2B" w:rsidRDefault="009147F4" w:rsidP="00583F17">
            <w:pPr>
              <w:rPr>
                <w:b/>
              </w:rPr>
            </w:pPr>
            <w:r w:rsidRPr="00B86F2B">
              <w:rPr>
                <w:b/>
              </w:rPr>
              <w:t>Svar</w:t>
            </w:r>
          </w:p>
        </w:tc>
        <w:tc>
          <w:tcPr>
            <w:tcW w:w="1134" w:type="dxa"/>
          </w:tcPr>
          <w:p w14:paraId="6F7C676B" w14:textId="77777777" w:rsidR="009147F4" w:rsidRPr="00B86F2B" w:rsidRDefault="009147F4" w:rsidP="00583F17"/>
        </w:tc>
        <w:tc>
          <w:tcPr>
            <w:tcW w:w="3969" w:type="dxa"/>
          </w:tcPr>
          <w:p w14:paraId="12986577" w14:textId="77777777" w:rsidR="009147F4" w:rsidRPr="00D10D9E" w:rsidRDefault="009147F4" w:rsidP="00583F17"/>
        </w:tc>
        <w:tc>
          <w:tcPr>
            <w:tcW w:w="709" w:type="dxa"/>
          </w:tcPr>
          <w:p w14:paraId="7B7947CA" w14:textId="77777777" w:rsidR="009147F4" w:rsidRPr="00D10D9E" w:rsidRDefault="009147F4" w:rsidP="00583F17"/>
        </w:tc>
        <w:tc>
          <w:tcPr>
            <w:tcW w:w="1895" w:type="dxa"/>
          </w:tcPr>
          <w:p w14:paraId="76C40E1C" w14:textId="77777777" w:rsidR="009147F4" w:rsidRPr="00D10D9E" w:rsidRDefault="009147F4" w:rsidP="00583F17"/>
        </w:tc>
      </w:tr>
      <w:tr w:rsidR="009147F4" w:rsidRPr="00D10D9E" w14:paraId="708D6239" w14:textId="77777777" w:rsidTr="007C3557">
        <w:tc>
          <w:tcPr>
            <w:tcW w:w="2660" w:type="dxa"/>
          </w:tcPr>
          <w:p w14:paraId="6CE06A12" w14:textId="77777777" w:rsidR="009147F4" w:rsidRPr="00D528FA" w:rsidRDefault="009147F4" w:rsidP="00583F17">
            <w:r>
              <w:t>requestStatus</w:t>
            </w:r>
          </w:p>
        </w:tc>
        <w:tc>
          <w:tcPr>
            <w:tcW w:w="1134" w:type="dxa"/>
          </w:tcPr>
          <w:p w14:paraId="78521B7D" w14:textId="77777777" w:rsidR="009147F4" w:rsidRDefault="009147F4" w:rsidP="00583F17">
            <w:r>
              <w:t>requestStatusType</w:t>
            </w:r>
          </w:p>
        </w:tc>
        <w:tc>
          <w:tcPr>
            <w:tcW w:w="3969" w:type="dxa"/>
          </w:tcPr>
          <w:p w14:paraId="00F57A6F" w14:textId="77777777" w:rsidR="009147F4" w:rsidRPr="00A53489" w:rsidRDefault="009147F4" w:rsidP="00583F17"/>
        </w:tc>
        <w:tc>
          <w:tcPr>
            <w:tcW w:w="709" w:type="dxa"/>
          </w:tcPr>
          <w:p w14:paraId="646696B7" w14:textId="77777777" w:rsidR="009147F4" w:rsidRDefault="009147F4" w:rsidP="00583F17">
            <w:r>
              <w:t>0</w:t>
            </w:r>
            <w:proofErr w:type="gramStart"/>
            <w:r>
              <w:t>..</w:t>
            </w:r>
            <w:proofErr w:type="gramEnd"/>
            <w:r>
              <w:t>*</w:t>
            </w:r>
          </w:p>
        </w:tc>
        <w:tc>
          <w:tcPr>
            <w:tcW w:w="1895" w:type="dxa"/>
          </w:tcPr>
          <w:p w14:paraId="4EB0D2A2" w14:textId="77777777" w:rsidR="009147F4" w:rsidRPr="00F3140A" w:rsidRDefault="009147F4" w:rsidP="00583F17">
            <w:pPr>
              <w:widowControl w:val="0"/>
              <w:autoSpaceDE w:val="0"/>
              <w:autoSpaceDN w:val="0"/>
              <w:adjustRightInd w:val="0"/>
              <w:rPr>
                <w:rFonts w:eastAsia="Times New Roman"/>
                <w:szCs w:val="20"/>
              </w:rPr>
            </w:pPr>
          </w:p>
        </w:tc>
      </w:tr>
      <w:tr w:rsidR="009147F4" w:rsidRPr="00D10D9E" w14:paraId="2E52038A" w14:textId="77777777" w:rsidTr="007C3557">
        <w:tc>
          <w:tcPr>
            <w:tcW w:w="2660" w:type="dxa"/>
          </w:tcPr>
          <w:p w14:paraId="7AFE0895" w14:textId="77777777" w:rsidR="009147F4" w:rsidRDefault="009147F4" w:rsidP="00583F17">
            <w:pPr>
              <w:rPr>
                <w:lang w:val="en-US"/>
              </w:rPr>
            </w:pPr>
            <w:r>
              <w:rPr>
                <w:lang w:val="en-US"/>
              </w:rPr>
              <w:t>requestStatus.requestStatus</w:t>
            </w:r>
          </w:p>
        </w:tc>
        <w:tc>
          <w:tcPr>
            <w:tcW w:w="1134" w:type="dxa"/>
          </w:tcPr>
          <w:p w14:paraId="7E9C4146" w14:textId="77777777" w:rsidR="009147F4" w:rsidRDefault="009147F4" w:rsidP="00583F17">
            <w:pPr>
              <w:rPr>
                <w:lang w:val="en-US"/>
              </w:rPr>
            </w:pPr>
            <w:r>
              <w:rPr>
                <w:lang w:val="en-US"/>
              </w:rPr>
              <w:t>CVType</w:t>
            </w:r>
          </w:p>
        </w:tc>
        <w:tc>
          <w:tcPr>
            <w:tcW w:w="3969" w:type="dxa"/>
          </w:tcPr>
          <w:p w14:paraId="4B811217" w14:textId="77777777" w:rsidR="009147F4" w:rsidRPr="00A913E3" w:rsidRDefault="009147F4" w:rsidP="00583F17"/>
        </w:tc>
        <w:tc>
          <w:tcPr>
            <w:tcW w:w="709" w:type="dxa"/>
          </w:tcPr>
          <w:p w14:paraId="319FD958" w14:textId="77777777" w:rsidR="009147F4" w:rsidRDefault="009147F4" w:rsidP="00583F17">
            <w:r>
              <w:t>1</w:t>
            </w:r>
            <w:proofErr w:type="gramStart"/>
            <w:r>
              <w:t>..</w:t>
            </w:r>
            <w:proofErr w:type="gramEnd"/>
            <w:r>
              <w:t>1</w:t>
            </w:r>
          </w:p>
        </w:tc>
        <w:tc>
          <w:tcPr>
            <w:tcW w:w="1895" w:type="dxa"/>
          </w:tcPr>
          <w:p w14:paraId="5C61C867" w14:textId="77777777" w:rsidR="009147F4" w:rsidRDefault="009147F4" w:rsidP="00583F17"/>
        </w:tc>
      </w:tr>
      <w:tr w:rsidR="009147F4" w:rsidRPr="00D10D9E" w14:paraId="4A84B533" w14:textId="77777777" w:rsidTr="007C3557">
        <w:tc>
          <w:tcPr>
            <w:tcW w:w="2660" w:type="dxa"/>
          </w:tcPr>
          <w:p w14:paraId="1B5EA318" w14:textId="77777777" w:rsidR="009147F4" w:rsidRDefault="009147F4" w:rsidP="00583F17">
            <w:pPr>
              <w:rPr>
                <w:lang w:val="en-US"/>
              </w:rPr>
            </w:pPr>
            <w:r w:rsidRPr="00D34F66">
              <w:rPr>
                <w:lang w:val="en-US"/>
              </w:rPr>
              <w:t>requestStatus.</w:t>
            </w:r>
            <w:r>
              <w:rPr>
                <w:lang w:val="en-US"/>
              </w:rPr>
              <w:t>requestStatus</w:t>
            </w:r>
            <w:r w:rsidRPr="00D34F66">
              <w:rPr>
                <w:lang w:val="en-US"/>
              </w:rPr>
              <w:t>.code</w:t>
            </w:r>
          </w:p>
        </w:tc>
        <w:tc>
          <w:tcPr>
            <w:tcW w:w="1134" w:type="dxa"/>
          </w:tcPr>
          <w:p w14:paraId="18A3A105" w14:textId="77777777" w:rsidR="009147F4" w:rsidRDefault="009147F4" w:rsidP="00583F17">
            <w:pPr>
              <w:rPr>
                <w:lang w:val="en-US"/>
              </w:rPr>
            </w:pPr>
            <w:r w:rsidRPr="00D34F66">
              <w:rPr>
                <w:lang w:val="en-US"/>
              </w:rPr>
              <w:t>String</w:t>
            </w:r>
          </w:p>
        </w:tc>
        <w:tc>
          <w:tcPr>
            <w:tcW w:w="3969" w:type="dxa"/>
          </w:tcPr>
          <w:p w14:paraId="5864F35D" w14:textId="38F80DE1" w:rsidR="009147F4" w:rsidRDefault="00B95559" w:rsidP="00583F17">
            <w:r>
              <w:t>Kod i använt kod</w:t>
            </w:r>
            <w:r w:rsidR="009147F4">
              <w:t>s</w:t>
            </w:r>
            <w:r>
              <w:t>y</w:t>
            </w:r>
            <w:r w:rsidR="009147F4">
              <w:t>s</w:t>
            </w:r>
            <w:r>
              <w:t>t</w:t>
            </w:r>
            <w:r w:rsidR="009147F4">
              <w:t>em</w:t>
            </w:r>
          </w:p>
          <w:p w14:paraId="33D9199E" w14:textId="77777777" w:rsidR="009147F4" w:rsidRDefault="009147F4" w:rsidP="00583F17">
            <w:r>
              <w:t xml:space="preserve">t.ex. för KV Status </w:t>
            </w:r>
            <w:proofErr w:type="gramStart"/>
            <w:r>
              <w:t>framställan</w:t>
            </w:r>
            <w:proofErr w:type="gramEnd"/>
          </w:p>
          <w:p w14:paraId="2AB88C48" w14:textId="77777777" w:rsidR="009147F4" w:rsidRDefault="009147F4" w:rsidP="00583F17">
            <w:r>
              <w:t>1 = skickad</w:t>
            </w:r>
          </w:p>
          <w:p w14:paraId="04EA5D62" w14:textId="77777777" w:rsidR="009147F4" w:rsidRDefault="009147F4" w:rsidP="00583F17">
            <w:r>
              <w:t>2 = mottagen</w:t>
            </w:r>
          </w:p>
          <w:p w14:paraId="2E0D270F" w14:textId="77777777" w:rsidR="009147F4" w:rsidRDefault="009147F4" w:rsidP="00583F17">
            <w:r>
              <w:t>3 = vidareskickad</w:t>
            </w:r>
          </w:p>
          <w:p w14:paraId="49A0359A" w14:textId="77777777" w:rsidR="009147F4" w:rsidRDefault="009147F4" w:rsidP="00583F17">
            <w:r>
              <w:t>4 = bedömd</w:t>
            </w:r>
          </w:p>
          <w:p w14:paraId="223535E8" w14:textId="77777777" w:rsidR="009147F4" w:rsidRDefault="009147F4" w:rsidP="00583F17">
            <w:r>
              <w:t>5 = komplettering begärd</w:t>
            </w:r>
          </w:p>
          <w:p w14:paraId="6E61BA67" w14:textId="77777777" w:rsidR="009147F4" w:rsidRDefault="009147F4" w:rsidP="00583F17">
            <w:r>
              <w:t>6 = besvarad</w:t>
            </w:r>
          </w:p>
          <w:p w14:paraId="3638F94E" w14:textId="77777777" w:rsidR="009147F4" w:rsidRDefault="009147F4" w:rsidP="00583F17">
            <w:pPr>
              <w:tabs>
                <w:tab w:val="left" w:pos="3338"/>
              </w:tabs>
            </w:pPr>
            <w:r>
              <w:lastRenderedPageBreak/>
              <w:t>7 = svar mottaget</w:t>
            </w:r>
          </w:p>
        </w:tc>
        <w:tc>
          <w:tcPr>
            <w:tcW w:w="709" w:type="dxa"/>
          </w:tcPr>
          <w:p w14:paraId="42C0F0CA" w14:textId="77777777" w:rsidR="009147F4" w:rsidRDefault="009147F4" w:rsidP="00583F17">
            <w:r>
              <w:rPr>
                <w:lang w:val="en-US"/>
              </w:rPr>
              <w:lastRenderedPageBreak/>
              <w:t>1</w:t>
            </w:r>
            <w:r w:rsidRPr="00D34F66">
              <w:rPr>
                <w:lang w:val="en-US"/>
              </w:rPr>
              <w:t>..1</w:t>
            </w:r>
          </w:p>
        </w:tc>
        <w:tc>
          <w:tcPr>
            <w:tcW w:w="1895" w:type="dxa"/>
          </w:tcPr>
          <w:p w14:paraId="7EE24BD9" w14:textId="77777777" w:rsidR="009147F4" w:rsidRPr="00DD3984" w:rsidRDefault="009147F4" w:rsidP="00583F17"/>
        </w:tc>
      </w:tr>
      <w:tr w:rsidR="009147F4" w:rsidRPr="00D10D9E" w14:paraId="708A99BE" w14:textId="77777777" w:rsidTr="007C3557">
        <w:tc>
          <w:tcPr>
            <w:tcW w:w="2660" w:type="dxa"/>
          </w:tcPr>
          <w:p w14:paraId="6028389F" w14:textId="77777777" w:rsidR="009147F4" w:rsidRDefault="009147F4" w:rsidP="00583F17">
            <w:pPr>
              <w:rPr>
                <w:lang w:val="en-US"/>
              </w:rPr>
            </w:pPr>
            <w:r w:rsidRPr="00D34F66">
              <w:rPr>
                <w:lang w:val="en-US"/>
              </w:rPr>
              <w:lastRenderedPageBreak/>
              <w:t>requestStatus.</w:t>
            </w:r>
            <w:r>
              <w:rPr>
                <w:lang w:val="en-US"/>
              </w:rPr>
              <w:t>requestStatus</w:t>
            </w:r>
            <w:r w:rsidRPr="00D34F66">
              <w:rPr>
                <w:lang w:val="en-US"/>
              </w:rPr>
              <w:t>.codeSystem</w:t>
            </w:r>
          </w:p>
        </w:tc>
        <w:tc>
          <w:tcPr>
            <w:tcW w:w="1134" w:type="dxa"/>
          </w:tcPr>
          <w:p w14:paraId="02111677" w14:textId="77777777" w:rsidR="009147F4" w:rsidRDefault="009147F4" w:rsidP="00583F17">
            <w:pPr>
              <w:rPr>
                <w:lang w:val="en-US"/>
              </w:rPr>
            </w:pPr>
            <w:r w:rsidRPr="00D34F66">
              <w:rPr>
                <w:lang w:val="en-US"/>
              </w:rPr>
              <w:t>String</w:t>
            </w:r>
          </w:p>
        </w:tc>
        <w:tc>
          <w:tcPr>
            <w:tcW w:w="3969" w:type="dxa"/>
          </w:tcPr>
          <w:p w14:paraId="64977984" w14:textId="77777777" w:rsidR="009147F4" w:rsidRDefault="009147F4" w:rsidP="00583F17">
            <w:pPr>
              <w:tabs>
                <w:tab w:val="left" w:pos="3338"/>
              </w:tabs>
            </w:pPr>
            <w:r w:rsidRPr="00D34F66">
              <w:t>Det kodsys</w:t>
            </w:r>
            <w:r>
              <w:t xml:space="preserve">tem som användas t.ex. </w:t>
            </w:r>
            <w:r w:rsidRPr="00A05E59">
              <w:rPr>
                <w:szCs w:val="20"/>
              </w:rPr>
              <w:t>1.2.752.129.2.2.2.43</w:t>
            </w:r>
            <w:r>
              <w:t xml:space="preserve"> </w:t>
            </w:r>
            <w:r w:rsidRPr="00D34F66">
              <w:t>(</w:t>
            </w:r>
            <w:r>
              <w:t xml:space="preserve">KV Status </w:t>
            </w:r>
            <w:proofErr w:type="gramStart"/>
            <w:r>
              <w:t>framställan</w:t>
            </w:r>
            <w:proofErr w:type="gramEnd"/>
            <w:r w:rsidRPr="00021138">
              <w:rPr>
                <w:szCs w:val="20"/>
              </w:rPr>
              <w:t>)</w:t>
            </w:r>
          </w:p>
        </w:tc>
        <w:tc>
          <w:tcPr>
            <w:tcW w:w="709" w:type="dxa"/>
          </w:tcPr>
          <w:p w14:paraId="221DB631" w14:textId="77777777" w:rsidR="009147F4" w:rsidRDefault="009147F4" w:rsidP="00583F17">
            <w:r>
              <w:rPr>
                <w:lang w:val="en-US"/>
              </w:rPr>
              <w:t>1</w:t>
            </w:r>
            <w:r w:rsidRPr="00D34F66">
              <w:rPr>
                <w:lang w:val="en-US"/>
              </w:rPr>
              <w:t>..1</w:t>
            </w:r>
          </w:p>
        </w:tc>
        <w:tc>
          <w:tcPr>
            <w:tcW w:w="1895" w:type="dxa"/>
          </w:tcPr>
          <w:p w14:paraId="68E33C3B" w14:textId="77777777" w:rsidR="009147F4" w:rsidRPr="00DD3984" w:rsidRDefault="009147F4" w:rsidP="00583F17"/>
        </w:tc>
      </w:tr>
      <w:tr w:rsidR="009147F4" w:rsidRPr="00D10D9E" w14:paraId="2D9EE326" w14:textId="77777777" w:rsidTr="007C3557">
        <w:tc>
          <w:tcPr>
            <w:tcW w:w="2660" w:type="dxa"/>
          </w:tcPr>
          <w:p w14:paraId="103906F6" w14:textId="77777777" w:rsidR="009147F4" w:rsidRDefault="009147F4" w:rsidP="00583F17">
            <w:pPr>
              <w:rPr>
                <w:lang w:val="en-US"/>
              </w:rPr>
            </w:pPr>
            <w:r w:rsidRPr="00D34F66">
              <w:rPr>
                <w:lang w:val="en-US"/>
              </w:rPr>
              <w:t>requestStatus.</w:t>
            </w:r>
            <w:r>
              <w:rPr>
                <w:lang w:val="en-US"/>
              </w:rPr>
              <w:t>requestStatus</w:t>
            </w:r>
            <w:r w:rsidRPr="001425C7">
              <w:t>.</w:t>
            </w:r>
            <w:r>
              <w:t>codeSystemName</w:t>
            </w:r>
          </w:p>
        </w:tc>
        <w:tc>
          <w:tcPr>
            <w:tcW w:w="1134" w:type="dxa"/>
          </w:tcPr>
          <w:p w14:paraId="76CCC56F" w14:textId="77777777" w:rsidR="009147F4" w:rsidRDefault="009147F4" w:rsidP="00583F17">
            <w:pPr>
              <w:rPr>
                <w:lang w:val="en-US"/>
              </w:rPr>
            </w:pPr>
            <w:r w:rsidRPr="003E79AA">
              <w:t>String</w:t>
            </w:r>
          </w:p>
        </w:tc>
        <w:tc>
          <w:tcPr>
            <w:tcW w:w="3969" w:type="dxa"/>
          </w:tcPr>
          <w:p w14:paraId="28BF2AC3" w14:textId="77777777" w:rsidR="009147F4" w:rsidRDefault="009147F4" w:rsidP="00583F17">
            <w:pPr>
              <w:tabs>
                <w:tab w:val="left" w:pos="3338"/>
              </w:tabs>
            </w:pPr>
            <w:r>
              <w:t xml:space="preserve">Klartext för kodsystem </w:t>
            </w:r>
          </w:p>
          <w:p w14:paraId="48D842FF" w14:textId="77777777" w:rsidR="009147F4" w:rsidRDefault="009147F4" w:rsidP="00583F17">
            <w:pPr>
              <w:tabs>
                <w:tab w:val="left" w:pos="3338"/>
              </w:tabs>
            </w:pPr>
            <w:r>
              <w:t xml:space="preserve">t.ex. KV Status </w:t>
            </w:r>
            <w:proofErr w:type="gramStart"/>
            <w:r>
              <w:t>framställan</w:t>
            </w:r>
            <w:proofErr w:type="gramEnd"/>
          </w:p>
        </w:tc>
        <w:tc>
          <w:tcPr>
            <w:tcW w:w="709" w:type="dxa"/>
          </w:tcPr>
          <w:p w14:paraId="2B8F0768" w14:textId="77777777" w:rsidR="009147F4" w:rsidRDefault="009147F4" w:rsidP="00583F17">
            <w:r w:rsidRPr="004C4759">
              <w:t>0</w:t>
            </w:r>
            <w:proofErr w:type="gramStart"/>
            <w:r w:rsidRPr="004C4759">
              <w:t>..</w:t>
            </w:r>
            <w:proofErr w:type="gramEnd"/>
            <w:r w:rsidRPr="004C4759">
              <w:t>1</w:t>
            </w:r>
          </w:p>
        </w:tc>
        <w:tc>
          <w:tcPr>
            <w:tcW w:w="1895" w:type="dxa"/>
          </w:tcPr>
          <w:p w14:paraId="291BE14C" w14:textId="77777777" w:rsidR="009147F4" w:rsidRPr="00DD3984" w:rsidRDefault="009147F4" w:rsidP="00583F17"/>
        </w:tc>
      </w:tr>
      <w:tr w:rsidR="009147F4" w:rsidRPr="00D10D9E" w14:paraId="287723A0" w14:textId="77777777" w:rsidTr="007C3557">
        <w:tc>
          <w:tcPr>
            <w:tcW w:w="2660" w:type="dxa"/>
          </w:tcPr>
          <w:p w14:paraId="437CE7AB" w14:textId="77777777" w:rsidR="009147F4" w:rsidRDefault="009147F4" w:rsidP="00583F17">
            <w:pPr>
              <w:rPr>
                <w:lang w:val="en-US"/>
              </w:rPr>
            </w:pPr>
            <w:r w:rsidRPr="001425C7">
              <w:t>requestStatus.</w:t>
            </w:r>
            <w:r>
              <w:rPr>
                <w:lang w:val="en-US"/>
              </w:rPr>
              <w:t>requestStatus</w:t>
            </w:r>
            <w:r w:rsidRPr="001425C7">
              <w:t>.</w:t>
            </w:r>
            <w:r>
              <w:t>codeSystemVersion</w:t>
            </w:r>
          </w:p>
        </w:tc>
        <w:tc>
          <w:tcPr>
            <w:tcW w:w="1134" w:type="dxa"/>
          </w:tcPr>
          <w:p w14:paraId="29D0742C" w14:textId="77777777" w:rsidR="009147F4" w:rsidRDefault="009147F4" w:rsidP="00583F17">
            <w:pPr>
              <w:rPr>
                <w:lang w:val="en-US"/>
              </w:rPr>
            </w:pPr>
            <w:r w:rsidRPr="003E79AA">
              <w:t>String</w:t>
            </w:r>
          </w:p>
        </w:tc>
        <w:tc>
          <w:tcPr>
            <w:tcW w:w="3969" w:type="dxa"/>
          </w:tcPr>
          <w:p w14:paraId="3D0588C9" w14:textId="77777777" w:rsidR="009147F4" w:rsidRDefault="009147F4" w:rsidP="00583F17">
            <w:pPr>
              <w:tabs>
                <w:tab w:val="left" w:pos="3338"/>
              </w:tabs>
            </w:pPr>
            <w:r>
              <w:t xml:space="preserve">Version av kodsystem </w:t>
            </w:r>
          </w:p>
          <w:p w14:paraId="5264FD91" w14:textId="3D7DF4D4" w:rsidR="009147F4" w:rsidRDefault="009147F4" w:rsidP="00583F17">
            <w:pPr>
              <w:tabs>
                <w:tab w:val="left" w:pos="3338"/>
              </w:tabs>
            </w:pPr>
            <w:r>
              <w:t>t.ex.</w:t>
            </w:r>
            <w:r w:rsidR="0078007E">
              <w:t xml:space="preserve"> 0.9</w:t>
            </w:r>
          </w:p>
        </w:tc>
        <w:tc>
          <w:tcPr>
            <w:tcW w:w="709" w:type="dxa"/>
          </w:tcPr>
          <w:p w14:paraId="07607D72" w14:textId="77777777" w:rsidR="009147F4" w:rsidRDefault="009147F4" w:rsidP="00583F17">
            <w:r>
              <w:t>1</w:t>
            </w:r>
            <w:proofErr w:type="gramStart"/>
            <w:r w:rsidRPr="004C4759">
              <w:t>..</w:t>
            </w:r>
            <w:proofErr w:type="gramEnd"/>
            <w:r w:rsidRPr="004C4759">
              <w:t>1</w:t>
            </w:r>
          </w:p>
        </w:tc>
        <w:tc>
          <w:tcPr>
            <w:tcW w:w="1895" w:type="dxa"/>
          </w:tcPr>
          <w:p w14:paraId="1BB922C2" w14:textId="77777777" w:rsidR="009147F4" w:rsidRPr="00DD3984" w:rsidRDefault="009147F4" w:rsidP="00583F17"/>
        </w:tc>
      </w:tr>
      <w:tr w:rsidR="009147F4" w:rsidRPr="00D10D9E" w14:paraId="08C0CF0D" w14:textId="77777777" w:rsidTr="007C3557">
        <w:tc>
          <w:tcPr>
            <w:tcW w:w="2660" w:type="dxa"/>
          </w:tcPr>
          <w:p w14:paraId="7D9E7EF9" w14:textId="77777777" w:rsidR="009147F4" w:rsidRDefault="009147F4" w:rsidP="00583F17">
            <w:pPr>
              <w:rPr>
                <w:lang w:val="en-US"/>
              </w:rPr>
            </w:pPr>
            <w:r w:rsidRPr="001425C7">
              <w:t>requestStatus.</w:t>
            </w:r>
            <w:r>
              <w:rPr>
                <w:lang w:val="en-US"/>
              </w:rPr>
              <w:t>requestStatus</w:t>
            </w:r>
            <w:r w:rsidRPr="001425C7">
              <w:t>.</w:t>
            </w:r>
            <w:r>
              <w:t>displayName</w:t>
            </w:r>
          </w:p>
        </w:tc>
        <w:tc>
          <w:tcPr>
            <w:tcW w:w="1134" w:type="dxa"/>
          </w:tcPr>
          <w:p w14:paraId="447A0C18" w14:textId="77777777" w:rsidR="009147F4" w:rsidRDefault="009147F4" w:rsidP="00583F17">
            <w:pPr>
              <w:rPr>
                <w:lang w:val="en-US"/>
              </w:rPr>
            </w:pPr>
            <w:r w:rsidRPr="003E79AA">
              <w:t>String</w:t>
            </w:r>
          </w:p>
        </w:tc>
        <w:tc>
          <w:tcPr>
            <w:tcW w:w="3969" w:type="dxa"/>
          </w:tcPr>
          <w:p w14:paraId="192ED574" w14:textId="77777777" w:rsidR="009147F4" w:rsidRDefault="009147F4" w:rsidP="00583F17">
            <w:r>
              <w:t>Klartext på kod i använt kodystsem t.ex ”skickad”</w:t>
            </w:r>
          </w:p>
        </w:tc>
        <w:tc>
          <w:tcPr>
            <w:tcW w:w="709" w:type="dxa"/>
          </w:tcPr>
          <w:p w14:paraId="34BF89B9" w14:textId="77777777" w:rsidR="009147F4" w:rsidRDefault="009147F4" w:rsidP="00583F17">
            <w:r>
              <w:rPr>
                <w:lang w:val="en-US"/>
              </w:rPr>
              <w:t>1</w:t>
            </w:r>
            <w:r w:rsidRPr="00B006DF">
              <w:rPr>
                <w:lang w:val="en-US"/>
              </w:rPr>
              <w:t>..1</w:t>
            </w:r>
          </w:p>
        </w:tc>
        <w:tc>
          <w:tcPr>
            <w:tcW w:w="1895" w:type="dxa"/>
          </w:tcPr>
          <w:p w14:paraId="33135C18" w14:textId="77777777" w:rsidR="009147F4" w:rsidRPr="00DD3984" w:rsidRDefault="009147F4" w:rsidP="00583F17"/>
        </w:tc>
      </w:tr>
      <w:tr w:rsidR="00C0475F" w:rsidRPr="00D10D9E" w14:paraId="78FDBDE5" w14:textId="77777777" w:rsidTr="007C3557">
        <w:tc>
          <w:tcPr>
            <w:tcW w:w="2660" w:type="dxa"/>
          </w:tcPr>
          <w:p w14:paraId="7264C973" w14:textId="75D05851" w:rsidR="00C0475F" w:rsidRPr="00C0475F" w:rsidRDefault="00C0475F" w:rsidP="00C0475F">
            <w:pPr>
              <w:rPr>
                <w:strike/>
              </w:rPr>
            </w:pPr>
            <w:r w:rsidRPr="00C0475F">
              <w:rPr>
                <w:strike/>
              </w:rPr>
              <w:t>requestStatus.</w:t>
            </w:r>
            <w:r w:rsidRPr="00C0475F">
              <w:rPr>
                <w:strike/>
                <w:lang w:val="en-US"/>
              </w:rPr>
              <w:t>requestStatus</w:t>
            </w:r>
            <w:r w:rsidRPr="00C0475F">
              <w:rPr>
                <w:strike/>
              </w:rPr>
              <w:t>.originalText</w:t>
            </w:r>
          </w:p>
        </w:tc>
        <w:tc>
          <w:tcPr>
            <w:tcW w:w="1134" w:type="dxa"/>
          </w:tcPr>
          <w:p w14:paraId="1F9139B7" w14:textId="2625C865" w:rsidR="00C0475F" w:rsidRPr="003E79AA" w:rsidRDefault="00C0475F" w:rsidP="00583F17">
            <w:r w:rsidRPr="003E79AA">
              <w:t>String</w:t>
            </w:r>
          </w:p>
        </w:tc>
        <w:tc>
          <w:tcPr>
            <w:tcW w:w="3969" w:type="dxa"/>
          </w:tcPr>
          <w:p w14:paraId="215FDB67" w14:textId="5C3DD1F5" w:rsidR="00C0475F" w:rsidRDefault="00C0475F" w:rsidP="00583F17">
            <w:r>
              <w:t xml:space="preserve">Används </w:t>
            </w:r>
            <w:proofErr w:type="gramStart"/>
            <w:r>
              <w:t>ej</w:t>
            </w:r>
            <w:proofErr w:type="gramEnd"/>
          </w:p>
        </w:tc>
        <w:tc>
          <w:tcPr>
            <w:tcW w:w="709" w:type="dxa"/>
          </w:tcPr>
          <w:p w14:paraId="7570C18D" w14:textId="1E48B70B" w:rsidR="00C0475F" w:rsidRDefault="007C3557" w:rsidP="00583F17">
            <w:pPr>
              <w:rPr>
                <w:lang w:val="en-US"/>
              </w:rPr>
            </w:pPr>
            <w:r>
              <w:rPr>
                <w:lang w:val="en-US"/>
              </w:rPr>
              <w:t>0..0</w:t>
            </w:r>
          </w:p>
        </w:tc>
        <w:tc>
          <w:tcPr>
            <w:tcW w:w="1895" w:type="dxa"/>
          </w:tcPr>
          <w:p w14:paraId="01BE34D7" w14:textId="77777777" w:rsidR="00C0475F" w:rsidRPr="00DD3984" w:rsidRDefault="00C0475F" w:rsidP="00583F17"/>
        </w:tc>
      </w:tr>
      <w:tr w:rsidR="00C0475F" w:rsidRPr="00D10D9E" w14:paraId="4A00943D" w14:textId="77777777" w:rsidTr="007C3557">
        <w:tc>
          <w:tcPr>
            <w:tcW w:w="2660" w:type="dxa"/>
          </w:tcPr>
          <w:p w14:paraId="67D3E064" w14:textId="77777777" w:rsidR="00C0475F" w:rsidRDefault="00C0475F" w:rsidP="00583F17">
            <w:pPr>
              <w:rPr>
                <w:lang w:val="en-US"/>
              </w:rPr>
            </w:pPr>
            <w:r>
              <w:rPr>
                <w:lang w:val="en-US"/>
              </w:rPr>
              <w:t>requestStatus.statusTime</w:t>
            </w:r>
          </w:p>
        </w:tc>
        <w:tc>
          <w:tcPr>
            <w:tcW w:w="1134" w:type="dxa"/>
          </w:tcPr>
          <w:p w14:paraId="46543EC9" w14:textId="77777777" w:rsidR="00C0475F" w:rsidRDefault="00C0475F" w:rsidP="00583F17">
            <w:pPr>
              <w:rPr>
                <w:lang w:val="en-US"/>
              </w:rPr>
            </w:pPr>
            <w:r>
              <w:rPr>
                <w:lang w:val="en-US"/>
              </w:rPr>
              <w:t>TimeStampType</w:t>
            </w:r>
          </w:p>
        </w:tc>
        <w:tc>
          <w:tcPr>
            <w:tcW w:w="3969" w:type="dxa"/>
          </w:tcPr>
          <w:p w14:paraId="28F9726C" w14:textId="77777777" w:rsidR="00C0475F" w:rsidRDefault="00C0475F" w:rsidP="00583F17">
            <w:pPr>
              <w:tabs>
                <w:tab w:val="left" w:pos="3338"/>
              </w:tabs>
            </w:pPr>
            <w:r>
              <w:t>Tidpunkt då statusen sattes.</w:t>
            </w:r>
          </w:p>
        </w:tc>
        <w:tc>
          <w:tcPr>
            <w:tcW w:w="709" w:type="dxa"/>
          </w:tcPr>
          <w:p w14:paraId="04A76511" w14:textId="77777777" w:rsidR="00C0475F" w:rsidRDefault="00C0475F" w:rsidP="00583F17">
            <w:r>
              <w:t>1</w:t>
            </w:r>
            <w:proofErr w:type="gramStart"/>
            <w:r>
              <w:t>..</w:t>
            </w:r>
            <w:proofErr w:type="gramEnd"/>
            <w:r>
              <w:t>1</w:t>
            </w:r>
          </w:p>
        </w:tc>
        <w:tc>
          <w:tcPr>
            <w:tcW w:w="1895" w:type="dxa"/>
          </w:tcPr>
          <w:p w14:paraId="24DCE9C3" w14:textId="77777777" w:rsidR="00C0475F" w:rsidRPr="00DD3984" w:rsidRDefault="00C0475F" w:rsidP="00583F17">
            <w:pPr>
              <w:rPr>
                <w:rFonts w:eastAsia="Times New Roman"/>
                <w:szCs w:val="20"/>
              </w:rPr>
            </w:pPr>
            <w:r w:rsidRPr="00DD3984">
              <w:t>SSÅÅMMDDttmmss</w:t>
            </w:r>
          </w:p>
        </w:tc>
      </w:tr>
      <w:tr w:rsidR="00C0475F" w:rsidRPr="00D10D9E" w14:paraId="27314F2E" w14:textId="77777777" w:rsidTr="007C3557">
        <w:tc>
          <w:tcPr>
            <w:tcW w:w="2660" w:type="dxa"/>
          </w:tcPr>
          <w:p w14:paraId="1343BD0F" w14:textId="77777777" w:rsidR="00C0475F" w:rsidRDefault="00C0475F" w:rsidP="00583F17">
            <w:pPr>
              <w:rPr>
                <w:lang w:val="en-US"/>
              </w:rPr>
            </w:pPr>
            <w:r>
              <w:rPr>
                <w:lang w:val="en-US"/>
              </w:rPr>
              <w:t>requestStatus.statusSetter</w:t>
            </w:r>
          </w:p>
        </w:tc>
        <w:tc>
          <w:tcPr>
            <w:tcW w:w="1134" w:type="dxa"/>
          </w:tcPr>
          <w:p w14:paraId="28B89436" w14:textId="77777777" w:rsidR="00C0475F" w:rsidRPr="009F51C9" w:rsidRDefault="00C0475F" w:rsidP="00583F17">
            <w:pPr>
              <w:rPr>
                <w:lang w:val="en-US"/>
              </w:rPr>
            </w:pPr>
            <w:r>
              <w:rPr>
                <w:lang w:val="en-US"/>
              </w:rPr>
              <w:t>SimpleAuthorType</w:t>
            </w:r>
          </w:p>
        </w:tc>
        <w:tc>
          <w:tcPr>
            <w:tcW w:w="3969" w:type="dxa"/>
          </w:tcPr>
          <w:p w14:paraId="4C1A9217" w14:textId="77777777" w:rsidR="00C0475F" w:rsidRDefault="00C0475F" w:rsidP="00583F17">
            <w:pPr>
              <w:tabs>
                <w:tab w:val="left" w:pos="3338"/>
              </w:tabs>
            </w:pPr>
            <w:r>
              <w:t>Information om remissens statussättare.</w:t>
            </w:r>
          </w:p>
        </w:tc>
        <w:tc>
          <w:tcPr>
            <w:tcW w:w="709" w:type="dxa"/>
          </w:tcPr>
          <w:p w14:paraId="32635838" w14:textId="77777777" w:rsidR="00C0475F" w:rsidRDefault="00C0475F" w:rsidP="00583F17">
            <w:r>
              <w:t>1</w:t>
            </w:r>
            <w:proofErr w:type="gramStart"/>
            <w:r>
              <w:t>..</w:t>
            </w:r>
            <w:proofErr w:type="gramEnd"/>
            <w:r>
              <w:t>1</w:t>
            </w:r>
          </w:p>
        </w:tc>
        <w:tc>
          <w:tcPr>
            <w:tcW w:w="1895" w:type="dxa"/>
          </w:tcPr>
          <w:p w14:paraId="283C2A59" w14:textId="77777777" w:rsidR="00C0475F" w:rsidRPr="00DD3984" w:rsidRDefault="00C0475F" w:rsidP="00583F17">
            <w:pPr>
              <w:rPr>
                <w:rFonts w:eastAsia="Times New Roman"/>
                <w:szCs w:val="20"/>
              </w:rPr>
            </w:pPr>
          </w:p>
        </w:tc>
      </w:tr>
      <w:tr w:rsidR="00C0475F" w:rsidRPr="00D10D9E" w14:paraId="74B2D04C" w14:textId="77777777" w:rsidTr="007C3557">
        <w:tc>
          <w:tcPr>
            <w:tcW w:w="2660" w:type="dxa"/>
          </w:tcPr>
          <w:p w14:paraId="29B7700E" w14:textId="77777777" w:rsidR="00C0475F" w:rsidRDefault="00C0475F" w:rsidP="00583F17">
            <w:pPr>
              <w:rPr>
                <w:lang w:val="en-US"/>
              </w:rPr>
            </w:pPr>
            <w:r>
              <w:rPr>
                <w:lang w:val="en-US"/>
              </w:rPr>
              <w:t>requestStatus.statusSetter.healthcareProfessional</w:t>
            </w:r>
          </w:p>
        </w:tc>
        <w:tc>
          <w:tcPr>
            <w:tcW w:w="1134" w:type="dxa"/>
          </w:tcPr>
          <w:p w14:paraId="7D52827A" w14:textId="77777777" w:rsidR="00C0475F" w:rsidRPr="009F51C9" w:rsidRDefault="00C0475F" w:rsidP="00583F17">
            <w:pPr>
              <w:rPr>
                <w:lang w:val="en-US"/>
              </w:rPr>
            </w:pPr>
            <w:r>
              <w:rPr>
                <w:lang w:val="en-US"/>
              </w:rPr>
              <w:t>HealthcareProfessionalType</w:t>
            </w:r>
          </w:p>
        </w:tc>
        <w:tc>
          <w:tcPr>
            <w:tcW w:w="3969" w:type="dxa"/>
          </w:tcPr>
          <w:p w14:paraId="64CA8183" w14:textId="77777777" w:rsidR="00C0475F" w:rsidRDefault="00C0475F" w:rsidP="00583F17">
            <w:pPr>
              <w:tabs>
                <w:tab w:val="left" w:pos="3338"/>
              </w:tabs>
            </w:pPr>
            <w:r>
              <w:t>Den person vars handling medfört att status på remissen har förändrats.</w:t>
            </w:r>
          </w:p>
          <w:p w14:paraId="616487C4" w14:textId="52745D39" w:rsidR="00C0475F" w:rsidRDefault="00C0475F" w:rsidP="00FE5916">
            <w:pPr>
              <w:tabs>
                <w:tab w:val="left" w:pos="3338"/>
              </w:tabs>
            </w:pPr>
            <w:r>
              <w:t>Fylls i när en person är medverkande i hanteringen av remissen som medfört att status på remissen har förändrats. I annat fall kan inforamtionen utelämnas.</w:t>
            </w:r>
          </w:p>
        </w:tc>
        <w:tc>
          <w:tcPr>
            <w:tcW w:w="709" w:type="dxa"/>
          </w:tcPr>
          <w:p w14:paraId="68B9575F" w14:textId="2F067D84" w:rsidR="00C0475F" w:rsidRDefault="00C0475F" w:rsidP="00583F17">
            <w:r>
              <w:t>0</w:t>
            </w:r>
            <w:proofErr w:type="gramStart"/>
            <w:r>
              <w:t>..</w:t>
            </w:r>
            <w:proofErr w:type="gramEnd"/>
            <w:r>
              <w:t>1</w:t>
            </w:r>
          </w:p>
        </w:tc>
        <w:tc>
          <w:tcPr>
            <w:tcW w:w="1895" w:type="dxa"/>
          </w:tcPr>
          <w:p w14:paraId="2959CA4E" w14:textId="77777777" w:rsidR="00C0475F" w:rsidRPr="00DD3984" w:rsidRDefault="00C0475F" w:rsidP="00583F17">
            <w:pPr>
              <w:rPr>
                <w:rFonts w:eastAsia="Times New Roman"/>
                <w:szCs w:val="20"/>
              </w:rPr>
            </w:pPr>
          </w:p>
        </w:tc>
      </w:tr>
      <w:tr w:rsidR="00C0475F" w:rsidRPr="00D10D9E" w14:paraId="33AC1DEC" w14:textId="77777777" w:rsidTr="007C3557">
        <w:tc>
          <w:tcPr>
            <w:tcW w:w="2660" w:type="dxa"/>
          </w:tcPr>
          <w:p w14:paraId="0AEDFC22" w14:textId="77777777" w:rsidR="00C0475F" w:rsidRPr="00743E54" w:rsidRDefault="00C0475F" w:rsidP="00583F17">
            <w:r w:rsidRPr="00743E54">
              <w:t>requestStatus.statusSetter.healthcareProfessional.id</w:t>
            </w:r>
          </w:p>
        </w:tc>
        <w:tc>
          <w:tcPr>
            <w:tcW w:w="1134" w:type="dxa"/>
          </w:tcPr>
          <w:p w14:paraId="66EE5607" w14:textId="77777777" w:rsidR="00C0475F" w:rsidRPr="00743E54" w:rsidRDefault="00C0475F" w:rsidP="00583F17">
            <w:r w:rsidRPr="00743E54">
              <w:t>HsaIdType</w:t>
            </w:r>
          </w:p>
        </w:tc>
        <w:tc>
          <w:tcPr>
            <w:tcW w:w="3969" w:type="dxa"/>
          </w:tcPr>
          <w:p w14:paraId="606734CA" w14:textId="77777777" w:rsidR="00C0475F" w:rsidRDefault="00C0475F" w:rsidP="00583F17">
            <w:pPr>
              <w:tabs>
                <w:tab w:val="left" w:pos="3338"/>
              </w:tabs>
            </w:pPr>
            <w:r>
              <w:t>HSA-id för statussättarpersonen.</w:t>
            </w:r>
          </w:p>
        </w:tc>
        <w:tc>
          <w:tcPr>
            <w:tcW w:w="709" w:type="dxa"/>
          </w:tcPr>
          <w:p w14:paraId="726118F3" w14:textId="77777777" w:rsidR="00C0475F" w:rsidRDefault="00C0475F" w:rsidP="00583F17">
            <w:r>
              <w:t>0</w:t>
            </w:r>
            <w:proofErr w:type="gramStart"/>
            <w:r>
              <w:t>..</w:t>
            </w:r>
            <w:proofErr w:type="gramEnd"/>
            <w:r>
              <w:t>1</w:t>
            </w:r>
          </w:p>
        </w:tc>
        <w:tc>
          <w:tcPr>
            <w:tcW w:w="1895" w:type="dxa"/>
          </w:tcPr>
          <w:p w14:paraId="12070DE1" w14:textId="77777777" w:rsidR="00C0475F" w:rsidRPr="00DD3984" w:rsidRDefault="00C0475F" w:rsidP="00583F17">
            <w:pPr>
              <w:rPr>
                <w:rFonts w:eastAsia="Times New Roman"/>
                <w:szCs w:val="20"/>
              </w:rPr>
            </w:pPr>
            <w:r>
              <w:t>Maxlängd 64 tecken</w:t>
            </w:r>
          </w:p>
        </w:tc>
      </w:tr>
      <w:tr w:rsidR="00C0475F" w:rsidRPr="00D10D9E" w14:paraId="5A1F84D8" w14:textId="77777777" w:rsidTr="007C3557">
        <w:tc>
          <w:tcPr>
            <w:tcW w:w="2660" w:type="dxa"/>
          </w:tcPr>
          <w:p w14:paraId="6D04AE83" w14:textId="77777777" w:rsidR="00C0475F" w:rsidRDefault="00C0475F" w:rsidP="00583F17">
            <w:pPr>
              <w:rPr>
                <w:lang w:val="en-US"/>
              </w:rPr>
            </w:pPr>
            <w:r>
              <w:rPr>
                <w:lang w:val="en-US"/>
              </w:rPr>
              <w:t>requestStatus.statusSetter.healthcareProfessional.name</w:t>
            </w:r>
          </w:p>
        </w:tc>
        <w:tc>
          <w:tcPr>
            <w:tcW w:w="1134" w:type="dxa"/>
          </w:tcPr>
          <w:p w14:paraId="67A7D83D" w14:textId="77777777" w:rsidR="00C0475F" w:rsidRDefault="00C0475F" w:rsidP="00583F17">
            <w:pPr>
              <w:rPr>
                <w:lang w:val="en-US"/>
              </w:rPr>
            </w:pPr>
            <w:r>
              <w:rPr>
                <w:lang w:val="en-US"/>
              </w:rPr>
              <w:t>String</w:t>
            </w:r>
          </w:p>
        </w:tc>
        <w:tc>
          <w:tcPr>
            <w:tcW w:w="3969" w:type="dxa"/>
          </w:tcPr>
          <w:p w14:paraId="2D1F97B8" w14:textId="77777777" w:rsidR="00C0475F" w:rsidRDefault="00C0475F" w:rsidP="00583F17">
            <w:pPr>
              <w:tabs>
                <w:tab w:val="left" w:pos="3338"/>
              </w:tabs>
            </w:pPr>
            <w:r>
              <w:t>Namn på den person vars handling medfört att status på remissen har förändrats.</w:t>
            </w:r>
          </w:p>
        </w:tc>
        <w:tc>
          <w:tcPr>
            <w:tcW w:w="709" w:type="dxa"/>
          </w:tcPr>
          <w:p w14:paraId="300C357A" w14:textId="77777777" w:rsidR="00C0475F" w:rsidRDefault="00C0475F" w:rsidP="00583F17">
            <w:r>
              <w:t>1</w:t>
            </w:r>
            <w:proofErr w:type="gramStart"/>
            <w:r>
              <w:t>..</w:t>
            </w:r>
            <w:proofErr w:type="gramEnd"/>
            <w:r>
              <w:t>1</w:t>
            </w:r>
          </w:p>
        </w:tc>
        <w:tc>
          <w:tcPr>
            <w:tcW w:w="1895" w:type="dxa"/>
          </w:tcPr>
          <w:p w14:paraId="5F6C55AC" w14:textId="77777777" w:rsidR="00C0475F" w:rsidRPr="00DD3984" w:rsidRDefault="00C0475F" w:rsidP="00583F17">
            <w:pPr>
              <w:rPr>
                <w:rFonts w:eastAsia="Times New Roman"/>
                <w:szCs w:val="20"/>
              </w:rPr>
            </w:pPr>
          </w:p>
        </w:tc>
      </w:tr>
      <w:tr w:rsidR="00C0475F" w:rsidRPr="00D10D9E" w14:paraId="2CE25233" w14:textId="77777777" w:rsidTr="007C3557">
        <w:tc>
          <w:tcPr>
            <w:tcW w:w="2660" w:type="dxa"/>
          </w:tcPr>
          <w:p w14:paraId="063838C0" w14:textId="77777777" w:rsidR="00C0475F" w:rsidRDefault="00C0475F" w:rsidP="00583F17">
            <w:pPr>
              <w:rPr>
                <w:lang w:val="en-US"/>
              </w:rPr>
            </w:pPr>
            <w:r>
              <w:rPr>
                <w:lang w:val="en-US"/>
              </w:rPr>
              <w:t>requestStatus.statusSetter.healthcareProfessionalOrganisation</w:t>
            </w:r>
          </w:p>
        </w:tc>
        <w:tc>
          <w:tcPr>
            <w:tcW w:w="1134" w:type="dxa"/>
          </w:tcPr>
          <w:p w14:paraId="35E5CEE7" w14:textId="12B3E607" w:rsidR="00C0475F" w:rsidRPr="009F51C9" w:rsidRDefault="00C0475F" w:rsidP="00583F17">
            <w:pPr>
              <w:rPr>
                <w:lang w:val="en-US"/>
              </w:rPr>
            </w:pPr>
            <w:r w:rsidRPr="008239B8">
              <w:rPr>
                <w:lang w:val="en-US"/>
              </w:rPr>
              <w:t>RequestStatusOrganisationType</w:t>
            </w:r>
          </w:p>
        </w:tc>
        <w:tc>
          <w:tcPr>
            <w:tcW w:w="3969" w:type="dxa"/>
          </w:tcPr>
          <w:p w14:paraId="4C3F53C0" w14:textId="03675F51" w:rsidR="00C0475F" w:rsidRDefault="00C0475F" w:rsidP="00583F17">
            <w:pPr>
              <w:tabs>
                <w:tab w:val="left" w:pos="3338"/>
              </w:tabs>
            </w:pPr>
            <w:r>
              <w:t>Information om den enhet där hantering av remissen medfört att status på remissen har förändrats (</w:t>
            </w:r>
            <w:proofErr w:type="gramStart"/>
            <w:r>
              <w:t>ej</w:t>
            </w:r>
            <w:proofErr w:type="gramEnd"/>
            <w:r>
              <w:t xml:space="preserve"> nödvändigtvis PDL-vårdenhet).</w:t>
            </w:r>
          </w:p>
          <w:p w14:paraId="347CD2CE" w14:textId="77777777" w:rsidR="00C0475F" w:rsidRDefault="00C0475F" w:rsidP="00583F17">
            <w:pPr>
              <w:tabs>
                <w:tab w:val="left" w:pos="3338"/>
              </w:tabs>
            </w:pPr>
          </w:p>
          <w:p w14:paraId="33AFEB73" w14:textId="77777777" w:rsidR="00C0475F" w:rsidRDefault="00C0475F" w:rsidP="00583F17">
            <w:pPr>
              <w:tabs>
                <w:tab w:val="left" w:pos="3338"/>
              </w:tabs>
            </w:pPr>
            <w:r>
              <w:t>Anges careUnitId bör inga andra fält anges. Anges inte careUnitId bör åtminstone careUnitName anges.</w:t>
            </w:r>
          </w:p>
        </w:tc>
        <w:tc>
          <w:tcPr>
            <w:tcW w:w="709" w:type="dxa"/>
          </w:tcPr>
          <w:p w14:paraId="7EE8609B" w14:textId="77777777" w:rsidR="00C0475F" w:rsidRDefault="00C0475F" w:rsidP="00583F17">
            <w:r>
              <w:t>1</w:t>
            </w:r>
            <w:proofErr w:type="gramStart"/>
            <w:r>
              <w:t>..</w:t>
            </w:r>
            <w:proofErr w:type="gramEnd"/>
            <w:r>
              <w:t>1</w:t>
            </w:r>
          </w:p>
        </w:tc>
        <w:tc>
          <w:tcPr>
            <w:tcW w:w="1895" w:type="dxa"/>
          </w:tcPr>
          <w:p w14:paraId="33CF259A" w14:textId="77777777" w:rsidR="00C0475F" w:rsidRPr="00DD3984" w:rsidRDefault="00C0475F" w:rsidP="00583F17">
            <w:pPr>
              <w:rPr>
                <w:rFonts w:eastAsia="Times New Roman"/>
                <w:szCs w:val="20"/>
              </w:rPr>
            </w:pPr>
          </w:p>
        </w:tc>
      </w:tr>
      <w:tr w:rsidR="00C0475F" w:rsidRPr="00D10D9E" w14:paraId="761F12F5" w14:textId="77777777" w:rsidTr="007C3557">
        <w:tc>
          <w:tcPr>
            <w:tcW w:w="2660" w:type="dxa"/>
          </w:tcPr>
          <w:p w14:paraId="01782C6C" w14:textId="77777777" w:rsidR="00C0475F" w:rsidRDefault="00C0475F" w:rsidP="00583F17">
            <w:pPr>
              <w:rPr>
                <w:lang w:val="en-US"/>
              </w:rPr>
            </w:pPr>
            <w:r>
              <w:rPr>
                <w:lang w:val="en-US"/>
              </w:rPr>
              <w:t>requestStatus.statusSetter.healthcareProfessionalOrganisation.careUnitId</w:t>
            </w:r>
          </w:p>
        </w:tc>
        <w:tc>
          <w:tcPr>
            <w:tcW w:w="1134" w:type="dxa"/>
          </w:tcPr>
          <w:p w14:paraId="7A4CE00E" w14:textId="77777777" w:rsidR="00C0475F" w:rsidRDefault="00C0475F" w:rsidP="00583F17">
            <w:r>
              <w:t>HsaIdType</w:t>
            </w:r>
          </w:p>
        </w:tc>
        <w:tc>
          <w:tcPr>
            <w:tcW w:w="3969" w:type="dxa"/>
          </w:tcPr>
          <w:p w14:paraId="723C7B76" w14:textId="77777777" w:rsidR="00C0475F" w:rsidRDefault="00C0475F" w:rsidP="00583F17">
            <w:pPr>
              <w:tabs>
                <w:tab w:val="left" w:pos="3338"/>
              </w:tabs>
            </w:pPr>
            <w:r>
              <w:t>HSA-id för enhet.</w:t>
            </w:r>
          </w:p>
        </w:tc>
        <w:tc>
          <w:tcPr>
            <w:tcW w:w="709" w:type="dxa"/>
          </w:tcPr>
          <w:p w14:paraId="15594559" w14:textId="77777777" w:rsidR="00C0475F" w:rsidRDefault="00C0475F" w:rsidP="00583F17">
            <w:r w:rsidRPr="00FE7692">
              <w:t>0</w:t>
            </w:r>
            <w:proofErr w:type="gramStart"/>
            <w:r w:rsidRPr="00FE7692">
              <w:t>..</w:t>
            </w:r>
            <w:proofErr w:type="gramEnd"/>
            <w:r w:rsidRPr="00FE7692">
              <w:t>1</w:t>
            </w:r>
          </w:p>
        </w:tc>
        <w:tc>
          <w:tcPr>
            <w:tcW w:w="1895" w:type="dxa"/>
          </w:tcPr>
          <w:p w14:paraId="1CC614F7" w14:textId="77777777" w:rsidR="00C0475F" w:rsidRDefault="00C0475F" w:rsidP="00583F17">
            <w:r>
              <w:t>Maxlängd 64 tecken</w:t>
            </w:r>
          </w:p>
        </w:tc>
      </w:tr>
      <w:tr w:rsidR="00C0475F" w:rsidRPr="00D10D9E" w14:paraId="6B601C67" w14:textId="77777777" w:rsidTr="007C3557">
        <w:tc>
          <w:tcPr>
            <w:tcW w:w="2660" w:type="dxa"/>
          </w:tcPr>
          <w:p w14:paraId="212728EF" w14:textId="77777777" w:rsidR="00C0475F" w:rsidRDefault="00C0475F" w:rsidP="00583F17">
            <w:pPr>
              <w:rPr>
                <w:lang w:val="en-US"/>
              </w:rPr>
            </w:pPr>
            <w:r>
              <w:rPr>
                <w:lang w:val="en-US"/>
              </w:rPr>
              <w:t>requestStatus.statusSetter.healthcareProfessionalOrg</w:t>
            </w:r>
            <w:r>
              <w:rPr>
                <w:lang w:val="en-US"/>
              </w:rPr>
              <w:lastRenderedPageBreak/>
              <w:t>anisation.careUnitName</w:t>
            </w:r>
          </w:p>
        </w:tc>
        <w:tc>
          <w:tcPr>
            <w:tcW w:w="1134" w:type="dxa"/>
          </w:tcPr>
          <w:p w14:paraId="765A09E6" w14:textId="77777777" w:rsidR="00C0475F" w:rsidRDefault="00C0475F" w:rsidP="00583F17">
            <w:r>
              <w:lastRenderedPageBreak/>
              <w:t>String</w:t>
            </w:r>
          </w:p>
        </w:tc>
        <w:tc>
          <w:tcPr>
            <w:tcW w:w="3969" w:type="dxa"/>
          </w:tcPr>
          <w:p w14:paraId="773ABBC8" w14:textId="77777777" w:rsidR="00C0475F" w:rsidRDefault="00C0475F" w:rsidP="00583F17">
            <w:pPr>
              <w:tabs>
                <w:tab w:val="left" w:pos="3338"/>
              </w:tabs>
            </w:pPr>
            <w:r>
              <w:t>Namn på enhet.</w:t>
            </w:r>
          </w:p>
        </w:tc>
        <w:tc>
          <w:tcPr>
            <w:tcW w:w="709" w:type="dxa"/>
          </w:tcPr>
          <w:p w14:paraId="2342D1FB" w14:textId="77777777" w:rsidR="00C0475F" w:rsidRDefault="00C0475F" w:rsidP="00583F17">
            <w:r w:rsidRPr="00FE7692">
              <w:t>0</w:t>
            </w:r>
            <w:proofErr w:type="gramStart"/>
            <w:r w:rsidRPr="00FE7692">
              <w:t>..</w:t>
            </w:r>
            <w:proofErr w:type="gramEnd"/>
            <w:r w:rsidRPr="00FE7692">
              <w:t>1</w:t>
            </w:r>
          </w:p>
        </w:tc>
        <w:tc>
          <w:tcPr>
            <w:tcW w:w="1895" w:type="dxa"/>
          </w:tcPr>
          <w:p w14:paraId="557E5A6E" w14:textId="77777777" w:rsidR="00C0475F" w:rsidRDefault="00C0475F" w:rsidP="00583F17">
            <w:r>
              <w:t>Maxlängd 64 tecken</w:t>
            </w:r>
          </w:p>
        </w:tc>
      </w:tr>
      <w:tr w:rsidR="00C0475F" w:rsidRPr="00D10D9E" w14:paraId="55F69D1C" w14:textId="77777777" w:rsidTr="007C3557">
        <w:tc>
          <w:tcPr>
            <w:tcW w:w="2660" w:type="dxa"/>
          </w:tcPr>
          <w:p w14:paraId="612E9194" w14:textId="77777777" w:rsidR="00C0475F" w:rsidRDefault="00C0475F" w:rsidP="00583F17">
            <w:pPr>
              <w:rPr>
                <w:lang w:val="en-US"/>
              </w:rPr>
            </w:pPr>
            <w:r>
              <w:rPr>
                <w:lang w:val="en-US"/>
              </w:rPr>
              <w:lastRenderedPageBreak/>
              <w:t>requestStatus.statusSetter.healthcareProfessionalOrganisation.careUnitTelephone</w:t>
            </w:r>
          </w:p>
        </w:tc>
        <w:tc>
          <w:tcPr>
            <w:tcW w:w="1134" w:type="dxa"/>
          </w:tcPr>
          <w:p w14:paraId="5293C5D6" w14:textId="77777777" w:rsidR="00C0475F" w:rsidRDefault="00C0475F" w:rsidP="00583F17">
            <w:r>
              <w:t>String</w:t>
            </w:r>
          </w:p>
        </w:tc>
        <w:tc>
          <w:tcPr>
            <w:tcW w:w="3969" w:type="dxa"/>
          </w:tcPr>
          <w:p w14:paraId="0A19923D" w14:textId="77777777" w:rsidR="00C0475F" w:rsidRDefault="00C0475F" w:rsidP="00583F17">
            <w:pPr>
              <w:tabs>
                <w:tab w:val="left" w:pos="3338"/>
              </w:tabs>
            </w:pPr>
            <w:r>
              <w:t>Telefon till enhet.</w:t>
            </w:r>
          </w:p>
        </w:tc>
        <w:tc>
          <w:tcPr>
            <w:tcW w:w="709" w:type="dxa"/>
          </w:tcPr>
          <w:p w14:paraId="120BEC6E" w14:textId="77777777" w:rsidR="00C0475F" w:rsidRDefault="00C0475F" w:rsidP="00583F17">
            <w:r w:rsidRPr="00FE7692">
              <w:t>0</w:t>
            </w:r>
            <w:proofErr w:type="gramStart"/>
            <w:r w:rsidRPr="00FE7692">
              <w:t>..</w:t>
            </w:r>
            <w:proofErr w:type="gramEnd"/>
            <w:r w:rsidRPr="00FE7692">
              <w:t>1</w:t>
            </w:r>
          </w:p>
        </w:tc>
        <w:tc>
          <w:tcPr>
            <w:tcW w:w="1895" w:type="dxa"/>
          </w:tcPr>
          <w:p w14:paraId="6E79E943" w14:textId="77777777" w:rsidR="00C0475F" w:rsidRDefault="00C0475F" w:rsidP="00583F17"/>
        </w:tc>
      </w:tr>
      <w:tr w:rsidR="00C0475F" w:rsidRPr="00D10D9E" w14:paraId="7937B9CD" w14:textId="77777777" w:rsidTr="007C3557">
        <w:tc>
          <w:tcPr>
            <w:tcW w:w="2660" w:type="dxa"/>
          </w:tcPr>
          <w:p w14:paraId="70F6190E" w14:textId="77777777" w:rsidR="00C0475F" w:rsidRDefault="00C0475F" w:rsidP="00583F17">
            <w:pPr>
              <w:rPr>
                <w:lang w:val="en-US"/>
              </w:rPr>
            </w:pPr>
            <w:r>
              <w:rPr>
                <w:lang w:val="en-US"/>
              </w:rPr>
              <w:t>requestStatus.statusSetter.healthcareProfessionalOrganisation.careUnitEmail</w:t>
            </w:r>
          </w:p>
        </w:tc>
        <w:tc>
          <w:tcPr>
            <w:tcW w:w="1134" w:type="dxa"/>
          </w:tcPr>
          <w:p w14:paraId="2C2C1EC8" w14:textId="77777777" w:rsidR="00C0475F" w:rsidRDefault="00C0475F" w:rsidP="00583F17">
            <w:r>
              <w:t>String</w:t>
            </w:r>
          </w:p>
        </w:tc>
        <w:tc>
          <w:tcPr>
            <w:tcW w:w="3969" w:type="dxa"/>
          </w:tcPr>
          <w:p w14:paraId="33A59954" w14:textId="77777777" w:rsidR="00C0475F" w:rsidRDefault="00C0475F" w:rsidP="00583F17">
            <w:pPr>
              <w:tabs>
                <w:tab w:val="left" w:pos="3338"/>
              </w:tabs>
            </w:pPr>
            <w:r>
              <w:t>E-post till enhet.</w:t>
            </w:r>
          </w:p>
        </w:tc>
        <w:tc>
          <w:tcPr>
            <w:tcW w:w="709" w:type="dxa"/>
          </w:tcPr>
          <w:p w14:paraId="72F7E79B" w14:textId="77777777" w:rsidR="00C0475F" w:rsidRDefault="00C0475F" w:rsidP="00583F17">
            <w:r w:rsidRPr="00FE7692">
              <w:t>0</w:t>
            </w:r>
            <w:proofErr w:type="gramStart"/>
            <w:r w:rsidRPr="00FE7692">
              <w:t>..</w:t>
            </w:r>
            <w:proofErr w:type="gramEnd"/>
            <w:r w:rsidRPr="00FE7692">
              <w:t>1</w:t>
            </w:r>
          </w:p>
        </w:tc>
        <w:tc>
          <w:tcPr>
            <w:tcW w:w="1895" w:type="dxa"/>
          </w:tcPr>
          <w:p w14:paraId="2B7D1913" w14:textId="77777777" w:rsidR="00C0475F" w:rsidRDefault="00C0475F" w:rsidP="00583F17"/>
        </w:tc>
      </w:tr>
      <w:tr w:rsidR="00C0475F" w:rsidRPr="00D10D9E" w14:paraId="15352CF2" w14:textId="77777777" w:rsidTr="007C3557">
        <w:tc>
          <w:tcPr>
            <w:tcW w:w="2660" w:type="dxa"/>
          </w:tcPr>
          <w:p w14:paraId="69DFEDBF" w14:textId="77777777" w:rsidR="00C0475F" w:rsidRDefault="00C0475F" w:rsidP="00583F17">
            <w:pPr>
              <w:rPr>
                <w:lang w:val="en-US"/>
              </w:rPr>
            </w:pPr>
            <w:r>
              <w:rPr>
                <w:lang w:val="en-US"/>
              </w:rPr>
              <w:t>requestStatus.statusSetter.healthcareProfessionalOrganisation.careUnitAddress</w:t>
            </w:r>
          </w:p>
        </w:tc>
        <w:tc>
          <w:tcPr>
            <w:tcW w:w="1134" w:type="dxa"/>
          </w:tcPr>
          <w:p w14:paraId="4EB0B764" w14:textId="77777777" w:rsidR="00C0475F" w:rsidRDefault="00C0475F" w:rsidP="00583F17">
            <w:r>
              <w:t>String</w:t>
            </w:r>
          </w:p>
        </w:tc>
        <w:tc>
          <w:tcPr>
            <w:tcW w:w="3969" w:type="dxa"/>
          </w:tcPr>
          <w:p w14:paraId="6C784C98" w14:textId="77777777" w:rsidR="00C0475F" w:rsidRDefault="00C0475F" w:rsidP="00583F17">
            <w:pPr>
              <w:tabs>
                <w:tab w:val="left" w:pos="3338"/>
              </w:tabs>
            </w:pPr>
            <w:r>
              <w:t>Adress till enhet.</w:t>
            </w:r>
          </w:p>
        </w:tc>
        <w:tc>
          <w:tcPr>
            <w:tcW w:w="709" w:type="dxa"/>
          </w:tcPr>
          <w:p w14:paraId="5E1F582E" w14:textId="77777777" w:rsidR="00C0475F" w:rsidRDefault="00C0475F" w:rsidP="00583F17">
            <w:r w:rsidRPr="00FE7692">
              <w:t>0</w:t>
            </w:r>
            <w:proofErr w:type="gramStart"/>
            <w:r w:rsidRPr="00FE7692">
              <w:t>..</w:t>
            </w:r>
            <w:proofErr w:type="gramEnd"/>
            <w:r w:rsidRPr="00FE7692">
              <w:t>1</w:t>
            </w:r>
          </w:p>
        </w:tc>
        <w:tc>
          <w:tcPr>
            <w:tcW w:w="1895" w:type="dxa"/>
          </w:tcPr>
          <w:p w14:paraId="7386CB61" w14:textId="77777777" w:rsidR="00C0475F" w:rsidRDefault="00C0475F" w:rsidP="00583F17"/>
        </w:tc>
      </w:tr>
      <w:tr w:rsidR="00C0475F" w:rsidRPr="00D10D9E" w14:paraId="331EDC7D" w14:textId="77777777" w:rsidTr="007C3557">
        <w:tc>
          <w:tcPr>
            <w:tcW w:w="2660" w:type="dxa"/>
          </w:tcPr>
          <w:p w14:paraId="3409F830" w14:textId="77777777" w:rsidR="00C0475F" w:rsidRDefault="00C0475F" w:rsidP="00583F17">
            <w:pPr>
              <w:rPr>
                <w:lang w:val="en-US"/>
              </w:rPr>
            </w:pPr>
            <w:r>
              <w:rPr>
                <w:lang w:val="en-US"/>
              </w:rPr>
              <w:t>requestStatus.statusSetter.healthcareProfessionalOrganisation.careUnitLocation</w:t>
            </w:r>
          </w:p>
        </w:tc>
        <w:tc>
          <w:tcPr>
            <w:tcW w:w="1134" w:type="dxa"/>
          </w:tcPr>
          <w:p w14:paraId="7D830CB8" w14:textId="77777777" w:rsidR="00C0475F" w:rsidRDefault="00C0475F" w:rsidP="00583F17">
            <w:r>
              <w:t>String</w:t>
            </w:r>
          </w:p>
        </w:tc>
        <w:tc>
          <w:tcPr>
            <w:tcW w:w="3969" w:type="dxa"/>
          </w:tcPr>
          <w:p w14:paraId="278BF365" w14:textId="77777777" w:rsidR="00C0475F" w:rsidRDefault="00C0475F" w:rsidP="00583F17">
            <w:pPr>
              <w:tabs>
                <w:tab w:val="left" w:pos="3338"/>
              </w:tabs>
            </w:pPr>
            <w:r>
              <w:t>Text som anger namnet på plats eller ort för enhetens eller funktionens fysiska placering.</w:t>
            </w:r>
          </w:p>
        </w:tc>
        <w:tc>
          <w:tcPr>
            <w:tcW w:w="709" w:type="dxa"/>
          </w:tcPr>
          <w:p w14:paraId="3F05299B" w14:textId="77777777" w:rsidR="00C0475F" w:rsidRDefault="00C0475F" w:rsidP="00583F17">
            <w:r w:rsidRPr="00FE7692">
              <w:t>0</w:t>
            </w:r>
            <w:proofErr w:type="gramStart"/>
            <w:r w:rsidRPr="00FE7692">
              <w:t>..</w:t>
            </w:r>
            <w:proofErr w:type="gramEnd"/>
            <w:r w:rsidRPr="00FE7692">
              <w:t>1</w:t>
            </w:r>
          </w:p>
        </w:tc>
        <w:tc>
          <w:tcPr>
            <w:tcW w:w="1895" w:type="dxa"/>
          </w:tcPr>
          <w:p w14:paraId="4419F6D3" w14:textId="77777777" w:rsidR="00C0475F" w:rsidRDefault="00C0475F" w:rsidP="00583F17"/>
        </w:tc>
      </w:tr>
      <w:tr w:rsidR="00C0475F" w:rsidRPr="00D10D9E" w14:paraId="6E41A9EA" w14:textId="77777777" w:rsidTr="007C3557">
        <w:tc>
          <w:tcPr>
            <w:tcW w:w="2660" w:type="dxa"/>
          </w:tcPr>
          <w:p w14:paraId="41FD6719" w14:textId="77777777" w:rsidR="00C0475F" w:rsidRPr="00D528FA" w:rsidRDefault="00C0475F" w:rsidP="00583F17">
            <w:r>
              <w:t>requestStatus.</w:t>
            </w:r>
            <w:r w:rsidRPr="00D528FA">
              <w:t>requestId</w:t>
            </w:r>
          </w:p>
        </w:tc>
        <w:tc>
          <w:tcPr>
            <w:tcW w:w="1134" w:type="dxa"/>
          </w:tcPr>
          <w:p w14:paraId="3169130F" w14:textId="77777777" w:rsidR="00C0475F" w:rsidRPr="000E6EAF" w:rsidRDefault="00C0475F" w:rsidP="00583F17">
            <w:r>
              <w:t>requestIdType</w:t>
            </w:r>
          </w:p>
        </w:tc>
        <w:tc>
          <w:tcPr>
            <w:tcW w:w="3969" w:type="dxa"/>
          </w:tcPr>
          <w:p w14:paraId="270CEC49" w14:textId="77777777" w:rsidR="00C0475F" w:rsidRPr="00DD3984" w:rsidRDefault="00C0475F" w:rsidP="00583F17">
            <w:pPr>
              <w:rPr>
                <w:rFonts w:eastAsia="Times New Roman"/>
                <w:szCs w:val="20"/>
              </w:rPr>
            </w:pPr>
            <w:r w:rsidRPr="00A53489">
              <w:t xml:space="preserve">Unik identitet på </w:t>
            </w:r>
            <w:r>
              <w:t xml:space="preserve">remissen, </w:t>
            </w:r>
            <w:r w:rsidRPr="00DD3984">
              <w:rPr>
                <w:rFonts w:eastAsia="Times New Roman"/>
                <w:szCs w:val="20"/>
              </w:rPr>
              <w:t>Källsystem-Id(HSA-ID)#lokalt-id</w:t>
            </w:r>
          </w:p>
          <w:p w14:paraId="35D16B16" w14:textId="77777777" w:rsidR="00C0475F" w:rsidRPr="00DD3984" w:rsidRDefault="00C0475F" w:rsidP="00583F17">
            <w:pPr>
              <w:rPr>
                <w:rFonts w:eastAsia="Times New Roman"/>
                <w:szCs w:val="20"/>
              </w:rPr>
            </w:pPr>
          </w:p>
          <w:p w14:paraId="3E05F82B" w14:textId="77777777" w:rsidR="00C0475F" w:rsidRDefault="00C0475F" w:rsidP="00583F17">
            <w:pPr>
              <w:rPr>
                <w:rFonts w:eastAsia="Times New Roman"/>
                <w:szCs w:val="20"/>
              </w:rPr>
            </w:pPr>
            <w:r w:rsidRPr="00EC624C">
              <w:rPr>
                <w:rFonts w:eastAsia="Times New Roman"/>
                <w:szCs w:val="20"/>
              </w:rPr>
              <w:t xml:space="preserve">Exempel: </w:t>
            </w:r>
            <w:r>
              <w:rPr>
                <w:rFonts w:eastAsia="Times New Roman"/>
                <w:szCs w:val="20"/>
              </w:rPr>
              <w:t>SE-1234#987</w:t>
            </w:r>
          </w:p>
          <w:p w14:paraId="060E66E9" w14:textId="77777777" w:rsidR="00C0475F" w:rsidRDefault="00C0475F" w:rsidP="00583F17">
            <w:pPr>
              <w:rPr>
                <w:rFonts w:eastAsia="Times New Roman"/>
                <w:szCs w:val="20"/>
              </w:rPr>
            </w:pPr>
          </w:p>
          <w:p w14:paraId="718EB196" w14:textId="77777777" w:rsidR="00C0475F" w:rsidRDefault="00C0475F" w:rsidP="00583F17">
            <w:pPr>
              <w:rPr>
                <w:rFonts w:eastAsia="Times New Roman"/>
                <w:szCs w:val="20"/>
              </w:rPr>
            </w:pPr>
            <w:r>
              <w:rPr>
                <w:rFonts w:eastAsia="Times New Roman"/>
                <w:szCs w:val="20"/>
              </w:rPr>
              <w:t>Vid elektronisk remiss: remittentens unika id.</w:t>
            </w:r>
          </w:p>
          <w:p w14:paraId="0A3FC97F" w14:textId="77777777" w:rsidR="00C0475F" w:rsidRPr="000E6EAF" w:rsidRDefault="00C0475F" w:rsidP="00583F17">
            <w:r>
              <w:rPr>
                <w:rFonts w:eastAsia="Times New Roman"/>
                <w:szCs w:val="20"/>
              </w:rPr>
              <w:t>Vid pappersremiss: lokala systemets unika id.</w:t>
            </w:r>
          </w:p>
        </w:tc>
        <w:tc>
          <w:tcPr>
            <w:tcW w:w="709" w:type="dxa"/>
          </w:tcPr>
          <w:p w14:paraId="4C21C64E" w14:textId="77777777" w:rsidR="00C0475F" w:rsidRPr="00A804FF" w:rsidRDefault="00C0475F" w:rsidP="00583F17">
            <w:r>
              <w:t>1</w:t>
            </w:r>
            <w:proofErr w:type="gramStart"/>
            <w:r>
              <w:t>..</w:t>
            </w:r>
            <w:proofErr w:type="gramEnd"/>
            <w:r>
              <w:t>1</w:t>
            </w:r>
          </w:p>
        </w:tc>
        <w:tc>
          <w:tcPr>
            <w:tcW w:w="1895" w:type="dxa"/>
          </w:tcPr>
          <w:p w14:paraId="46C18EE1" w14:textId="77777777" w:rsidR="00C0475F" w:rsidRPr="00F3140A" w:rsidRDefault="00C0475F" w:rsidP="00583F17">
            <w:pPr>
              <w:widowControl w:val="0"/>
              <w:autoSpaceDE w:val="0"/>
              <w:autoSpaceDN w:val="0"/>
              <w:adjustRightInd w:val="0"/>
              <w:rPr>
                <w:rFonts w:eastAsia="Times New Roman"/>
                <w:szCs w:val="20"/>
              </w:rPr>
            </w:pPr>
            <w:r w:rsidRPr="00F3140A">
              <w:rPr>
                <w:rFonts w:eastAsia="Times New Roman"/>
                <w:szCs w:val="20"/>
              </w:rPr>
              <w:t>(.*)#(.*)</w:t>
            </w:r>
          </w:p>
          <w:p w14:paraId="0A9320D6" w14:textId="77777777" w:rsidR="00C0475F" w:rsidRPr="00F3140A" w:rsidRDefault="00C0475F" w:rsidP="00583F17">
            <w:pPr>
              <w:widowControl w:val="0"/>
              <w:autoSpaceDE w:val="0"/>
              <w:autoSpaceDN w:val="0"/>
              <w:adjustRightInd w:val="0"/>
              <w:rPr>
                <w:rFonts w:eastAsia="Times New Roman"/>
                <w:szCs w:val="20"/>
              </w:rPr>
            </w:pPr>
          </w:p>
          <w:p w14:paraId="495F7614" w14:textId="77777777" w:rsidR="00C0475F" w:rsidRDefault="00C0475F" w:rsidP="00583F17">
            <w:r>
              <w:rPr>
                <w:rFonts w:eastAsia="Times New Roman"/>
                <w:szCs w:val="20"/>
                <w:lang w:val="en-US"/>
              </w:rPr>
              <w:t>Maxlängd 256</w:t>
            </w:r>
          </w:p>
        </w:tc>
      </w:tr>
      <w:tr w:rsidR="00C0475F" w:rsidRPr="00D10D9E" w14:paraId="69086D6F" w14:textId="77777777" w:rsidTr="007C3557">
        <w:tc>
          <w:tcPr>
            <w:tcW w:w="2660" w:type="dxa"/>
          </w:tcPr>
          <w:p w14:paraId="68206F3D" w14:textId="77777777" w:rsidR="00C0475F" w:rsidRPr="00D528FA" w:rsidRDefault="00C0475F" w:rsidP="00583F17">
            <w:pPr>
              <w:rPr>
                <w:lang w:val="en-US"/>
              </w:rPr>
            </w:pPr>
            <w:r>
              <w:rPr>
                <w:lang w:val="en-US"/>
              </w:rPr>
              <w:t>requestStatus.requestV</w:t>
            </w:r>
            <w:r w:rsidRPr="00D528FA">
              <w:rPr>
                <w:lang w:val="en-US"/>
              </w:rPr>
              <w:t>ersionNumber</w:t>
            </w:r>
          </w:p>
        </w:tc>
        <w:tc>
          <w:tcPr>
            <w:tcW w:w="1134" w:type="dxa"/>
          </w:tcPr>
          <w:p w14:paraId="3F587377" w14:textId="77777777" w:rsidR="00C0475F" w:rsidRDefault="00C0475F" w:rsidP="00583F17">
            <w:pPr>
              <w:rPr>
                <w:lang w:val="en-US"/>
              </w:rPr>
            </w:pPr>
            <w:r w:rsidRPr="009F51C9">
              <w:rPr>
                <w:lang w:val="en-US"/>
              </w:rPr>
              <w:t>VersionNumberType</w:t>
            </w:r>
          </w:p>
        </w:tc>
        <w:tc>
          <w:tcPr>
            <w:tcW w:w="3969" w:type="dxa"/>
          </w:tcPr>
          <w:p w14:paraId="71E1A710" w14:textId="77777777" w:rsidR="00C0475F" w:rsidRDefault="00C0475F" w:rsidP="00583F17">
            <w:pPr>
              <w:tabs>
                <w:tab w:val="left" w:pos="3338"/>
              </w:tabs>
            </w:pPr>
            <w:r>
              <w:t xml:space="preserve">Remissens versionsnummer. </w:t>
            </w:r>
          </w:p>
          <w:p w14:paraId="78D31775" w14:textId="77777777" w:rsidR="00C0475F" w:rsidRDefault="00C0475F" w:rsidP="00583F17">
            <w:pPr>
              <w:tabs>
                <w:tab w:val="left" w:pos="3338"/>
              </w:tabs>
            </w:pPr>
          </w:p>
          <w:p w14:paraId="5537CD14" w14:textId="77777777" w:rsidR="00C0475F" w:rsidRDefault="00C0475F" w:rsidP="006E6B18">
            <w:pPr>
              <w:tabs>
                <w:tab w:val="left" w:pos="3338"/>
              </w:tabs>
            </w:pPr>
            <w:r w:rsidRPr="004C01B0">
              <w:t>Version sta</w:t>
            </w:r>
            <w:r>
              <w:t>r</w:t>
            </w:r>
            <w:r w:rsidRPr="004C01B0">
              <w:t>tar alltid på 1 och räknas sekventiellt upp för varje ny version</w:t>
            </w:r>
            <w:r>
              <w:t>.</w:t>
            </w:r>
          </w:p>
          <w:p w14:paraId="58C34F8E" w14:textId="77777777" w:rsidR="00C0475F" w:rsidRDefault="00C0475F" w:rsidP="006E6B18">
            <w:pPr>
              <w:tabs>
                <w:tab w:val="left" w:pos="3338"/>
              </w:tabs>
            </w:pPr>
          </w:p>
          <w:p w14:paraId="57CFEBE0" w14:textId="77777777" w:rsidR="00C0475F" w:rsidRDefault="00C0475F" w:rsidP="006E6B18">
            <w:r>
              <w:t>Denna räknas upp vid:</w:t>
            </w:r>
          </w:p>
          <w:p w14:paraId="3F52832F" w14:textId="5773A122" w:rsidR="00C0475F" w:rsidRPr="000E6EAF" w:rsidRDefault="00C0475F" w:rsidP="006E6B18">
            <w:pPr>
              <w:tabs>
                <w:tab w:val="left" w:pos="3338"/>
              </w:tabs>
            </w:pPr>
            <w:r w:rsidRPr="000B4FE4">
              <w:br/>
              <w:t>Ändrad remiss</w:t>
            </w:r>
            <w:r w:rsidRPr="000B4FE4">
              <w:br/>
              <w:t>Vidareskickad remiss</w:t>
            </w:r>
            <w:r w:rsidRPr="000B4FE4">
              <w:br/>
              <w:t>Ändrat betalningsansvar</w:t>
            </w:r>
            <w:r>
              <w:t xml:space="preserve"> </w:t>
            </w:r>
          </w:p>
        </w:tc>
        <w:tc>
          <w:tcPr>
            <w:tcW w:w="709" w:type="dxa"/>
          </w:tcPr>
          <w:p w14:paraId="5B7F6B94" w14:textId="77777777" w:rsidR="00C0475F" w:rsidRDefault="00C0475F" w:rsidP="00583F17">
            <w:r>
              <w:t>1</w:t>
            </w:r>
            <w:proofErr w:type="gramStart"/>
            <w:r>
              <w:t>..</w:t>
            </w:r>
            <w:proofErr w:type="gramEnd"/>
            <w:r>
              <w:t>1</w:t>
            </w:r>
          </w:p>
        </w:tc>
        <w:tc>
          <w:tcPr>
            <w:tcW w:w="1895" w:type="dxa"/>
          </w:tcPr>
          <w:p w14:paraId="424EEDDF" w14:textId="77777777" w:rsidR="00C0475F" w:rsidRDefault="00C0475F" w:rsidP="00583F17">
            <w:r w:rsidRPr="00DD3984">
              <w:rPr>
                <w:rFonts w:eastAsia="Times New Roman"/>
                <w:szCs w:val="20"/>
              </w:rPr>
              <w:t>(0*[1-9]+|[1-9])\d*</w:t>
            </w:r>
          </w:p>
        </w:tc>
      </w:tr>
      <w:tr w:rsidR="00C0475F" w:rsidRPr="00D34F66" w14:paraId="5DC27079" w14:textId="77777777" w:rsidTr="007C3557">
        <w:tc>
          <w:tcPr>
            <w:tcW w:w="2660" w:type="dxa"/>
          </w:tcPr>
          <w:p w14:paraId="035B2AF9" w14:textId="77777777" w:rsidR="00C0475F" w:rsidRDefault="00C0475F" w:rsidP="00583F17">
            <w:r>
              <w:t>requestStatus.typeOfRequest</w:t>
            </w:r>
          </w:p>
        </w:tc>
        <w:tc>
          <w:tcPr>
            <w:tcW w:w="1134" w:type="dxa"/>
          </w:tcPr>
          <w:p w14:paraId="5B8C384B" w14:textId="77777777" w:rsidR="00C0475F" w:rsidRPr="00753996" w:rsidRDefault="00C0475F" w:rsidP="00583F17">
            <w:r w:rsidRPr="00753996">
              <w:t>CVType</w:t>
            </w:r>
          </w:p>
        </w:tc>
        <w:tc>
          <w:tcPr>
            <w:tcW w:w="3969" w:type="dxa"/>
          </w:tcPr>
          <w:p w14:paraId="2D588B09" w14:textId="77777777" w:rsidR="00C0475F" w:rsidRPr="00D34F66" w:rsidRDefault="00C0475F" w:rsidP="00583F17">
            <w:pPr>
              <w:tabs>
                <w:tab w:val="left" w:pos="3338"/>
              </w:tabs>
            </w:pPr>
            <w:r w:rsidRPr="009475C2">
              <w:t xml:space="preserve">Remisstyp. </w:t>
            </w:r>
          </w:p>
          <w:p w14:paraId="38DAA06D" w14:textId="77777777" w:rsidR="00C0475F" w:rsidRPr="00D34F66" w:rsidRDefault="00C0475F" w:rsidP="00583F17">
            <w:pPr>
              <w:tabs>
                <w:tab w:val="left" w:pos="3338"/>
              </w:tabs>
            </w:pPr>
          </w:p>
          <w:p w14:paraId="36494C5E" w14:textId="77777777" w:rsidR="00C0475F" w:rsidRPr="00D34F66" w:rsidRDefault="00C0475F" w:rsidP="00583F17">
            <w:pPr>
              <w:autoSpaceDE w:val="0"/>
              <w:autoSpaceDN w:val="0"/>
              <w:adjustRightInd w:val="0"/>
              <w:rPr>
                <w:rFonts w:cs="Arial"/>
                <w:b/>
                <w:szCs w:val="20"/>
              </w:rPr>
            </w:pPr>
          </w:p>
        </w:tc>
        <w:tc>
          <w:tcPr>
            <w:tcW w:w="709" w:type="dxa"/>
          </w:tcPr>
          <w:p w14:paraId="350372AA" w14:textId="77777777" w:rsidR="00C0475F" w:rsidRPr="00D34F66" w:rsidRDefault="00C0475F" w:rsidP="00583F17">
            <w:pPr>
              <w:rPr>
                <w:lang w:val="en-US"/>
              </w:rPr>
            </w:pPr>
            <w:r w:rsidRPr="00D34F66">
              <w:rPr>
                <w:lang w:val="en-US"/>
              </w:rPr>
              <w:t>1..1</w:t>
            </w:r>
          </w:p>
        </w:tc>
        <w:tc>
          <w:tcPr>
            <w:tcW w:w="1895" w:type="dxa"/>
          </w:tcPr>
          <w:p w14:paraId="6052A64B" w14:textId="77777777" w:rsidR="00C0475F" w:rsidRPr="00D34F66" w:rsidRDefault="00C0475F" w:rsidP="00583F17">
            <w:pPr>
              <w:rPr>
                <w:lang w:val="en-US"/>
              </w:rPr>
            </w:pPr>
          </w:p>
        </w:tc>
      </w:tr>
      <w:tr w:rsidR="00C0475F" w:rsidRPr="00D34F66" w14:paraId="3DCF744A" w14:textId="77777777" w:rsidTr="007C3557">
        <w:tc>
          <w:tcPr>
            <w:tcW w:w="2660" w:type="dxa"/>
          </w:tcPr>
          <w:p w14:paraId="0761BB03" w14:textId="77777777" w:rsidR="00C0475F" w:rsidRPr="00D34F66" w:rsidRDefault="00C0475F" w:rsidP="00583F17">
            <w:pPr>
              <w:rPr>
                <w:lang w:val="en-US"/>
              </w:rPr>
            </w:pPr>
            <w:r w:rsidRPr="00D34F66">
              <w:rPr>
                <w:lang w:val="en-US"/>
              </w:rPr>
              <w:t>requestStatus.typeOfRequest.code</w:t>
            </w:r>
          </w:p>
        </w:tc>
        <w:tc>
          <w:tcPr>
            <w:tcW w:w="1134" w:type="dxa"/>
          </w:tcPr>
          <w:p w14:paraId="4B500887" w14:textId="77777777" w:rsidR="00C0475F" w:rsidRPr="00D34F66" w:rsidRDefault="00C0475F" w:rsidP="00583F17">
            <w:pPr>
              <w:rPr>
                <w:lang w:val="en-US"/>
              </w:rPr>
            </w:pPr>
            <w:r w:rsidRPr="00D34F66">
              <w:rPr>
                <w:lang w:val="en-US"/>
              </w:rPr>
              <w:t>String</w:t>
            </w:r>
          </w:p>
        </w:tc>
        <w:tc>
          <w:tcPr>
            <w:tcW w:w="3969" w:type="dxa"/>
          </w:tcPr>
          <w:p w14:paraId="586403D9" w14:textId="77777777" w:rsidR="00C0475F" w:rsidRDefault="00C0475F" w:rsidP="00583F17">
            <w:pPr>
              <w:tabs>
                <w:tab w:val="left" w:pos="3338"/>
              </w:tabs>
            </w:pPr>
            <w:r>
              <w:t>Kod för remisstyp:</w:t>
            </w:r>
          </w:p>
          <w:p w14:paraId="0FF48FC0" w14:textId="77777777" w:rsidR="00C0475F" w:rsidRPr="00D34F66" w:rsidRDefault="00C0475F" w:rsidP="00583F17">
            <w:pPr>
              <w:autoSpaceDE w:val="0"/>
              <w:autoSpaceDN w:val="0"/>
              <w:adjustRightInd w:val="0"/>
              <w:rPr>
                <w:rFonts w:cs="Arial"/>
                <w:szCs w:val="20"/>
              </w:rPr>
            </w:pPr>
            <w:r w:rsidRPr="00D34F66">
              <w:rPr>
                <w:rFonts w:cs="Arial"/>
                <w:szCs w:val="20"/>
              </w:rPr>
              <w:t xml:space="preserve">1 = Röntgenremiss </w:t>
            </w:r>
          </w:p>
          <w:p w14:paraId="343B6C27" w14:textId="77777777" w:rsidR="00C0475F" w:rsidRPr="00D34F66" w:rsidRDefault="00C0475F" w:rsidP="00583F17">
            <w:pPr>
              <w:autoSpaceDE w:val="0"/>
              <w:autoSpaceDN w:val="0"/>
              <w:adjustRightInd w:val="0"/>
              <w:rPr>
                <w:rFonts w:cs="Arial"/>
                <w:szCs w:val="20"/>
              </w:rPr>
            </w:pPr>
            <w:r w:rsidRPr="00D34F66">
              <w:rPr>
                <w:rFonts w:cs="Arial"/>
                <w:szCs w:val="20"/>
              </w:rPr>
              <w:t>2 = Labbremiss</w:t>
            </w:r>
          </w:p>
          <w:p w14:paraId="66B0DEDF" w14:textId="77777777" w:rsidR="00C0475F" w:rsidRPr="00D34F66" w:rsidRDefault="00C0475F" w:rsidP="00583F17">
            <w:pPr>
              <w:autoSpaceDE w:val="0"/>
              <w:autoSpaceDN w:val="0"/>
              <w:adjustRightInd w:val="0"/>
              <w:rPr>
                <w:rFonts w:cs="Arial"/>
                <w:szCs w:val="20"/>
              </w:rPr>
            </w:pPr>
            <w:r w:rsidRPr="00D34F66">
              <w:rPr>
                <w:rFonts w:cs="Arial"/>
                <w:szCs w:val="20"/>
              </w:rPr>
              <w:t xml:space="preserve">3 = Konferensremiss </w:t>
            </w:r>
          </w:p>
          <w:p w14:paraId="2A62EE86" w14:textId="77777777" w:rsidR="00C0475F" w:rsidRPr="00D34F66" w:rsidRDefault="00C0475F" w:rsidP="00583F17">
            <w:pPr>
              <w:autoSpaceDE w:val="0"/>
              <w:autoSpaceDN w:val="0"/>
              <w:adjustRightInd w:val="0"/>
              <w:rPr>
                <w:rFonts w:cs="Arial"/>
                <w:szCs w:val="20"/>
              </w:rPr>
            </w:pPr>
            <w:r w:rsidRPr="00D34F66">
              <w:rPr>
                <w:rFonts w:cs="Arial"/>
                <w:szCs w:val="20"/>
              </w:rPr>
              <w:lastRenderedPageBreak/>
              <w:t xml:space="preserve">4 = Allmänremiss </w:t>
            </w:r>
          </w:p>
          <w:p w14:paraId="30655888" w14:textId="77777777" w:rsidR="00C0475F" w:rsidRPr="00D34F66" w:rsidRDefault="00C0475F" w:rsidP="00583F17">
            <w:pPr>
              <w:autoSpaceDE w:val="0"/>
              <w:autoSpaceDN w:val="0"/>
              <w:adjustRightInd w:val="0"/>
              <w:rPr>
                <w:rFonts w:cs="Arial"/>
                <w:szCs w:val="20"/>
              </w:rPr>
            </w:pPr>
            <w:r w:rsidRPr="00D34F66">
              <w:rPr>
                <w:rFonts w:cs="Arial"/>
                <w:szCs w:val="20"/>
              </w:rPr>
              <w:t xml:space="preserve">5 = Screeningremiss </w:t>
            </w:r>
          </w:p>
          <w:p w14:paraId="3B0228AE" w14:textId="77777777" w:rsidR="00C0475F" w:rsidRPr="00D34F66" w:rsidRDefault="00C0475F" w:rsidP="00583F17">
            <w:pPr>
              <w:autoSpaceDE w:val="0"/>
              <w:autoSpaceDN w:val="0"/>
              <w:adjustRightInd w:val="0"/>
              <w:rPr>
                <w:rFonts w:cs="Arial"/>
                <w:szCs w:val="20"/>
              </w:rPr>
            </w:pPr>
            <w:r w:rsidRPr="00D34F66">
              <w:rPr>
                <w:rFonts w:cs="Arial"/>
                <w:szCs w:val="20"/>
              </w:rPr>
              <w:t xml:space="preserve">6 = ”egentagna prover” </w:t>
            </w:r>
          </w:p>
          <w:p w14:paraId="5CDF7BCB" w14:textId="77777777" w:rsidR="00C0475F" w:rsidRPr="00D34F66" w:rsidRDefault="00C0475F" w:rsidP="00583F17">
            <w:pPr>
              <w:autoSpaceDE w:val="0"/>
              <w:autoSpaceDN w:val="0"/>
              <w:adjustRightInd w:val="0"/>
              <w:rPr>
                <w:rFonts w:cs="Arial"/>
                <w:szCs w:val="20"/>
              </w:rPr>
            </w:pPr>
            <w:r w:rsidRPr="00D34F66">
              <w:rPr>
                <w:rFonts w:cs="Arial"/>
                <w:szCs w:val="20"/>
              </w:rPr>
              <w:t xml:space="preserve">7 = Egen vårdbegäran </w:t>
            </w:r>
          </w:p>
          <w:p w14:paraId="049CF9C2" w14:textId="77777777" w:rsidR="00C0475F" w:rsidRPr="00D34F66" w:rsidRDefault="00C0475F" w:rsidP="00583F17">
            <w:pPr>
              <w:autoSpaceDE w:val="0"/>
              <w:autoSpaceDN w:val="0"/>
              <w:adjustRightInd w:val="0"/>
              <w:rPr>
                <w:rFonts w:cs="Arial"/>
                <w:szCs w:val="20"/>
              </w:rPr>
            </w:pPr>
            <w:r w:rsidRPr="00D34F66">
              <w:rPr>
                <w:rFonts w:cs="Arial"/>
                <w:szCs w:val="20"/>
              </w:rPr>
              <w:t xml:space="preserve">8 = Telefonremiss </w:t>
            </w:r>
          </w:p>
          <w:p w14:paraId="1526473E" w14:textId="77777777" w:rsidR="00C0475F" w:rsidRPr="00D34F66" w:rsidRDefault="00C0475F" w:rsidP="00583F17">
            <w:pPr>
              <w:autoSpaceDE w:val="0"/>
              <w:autoSpaceDN w:val="0"/>
              <w:adjustRightInd w:val="0"/>
              <w:rPr>
                <w:rFonts w:cs="Arial"/>
                <w:szCs w:val="20"/>
              </w:rPr>
            </w:pPr>
            <w:r w:rsidRPr="00D34F66">
              <w:rPr>
                <w:rFonts w:cs="Arial"/>
                <w:szCs w:val="20"/>
              </w:rPr>
              <w:t xml:space="preserve">9 = Begäran om övertagande av vårdansvar </w:t>
            </w:r>
          </w:p>
          <w:p w14:paraId="7887DF1A" w14:textId="77777777" w:rsidR="00C0475F" w:rsidRPr="00B006DF" w:rsidRDefault="00C0475F" w:rsidP="00583F17">
            <w:pPr>
              <w:tabs>
                <w:tab w:val="left" w:pos="3338"/>
              </w:tabs>
            </w:pPr>
            <w:r w:rsidRPr="00D34F66">
              <w:rPr>
                <w:rFonts w:cs="Arial"/>
                <w:szCs w:val="20"/>
              </w:rPr>
              <w:t>10=Fysiologiremiss</w:t>
            </w:r>
          </w:p>
        </w:tc>
        <w:tc>
          <w:tcPr>
            <w:tcW w:w="709" w:type="dxa"/>
          </w:tcPr>
          <w:p w14:paraId="0F86D086" w14:textId="77777777" w:rsidR="00C0475F" w:rsidRPr="00D34F66" w:rsidRDefault="00C0475F" w:rsidP="00583F17">
            <w:pPr>
              <w:rPr>
                <w:lang w:val="en-US"/>
              </w:rPr>
            </w:pPr>
            <w:r>
              <w:rPr>
                <w:lang w:val="en-US"/>
              </w:rPr>
              <w:lastRenderedPageBreak/>
              <w:t>1</w:t>
            </w:r>
            <w:r w:rsidRPr="00D34F66">
              <w:rPr>
                <w:lang w:val="en-US"/>
              </w:rPr>
              <w:t>..1</w:t>
            </w:r>
          </w:p>
        </w:tc>
        <w:tc>
          <w:tcPr>
            <w:tcW w:w="1895" w:type="dxa"/>
          </w:tcPr>
          <w:p w14:paraId="41FA63B2" w14:textId="77777777" w:rsidR="00C0475F" w:rsidRPr="00D34F66" w:rsidRDefault="00C0475F" w:rsidP="00583F17">
            <w:pPr>
              <w:rPr>
                <w:lang w:val="en-US"/>
              </w:rPr>
            </w:pPr>
          </w:p>
        </w:tc>
      </w:tr>
      <w:tr w:rsidR="00C0475F" w:rsidRPr="00D34F66" w14:paraId="281BC6EC" w14:textId="77777777" w:rsidTr="007C3557">
        <w:tc>
          <w:tcPr>
            <w:tcW w:w="2660" w:type="dxa"/>
          </w:tcPr>
          <w:p w14:paraId="5AACFF71" w14:textId="77777777" w:rsidR="00C0475F" w:rsidRPr="00D34F66" w:rsidRDefault="00C0475F" w:rsidP="00583F17">
            <w:pPr>
              <w:rPr>
                <w:lang w:val="en-US"/>
              </w:rPr>
            </w:pPr>
            <w:r w:rsidRPr="00D34F66">
              <w:rPr>
                <w:lang w:val="en-US"/>
              </w:rPr>
              <w:lastRenderedPageBreak/>
              <w:t>requestStatus.typeOfRequest.codeSystem</w:t>
            </w:r>
          </w:p>
        </w:tc>
        <w:tc>
          <w:tcPr>
            <w:tcW w:w="1134" w:type="dxa"/>
          </w:tcPr>
          <w:p w14:paraId="39D0739C" w14:textId="77777777" w:rsidR="00C0475F" w:rsidRPr="00D34F66" w:rsidRDefault="00C0475F" w:rsidP="00583F17">
            <w:pPr>
              <w:rPr>
                <w:lang w:val="en-US"/>
              </w:rPr>
            </w:pPr>
            <w:r w:rsidRPr="00D34F66">
              <w:rPr>
                <w:lang w:val="en-US"/>
              </w:rPr>
              <w:t>String</w:t>
            </w:r>
          </w:p>
        </w:tc>
        <w:tc>
          <w:tcPr>
            <w:tcW w:w="3969" w:type="dxa"/>
          </w:tcPr>
          <w:p w14:paraId="0CEFEE2F" w14:textId="35FCD387" w:rsidR="00C0475F" w:rsidRPr="00D34F66" w:rsidRDefault="00C0475F" w:rsidP="00BB2FF2">
            <w:pPr>
              <w:tabs>
                <w:tab w:val="left" w:pos="3338"/>
              </w:tabs>
            </w:pPr>
            <w:r w:rsidRPr="00D34F66">
              <w:t>Det kodsys</w:t>
            </w:r>
            <w:r>
              <w:t xml:space="preserve">tem som ska användas är </w:t>
            </w:r>
            <w:r w:rsidRPr="00021138">
              <w:rPr>
                <w:szCs w:val="20"/>
                <w:highlight w:val="white"/>
              </w:rPr>
              <w:t>1.2.752.129.2.2.2.24</w:t>
            </w:r>
            <w:r>
              <w:rPr>
                <w:szCs w:val="20"/>
              </w:rPr>
              <w:t>.1</w:t>
            </w:r>
            <w:r>
              <w:t xml:space="preserve"> som är en anpassad version av kodsystemet </w:t>
            </w:r>
            <w:r w:rsidRPr="00021138">
              <w:rPr>
                <w:szCs w:val="20"/>
                <w:highlight w:val="white"/>
              </w:rPr>
              <w:t>1.2.752.129.2.2.2.24</w:t>
            </w:r>
            <w:r w:rsidRPr="00D34F66">
              <w:t xml:space="preserve"> (</w:t>
            </w:r>
            <w:r>
              <w:t>KV Fram</w:t>
            </w:r>
            <w:r w:rsidRPr="00D34F66">
              <w:t>s</w:t>
            </w:r>
            <w:r>
              <w:t>t</w:t>
            </w:r>
            <w:r w:rsidRPr="00D34F66">
              <w:t>ällantyp</w:t>
            </w:r>
            <w:r w:rsidRPr="00021138">
              <w:rPr>
                <w:szCs w:val="20"/>
              </w:rPr>
              <w:t>)</w:t>
            </w:r>
          </w:p>
        </w:tc>
        <w:tc>
          <w:tcPr>
            <w:tcW w:w="709" w:type="dxa"/>
          </w:tcPr>
          <w:p w14:paraId="6B9131A0" w14:textId="77777777" w:rsidR="00C0475F" w:rsidRPr="00BB2FF2" w:rsidRDefault="00C0475F" w:rsidP="00583F17">
            <w:r w:rsidRPr="00BB2FF2">
              <w:t>1</w:t>
            </w:r>
            <w:proofErr w:type="gramStart"/>
            <w:r w:rsidRPr="00BB2FF2">
              <w:t>..</w:t>
            </w:r>
            <w:proofErr w:type="gramEnd"/>
            <w:r w:rsidRPr="00BB2FF2">
              <w:t>1</w:t>
            </w:r>
          </w:p>
        </w:tc>
        <w:tc>
          <w:tcPr>
            <w:tcW w:w="1895" w:type="dxa"/>
          </w:tcPr>
          <w:p w14:paraId="3C29BBF0" w14:textId="77777777" w:rsidR="00C0475F" w:rsidRPr="00BB2FF2" w:rsidRDefault="00C0475F" w:rsidP="00583F17"/>
        </w:tc>
      </w:tr>
      <w:tr w:rsidR="00C0475F" w:rsidRPr="00D10D9E" w14:paraId="509B3BE8" w14:textId="77777777" w:rsidTr="007C3557">
        <w:tc>
          <w:tcPr>
            <w:tcW w:w="2660" w:type="dxa"/>
          </w:tcPr>
          <w:p w14:paraId="4CAB1251" w14:textId="77777777" w:rsidR="00C0475F" w:rsidRDefault="00C0475F" w:rsidP="00583F17">
            <w:r w:rsidRPr="00BB2FF2">
              <w:t>requestStatus.typ</w:t>
            </w:r>
            <w:r w:rsidRPr="001425C7">
              <w:t>eOfRequest.</w:t>
            </w:r>
            <w:r>
              <w:t>codeSystemName</w:t>
            </w:r>
          </w:p>
        </w:tc>
        <w:tc>
          <w:tcPr>
            <w:tcW w:w="1134" w:type="dxa"/>
          </w:tcPr>
          <w:p w14:paraId="59EA8B4F" w14:textId="77777777" w:rsidR="00C0475F" w:rsidRDefault="00C0475F" w:rsidP="00583F17">
            <w:r w:rsidRPr="003E79AA">
              <w:t>String</w:t>
            </w:r>
          </w:p>
        </w:tc>
        <w:tc>
          <w:tcPr>
            <w:tcW w:w="3969" w:type="dxa"/>
          </w:tcPr>
          <w:p w14:paraId="15EF4665" w14:textId="77777777" w:rsidR="00C0475F" w:rsidRDefault="00C0475F" w:rsidP="00583F17">
            <w:pPr>
              <w:tabs>
                <w:tab w:val="left" w:pos="3338"/>
              </w:tabs>
            </w:pPr>
            <w:r>
              <w:t>Klartext för kodsystem.</w:t>
            </w:r>
          </w:p>
          <w:p w14:paraId="176C4B5D" w14:textId="77777777" w:rsidR="00C0475F" w:rsidRDefault="00C0475F" w:rsidP="00583F17">
            <w:pPr>
              <w:tabs>
                <w:tab w:val="left" w:pos="3338"/>
              </w:tabs>
            </w:pPr>
            <w:r>
              <w:t>KV Fram</w:t>
            </w:r>
            <w:r w:rsidRPr="00D34F66">
              <w:t>s</w:t>
            </w:r>
            <w:r>
              <w:t>t</w:t>
            </w:r>
            <w:r w:rsidRPr="00D34F66">
              <w:t>ällantyp</w:t>
            </w:r>
          </w:p>
        </w:tc>
        <w:tc>
          <w:tcPr>
            <w:tcW w:w="709" w:type="dxa"/>
          </w:tcPr>
          <w:p w14:paraId="3093EAE1" w14:textId="77777777" w:rsidR="00C0475F" w:rsidRDefault="00C0475F" w:rsidP="00583F17">
            <w:r w:rsidRPr="004C4759">
              <w:t>0</w:t>
            </w:r>
            <w:proofErr w:type="gramStart"/>
            <w:r w:rsidRPr="004C4759">
              <w:t>..</w:t>
            </w:r>
            <w:proofErr w:type="gramEnd"/>
            <w:r w:rsidRPr="004C4759">
              <w:t>1</w:t>
            </w:r>
          </w:p>
        </w:tc>
        <w:tc>
          <w:tcPr>
            <w:tcW w:w="1895" w:type="dxa"/>
          </w:tcPr>
          <w:p w14:paraId="35A68724" w14:textId="77777777" w:rsidR="00C0475F" w:rsidRDefault="00C0475F" w:rsidP="00583F17"/>
        </w:tc>
      </w:tr>
      <w:tr w:rsidR="00C0475F" w:rsidRPr="00D10D9E" w14:paraId="6ED9DD9B" w14:textId="77777777" w:rsidTr="007C3557">
        <w:tc>
          <w:tcPr>
            <w:tcW w:w="2660" w:type="dxa"/>
          </w:tcPr>
          <w:p w14:paraId="6E560639" w14:textId="77777777" w:rsidR="00C0475F" w:rsidRDefault="00C0475F" w:rsidP="00583F17">
            <w:r w:rsidRPr="001425C7">
              <w:t>requestStatus.typeOfRequest.</w:t>
            </w:r>
            <w:r>
              <w:t>codeSystemVersion</w:t>
            </w:r>
          </w:p>
        </w:tc>
        <w:tc>
          <w:tcPr>
            <w:tcW w:w="1134" w:type="dxa"/>
          </w:tcPr>
          <w:p w14:paraId="7539BBD4" w14:textId="77777777" w:rsidR="00C0475F" w:rsidRDefault="00C0475F" w:rsidP="00583F17">
            <w:r w:rsidRPr="003E79AA">
              <w:t>String</w:t>
            </w:r>
          </w:p>
        </w:tc>
        <w:tc>
          <w:tcPr>
            <w:tcW w:w="3969" w:type="dxa"/>
          </w:tcPr>
          <w:p w14:paraId="1F101FDD" w14:textId="77777777" w:rsidR="00C0475F" w:rsidRDefault="00C0475F" w:rsidP="0078007E">
            <w:pPr>
              <w:tabs>
                <w:tab w:val="left" w:pos="3338"/>
              </w:tabs>
            </w:pPr>
            <w:r>
              <w:t xml:space="preserve">Version av kodsystem </w:t>
            </w:r>
          </w:p>
          <w:p w14:paraId="56D4AC0D" w14:textId="405D309D" w:rsidR="00C0475F" w:rsidRDefault="00C0475F" w:rsidP="0078007E">
            <w:pPr>
              <w:tabs>
                <w:tab w:val="left" w:pos="3338"/>
              </w:tabs>
            </w:pPr>
            <w:r>
              <w:t xml:space="preserve">t.ex. </w:t>
            </w:r>
            <w:r w:rsidRPr="00D261CC">
              <w:t>v0.9</w:t>
            </w:r>
            <w:r>
              <w:t xml:space="preserve">.1 för </w:t>
            </w:r>
            <w:r w:rsidRPr="00D261CC">
              <w:t>kv_framställantyp_30_v0.9</w:t>
            </w:r>
            <w:r>
              <w:t>.1</w:t>
            </w:r>
          </w:p>
          <w:p w14:paraId="42E7AF6C" w14:textId="2AFA13C1" w:rsidR="00C0475F" w:rsidRDefault="00C0475F" w:rsidP="000C3F0C">
            <w:pPr>
              <w:tabs>
                <w:tab w:val="left" w:pos="3338"/>
              </w:tabs>
            </w:pPr>
            <w:r>
              <w:t>(anpassad version av VTIM 2.0)</w:t>
            </w:r>
          </w:p>
        </w:tc>
        <w:tc>
          <w:tcPr>
            <w:tcW w:w="709" w:type="dxa"/>
          </w:tcPr>
          <w:p w14:paraId="4D41A25E" w14:textId="77777777" w:rsidR="00C0475F" w:rsidRDefault="00C0475F" w:rsidP="00583F17">
            <w:r>
              <w:t>1</w:t>
            </w:r>
            <w:proofErr w:type="gramStart"/>
            <w:r w:rsidRPr="004C4759">
              <w:t>..</w:t>
            </w:r>
            <w:proofErr w:type="gramEnd"/>
            <w:r w:rsidRPr="004C4759">
              <w:t>1</w:t>
            </w:r>
          </w:p>
        </w:tc>
        <w:tc>
          <w:tcPr>
            <w:tcW w:w="1895" w:type="dxa"/>
          </w:tcPr>
          <w:p w14:paraId="69FECBB5" w14:textId="77777777" w:rsidR="00C0475F" w:rsidRDefault="00C0475F" w:rsidP="00583F17"/>
        </w:tc>
      </w:tr>
      <w:tr w:rsidR="00C0475F" w:rsidRPr="00B006DF" w14:paraId="6E145B63" w14:textId="77777777" w:rsidTr="007C3557">
        <w:tc>
          <w:tcPr>
            <w:tcW w:w="2660" w:type="dxa"/>
          </w:tcPr>
          <w:p w14:paraId="37177101" w14:textId="37D95FDD" w:rsidR="00C0475F" w:rsidRDefault="00C0475F" w:rsidP="00583F17">
            <w:r w:rsidRPr="001425C7">
              <w:t>requestStatus.typeOfRequest.</w:t>
            </w:r>
            <w:r>
              <w:t>displayName</w:t>
            </w:r>
          </w:p>
        </w:tc>
        <w:tc>
          <w:tcPr>
            <w:tcW w:w="1134" w:type="dxa"/>
          </w:tcPr>
          <w:p w14:paraId="19570A35" w14:textId="77777777" w:rsidR="00C0475F" w:rsidRDefault="00C0475F" w:rsidP="00583F17">
            <w:r w:rsidRPr="003E79AA">
              <w:t>String</w:t>
            </w:r>
          </w:p>
        </w:tc>
        <w:tc>
          <w:tcPr>
            <w:tcW w:w="3969" w:type="dxa"/>
          </w:tcPr>
          <w:p w14:paraId="3B2F5ABC" w14:textId="77777777" w:rsidR="00C0475F" w:rsidRPr="00047FA9" w:rsidRDefault="00C0475F" w:rsidP="00583F17">
            <w:pPr>
              <w:tabs>
                <w:tab w:val="left" w:pos="3338"/>
              </w:tabs>
            </w:pPr>
            <w:r w:rsidRPr="00047FA9">
              <w:t>Klartext för kod</w:t>
            </w:r>
            <w:r>
              <w:t xml:space="preserve"> i använt kodystem t.ex ”</w:t>
            </w:r>
            <w:r w:rsidRPr="00D34F66">
              <w:rPr>
                <w:rFonts w:cs="Arial"/>
                <w:szCs w:val="20"/>
              </w:rPr>
              <w:t>Allmänremiss</w:t>
            </w:r>
            <w:r>
              <w:rPr>
                <w:rFonts w:cs="Arial"/>
                <w:szCs w:val="20"/>
              </w:rPr>
              <w:t>”</w:t>
            </w:r>
          </w:p>
        </w:tc>
        <w:tc>
          <w:tcPr>
            <w:tcW w:w="709" w:type="dxa"/>
          </w:tcPr>
          <w:p w14:paraId="22B8C314" w14:textId="77777777" w:rsidR="00C0475F" w:rsidRPr="00B006DF" w:rsidRDefault="00C0475F" w:rsidP="00583F17">
            <w:pPr>
              <w:rPr>
                <w:lang w:val="en-US"/>
              </w:rPr>
            </w:pPr>
            <w:r>
              <w:rPr>
                <w:lang w:val="en-US"/>
              </w:rPr>
              <w:t>1</w:t>
            </w:r>
            <w:r w:rsidRPr="00B006DF">
              <w:rPr>
                <w:lang w:val="en-US"/>
              </w:rPr>
              <w:t>..1</w:t>
            </w:r>
          </w:p>
        </w:tc>
        <w:tc>
          <w:tcPr>
            <w:tcW w:w="1895" w:type="dxa"/>
          </w:tcPr>
          <w:p w14:paraId="25209582" w14:textId="77777777" w:rsidR="00C0475F" w:rsidRPr="00B006DF" w:rsidRDefault="00C0475F" w:rsidP="00583F17">
            <w:pPr>
              <w:rPr>
                <w:lang w:val="en-US"/>
              </w:rPr>
            </w:pPr>
          </w:p>
        </w:tc>
      </w:tr>
      <w:tr w:rsidR="00C0475F" w:rsidRPr="00B006DF" w14:paraId="2DD34D01" w14:textId="77777777" w:rsidTr="007C3557">
        <w:tc>
          <w:tcPr>
            <w:tcW w:w="2660" w:type="dxa"/>
          </w:tcPr>
          <w:p w14:paraId="76BEF656" w14:textId="42B9C06C" w:rsidR="00C0475F" w:rsidRPr="00C0475F" w:rsidRDefault="00C0475F" w:rsidP="00583F17">
            <w:pPr>
              <w:rPr>
                <w:strike/>
              </w:rPr>
            </w:pPr>
            <w:r w:rsidRPr="00C0475F">
              <w:rPr>
                <w:strike/>
              </w:rPr>
              <w:t>requestStatus.typeOfRequest.originalText</w:t>
            </w:r>
          </w:p>
        </w:tc>
        <w:tc>
          <w:tcPr>
            <w:tcW w:w="1134" w:type="dxa"/>
          </w:tcPr>
          <w:p w14:paraId="16FD36BC" w14:textId="64AC835A" w:rsidR="00C0475F" w:rsidRPr="003E79AA" w:rsidRDefault="00C0475F" w:rsidP="00583F17">
            <w:r w:rsidRPr="003E79AA">
              <w:t>String</w:t>
            </w:r>
          </w:p>
        </w:tc>
        <w:tc>
          <w:tcPr>
            <w:tcW w:w="3969" w:type="dxa"/>
          </w:tcPr>
          <w:p w14:paraId="0B297695" w14:textId="4937F6D3" w:rsidR="00C0475F" w:rsidRPr="00047FA9" w:rsidRDefault="00C0475F" w:rsidP="00583F17">
            <w:pPr>
              <w:tabs>
                <w:tab w:val="left" w:pos="3338"/>
              </w:tabs>
            </w:pPr>
            <w:r>
              <w:t xml:space="preserve">Används </w:t>
            </w:r>
            <w:proofErr w:type="gramStart"/>
            <w:r>
              <w:t>ej</w:t>
            </w:r>
            <w:proofErr w:type="gramEnd"/>
          </w:p>
        </w:tc>
        <w:tc>
          <w:tcPr>
            <w:tcW w:w="709" w:type="dxa"/>
          </w:tcPr>
          <w:p w14:paraId="50B6F304" w14:textId="7FB383BC" w:rsidR="00C0475F" w:rsidRDefault="007C3557" w:rsidP="00583F17">
            <w:pPr>
              <w:rPr>
                <w:lang w:val="en-US"/>
              </w:rPr>
            </w:pPr>
            <w:r>
              <w:rPr>
                <w:lang w:val="en-US"/>
              </w:rPr>
              <w:t>0..0</w:t>
            </w:r>
          </w:p>
        </w:tc>
        <w:tc>
          <w:tcPr>
            <w:tcW w:w="1895" w:type="dxa"/>
          </w:tcPr>
          <w:p w14:paraId="1595C5D6" w14:textId="77777777" w:rsidR="00C0475F" w:rsidRPr="00B006DF" w:rsidRDefault="00C0475F" w:rsidP="00583F17">
            <w:pPr>
              <w:rPr>
                <w:lang w:val="en-US"/>
              </w:rPr>
            </w:pPr>
          </w:p>
        </w:tc>
      </w:tr>
      <w:tr w:rsidR="00C0475F" w:rsidRPr="00D10D9E" w14:paraId="2F8B8B4F" w14:textId="77777777" w:rsidTr="007C3557">
        <w:tc>
          <w:tcPr>
            <w:tcW w:w="2660" w:type="dxa"/>
          </w:tcPr>
          <w:p w14:paraId="1E02E9E4" w14:textId="77777777" w:rsidR="00C0475F" w:rsidRPr="00B006DF" w:rsidRDefault="00C0475F" w:rsidP="00583F17">
            <w:pPr>
              <w:rPr>
                <w:lang w:val="en-US"/>
              </w:rPr>
            </w:pPr>
            <w:r w:rsidRPr="00B006DF">
              <w:rPr>
                <w:lang w:val="en-US"/>
              </w:rPr>
              <w:t>requestStatus.requestMedium</w:t>
            </w:r>
          </w:p>
        </w:tc>
        <w:tc>
          <w:tcPr>
            <w:tcW w:w="1134" w:type="dxa"/>
          </w:tcPr>
          <w:p w14:paraId="70D38C4B" w14:textId="77777777" w:rsidR="00C0475F" w:rsidRPr="00B006DF" w:rsidRDefault="00C0475F" w:rsidP="00583F17">
            <w:pPr>
              <w:rPr>
                <w:lang w:val="en-US"/>
              </w:rPr>
            </w:pPr>
            <w:r w:rsidRPr="00B006DF">
              <w:rPr>
                <w:lang w:val="en-US"/>
              </w:rPr>
              <w:t>CVType</w:t>
            </w:r>
          </w:p>
        </w:tc>
        <w:tc>
          <w:tcPr>
            <w:tcW w:w="3969" w:type="dxa"/>
          </w:tcPr>
          <w:p w14:paraId="6CFBB4A3" w14:textId="77777777" w:rsidR="00C0475F" w:rsidRDefault="00C0475F" w:rsidP="00F40F53">
            <w:pPr>
              <w:tabs>
                <w:tab w:val="left" w:pos="3338"/>
              </w:tabs>
            </w:pPr>
            <w:r w:rsidRPr="009475C2">
              <w:t xml:space="preserve">Remissmedium. </w:t>
            </w:r>
            <w:r>
              <w:t xml:space="preserve">Form av </w:t>
            </w:r>
            <w:proofErr w:type="gramStart"/>
            <w:r>
              <w:t>framställan</w:t>
            </w:r>
            <w:proofErr w:type="gramEnd"/>
            <w:r>
              <w:t>.</w:t>
            </w:r>
          </w:p>
          <w:p w14:paraId="7EBA097C" w14:textId="663720DD" w:rsidR="00C0475F" w:rsidRPr="000834E2" w:rsidRDefault="00C0475F" w:rsidP="00F40F53">
            <w:pPr>
              <w:tabs>
                <w:tab w:val="left" w:pos="3338"/>
              </w:tabs>
              <w:rPr>
                <w:szCs w:val="20"/>
              </w:rPr>
            </w:pPr>
            <w:r>
              <w:t>Det ursprungliga formatet på remissen när den skickades.</w:t>
            </w:r>
          </w:p>
        </w:tc>
        <w:tc>
          <w:tcPr>
            <w:tcW w:w="709" w:type="dxa"/>
          </w:tcPr>
          <w:p w14:paraId="420ADE25" w14:textId="77777777" w:rsidR="00C0475F" w:rsidRDefault="00C0475F" w:rsidP="00583F17">
            <w:r>
              <w:t>0</w:t>
            </w:r>
            <w:proofErr w:type="gramStart"/>
            <w:r>
              <w:t>..</w:t>
            </w:r>
            <w:proofErr w:type="gramEnd"/>
            <w:r>
              <w:t>1</w:t>
            </w:r>
          </w:p>
        </w:tc>
        <w:tc>
          <w:tcPr>
            <w:tcW w:w="1895" w:type="dxa"/>
          </w:tcPr>
          <w:p w14:paraId="35F91446" w14:textId="77777777" w:rsidR="00C0475F" w:rsidRDefault="00C0475F" w:rsidP="00583F17"/>
        </w:tc>
      </w:tr>
      <w:tr w:rsidR="00C0475F" w:rsidRPr="00D10D9E" w14:paraId="308B6FF5" w14:textId="77777777" w:rsidTr="007C3557">
        <w:tc>
          <w:tcPr>
            <w:tcW w:w="2660" w:type="dxa"/>
          </w:tcPr>
          <w:p w14:paraId="176C334A" w14:textId="77777777" w:rsidR="00C0475F" w:rsidRDefault="00C0475F" w:rsidP="00583F17">
            <w:r>
              <w:t>requestStatus.requestMedium.code</w:t>
            </w:r>
          </w:p>
        </w:tc>
        <w:tc>
          <w:tcPr>
            <w:tcW w:w="1134" w:type="dxa"/>
          </w:tcPr>
          <w:p w14:paraId="2CF84C57" w14:textId="77777777" w:rsidR="00C0475F" w:rsidRDefault="00C0475F" w:rsidP="00583F17">
            <w:r w:rsidRPr="0030343F">
              <w:t>String</w:t>
            </w:r>
          </w:p>
        </w:tc>
        <w:tc>
          <w:tcPr>
            <w:tcW w:w="3969" w:type="dxa"/>
          </w:tcPr>
          <w:p w14:paraId="4C9570C2" w14:textId="42EA54B4" w:rsidR="00C0475F" w:rsidRDefault="00C0475F" w:rsidP="00583F17">
            <w:pPr>
              <w:tabs>
                <w:tab w:val="left" w:pos="3338"/>
              </w:tabs>
            </w:pPr>
            <w:r>
              <w:t>Kod i använt kodsystem.</w:t>
            </w:r>
          </w:p>
          <w:p w14:paraId="3C2ED404" w14:textId="6CC59062" w:rsidR="00C0475F" w:rsidRDefault="00C0475F" w:rsidP="00583F17">
            <w:pPr>
              <w:tabs>
                <w:tab w:val="left" w:pos="3338"/>
              </w:tabs>
            </w:pPr>
            <w:r>
              <w:t>Endast koderna 3 och 4 ska användas.</w:t>
            </w:r>
          </w:p>
          <w:p w14:paraId="32C067DD" w14:textId="77777777" w:rsidR="00C0475F" w:rsidRPr="00F40F53" w:rsidRDefault="00C0475F" w:rsidP="00583F17">
            <w:pPr>
              <w:tabs>
                <w:tab w:val="left" w:pos="3338"/>
              </w:tabs>
              <w:rPr>
                <w:strike/>
              </w:rPr>
            </w:pPr>
            <w:r w:rsidRPr="00F40F53">
              <w:rPr>
                <w:strike/>
              </w:rPr>
              <w:t>1 = telefon</w:t>
            </w:r>
          </w:p>
          <w:p w14:paraId="1A5D6766" w14:textId="1DE394C5" w:rsidR="00C0475F" w:rsidRPr="00F40F53" w:rsidRDefault="00C0475F" w:rsidP="00583F17">
            <w:pPr>
              <w:tabs>
                <w:tab w:val="left" w:pos="3338"/>
              </w:tabs>
              <w:rPr>
                <w:strike/>
              </w:rPr>
            </w:pPr>
            <w:r w:rsidRPr="00F40F53">
              <w:rPr>
                <w:strike/>
              </w:rPr>
              <w:t>2 = besök</w:t>
            </w:r>
          </w:p>
          <w:p w14:paraId="1C13A370" w14:textId="79211F4B" w:rsidR="00C0475F" w:rsidRDefault="00C0475F" w:rsidP="00583F17">
            <w:pPr>
              <w:tabs>
                <w:tab w:val="left" w:pos="3338"/>
              </w:tabs>
            </w:pPr>
            <w:r>
              <w:t xml:space="preserve">3 = </w:t>
            </w:r>
            <w:r w:rsidRPr="00F40F53">
              <w:t>skriftligt elektroniskt</w:t>
            </w:r>
          </w:p>
          <w:p w14:paraId="47772450" w14:textId="77777777" w:rsidR="00C0475F" w:rsidRPr="00F40F53" w:rsidRDefault="00C0475F" w:rsidP="00583F17">
            <w:pPr>
              <w:tabs>
                <w:tab w:val="left" w:pos="3338"/>
              </w:tabs>
            </w:pPr>
            <w:r>
              <w:t xml:space="preserve">4 = </w:t>
            </w:r>
            <w:r w:rsidRPr="00F40F53">
              <w:t>skriftligt papper</w:t>
            </w:r>
          </w:p>
          <w:p w14:paraId="3871B4D0" w14:textId="40B8E20F" w:rsidR="00C0475F" w:rsidRPr="00F40F53" w:rsidRDefault="00C0475F" w:rsidP="00583F17">
            <w:pPr>
              <w:tabs>
                <w:tab w:val="left" w:pos="3338"/>
              </w:tabs>
              <w:rPr>
                <w:strike/>
              </w:rPr>
            </w:pPr>
            <w:r w:rsidRPr="00F40F53">
              <w:rPr>
                <w:strike/>
              </w:rPr>
              <w:t>5 = akutbesök</w:t>
            </w:r>
          </w:p>
        </w:tc>
        <w:tc>
          <w:tcPr>
            <w:tcW w:w="709" w:type="dxa"/>
          </w:tcPr>
          <w:p w14:paraId="7D326115" w14:textId="77777777" w:rsidR="00C0475F" w:rsidRDefault="00C0475F" w:rsidP="00583F17">
            <w:r>
              <w:t>1</w:t>
            </w:r>
            <w:proofErr w:type="gramStart"/>
            <w:r w:rsidRPr="00A84FFD">
              <w:t>..</w:t>
            </w:r>
            <w:proofErr w:type="gramEnd"/>
            <w:r w:rsidRPr="00A84FFD">
              <w:t>1</w:t>
            </w:r>
          </w:p>
        </w:tc>
        <w:tc>
          <w:tcPr>
            <w:tcW w:w="1895" w:type="dxa"/>
          </w:tcPr>
          <w:p w14:paraId="10C35473" w14:textId="77777777" w:rsidR="00C0475F" w:rsidRDefault="00C0475F" w:rsidP="00583F17"/>
        </w:tc>
      </w:tr>
      <w:tr w:rsidR="00C0475F" w:rsidRPr="00D10D9E" w14:paraId="0760CF7E" w14:textId="77777777" w:rsidTr="007C3557">
        <w:tc>
          <w:tcPr>
            <w:tcW w:w="2660" w:type="dxa"/>
          </w:tcPr>
          <w:p w14:paraId="7052DBF9" w14:textId="0C546CEE" w:rsidR="00C0475F" w:rsidRDefault="00C0475F" w:rsidP="00583F17">
            <w:r>
              <w:t>requestStatus.requestMedium.codeSystem</w:t>
            </w:r>
          </w:p>
        </w:tc>
        <w:tc>
          <w:tcPr>
            <w:tcW w:w="1134" w:type="dxa"/>
          </w:tcPr>
          <w:p w14:paraId="35CDD4B9" w14:textId="77777777" w:rsidR="00C0475F" w:rsidRDefault="00C0475F" w:rsidP="00583F17">
            <w:r w:rsidRPr="0030343F">
              <w:t>String</w:t>
            </w:r>
          </w:p>
        </w:tc>
        <w:tc>
          <w:tcPr>
            <w:tcW w:w="3969" w:type="dxa"/>
          </w:tcPr>
          <w:p w14:paraId="34667B06" w14:textId="77777777" w:rsidR="00C0475F" w:rsidRDefault="00C0475F" w:rsidP="00583F17">
            <w:pPr>
              <w:tabs>
                <w:tab w:val="left" w:pos="3338"/>
              </w:tabs>
            </w:pPr>
            <w:r>
              <w:t>OID för kodsystem t.ex.</w:t>
            </w:r>
          </w:p>
          <w:p w14:paraId="5A8A6966" w14:textId="77777777" w:rsidR="00C0475F" w:rsidRPr="00D34F66" w:rsidRDefault="00C0475F" w:rsidP="00583F17">
            <w:pPr>
              <w:tabs>
                <w:tab w:val="left" w:pos="3338"/>
              </w:tabs>
            </w:pPr>
            <w:r w:rsidRPr="00D34F66">
              <w:rPr>
                <w:szCs w:val="20"/>
              </w:rPr>
              <w:t>1.2.752.129.2.2.2.7</w:t>
            </w:r>
          </w:p>
        </w:tc>
        <w:tc>
          <w:tcPr>
            <w:tcW w:w="709" w:type="dxa"/>
          </w:tcPr>
          <w:p w14:paraId="0AFA4E31" w14:textId="77777777" w:rsidR="00C0475F" w:rsidRDefault="00C0475F" w:rsidP="00583F17">
            <w:r>
              <w:t>1</w:t>
            </w:r>
            <w:proofErr w:type="gramStart"/>
            <w:r w:rsidRPr="00A84FFD">
              <w:t>..</w:t>
            </w:r>
            <w:proofErr w:type="gramEnd"/>
            <w:r w:rsidRPr="00A84FFD">
              <w:t>1</w:t>
            </w:r>
          </w:p>
        </w:tc>
        <w:tc>
          <w:tcPr>
            <w:tcW w:w="1895" w:type="dxa"/>
          </w:tcPr>
          <w:p w14:paraId="3F966300" w14:textId="77777777" w:rsidR="00C0475F" w:rsidRDefault="00C0475F" w:rsidP="00583F17"/>
        </w:tc>
      </w:tr>
      <w:tr w:rsidR="00C0475F" w:rsidRPr="00D10D9E" w14:paraId="68B97F6D" w14:textId="77777777" w:rsidTr="007C3557">
        <w:tc>
          <w:tcPr>
            <w:tcW w:w="2660" w:type="dxa"/>
          </w:tcPr>
          <w:p w14:paraId="2804DC1B" w14:textId="77777777" w:rsidR="00C0475F" w:rsidRDefault="00C0475F" w:rsidP="00583F17">
            <w:r>
              <w:t>requestStatus.requestMedium.codeSystemName</w:t>
            </w:r>
          </w:p>
        </w:tc>
        <w:tc>
          <w:tcPr>
            <w:tcW w:w="1134" w:type="dxa"/>
          </w:tcPr>
          <w:p w14:paraId="5D7CCEA6" w14:textId="77777777" w:rsidR="00C0475F" w:rsidRDefault="00C0475F" w:rsidP="00583F17">
            <w:r w:rsidRPr="0030343F">
              <w:t>String</w:t>
            </w:r>
          </w:p>
        </w:tc>
        <w:tc>
          <w:tcPr>
            <w:tcW w:w="3969" w:type="dxa"/>
          </w:tcPr>
          <w:p w14:paraId="1810A427" w14:textId="77777777" w:rsidR="00C0475F" w:rsidRDefault="00C0475F" w:rsidP="00583F17">
            <w:pPr>
              <w:tabs>
                <w:tab w:val="left" w:pos="3338"/>
              </w:tabs>
            </w:pPr>
            <w:r>
              <w:t>Klartext för kodsystem t.ex.</w:t>
            </w:r>
          </w:p>
          <w:p w14:paraId="51762A95" w14:textId="77777777" w:rsidR="00C0475F" w:rsidRDefault="00C0475F" w:rsidP="00583F17">
            <w:pPr>
              <w:tabs>
                <w:tab w:val="left" w:pos="3338"/>
              </w:tabs>
            </w:pPr>
            <w:r w:rsidRPr="002E3B9D">
              <w:t>kv_form_av_</w:t>
            </w:r>
            <w:proofErr w:type="gramStart"/>
            <w:r w:rsidRPr="002E3B9D">
              <w:t>framställan</w:t>
            </w:r>
            <w:proofErr w:type="gramEnd"/>
            <w:r w:rsidRPr="002E3B9D">
              <w:t>_31_v0.9</w:t>
            </w:r>
          </w:p>
        </w:tc>
        <w:tc>
          <w:tcPr>
            <w:tcW w:w="709" w:type="dxa"/>
          </w:tcPr>
          <w:p w14:paraId="3D4C7BBB" w14:textId="77777777" w:rsidR="00C0475F" w:rsidRDefault="00C0475F" w:rsidP="00583F17">
            <w:r w:rsidRPr="00A84FFD">
              <w:t>0</w:t>
            </w:r>
            <w:proofErr w:type="gramStart"/>
            <w:r w:rsidRPr="00A84FFD">
              <w:t>..</w:t>
            </w:r>
            <w:proofErr w:type="gramEnd"/>
            <w:r w:rsidRPr="00A84FFD">
              <w:t>1</w:t>
            </w:r>
          </w:p>
        </w:tc>
        <w:tc>
          <w:tcPr>
            <w:tcW w:w="1895" w:type="dxa"/>
          </w:tcPr>
          <w:p w14:paraId="3A339A76" w14:textId="77777777" w:rsidR="00C0475F" w:rsidRDefault="00C0475F" w:rsidP="00583F17"/>
        </w:tc>
      </w:tr>
      <w:tr w:rsidR="00C0475F" w:rsidRPr="00D10D9E" w14:paraId="7E60A768" w14:textId="77777777" w:rsidTr="007C3557">
        <w:tc>
          <w:tcPr>
            <w:tcW w:w="2660" w:type="dxa"/>
          </w:tcPr>
          <w:p w14:paraId="2F5A5B48" w14:textId="77777777" w:rsidR="00C0475F" w:rsidRDefault="00C0475F" w:rsidP="00583F17">
            <w:r>
              <w:t>requestStatus.requestMedium.codeSystemVersion</w:t>
            </w:r>
          </w:p>
        </w:tc>
        <w:tc>
          <w:tcPr>
            <w:tcW w:w="1134" w:type="dxa"/>
          </w:tcPr>
          <w:p w14:paraId="386C951A" w14:textId="77777777" w:rsidR="00C0475F" w:rsidRDefault="00C0475F" w:rsidP="00583F17">
            <w:r w:rsidRPr="0030343F">
              <w:t>String</w:t>
            </w:r>
          </w:p>
        </w:tc>
        <w:tc>
          <w:tcPr>
            <w:tcW w:w="3969" w:type="dxa"/>
          </w:tcPr>
          <w:p w14:paraId="0AD54FB8" w14:textId="4B0FED98" w:rsidR="00C0475F" w:rsidRPr="00974F4F" w:rsidRDefault="00C0475F" w:rsidP="00583F17">
            <w:pPr>
              <w:tabs>
                <w:tab w:val="left" w:pos="3338"/>
              </w:tabs>
            </w:pPr>
            <w:r>
              <w:t xml:space="preserve">Version för kodsystem t.ex. </w:t>
            </w:r>
            <w:r w:rsidRPr="00D01BB0">
              <w:t>0.9</w:t>
            </w:r>
          </w:p>
        </w:tc>
        <w:tc>
          <w:tcPr>
            <w:tcW w:w="709" w:type="dxa"/>
          </w:tcPr>
          <w:p w14:paraId="345FF1AE" w14:textId="77777777" w:rsidR="00C0475F" w:rsidRDefault="00C0475F" w:rsidP="00583F17">
            <w:r w:rsidRPr="00A84FFD">
              <w:t>0</w:t>
            </w:r>
            <w:proofErr w:type="gramStart"/>
            <w:r w:rsidRPr="00A84FFD">
              <w:t>..</w:t>
            </w:r>
            <w:proofErr w:type="gramEnd"/>
            <w:r w:rsidRPr="00A84FFD">
              <w:t>1</w:t>
            </w:r>
          </w:p>
        </w:tc>
        <w:tc>
          <w:tcPr>
            <w:tcW w:w="1895" w:type="dxa"/>
          </w:tcPr>
          <w:p w14:paraId="5FC75DA7" w14:textId="77777777" w:rsidR="00C0475F" w:rsidRDefault="00C0475F" w:rsidP="00583F17"/>
        </w:tc>
      </w:tr>
      <w:tr w:rsidR="00C0475F" w:rsidRPr="00D10D9E" w14:paraId="4C83E05B" w14:textId="77777777" w:rsidTr="007C3557">
        <w:tc>
          <w:tcPr>
            <w:tcW w:w="2660" w:type="dxa"/>
          </w:tcPr>
          <w:p w14:paraId="5D033585" w14:textId="77777777" w:rsidR="00C0475F" w:rsidRDefault="00C0475F" w:rsidP="00583F17">
            <w:r>
              <w:t>requestStatus.requestMedium.displayName</w:t>
            </w:r>
          </w:p>
        </w:tc>
        <w:tc>
          <w:tcPr>
            <w:tcW w:w="1134" w:type="dxa"/>
          </w:tcPr>
          <w:p w14:paraId="5F290927" w14:textId="77777777" w:rsidR="00C0475F" w:rsidRDefault="00C0475F" w:rsidP="00583F17">
            <w:r w:rsidRPr="0030343F">
              <w:t>String</w:t>
            </w:r>
          </w:p>
        </w:tc>
        <w:tc>
          <w:tcPr>
            <w:tcW w:w="3969" w:type="dxa"/>
          </w:tcPr>
          <w:p w14:paraId="44511534" w14:textId="4E7A4AFA" w:rsidR="00C0475F" w:rsidRPr="001549DE" w:rsidRDefault="00C0475F" w:rsidP="00583F17">
            <w:pPr>
              <w:tabs>
                <w:tab w:val="left" w:pos="3338"/>
              </w:tabs>
            </w:pPr>
            <w:r w:rsidRPr="001549DE">
              <w:t>Klartext för kod</w:t>
            </w:r>
            <w:r>
              <w:t xml:space="preserve"> t.ex.”</w:t>
            </w:r>
            <w:r w:rsidRPr="00F40F53">
              <w:t>skriftligt elektroniskt</w:t>
            </w:r>
            <w:r>
              <w:t>”.</w:t>
            </w:r>
          </w:p>
        </w:tc>
        <w:tc>
          <w:tcPr>
            <w:tcW w:w="709" w:type="dxa"/>
          </w:tcPr>
          <w:p w14:paraId="75A74547" w14:textId="77777777" w:rsidR="00C0475F" w:rsidRDefault="00C0475F" w:rsidP="00583F17">
            <w:r>
              <w:t>1</w:t>
            </w:r>
            <w:proofErr w:type="gramStart"/>
            <w:r w:rsidRPr="00A84FFD">
              <w:t>..</w:t>
            </w:r>
            <w:proofErr w:type="gramEnd"/>
            <w:r w:rsidRPr="00A84FFD">
              <w:t>1</w:t>
            </w:r>
          </w:p>
        </w:tc>
        <w:tc>
          <w:tcPr>
            <w:tcW w:w="1895" w:type="dxa"/>
          </w:tcPr>
          <w:p w14:paraId="2D19A962" w14:textId="77777777" w:rsidR="00C0475F" w:rsidRDefault="00C0475F" w:rsidP="00583F17"/>
        </w:tc>
      </w:tr>
      <w:tr w:rsidR="00C0475F" w:rsidRPr="00D10D9E" w14:paraId="165716E6" w14:textId="77777777" w:rsidTr="007C3557">
        <w:tc>
          <w:tcPr>
            <w:tcW w:w="2660" w:type="dxa"/>
          </w:tcPr>
          <w:p w14:paraId="64788F67" w14:textId="63F41E22" w:rsidR="00C0475F" w:rsidRPr="00C0475F" w:rsidRDefault="00C0475F" w:rsidP="008C610F">
            <w:pPr>
              <w:rPr>
                <w:strike/>
              </w:rPr>
            </w:pPr>
            <w:r w:rsidRPr="00C0475F">
              <w:rPr>
                <w:strike/>
              </w:rPr>
              <w:lastRenderedPageBreak/>
              <w:t>requestStatus.requestMedium.originalText</w:t>
            </w:r>
          </w:p>
        </w:tc>
        <w:tc>
          <w:tcPr>
            <w:tcW w:w="1134" w:type="dxa"/>
          </w:tcPr>
          <w:p w14:paraId="00224879" w14:textId="77777777" w:rsidR="00C0475F" w:rsidRPr="003E79AA" w:rsidRDefault="00C0475F" w:rsidP="008C610F">
            <w:r w:rsidRPr="003E79AA">
              <w:t>String</w:t>
            </w:r>
          </w:p>
        </w:tc>
        <w:tc>
          <w:tcPr>
            <w:tcW w:w="3969" w:type="dxa"/>
          </w:tcPr>
          <w:p w14:paraId="3E430C92" w14:textId="77777777" w:rsidR="00C0475F" w:rsidRDefault="00C0475F" w:rsidP="008C610F">
            <w:r>
              <w:t xml:space="preserve">Används </w:t>
            </w:r>
            <w:proofErr w:type="gramStart"/>
            <w:r>
              <w:t>ej</w:t>
            </w:r>
            <w:proofErr w:type="gramEnd"/>
          </w:p>
        </w:tc>
        <w:tc>
          <w:tcPr>
            <w:tcW w:w="709" w:type="dxa"/>
          </w:tcPr>
          <w:p w14:paraId="2D4602E0" w14:textId="66A2F643" w:rsidR="00C0475F" w:rsidRDefault="007C3557" w:rsidP="008C610F">
            <w:pPr>
              <w:rPr>
                <w:lang w:val="en-US"/>
              </w:rPr>
            </w:pPr>
            <w:r>
              <w:rPr>
                <w:lang w:val="en-US"/>
              </w:rPr>
              <w:t>0..0</w:t>
            </w:r>
          </w:p>
        </w:tc>
        <w:tc>
          <w:tcPr>
            <w:tcW w:w="1895" w:type="dxa"/>
          </w:tcPr>
          <w:p w14:paraId="71E91853" w14:textId="77777777" w:rsidR="00C0475F" w:rsidRPr="00DD3984" w:rsidRDefault="00C0475F" w:rsidP="008C610F"/>
        </w:tc>
      </w:tr>
      <w:tr w:rsidR="00C0475F" w:rsidRPr="00D10D9E" w14:paraId="5FF210BA" w14:textId="77777777" w:rsidTr="007C3557">
        <w:tc>
          <w:tcPr>
            <w:tcW w:w="2660" w:type="dxa"/>
          </w:tcPr>
          <w:p w14:paraId="78F0DC5E" w14:textId="77777777" w:rsidR="00C0475F" w:rsidRDefault="00C0475F" w:rsidP="00583F17"/>
        </w:tc>
        <w:tc>
          <w:tcPr>
            <w:tcW w:w="1134" w:type="dxa"/>
          </w:tcPr>
          <w:p w14:paraId="4B42EF52" w14:textId="77777777" w:rsidR="00C0475F" w:rsidRPr="0030343F" w:rsidRDefault="00C0475F" w:rsidP="00583F17"/>
        </w:tc>
        <w:tc>
          <w:tcPr>
            <w:tcW w:w="3969" w:type="dxa"/>
          </w:tcPr>
          <w:p w14:paraId="61E3E94A" w14:textId="77777777" w:rsidR="00C0475F" w:rsidRPr="001549DE" w:rsidRDefault="00C0475F" w:rsidP="00583F17">
            <w:pPr>
              <w:tabs>
                <w:tab w:val="left" w:pos="3338"/>
              </w:tabs>
            </w:pPr>
          </w:p>
        </w:tc>
        <w:tc>
          <w:tcPr>
            <w:tcW w:w="709" w:type="dxa"/>
          </w:tcPr>
          <w:p w14:paraId="7F79A72D" w14:textId="77777777" w:rsidR="00C0475F" w:rsidRDefault="00C0475F" w:rsidP="00583F17"/>
        </w:tc>
        <w:tc>
          <w:tcPr>
            <w:tcW w:w="1895" w:type="dxa"/>
          </w:tcPr>
          <w:p w14:paraId="790F6DBE" w14:textId="77777777" w:rsidR="00C0475F" w:rsidRDefault="00C0475F" w:rsidP="00583F17"/>
        </w:tc>
      </w:tr>
      <w:tr w:rsidR="00C0475F" w:rsidRPr="00D10D9E" w14:paraId="1341C5B5" w14:textId="77777777" w:rsidTr="007C3557">
        <w:tc>
          <w:tcPr>
            <w:tcW w:w="2660" w:type="dxa"/>
          </w:tcPr>
          <w:p w14:paraId="7A42CF08" w14:textId="3722F480" w:rsidR="00C0475F" w:rsidRDefault="00C0475F" w:rsidP="00583F17">
            <w:r>
              <w:t>requestStatus.requestOrganisation</w:t>
            </w:r>
          </w:p>
        </w:tc>
        <w:tc>
          <w:tcPr>
            <w:tcW w:w="1134" w:type="dxa"/>
          </w:tcPr>
          <w:p w14:paraId="700D6D26" w14:textId="12CD0A64" w:rsidR="00C0475F" w:rsidRDefault="00C0475F" w:rsidP="00583F17">
            <w:r w:rsidRPr="008239B8">
              <w:t>RequestStatusOrganisationType</w:t>
            </w:r>
          </w:p>
        </w:tc>
        <w:tc>
          <w:tcPr>
            <w:tcW w:w="3969" w:type="dxa"/>
          </w:tcPr>
          <w:p w14:paraId="4E2145C3" w14:textId="77777777" w:rsidR="00C0475F" w:rsidRDefault="00C0475F" w:rsidP="00583F17">
            <w:pPr>
              <w:tabs>
                <w:tab w:val="left" w:pos="3338"/>
              </w:tabs>
            </w:pPr>
            <w:r>
              <w:t>Information om ursprunglig remitterande organisatorisk enhet. Kan skilja sig från PDL ansvarig enhet vid behov. Det är denna enhet som svaret addresseras till i logisk adress.</w:t>
            </w:r>
          </w:p>
          <w:p w14:paraId="6D7E2686" w14:textId="77777777" w:rsidR="00C0475F" w:rsidRDefault="00C0475F" w:rsidP="00583F17">
            <w:pPr>
              <w:tabs>
                <w:tab w:val="left" w:pos="3338"/>
              </w:tabs>
            </w:pPr>
          </w:p>
        </w:tc>
        <w:tc>
          <w:tcPr>
            <w:tcW w:w="709" w:type="dxa"/>
          </w:tcPr>
          <w:p w14:paraId="1B98D6F9" w14:textId="77777777" w:rsidR="00C0475F" w:rsidRDefault="00C0475F" w:rsidP="00583F17"/>
        </w:tc>
        <w:tc>
          <w:tcPr>
            <w:tcW w:w="1895" w:type="dxa"/>
          </w:tcPr>
          <w:p w14:paraId="517BBE56" w14:textId="77777777" w:rsidR="00C0475F" w:rsidRDefault="00C0475F" w:rsidP="00583F17"/>
        </w:tc>
      </w:tr>
      <w:tr w:rsidR="00C0475F" w:rsidRPr="00D10D9E" w14:paraId="657F6AB3" w14:textId="77777777" w:rsidTr="007C3557">
        <w:tc>
          <w:tcPr>
            <w:tcW w:w="2660" w:type="dxa"/>
          </w:tcPr>
          <w:p w14:paraId="5D4A69C6" w14:textId="530AB16F" w:rsidR="00C0475F" w:rsidRDefault="00C0475F" w:rsidP="00583F17">
            <w:proofErr w:type="gramStart"/>
            <w:r>
              <w:rPr>
                <w:lang w:val="en-US"/>
              </w:rPr>
              <w:t>requestStatus</w:t>
            </w:r>
            <w:proofErr w:type="gramEnd"/>
            <w:r>
              <w:rPr>
                <w:lang w:val="en-US"/>
              </w:rPr>
              <w:t>.</w:t>
            </w:r>
            <w:r>
              <w:t xml:space="preserve"> requestOrganisation</w:t>
            </w:r>
            <w:r>
              <w:rPr>
                <w:lang w:val="en-US"/>
              </w:rPr>
              <w:t>.careUnitId</w:t>
            </w:r>
          </w:p>
        </w:tc>
        <w:tc>
          <w:tcPr>
            <w:tcW w:w="1134" w:type="dxa"/>
          </w:tcPr>
          <w:p w14:paraId="0AC8B38A" w14:textId="77777777" w:rsidR="00C0475F" w:rsidRDefault="00C0475F" w:rsidP="00583F17">
            <w:r>
              <w:t>HsaIdType</w:t>
            </w:r>
          </w:p>
        </w:tc>
        <w:tc>
          <w:tcPr>
            <w:tcW w:w="3969" w:type="dxa"/>
          </w:tcPr>
          <w:p w14:paraId="509C6A1B" w14:textId="77777777" w:rsidR="00C0475F" w:rsidRDefault="00C0475F" w:rsidP="00583F17">
            <w:pPr>
              <w:tabs>
                <w:tab w:val="left" w:pos="3338"/>
              </w:tabs>
            </w:pPr>
            <w:r>
              <w:t>HSA-id för enhet.</w:t>
            </w:r>
          </w:p>
        </w:tc>
        <w:tc>
          <w:tcPr>
            <w:tcW w:w="709" w:type="dxa"/>
          </w:tcPr>
          <w:p w14:paraId="1B9F77C2" w14:textId="77777777" w:rsidR="00C0475F" w:rsidRDefault="00C0475F" w:rsidP="00583F17">
            <w:r>
              <w:t>0</w:t>
            </w:r>
            <w:proofErr w:type="gramStart"/>
            <w:r w:rsidRPr="00FE7692">
              <w:t>..</w:t>
            </w:r>
            <w:proofErr w:type="gramEnd"/>
            <w:r w:rsidRPr="00FE7692">
              <w:t>1</w:t>
            </w:r>
          </w:p>
        </w:tc>
        <w:tc>
          <w:tcPr>
            <w:tcW w:w="1895" w:type="dxa"/>
          </w:tcPr>
          <w:p w14:paraId="4FC2212C" w14:textId="77777777" w:rsidR="00C0475F" w:rsidRDefault="00C0475F" w:rsidP="00583F17">
            <w:r>
              <w:t>Maxlängd 64 tecken</w:t>
            </w:r>
          </w:p>
        </w:tc>
      </w:tr>
      <w:tr w:rsidR="00C0475F" w:rsidRPr="00D10D9E" w14:paraId="657A025B" w14:textId="77777777" w:rsidTr="007C3557">
        <w:tc>
          <w:tcPr>
            <w:tcW w:w="2660" w:type="dxa"/>
          </w:tcPr>
          <w:p w14:paraId="642D4D6F" w14:textId="5C45CE7B" w:rsidR="00C0475F" w:rsidRDefault="00C0475F" w:rsidP="00583F17">
            <w:proofErr w:type="gramStart"/>
            <w:r>
              <w:rPr>
                <w:lang w:val="en-US"/>
              </w:rPr>
              <w:t>requestStatus</w:t>
            </w:r>
            <w:proofErr w:type="gramEnd"/>
            <w:r>
              <w:rPr>
                <w:lang w:val="en-US"/>
              </w:rPr>
              <w:t>.</w:t>
            </w:r>
            <w:r>
              <w:t xml:space="preserve"> requestOrganisation</w:t>
            </w:r>
            <w:r>
              <w:rPr>
                <w:lang w:val="en-US"/>
              </w:rPr>
              <w:t>.careUnitName</w:t>
            </w:r>
          </w:p>
        </w:tc>
        <w:tc>
          <w:tcPr>
            <w:tcW w:w="1134" w:type="dxa"/>
          </w:tcPr>
          <w:p w14:paraId="3900978E" w14:textId="77777777" w:rsidR="00C0475F" w:rsidRDefault="00C0475F" w:rsidP="00583F17">
            <w:r>
              <w:t>String</w:t>
            </w:r>
          </w:p>
        </w:tc>
        <w:tc>
          <w:tcPr>
            <w:tcW w:w="3969" w:type="dxa"/>
          </w:tcPr>
          <w:p w14:paraId="66C30291" w14:textId="77777777" w:rsidR="00C0475F" w:rsidRDefault="00C0475F" w:rsidP="00583F17">
            <w:pPr>
              <w:tabs>
                <w:tab w:val="left" w:pos="3338"/>
              </w:tabs>
            </w:pPr>
            <w:r>
              <w:t>Namn på enhet.</w:t>
            </w:r>
          </w:p>
        </w:tc>
        <w:tc>
          <w:tcPr>
            <w:tcW w:w="709" w:type="dxa"/>
          </w:tcPr>
          <w:p w14:paraId="624668AA" w14:textId="77777777" w:rsidR="00C0475F" w:rsidRDefault="00C0475F" w:rsidP="00583F17">
            <w:r w:rsidRPr="00FE7692">
              <w:t>0</w:t>
            </w:r>
            <w:proofErr w:type="gramStart"/>
            <w:r w:rsidRPr="00FE7692">
              <w:t>..</w:t>
            </w:r>
            <w:proofErr w:type="gramEnd"/>
            <w:r w:rsidRPr="00FE7692">
              <w:t>1</w:t>
            </w:r>
          </w:p>
        </w:tc>
        <w:tc>
          <w:tcPr>
            <w:tcW w:w="1895" w:type="dxa"/>
          </w:tcPr>
          <w:p w14:paraId="422A227E" w14:textId="77777777" w:rsidR="00C0475F" w:rsidRDefault="00C0475F" w:rsidP="00583F17">
            <w:r>
              <w:t>Maxlängd 64 tecken</w:t>
            </w:r>
          </w:p>
        </w:tc>
      </w:tr>
      <w:tr w:rsidR="00C0475F" w:rsidRPr="00D10D9E" w14:paraId="0D0ACCE3" w14:textId="77777777" w:rsidTr="007C3557">
        <w:tc>
          <w:tcPr>
            <w:tcW w:w="2660" w:type="dxa"/>
          </w:tcPr>
          <w:p w14:paraId="14B93AF2" w14:textId="7D0F38BE" w:rsidR="00C0475F" w:rsidRDefault="00C0475F" w:rsidP="00583F17">
            <w:proofErr w:type="gramStart"/>
            <w:r>
              <w:rPr>
                <w:lang w:val="en-US"/>
              </w:rPr>
              <w:t>requestStatus</w:t>
            </w:r>
            <w:proofErr w:type="gramEnd"/>
            <w:r>
              <w:rPr>
                <w:lang w:val="en-US"/>
              </w:rPr>
              <w:t>.</w:t>
            </w:r>
            <w:r>
              <w:t xml:space="preserve"> requestOrganisation</w:t>
            </w:r>
            <w:r>
              <w:rPr>
                <w:lang w:val="en-US"/>
              </w:rPr>
              <w:t>.careUnitTelephone</w:t>
            </w:r>
          </w:p>
        </w:tc>
        <w:tc>
          <w:tcPr>
            <w:tcW w:w="1134" w:type="dxa"/>
          </w:tcPr>
          <w:p w14:paraId="2117203F" w14:textId="77777777" w:rsidR="00C0475F" w:rsidRDefault="00C0475F" w:rsidP="00583F17">
            <w:r>
              <w:t>String</w:t>
            </w:r>
          </w:p>
        </w:tc>
        <w:tc>
          <w:tcPr>
            <w:tcW w:w="3969" w:type="dxa"/>
          </w:tcPr>
          <w:p w14:paraId="0F3CCB8F" w14:textId="77777777" w:rsidR="00C0475F" w:rsidRDefault="00C0475F" w:rsidP="00583F17">
            <w:pPr>
              <w:tabs>
                <w:tab w:val="left" w:pos="3338"/>
              </w:tabs>
            </w:pPr>
            <w:r>
              <w:t>Telefon till enhet.</w:t>
            </w:r>
          </w:p>
        </w:tc>
        <w:tc>
          <w:tcPr>
            <w:tcW w:w="709" w:type="dxa"/>
          </w:tcPr>
          <w:p w14:paraId="2A59E90B" w14:textId="77777777" w:rsidR="00C0475F" w:rsidRDefault="00C0475F" w:rsidP="00583F17">
            <w:r w:rsidRPr="00FE7692">
              <w:t>0</w:t>
            </w:r>
            <w:proofErr w:type="gramStart"/>
            <w:r w:rsidRPr="00FE7692">
              <w:t>..</w:t>
            </w:r>
            <w:proofErr w:type="gramEnd"/>
            <w:r w:rsidRPr="00FE7692">
              <w:t>1</w:t>
            </w:r>
          </w:p>
        </w:tc>
        <w:tc>
          <w:tcPr>
            <w:tcW w:w="1895" w:type="dxa"/>
          </w:tcPr>
          <w:p w14:paraId="564E1865" w14:textId="77777777" w:rsidR="00C0475F" w:rsidRDefault="00C0475F" w:rsidP="00583F17"/>
        </w:tc>
      </w:tr>
      <w:tr w:rsidR="00C0475F" w:rsidRPr="00D10D9E" w14:paraId="1725BC22" w14:textId="77777777" w:rsidTr="007C3557">
        <w:tc>
          <w:tcPr>
            <w:tcW w:w="2660" w:type="dxa"/>
          </w:tcPr>
          <w:p w14:paraId="7262CD0B" w14:textId="4C00DF16" w:rsidR="00C0475F" w:rsidRDefault="00C0475F" w:rsidP="00583F17">
            <w:proofErr w:type="gramStart"/>
            <w:r>
              <w:rPr>
                <w:lang w:val="en-US"/>
              </w:rPr>
              <w:t>requestStatus</w:t>
            </w:r>
            <w:proofErr w:type="gramEnd"/>
            <w:r>
              <w:rPr>
                <w:lang w:val="en-US"/>
              </w:rPr>
              <w:t>.</w:t>
            </w:r>
            <w:r>
              <w:t xml:space="preserve"> requestOrganisation</w:t>
            </w:r>
            <w:r>
              <w:rPr>
                <w:lang w:val="en-US"/>
              </w:rPr>
              <w:t>.careUnitEmail</w:t>
            </w:r>
          </w:p>
        </w:tc>
        <w:tc>
          <w:tcPr>
            <w:tcW w:w="1134" w:type="dxa"/>
          </w:tcPr>
          <w:p w14:paraId="5361221F" w14:textId="77777777" w:rsidR="00C0475F" w:rsidRDefault="00C0475F" w:rsidP="00583F17">
            <w:r>
              <w:t>String</w:t>
            </w:r>
          </w:p>
        </w:tc>
        <w:tc>
          <w:tcPr>
            <w:tcW w:w="3969" w:type="dxa"/>
          </w:tcPr>
          <w:p w14:paraId="5066D44E" w14:textId="77777777" w:rsidR="00C0475F" w:rsidRDefault="00C0475F" w:rsidP="00583F17">
            <w:pPr>
              <w:tabs>
                <w:tab w:val="left" w:pos="3338"/>
              </w:tabs>
            </w:pPr>
            <w:r>
              <w:t>E-post till enhet.</w:t>
            </w:r>
          </w:p>
        </w:tc>
        <w:tc>
          <w:tcPr>
            <w:tcW w:w="709" w:type="dxa"/>
          </w:tcPr>
          <w:p w14:paraId="13EB9466" w14:textId="77777777" w:rsidR="00C0475F" w:rsidRDefault="00C0475F" w:rsidP="00583F17">
            <w:r w:rsidRPr="00FE7692">
              <w:t>0</w:t>
            </w:r>
            <w:proofErr w:type="gramStart"/>
            <w:r w:rsidRPr="00FE7692">
              <w:t>..</w:t>
            </w:r>
            <w:proofErr w:type="gramEnd"/>
            <w:r w:rsidRPr="00FE7692">
              <w:t>1</w:t>
            </w:r>
          </w:p>
        </w:tc>
        <w:tc>
          <w:tcPr>
            <w:tcW w:w="1895" w:type="dxa"/>
          </w:tcPr>
          <w:p w14:paraId="4FA8BB49" w14:textId="77777777" w:rsidR="00C0475F" w:rsidRDefault="00C0475F" w:rsidP="00583F17"/>
        </w:tc>
      </w:tr>
      <w:tr w:rsidR="00C0475F" w:rsidRPr="00D10D9E" w14:paraId="7BE8A7F1" w14:textId="77777777" w:rsidTr="007C3557">
        <w:tc>
          <w:tcPr>
            <w:tcW w:w="2660" w:type="dxa"/>
          </w:tcPr>
          <w:p w14:paraId="1DAF2B50" w14:textId="587B37D1" w:rsidR="00C0475F" w:rsidRDefault="00C0475F" w:rsidP="00583F17">
            <w:proofErr w:type="gramStart"/>
            <w:r>
              <w:rPr>
                <w:lang w:val="en-US"/>
              </w:rPr>
              <w:t>requestStatus</w:t>
            </w:r>
            <w:proofErr w:type="gramEnd"/>
            <w:r>
              <w:rPr>
                <w:lang w:val="en-US"/>
              </w:rPr>
              <w:t>.</w:t>
            </w:r>
            <w:r>
              <w:t xml:space="preserve"> requestOrganisation</w:t>
            </w:r>
            <w:r>
              <w:rPr>
                <w:lang w:val="en-US"/>
              </w:rPr>
              <w:t>.careUnitAddress</w:t>
            </w:r>
          </w:p>
        </w:tc>
        <w:tc>
          <w:tcPr>
            <w:tcW w:w="1134" w:type="dxa"/>
          </w:tcPr>
          <w:p w14:paraId="641D5010" w14:textId="77777777" w:rsidR="00C0475F" w:rsidRDefault="00C0475F" w:rsidP="00583F17">
            <w:r>
              <w:t>String</w:t>
            </w:r>
          </w:p>
        </w:tc>
        <w:tc>
          <w:tcPr>
            <w:tcW w:w="3969" w:type="dxa"/>
          </w:tcPr>
          <w:p w14:paraId="539551E6" w14:textId="77777777" w:rsidR="00C0475F" w:rsidRDefault="00C0475F" w:rsidP="00583F17">
            <w:pPr>
              <w:tabs>
                <w:tab w:val="left" w:pos="3338"/>
              </w:tabs>
            </w:pPr>
            <w:r>
              <w:t>Adress till enhet.</w:t>
            </w:r>
          </w:p>
        </w:tc>
        <w:tc>
          <w:tcPr>
            <w:tcW w:w="709" w:type="dxa"/>
          </w:tcPr>
          <w:p w14:paraId="2273C776" w14:textId="77777777" w:rsidR="00C0475F" w:rsidRDefault="00C0475F" w:rsidP="00583F17">
            <w:r w:rsidRPr="00FE7692">
              <w:t>0</w:t>
            </w:r>
            <w:proofErr w:type="gramStart"/>
            <w:r w:rsidRPr="00FE7692">
              <w:t>..</w:t>
            </w:r>
            <w:proofErr w:type="gramEnd"/>
            <w:r w:rsidRPr="00FE7692">
              <w:t>1</w:t>
            </w:r>
          </w:p>
        </w:tc>
        <w:tc>
          <w:tcPr>
            <w:tcW w:w="1895" w:type="dxa"/>
          </w:tcPr>
          <w:p w14:paraId="4EB7CAB7" w14:textId="77777777" w:rsidR="00C0475F" w:rsidRDefault="00C0475F" w:rsidP="00583F17"/>
        </w:tc>
      </w:tr>
      <w:tr w:rsidR="00C0475F" w:rsidRPr="00D10D9E" w14:paraId="38212EDA" w14:textId="77777777" w:rsidTr="007C3557">
        <w:tc>
          <w:tcPr>
            <w:tcW w:w="2660" w:type="dxa"/>
          </w:tcPr>
          <w:p w14:paraId="277FC41C" w14:textId="0A192B30" w:rsidR="00C0475F" w:rsidRDefault="00C0475F" w:rsidP="00583F17">
            <w:proofErr w:type="gramStart"/>
            <w:r>
              <w:rPr>
                <w:lang w:val="en-US"/>
              </w:rPr>
              <w:t>requestStatus</w:t>
            </w:r>
            <w:proofErr w:type="gramEnd"/>
            <w:r>
              <w:rPr>
                <w:lang w:val="en-US"/>
              </w:rPr>
              <w:t>.</w:t>
            </w:r>
            <w:r>
              <w:t xml:space="preserve"> requestOrganisation</w:t>
            </w:r>
            <w:r>
              <w:rPr>
                <w:lang w:val="en-US"/>
              </w:rPr>
              <w:t>.careUnitLocation</w:t>
            </w:r>
          </w:p>
        </w:tc>
        <w:tc>
          <w:tcPr>
            <w:tcW w:w="1134" w:type="dxa"/>
          </w:tcPr>
          <w:p w14:paraId="6B932DE0" w14:textId="77777777" w:rsidR="00C0475F" w:rsidRDefault="00C0475F" w:rsidP="00583F17">
            <w:r>
              <w:t>String</w:t>
            </w:r>
          </w:p>
        </w:tc>
        <w:tc>
          <w:tcPr>
            <w:tcW w:w="3969" w:type="dxa"/>
          </w:tcPr>
          <w:p w14:paraId="0853E410" w14:textId="77777777" w:rsidR="00C0475F" w:rsidRDefault="00C0475F" w:rsidP="00583F17">
            <w:pPr>
              <w:tabs>
                <w:tab w:val="left" w:pos="3338"/>
              </w:tabs>
            </w:pPr>
            <w:r>
              <w:t>Text som anger namnet på plats eller ort för enhetens eller funktionens fysiska placering.</w:t>
            </w:r>
          </w:p>
        </w:tc>
        <w:tc>
          <w:tcPr>
            <w:tcW w:w="709" w:type="dxa"/>
          </w:tcPr>
          <w:p w14:paraId="1560ECB1" w14:textId="77777777" w:rsidR="00C0475F" w:rsidRDefault="00C0475F" w:rsidP="00583F17">
            <w:r w:rsidRPr="00FE7692">
              <w:t>0</w:t>
            </w:r>
            <w:proofErr w:type="gramStart"/>
            <w:r w:rsidRPr="00FE7692">
              <w:t>..</w:t>
            </w:r>
            <w:proofErr w:type="gramEnd"/>
            <w:r w:rsidRPr="00FE7692">
              <w:t>1</w:t>
            </w:r>
          </w:p>
        </w:tc>
        <w:tc>
          <w:tcPr>
            <w:tcW w:w="1895" w:type="dxa"/>
          </w:tcPr>
          <w:p w14:paraId="42650297" w14:textId="77777777" w:rsidR="00C0475F" w:rsidRDefault="00C0475F" w:rsidP="00583F17"/>
        </w:tc>
      </w:tr>
      <w:tr w:rsidR="00C0475F" w:rsidRPr="00D10D9E" w14:paraId="5D5591C8" w14:textId="77777777" w:rsidTr="007C3557">
        <w:tc>
          <w:tcPr>
            <w:tcW w:w="2660" w:type="dxa"/>
          </w:tcPr>
          <w:p w14:paraId="6C0F2C6C" w14:textId="77777777" w:rsidR="00C0475F" w:rsidRDefault="00C0475F" w:rsidP="00583F17">
            <w:r>
              <w:t>requestStatus.requestAuthor</w:t>
            </w:r>
          </w:p>
        </w:tc>
        <w:tc>
          <w:tcPr>
            <w:tcW w:w="1134" w:type="dxa"/>
          </w:tcPr>
          <w:p w14:paraId="1D28132A" w14:textId="77777777" w:rsidR="00C0475F" w:rsidRDefault="00C0475F" w:rsidP="00583F17">
            <w:r>
              <w:t>SimpleAuthorType</w:t>
            </w:r>
          </w:p>
        </w:tc>
        <w:tc>
          <w:tcPr>
            <w:tcW w:w="3969" w:type="dxa"/>
          </w:tcPr>
          <w:p w14:paraId="2573E356" w14:textId="77777777" w:rsidR="00C0475F" w:rsidRDefault="00C0475F" w:rsidP="00583F17">
            <w:pPr>
              <w:tabs>
                <w:tab w:val="left" w:pos="3338"/>
              </w:tabs>
            </w:pPr>
          </w:p>
        </w:tc>
        <w:tc>
          <w:tcPr>
            <w:tcW w:w="709" w:type="dxa"/>
          </w:tcPr>
          <w:p w14:paraId="69E5331B" w14:textId="77777777" w:rsidR="00C0475F" w:rsidRDefault="00C0475F" w:rsidP="00583F17">
            <w:r>
              <w:t>1</w:t>
            </w:r>
            <w:proofErr w:type="gramStart"/>
            <w:r>
              <w:t>..</w:t>
            </w:r>
            <w:proofErr w:type="gramEnd"/>
            <w:r>
              <w:t>1</w:t>
            </w:r>
          </w:p>
        </w:tc>
        <w:tc>
          <w:tcPr>
            <w:tcW w:w="1895" w:type="dxa"/>
          </w:tcPr>
          <w:p w14:paraId="18E67CFC" w14:textId="77777777" w:rsidR="00C0475F" w:rsidRDefault="00C0475F" w:rsidP="00583F17"/>
        </w:tc>
      </w:tr>
      <w:tr w:rsidR="00C0475F" w:rsidRPr="00D10D9E" w14:paraId="24BF28F4" w14:textId="77777777" w:rsidTr="007C3557">
        <w:tc>
          <w:tcPr>
            <w:tcW w:w="2660" w:type="dxa"/>
          </w:tcPr>
          <w:p w14:paraId="36C69560" w14:textId="77777777" w:rsidR="00C0475F" w:rsidRDefault="00C0475F" w:rsidP="00583F17">
            <w:r>
              <w:t>requestStatus.requestAuthor.healthcareProfessional</w:t>
            </w:r>
          </w:p>
        </w:tc>
        <w:tc>
          <w:tcPr>
            <w:tcW w:w="1134" w:type="dxa"/>
          </w:tcPr>
          <w:p w14:paraId="7B5D570B" w14:textId="77777777" w:rsidR="00C0475F" w:rsidRPr="00B006DF" w:rsidRDefault="00C0475F" w:rsidP="00583F17">
            <w:r>
              <w:t>HealthcareProfessionalType</w:t>
            </w:r>
          </w:p>
        </w:tc>
        <w:tc>
          <w:tcPr>
            <w:tcW w:w="3969" w:type="dxa"/>
          </w:tcPr>
          <w:p w14:paraId="46E132AA" w14:textId="77777777" w:rsidR="00C0475F" w:rsidRPr="00B006DF" w:rsidRDefault="00C0475F" w:rsidP="00583F17">
            <w:pPr>
              <w:tabs>
                <w:tab w:val="left" w:pos="3338"/>
              </w:tabs>
            </w:pPr>
            <w:r>
              <w:t>Information om ursprunglig remittent.</w:t>
            </w:r>
          </w:p>
        </w:tc>
        <w:tc>
          <w:tcPr>
            <w:tcW w:w="709" w:type="dxa"/>
          </w:tcPr>
          <w:p w14:paraId="48616C5D" w14:textId="77777777" w:rsidR="00C0475F" w:rsidRDefault="00C0475F" w:rsidP="00583F17">
            <w:r>
              <w:t>1</w:t>
            </w:r>
            <w:proofErr w:type="gramStart"/>
            <w:r>
              <w:t>..</w:t>
            </w:r>
            <w:proofErr w:type="gramEnd"/>
            <w:r>
              <w:t>1</w:t>
            </w:r>
          </w:p>
          <w:p w14:paraId="5C8705FF" w14:textId="77777777" w:rsidR="00C0475F" w:rsidRDefault="00C0475F" w:rsidP="00583F17"/>
        </w:tc>
        <w:tc>
          <w:tcPr>
            <w:tcW w:w="1895" w:type="dxa"/>
          </w:tcPr>
          <w:p w14:paraId="42FDFC26" w14:textId="77777777" w:rsidR="00C0475F" w:rsidRDefault="00C0475F" w:rsidP="00583F17"/>
        </w:tc>
      </w:tr>
      <w:tr w:rsidR="00C0475F" w:rsidRPr="00D10D9E" w14:paraId="5A24CB0A" w14:textId="77777777" w:rsidTr="007C3557">
        <w:tc>
          <w:tcPr>
            <w:tcW w:w="2660" w:type="dxa"/>
          </w:tcPr>
          <w:p w14:paraId="5492E8BD" w14:textId="77777777" w:rsidR="00C0475F" w:rsidRDefault="00C0475F" w:rsidP="00583F17">
            <w:pPr>
              <w:rPr>
                <w:lang w:val="en-US"/>
              </w:rPr>
            </w:pPr>
            <w:proofErr w:type="gramStart"/>
            <w:r>
              <w:rPr>
                <w:lang w:val="en-US"/>
              </w:rPr>
              <w:t>requestStatus</w:t>
            </w:r>
            <w:proofErr w:type="gramEnd"/>
            <w:r>
              <w:rPr>
                <w:lang w:val="en-US"/>
              </w:rPr>
              <w:t>.</w:t>
            </w:r>
            <w:r>
              <w:t xml:space="preserve"> requestAuthor. healthcareProfessional</w:t>
            </w:r>
            <w:r>
              <w:rPr>
                <w:lang w:val="en-US"/>
              </w:rPr>
              <w:t>.id</w:t>
            </w:r>
          </w:p>
        </w:tc>
        <w:tc>
          <w:tcPr>
            <w:tcW w:w="1134" w:type="dxa"/>
          </w:tcPr>
          <w:p w14:paraId="22F77B2B" w14:textId="77777777" w:rsidR="00C0475F" w:rsidRDefault="00C0475F" w:rsidP="00583F17">
            <w:pPr>
              <w:rPr>
                <w:lang w:val="en-US"/>
              </w:rPr>
            </w:pPr>
            <w:r>
              <w:rPr>
                <w:lang w:val="en-US"/>
              </w:rPr>
              <w:t>HsaIdType</w:t>
            </w:r>
          </w:p>
        </w:tc>
        <w:tc>
          <w:tcPr>
            <w:tcW w:w="3969" w:type="dxa"/>
          </w:tcPr>
          <w:p w14:paraId="0B3CF8AA" w14:textId="77A5C5E0" w:rsidR="00C0475F" w:rsidRDefault="00C0475F" w:rsidP="00583F17">
            <w:pPr>
              <w:tabs>
                <w:tab w:val="left" w:pos="3338"/>
              </w:tabs>
            </w:pPr>
            <w:r>
              <w:t>HSA-id för remitterande hälso- och sjukvårdspersonal.</w:t>
            </w:r>
          </w:p>
        </w:tc>
        <w:tc>
          <w:tcPr>
            <w:tcW w:w="709" w:type="dxa"/>
          </w:tcPr>
          <w:p w14:paraId="3D1C55A5" w14:textId="77777777" w:rsidR="00C0475F" w:rsidRDefault="00C0475F" w:rsidP="00583F17">
            <w:r>
              <w:t>0</w:t>
            </w:r>
            <w:proofErr w:type="gramStart"/>
            <w:r>
              <w:t>..</w:t>
            </w:r>
            <w:proofErr w:type="gramEnd"/>
            <w:r>
              <w:t>1</w:t>
            </w:r>
          </w:p>
        </w:tc>
        <w:tc>
          <w:tcPr>
            <w:tcW w:w="1895" w:type="dxa"/>
          </w:tcPr>
          <w:p w14:paraId="030E6427" w14:textId="77777777" w:rsidR="00C0475F" w:rsidRDefault="00C0475F" w:rsidP="00583F17">
            <w:r>
              <w:t>Maxlängd 64 tecken</w:t>
            </w:r>
          </w:p>
        </w:tc>
      </w:tr>
      <w:tr w:rsidR="00C0475F" w:rsidRPr="00D10D9E" w14:paraId="5776AB1C" w14:textId="77777777" w:rsidTr="007C3557">
        <w:tc>
          <w:tcPr>
            <w:tcW w:w="2660" w:type="dxa"/>
          </w:tcPr>
          <w:p w14:paraId="508E122E" w14:textId="77777777" w:rsidR="00C0475F" w:rsidRDefault="00C0475F" w:rsidP="00583F17">
            <w:pPr>
              <w:rPr>
                <w:lang w:val="en-US"/>
              </w:rPr>
            </w:pPr>
            <w:proofErr w:type="gramStart"/>
            <w:r>
              <w:rPr>
                <w:lang w:val="en-US"/>
              </w:rPr>
              <w:t>requestStatus</w:t>
            </w:r>
            <w:proofErr w:type="gramEnd"/>
            <w:r>
              <w:rPr>
                <w:lang w:val="en-US"/>
              </w:rPr>
              <w:t>.</w:t>
            </w:r>
            <w:r>
              <w:t xml:space="preserve"> requestAuthor. healthcareProfessional</w:t>
            </w:r>
            <w:r>
              <w:rPr>
                <w:lang w:val="en-US"/>
              </w:rPr>
              <w:t>.name</w:t>
            </w:r>
          </w:p>
        </w:tc>
        <w:tc>
          <w:tcPr>
            <w:tcW w:w="1134" w:type="dxa"/>
          </w:tcPr>
          <w:p w14:paraId="755C4D7E" w14:textId="77777777" w:rsidR="00C0475F" w:rsidRDefault="00C0475F" w:rsidP="00583F17">
            <w:pPr>
              <w:rPr>
                <w:lang w:val="en-US"/>
              </w:rPr>
            </w:pPr>
            <w:r>
              <w:rPr>
                <w:lang w:val="en-US"/>
              </w:rPr>
              <w:t>String</w:t>
            </w:r>
          </w:p>
        </w:tc>
        <w:tc>
          <w:tcPr>
            <w:tcW w:w="3969" w:type="dxa"/>
          </w:tcPr>
          <w:p w14:paraId="7115D25B" w14:textId="2DA5134B" w:rsidR="00C0475F" w:rsidRDefault="00C0475F" w:rsidP="00583F17">
            <w:pPr>
              <w:tabs>
                <w:tab w:val="left" w:pos="3338"/>
              </w:tabs>
            </w:pPr>
            <w:r>
              <w:t>Namn på remitterande hälso- och sjukvårdspersonal. Valfri formatering</w:t>
            </w:r>
          </w:p>
        </w:tc>
        <w:tc>
          <w:tcPr>
            <w:tcW w:w="709" w:type="dxa"/>
          </w:tcPr>
          <w:p w14:paraId="6D33E95D" w14:textId="77777777" w:rsidR="00C0475F" w:rsidRDefault="00C0475F" w:rsidP="00583F17">
            <w:r>
              <w:t>1</w:t>
            </w:r>
            <w:proofErr w:type="gramStart"/>
            <w:r>
              <w:t>..</w:t>
            </w:r>
            <w:proofErr w:type="gramEnd"/>
            <w:r>
              <w:t>1</w:t>
            </w:r>
          </w:p>
        </w:tc>
        <w:tc>
          <w:tcPr>
            <w:tcW w:w="1895" w:type="dxa"/>
          </w:tcPr>
          <w:p w14:paraId="7B8C7BCF" w14:textId="77777777" w:rsidR="00C0475F" w:rsidRDefault="00C0475F" w:rsidP="00583F17">
            <w:r>
              <w:t>Maxlängd 64 tecken</w:t>
            </w:r>
          </w:p>
        </w:tc>
      </w:tr>
      <w:tr w:rsidR="00C0475F" w:rsidRPr="00D10D9E" w14:paraId="27732677" w14:textId="77777777" w:rsidTr="007C3557">
        <w:tc>
          <w:tcPr>
            <w:tcW w:w="2660" w:type="dxa"/>
          </w:tcPr>
          <w:p w14:paraId="7E8F3533" w14:textId="77777777" w:rsidR="00C0475F" w:rsidRDefault="00C0475F" w:rsidP="00583F17">
            <w:pPr>
              <w:rPr>
                <w:lang w:val="en-US"/>
              </w:rPr>
            </w:pPr>
            <w:proofErr w:type="gramStart"/>
            <w:r>
              <w:rPr>
                <w:lang w:val="en-US"/>
              </w:rPr>
              <w:t>requestStatus</w:t>
            </w:r>
            <w:proofErr w:type="gramEnd"/>
            <w:r>
              <w:rPr>
                <w:lang w:val="en-US"/>
              </w:rPr>
              <w:t>.</w:t>
            </w:r>
            <w:r>
              <w:t xml:space="preserve"> </w:t>
            </w:r>
            <w:r>
              <w:lastRenderedPageBreak/>
              <w:t>requestAuthor.healthcareProfessionalOrganisation</w:t>
            </w:r>
          </w:p>
        </w:tc>
        <w:tc>
          <w:tcPr>
            <w:tcW w:w="1134" w:type="dxa"/>
          </w:tcPr>
          <w:p w14:paraId="56F8D22C" w14:textId="6D5C8BD2" w:rsidR="00C0475F" w:rsidRPr="009F51C9" w:rsidRDefault="00C0475F" w:rsidP="00583F17">
            <w:pPr>
              <w:rPr>
                <w:lang w:val="en-US"/>
              </w:rPr>
            </w:pPr>
            <w:r w:rsidRPr="008239B8">
              <w:rPr>
                <w:lang w:val="en-US"/>
              </w:rPr>
              <w:lastRenderedPageBreak/>
              <w:t>RequestSt</w:t>
            </w:r>
            <w:r w:rsidRPr="008239B8">
              <w:rPr>
                <w:lang w:val="en-US"/>
              </w:rPr>
              <w:lastRenderedPageBreak/>
              <w:t>atusOrganisationType</w:t>
            </w:r>
          </w:p>
        </w:tc>
        <w:tc>
          <w:tcPr>
            <w:tcW w:w="3969" w:type="dxa"/>
          </w:tcPr>
          <w:p w14:paraId="22A3CA83" w14:textId="77777777" w:rsidR="00C0475F" w:rsidRDefault="00C0475F" w:rsidP="00583F17">
            <w:pPr>
              <w:tabs>
                <w:tab w:val="left" w:pos="3338"/>
              </w:tabs>
            </w:pPr>
            <w:r>
              <w:lastRenderedPageBreak/>
              <w:t xml:space="preserve">Anges careUnitId bör inga andra fält </w:t>
            </w:r>
            <w:r>
              <w:lastRenderedPageBreak/>
              <w:t>anges. Anges inte careUnitId bör åtminstone careUnitName anges.</w:t>
            </w:r>
          </w:p>
        </w:tc>
        <w:tc>
          <w:tcPr>
            <w:tcW w:w="709" w:type="dxa"/>
          </w:tcPr>
          <w:p w14:paraId="009CC5FB" w14:textId="77777777" w:rsidR="00C0475F" w:rsidRDefault="00C0475F" w:rsidP="00583F17">
            <w:r>
              <w:lastRenderedPageBreak/>
              <w:t>1</w:t>
            </w:r>
            <w:proofErr w:type="gramStart"/>
            <w:r>
              <w:t>..</w:t>
            </w:r>
            <w:proofErr w:type="gramEnd"/>
            <w:r>
              <w:t>1</w:t>
            </w:r>
          </w:p>
        </w:tc>
        <w:tc>
          <w:tcPr>
            <w:tcW w:w="1895" w:type="dxa"/>
          </w:tcPr>
          <w:p w14:paraId="1963DF1D" w14:textId="77777777" w:rsidR="00C0475F" w:rsidRPr="00DD3984" w:rsidRDefault="00C0475F" w:rsidP="00583F17">
            <w:pPr>
              <w:rPr>
                <w:rFonts w:eastAsia="Times New Roman"/>
                <w:szCs w:val="20"/>
              </w:rPr>
            </w:pPr>
          </w:p>
        </w:tc>
      </w:tr>
      <w:tr w:rsidR="00C0475F" w:rsidRPr="00D10D9E" w14:paraId="4FA432F8" w14:textId="77777777" w:rsidTr="007C3557">
        <w:tc>
          <w:tcPr>
            <w:tcW w:w="2660" w:type="dxa"/>
          </w:tcPr>
          <w:p w14:paraId="07977ACA" w14:textId="77777777" w:rsidR="00C0475F" w:rsidRDefault="00C0475F" w:rsidP="00583F17">
            <w:pPr>
              <w:rPr>
                <w:lang w:val="en-US"/>
              </w:rPr>
            </w:pPr>
            <w:proofErr w:type="gramStart"/>
            <w:r>
              <w:rPr>
                <w:lang w:val="en-US"/>
              </w:rPr>
              <w:lastRenderedPageBreak/>
              <w:t>requestStatus</w:t>
            </w:r>
            <w:proofErr w:type="gramEnd"/>
            <w:r>
              <w:rPr>
                <w:lang w:val="en-US"/>
              </w:rPr>
              <w:t>.</w:t>
            </w:r>
            <w:r>
              <w:t xml:space="preserve"> requestAuthor.healthcareProfessionalOrganisation</w:t>
            </w:r>
            <w:r>
              <w:rPr>
                <w:lang w:val="en-US"/>
              </w:rPr>
              <w:t>.careUnitId</w:t>
            </w:r>
          </w:p>
        </w:tc>
        <w:tc>
          <w:tcPr>
            <w:tcW w:w="1134" w:type="dxa"/>
          </w:tcPr>
          <w:p w14:paraId="594E4127" w14:textId="77777777" w:rsidR="00C0475F" w:rsidRDefault="00C0475F" w:rsidP="00583F17">
            <w:r>
              <w:t>HsaIdType</w:t>
            </w:r>
          </w:p>
        </w:tc>
        <w:tc>
          <w:tcPr>
            <w:tcW w:w="3969" w:type="dxa"/>
          </w:tcPr>
          <w:p w14:paraId="2A266C58" w14:textId="6BF4A276" w:rsidR="00C0475F" w:rsidRDefault="00C0475F" w:rsidP="00583F17">
            <w:pPr>
              <w:tabs>
                <w:tab w:val="left" w:pos="3338"/>
              </w:tabs>
            </w:pPr>
            <w:r>
              <w:t>HSA-id för remitterande enhet.</w:t>
            </w:r>
          </w:p>
        </w:tc>
        <w:tc>
          <w:tcPr>
            <w:tcW w:w="709" w:type="dxa"/>
          </w:tcPr>
          <w:p w14:paraId="1F172ECF" w14:textId="77777777" w:rsidR="00C0475F" w:rsidRDefault="00C0475F" w:rsidP="00583F17">
            <w:r w:rsidRPr="00FE7692">
              <w:t>0</w:t>
            </w:r>
            <w:proofErr w:type="gramStart"/>
            <w:r w:rsidRPr="00FE7692">
              <w:t>..</w:t>
            </w:r>
            <w:proofErr w:type="gramEnd"/>
            <w:r w:rsidRPr="00FE7692">
              <w:t>1</w:t>
            </w:r>
          </w:p>
        </w:tc>
        <w:tc>
          <w:tcPr>
            <w:tcW w:w="1895" w:type="dxa"/>
          </w:tcPr>
          <w:p w14:paraId="576B6F93" w14:textId="77777777" w:rsidR="00C0475F" w:rsidRDefault="00C0475F" w:rsidP="00583F17">
            <w:r>
              <w:t>Maxlängd 64 tecken</w:t>
            </w:r>
          </w:p>
        </w:tc>
      </w:tr>
      <w:tr w:rsidR="00C0475F" w:rsidRPr="00D10D9E" w14:paraId="2B6D0970" w14:textId="77777777" w:rsidTr="007C3557">
        <w:tc>
          <w:tcPr>
            <w:tcW w:w="2660" w:type="dxa"/>
          </w:tcPr>
          <w:p w14:paraId="69442264"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.careUnitName</w:t>
            </w:r>
          </w:p>
        </w:tc>
        <w:tc>
          <w:tcPr>
            <w:tcW w:w="1134" w:type="dxa"/>
          </w:tcPr>
          <w:p w14:paraId="75E84F69" w14:textId="77777777" w:rsidR="00C0475F" w:rsidRDefault="00C0475F" w:rsidP="00583F17">
            <w:r>
              <w:t>String</w:t>
            </w:r>
          </w:p>
        </w:tc>
        <w:tc>
          <w:tcPr>
            <w:tcW w:w="3969" w:type="dxa"/>
          </w:tcPr>
          <w:p w14:paraId="6C3B5D5D" w14:textId="23098374" w:rsidR="00C0475F" w:rsidRDefault="00C0475F" w:rsidP="00583F17">
            <w:pPr>
              <w:tabs>
                <w:tab w:val="left" w:pos="3338"/>
              </w:tabs>
            </w:pPr>
            <w:r>
              <w:t>Namn på remitterande enhet.</w:t>
            </w:r>
          </w:p>
        </w:tc>
        <w:tc>
          <w:tcPr>
            <w:tcW w:w="709" w:type="dxa"/>
          </w:tcPr>
          <w:p w14:paraId="3C799A1E" w14:textId="77777777" w:rsidR="00C0475F" w:rsidRDefault="00C0475F" w:rsidP="00583F17">
            <w:r w:rsidRPr="00FE7692">
              <w:t>0</w:t>
            </w:r>
            <w:proofErr w:type="gramStart"/>
            <w:r w:rsidRPr="00FE7692">
              <w:t>..</w:t>
            </w:r>
            <w:proofErr w:type="gramEnd"/>
            <w:r w:rsidRPr="00FE7692">
              <w:t>1</w:t>
            </w:r>
          </w:p>
        </w:tc>
        <w:tc>
          <w:tcPr>
            <w:tcW w:w="1895" w:type="dxa"/>
          </w:tcPr>
          <w:p w14:paraId="201A48F1" w14:textId="77777777" w:rsidR="00C0475F" w:rsidRDefault="00C0475F" w:rsidP="00583F17">
            <w:r>
              <w:t>Maxlängd 64 tecken</w:t>
            </w:r>
          </w:p>
        </w:tc>
      </w:tr>
      <w:tr w:rsidR="00C0475F" w:rsidRPr="00D10D9E" w14:paraId="33306BC2" w14:textId="77777777" w:rsidTr="007C3557">
        <w:tc>
          <w:tcPr>
            <w:tcW w:w="2660" w:type="dxa"/>
          </w:tcPr>
          <w:p w14:paraId="110FD6E5"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.careUnitTelephone</w:t>
            </w:r>
          </w:p>
        </w:tc>
        <w:tc>
          <w:tcPr>
            <w:tcW w:w="1134" w:type="dxa"/>
          </w:tcPr>
          <w:p w14:paraId="27B3D46D" w14:textId="77777777" w:rsidR="00C0475F" w:rsidRDefault="00C0475F" w:rsidP="00583F17">
            <w:r>
              <w:t>String</w:t>
            </w:r>
          </w:p>
        </w:tc>
        <w:tc>
          <w:tcPr>
            <w:tcW w:w="3969" w:type="dxa"/>
          </w:tcPr>
          <w:p w14:paraId="38E92D25" w14:textId="3F04B2E9" w:rsidR="00C0475F" w:rsidRDefault="00C0475F" w:rsidP="00583F17">
            <w:pPr>
              <w:tabs>
                <w:tab w:val="left" w:pos="3338"/>
              </w:tabs>
            </w:pPr>
            <w:r>
              <w:t>Telefon till remitterande enhet.</w:t>
            </w:r>
          </w:p>
        </w:tc>
        <w:tc>
          <w:tcPr>
            <w:tcW w:w="709" w:type="dxa"/>
          </w:tcPr>
          <w:p w14:paraId="6475AC39" w14:textId="77777777" w:rsidR="00C0475F" w:rsidRDefault="00C0475F" w:rsidP="00583F17">
            <w:r w:rsidRPr="00FE7692">
              <w:t>0</w:t>
            </w:r>
            <w:proofErr w:type="gramStart"/>
            <w:r w:rsidRPr="00FE7692">
              <w:t>..</w:t>
            </w:r>
            <w:proofErr w:type="gramEnd"/>
            <w:r w:rsidRPr="00FE7692">
              <w:t>1</w:t>
            </w:r>
          </w:p>
        </w:tc>
        <w:tc>
          <w:tcPr>
            <w:tcW w:w="1895" w:type="dxa"/>
          </w:tcPr>
          <w:p w14:paraId="115CE100" w14:textId="77777777" w:rsidR="00C0475F" w:rsidRDefault="00C0475F" w:rsidP="00583F17"/>
        </w:tc>
      </w:tr>
      <w:tr w:rsidR="00C0475F" w:rsidRPr="00D10D9E" w14:paraId="527E4452" w14:textId="77777777" w:rsidTr="007C3557">
        <w:tc>
          <w:tcPr>
            <w:tcW w:w="2660" w:type="dxa"/>
          </w:tcPr>
          <w:p w14:paraId="63A2B223"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.careUnitEmail</w:t>
            </w:r>
          </w:p>
        </w:tc>
        <w:tc>
          <w:tcPr>
            <w:tcW w:w="1134" w:type="dxa"/>
          </w:tcPr>
          <w:p w14:paraId="7398DF8C" w14:textId="77777777" w:rsidR="00C0475F" w:rsidRDefault="00C0475F" w:rsidP="00583F17">
            <w:r>
              <w:t>String</w:t>
            </w:r>
          </w:p>
        </w:tc>
        <w:tc>
          <w:tcPr>
            <w:tcW w:w="3969" w:type="dxa"/>
          </w:tcPr>
          <w:p w14:paraId="4AC50135" w14:textId="32507035" w:rsidR="00C0475F" w:rsidRDefault="00C0475F" w:rsidP="00583F17">
            <w:pPr>
              <w:tabs>
                <w:tab w:val="left" w:pos="3338"/>
              </w:tabs>
            </w:pPr>
            <w:r>
              <w:t>E-post till remitterande enhet.</w:t>
            </w:r>
          </w:p>
        </w:tc>
        <w:tc>
          <w:tcPr>
            <w:tcW w:w="709" w:type="dxa"/>
          </w:tcPr>
          <w:p w14:paraId="02CC3822" w14:textId="77777777" w:rsidR="00C0475F" w:rsidRDefault="00C0475F" w:rsidP="00583F17">
            <w:r w:rsidRPr="00FE7692">
              <w:t>0</w:t>
            </w:r>
            <w:proofErr w:type="gramStart"/>
            <w:r w:rsidRPr="00FE7692">
              <w:t>..</w:t>
            </w:r>
            <w:proofErr w:type="gramEnd"/>
            <w:r w:rsidRPr="00FE7692">
              <w:t>1</w:t>
            </w:r>
          </w:p>
        </w:tc>
        <w:tc>
          <w:tcPr>
            <w:tcW w:w="1895" w:type="dxa"/>
          </w:tcPr>
          <w:p w14:paraId="6F9216B6" w14:textId="77777777" w:rsidR="00C0475F" w:rsidRDefault="00C0475F" w:rsidP="00583F17"/>
        </w:tc>
      </w:tr>
      <w:tr w:rsidR="00C0475F" w:rsidRPr="00D10D9E" w14:paraId="7AEC5045" w14:textId="77777777" w:rsidTr="007C3557">
        <w:tc>
          <w:tcPr>
            <w:tcW w:w="2660" w:type="dxa"/>
          </w:tcPr>
          <w:p w14:paraId="510FE677"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.careUnitAddress</w:t>
            </w:r>
          </w:p>
        </w:tc>
        <w:tc>
          <w:tcPr>
            <w:tcW w:w="1134" w:type="dxa"/>
          </w:tcPr>
          <w:p w14:paraId="6A09338D" w14:textId="77777777" w:rsidR="00C0475F" w:rsidRDefault="00C0475F" w:rsidP="00583F17">
            <w:r>
              <w:t>String</w:t>
            </w:r>
          </w:p>
        </w:tc>
        <w:tc>
          <w:tcPr>
            <w:tcW w:w="3969" w:type="dxa"/>
          </w:tcPr>
          <w:p w14:paraId="7E0B9DA2" w14:textId="52ED79BE" w:rsidR="00C0475F" w:rsidRDefault="00C0475F" w:rsidP="00583F17">
            <w:pPr>
              <w:tabs>
                <w:tab w:val="left" w:pos="3338"/>
              </w:tabs>
            </w:pPr>
            <w:r>
              <w:t>Adress till remitterande enhet.</w:t>
            </w:r>
          </w:p>
        </w:tc>
        <w:tc>
          <w:tcPr>
            <w:tcW w:w="709" w:type="dxa"/>
          </w:tcPr>
          <w:p w14:paraId="1EAB41E5" w14:textId="77777777" w:rsidR="00C0475F" w:rsidRDefault="00C0475F" w:rsidP="00583F17">
            <w:r w:rsidRPr="00FE7692">
              <w:t>0</w:t>
            </w:r>
            <w:proofErr w:type="gramStart"/>
            <w:r w:rsidRPr="00FE7692">
              <w:t>..</w:t>
            </w:r>
            <w:proofErr w:type="gramEnd"/>
            <w:r w:rsidRPr="00FE7692">
              <w:t>1</w:t>
            </w:r>
          </w:p>
        </w:tc>
        <w:tc>
          <w:tcPr>
            <w:tcW w:w="1895" w:type="dxa"/>
          </w:tcPr>
          <w:p w14:paraId="2B0BB35A" w14:textId="77777777" w:rsidR="00C0475F" w:rsidRDefault="00C0475F" w:rsidP="00583F17"/>
        </w:tc>
      </w:tr>
      <w:tr w:rsidR="00C0475F" w:rsidRPr="00D10D9E" w14:paraId="6A5C76A7" w14:textId="77777777" w:rsidTr="007C3557">
        <w:tc>
          <w:tcPr>
            <w:tcW w:w="2660" w:type="dxa"/>
          </w:tcPr>
          <w:p w14:paraId="56D05955" w14:textId="77777777" w:rsidR="00C0475F" w:rsidRDefault="00C0475F" w:rsidP="00583F17">
            <w:pPr>
              <w:rPr>
                <w:lang w:val="en-US"/>
              </w:rPr>
            </w:pPr>
            <w:proofErr w:type="gramStart"/>
            <w:r>
              <w:rPr>
                <w:lang w:val="en-US"/>
              </w:rPr>
              <w:t>requestStatus</w:t>
            </w:r>
            <w:proofErr w:type="gramEnd"/>
            <w:r>
              <w:rPr>
                <w:lang w:val="en-US"/>
              </w:rPr>
              <w:t>.</w:t>
            </w:r>
            <w:r>
              <w:t xml:space="preserve"> requestAuthor.healthcareProfessionalOrganisation</w:t>
            </w:r>
            <w:r>
              <w:rPr>
                <w:lang w:val="en-US"/>
              </w:rPr>
              <w:t>.careUnitLocation</w:t>
            </w:r>
          </w:p>
        </w:tc>
        <w:tc>
          <w:tcPr>
            <w:tcW w:w="1134" w:type="dxa"/>
          </w:tcPr>
          <w:p w14:paraId="11FFEBDF" w14:textId="77777777" w:rsidR="00C0475F" w:rsidRDefault="00C0475F" w:rsidP="00583F17">
            <w:r>
              <w:t>String</w:t>
            </w:r>
          </w:p>
        </w:tc>
        <w:tc>
          <w:tcPr>
            <w:tcW w:w="3969" w:type="dxa"/>
          </w:tcPr>
          <w:p w14:paraId="22088342" w14:textId="67567540" w:rsidR="00C0475F" w:rsidRDefault="00C0475F" w:rsidP="00583F17">
            <w:pPr>
              <w:tabs>
                <w:tab w:val="left" w:pos="3338"/>
              </w:tabs>
            </w:pPr>
            <w:r>
              <w:t>Text som anger namnet på plats eller ort för remitterande enhetens eller funktionens fysiska placering.</w:t>
            </w:r>
          </w:p>
        </w:tc>
        <w:tc>
          <w:tcPr>
            <w:tcW w:w="709" w:type="dxa"/>
          </w:tcPr>
          <w:p w14:paraId="3BA04C20" w14:textId="77777777" w:rsidR="00C0475F" w:rsidRDefault="00C0475F" w:rsidP="00583F17">
            <w:r w:rsidRPr="00FE7692">
              <w:t>0</w:t>
            </w:r>
            <w:proofErr w:type="gramStart"/>
            <w:r w:rsidRPr="00FE7692">
              <w:t>..</w:t>
            </w:r>
            <w:proofErr w:type="gramEnd"/>
            <w:r w:rsidRPr="00FE7692">
              <w:t>1</w:t>
            </w:r>
          </w:p>
        </w:tc>
        <w:tc>
          <w:tcPr>
            <w:tcW w:w="1895" w:type="dxa"/>
          </w:tcPr>
          <w:p w14:paraId="0F95369A" w14:textId="77777777" w:rsidR="00C0475F" w:rsidRDefault="00C0475F" w:rsidP="00583F17"/>
        </w:tc>
      </w:tr>
      <w:tr w:rsidR="00C0475F" w:rsidRPr="00D10D9E" w14:paraId="7A4DA384" w14:textId="77777777" w:rsidTr="007C3557">
        <w:tc>
          <w:tcPr>
            <w:tcW w:w="2660" w:type="dxa"/>
          </w:tcPr>
          <w:p w14:paraId="7840D428" w14:textId="77777777" w:rsidR="00C0475F" w:rsidRPr="00DD3984" w:rsidRDefault="00C0475F" w:rsidP="00583F17">
            <w:r>
              <w:t>requestStatus.</w:t>
            </w:r>
            <w:r w:rsidRPr="00DD3984">
              <w:t>patient</w:t>
            </w:r>
          </w:p>
        </w:tc>
        <w:tc>
          <w:tcPr>
            <w:tcW w:w="1134" w:type="dxa"/>
          </w:tcPr>
          <w:p w14:paraId="6A180D85" w14:textId="3AE1AF38" w:rsidR="00C0475F" w:rsidRPr="00B006DF" w:rsidRDefault="00C0475F" w:rsidP="00AF6E4B">
            <w:r>
              <w:t>Simple</w:t>
            </w:r>
            <w:r w:rsidRPr="00B006DF">
              <w:t>PatientType</w:t>
            </w:r>
          </w:p>
        </w:tc>
        <w:tc>
          <w:tcPr>
            <w:tcW w:w="3969" w:type="dxa"/>
          </w:tcPr>
          <w:p w14:paraId="37CBA56C" w14:textId="77777777" w:rsidR="00C0475F" w:rsidRPr="00B006DF" w:rsidRDefault="00C0475F" w:rsidP="00583F17">
            <w:pPr>
              <w:tabs>
                <w:tab w:val="left" w:pos="3338"/>
              </w:tabs>
            </w:pPr>
            <w:r w:rsidRPr="00B006DF">
              <w:t xml:space="preserve"> </w:t>
            </w:r>
          </w:p>
        </w:tc>
        <w:tc>
          <w:tcPr>
            <w:tcW w:w="709" w:type="dxa"/>
          </w:tcPr>
          <w:p w14:paraId="1A95EE9D" w14:textId="77777777" w:rsidR="00C0475F" w:rsidRDefault="00C0475F" w:rsidP="00583F17">
            <w:r>
              <w:t>1</w:t>
            </w:r>
            <w:proofErr w:type="gramStart"/>
            <w:r>
              <w:t>..</w:t>
            </w:r>
            <w:proofErr w:type="gramEnd"/>
            <w:r>
              <w:t>1</w:t>
            </w:r>
          </w:p>
        </w:tc>
        <w:tc>
          <w:tcPr>
            <w:tcW w:w="1895" w:type="dxa"/>
          </w:tcPr>
          <w:p w14:paraId="04EFB05D" w14:textId="77777777" w:rsidR="00C0475F" w:rsidRDefault="00C0475F" w:rsidP="00583F17"/>
        </w:tc>
      </w:tr>
      <w:tr w:rsidR="00C0475F" w:rsidRPr="00D10D9E" w14:paraId="17EEC620" w14:textId="77777777" w:rsidTr="007C3557">
        <w:tc>
          <w:tcPr>
            <w:tcW w:w="2660" w:type="dxa"/>
          </w:tcPr>
          <w:p w14:paraId="0F8706F4" w14:textId="77777777" w:rsidR="00C0475F" w:rsidRPr="00DD3984" w:rsidRDefault="00C0475F" w:rsidP="00583F17">
            <w:r>
              <w:t>requestStatus.</w:t>
            </w:r>
            <w:r w:rsidRPr="00DD3984">
              <w:t>patient.personId</w:t>
            </w:r>
          </w:p>
        </w:tc>
        <w:tc>
          <w:tcPr>
            <w:tcW w:w="1134" w:type="dxa"/>
          </w:tcPr>
          <w:p w14:paraId="4A2265D4" w14:textId="77777777" w:rsidR="00C0475F" w:rsidRPr="00DD3984" w:rsidRDefault="00C0475F" w:rsidP="00583F17">
            <w:r w:rsidRPr="00DD3984">
              <w:t>PersonIdType</w:t>
            </w:r>
          </w:p>
        </w:tc>
        <w:tc>
          <w:tcPr>
            <w:tcW w:w="3969" w:type="dxa"/>
          </w:tcPr>
          <w:p w14:paraId="24A94FC8" w14:textId="77777777" w:rsidR="00C0475F" w:rsidRPr="004C01B0" w:rsidRDefault="00C0475F" w:rsidP="00583F17">
            <w:pPr>
              <w:tabs>
                <w:tab w:val="left" w:pos="3338"/>
              </w:tabs>
            </w:pPr>
          </w:p>
        </w:tc>
        <w:tc>
          <w:tcPr>
            <w:tcW w:w="709" w:type="dxa"/>
          </w:tcPr>
          <w:p w14:paraId="0E66765D" w14:textId="77777777" w:rsidR="00C0475F" w:rsidRDefault="00C0475F" w:rsidP="00583F17">
            <w:r>
              <w:t>1</w:t>
            </w:r>
            <w:proofErr w:type="gramStart"/>
            <w:r>
              <w:t>..</w:t>
            </w:r>
            <w:proofErr w:type="gramEnd"/>
            <w:r>
              <w:t>1</w:t>
            </w:r>
          </w:p>
        </w:tc>
        <w:tc>
          <w:tcPr>
            <w:tcW w:w="1895" w:type="dxa"/>
          </w:tcPr>
          <w:p w14:paraId="0BD784F0" w14:textId="77777777" w:rsidR="00C0475F" w:rsidRDefault="00C0475F" w:rsidP="00583F17">
            <w:pPr>
              <w:widowControl w:val="0"/>
              <w:autoSpaceDE w:val="0"/>
              <w:autoSpaceDN w:val="0"/>
              <w:adjustRightInd w:val="0"/>
              <w:rPr>
                <w:rFonts w:eastAsia="Times New Roman"/>
                <w:szCs w:val="20"/>
                <w:lang w:val="en-US"/>
              </w:rPr>
            </w:pPr>
          </w:p>
          <w:p w14:paraId="661392AC" w14:textId="77777777" w:rsidR="00C0475F" w:rsidRDefault="00C0475F" w:rsidP="00583F17"/>
        </w:tc>
      </w:tr>
      <w:tr w:rsidR="00C0475F" w:rsidRPr="00D10D9E" w14:paraId="6CB693A7" w14:textId="77777777" w:rsidTr="007C3557">
        <w:tc>
          <w:tcPr>
            <w:tcW w:w="2660" w:type="dxa"/>
          </w:tcPr>
          <w:p w14:paraId="3E3373D8" w14:textId="77777777" w:rsidR="00C0475F" w:rsidRDefault="00C0475F" w:rsidP="00583F17">
            <w:pPr>
              <w:rPr>
                <w:lang w:val="en-US"/>
              </w:rPr>
            </w:pPr>
            <w:r>
              <w:t>requestStatus.</w:t>
            </w:r>
            <w:r w:rsidRPr="00DD3984">
              <w:t>patient.personId</w:t>
            </w:r>
            <w:r>
              <w:rPr>
                <w:lang w:val="en-US"/>
              </w:rPr>
              <w:t>.</w:t>
            </w:r>
            <w:r w:rsidRPr="00ED74C7">
              <w:rPr>
                <w:lang w:val="en-US"/>
              </w:rPr>
              <w:t>extention</w:t>
            </w:r>
          </w:p>
        </w:tc>
        <w:tc>
          <w:tcPr>
            <w:tcW w:w="1134" w:type="dxa"/>
          </w:tcPr>
          <w:p w14:paraId="56F0047A" w14:textId="77777777" w:rsidR="00C0475F" w:rsidRDefault="00C0475F" w:rsidP="00583F17">
            <w:pPr>
              <w:rPr>
                <w:lang w:val="en-US"/>
              </w:rPr>
            </w:pPr>
            <w:r>
              <w:rPr>
                <w:lang w:val="en-US"/>
              </w:rPr>
              <w:t>String</w:t>
            </w:r>
          </w:p>
        </w:tc>
        <w:tc>
          <w:tcPr>
            <w:tcW w:w="3969" w:type="dxa"/>
          </w:tcPr>
          <w:p w14:paraId="50E8A272" w14:textId="5310D040" w:rsidR="00C0475F" w:rsidRDefault="00C0475F" w:rsidP="00FE5DB7">
            <w:pPr>
              <w:tabs>
                <w:tab w:val="left" w:pos="3338"/>
              </w:tabs>
            </w:pPr>
            <w:r w:rsidRPr="00AB39CA">
              <w:t>Patientens identitet</w:t>
            </w:r>
            <w:r w:rsidR="00FE5DB7">
              <w:t xml:space="preserve"> i form av personnummer</w:t>
            </w:r>
            <w:r>
              <w:t xml:space="preserve"> </w:t>
            </w:r>
            <w:r w:rsidR="00FE5DB7">
              <w:t xml:space="preserve">eller </w:t>
            </w:r>
            <w:r>
              <w:t>nationellt samordningsnummer.</w:t>
            </w:r>
          </w:p>
        </w:tc>
        <w:tc>
          <w:tcPr>
            <w:tcW w:w="709" w:type="dxa"/>
          </w:tcPr>
          <w:p w14:paraId="07ACDF5C" w14:textId="77777777" w:rsidR="00C0475F" w:rsidRDefault="00C0475F" w:rsidP="00583F17">
            <w:r>
              <w:t>1</w:t>
            </w:r>
            <w:proofErr w:type="gramStart"/>
            <w:r>
              <w:t>..</w:t>
            </w:r>
            <w:proofErr w:type="gramEnd"/>
            <w:r>
              <w:t>1</w:t>
            </w:r>
          </w:p>
        </w:tc>
        <w:tc>
          <w:tcPr>
            <w:tcW w:w="1895" w:type="dxa"/>
          </w:tcPr>
          <w:p w14:paraId="0E018E23" w14:textId="77777777" w:rsidR="00C0475F" w:rsidRDefault="00C0475F" w:rsidP="00583F17">
            <w:pPr>
              <w:widowControl w:val="0"/>
              <w:autoSpaceDE w:val="0"/>
              <w:autoSpaceDN w:val="0"/>
              <w:adjustRightInd w:val="0"/>
              <w:rPr>
                <w:rFonts w:eastAsia="Times New Roman"/>
                <w:szCs w:val="20"/>
                <w:lang w:val="en-US"/>
              </w:rPr>
            </w:pPr>
            <w:r w:rsidRPr="007860CC">
              <w:t>[0-9]{8}[0-9pPtTfF][0-9]{3}</w:t>
            </w:r>
          </w:p>
        </w:tc>
      </w:tr>
      <w:tr w:rsidR="00C0475F" w:rsidRPr="00D10D9E" w14:paraId="5CBA9B1C" w14:textId="77777777" w:rsidTr="007C3557">
        <w:tc>
          <w:tcPr>
            <w:tcW w:w="2660" w:type="dxa"/>
          </w:tcPr>
          <w:p w14:paraId="334B5DB0" w14:textId="77777777" w:rsidR="00C0475F" w:rsidRDefault="00C0475F" w:rsidP="00583F17">
            <w:pPr>
              <w:rPr>
                <w:lang w:val="en-US"/>
              </w:rPr>
            </w:pPr>
            <w:r>
              <w:t>requestStatus.</w:t>
            </w:r>
            <w:r w:rsidRPr="00DD3984">
              <w:t>patient.personI</w:t>
            </w:r>
            <w:r>
              <w:t>d</w:t>
            </w:r>
            <w:r w:rsidRPr="00ED74C7">
              <w:rPr>
                <w:lang w:val="en-US"/>
              </w:rPr>
              <w:t>.root</w:t>
            </w:r>
          </w:p>
        </w:tc>
        <w:tc>
          <w:tcPr>
            <w:tcW w:w="1134" w:type="dxa"/>
          </w:tcPr>
          <w:p w14:paraId="6D55F1B1" w14:textId="77777777" w:rsidR="00C0475F" w:rsidRDefault="00C0475F" w:rsidP="00583F17">
            <w:pPr>
              <w:rPr>
                <w:lang w:val="en-US"/>
              </w:rPr>
            </w:pPr>
            <w:r>
              <w:rPr>
                <w:lang w:val="en-US"/>
              </w:rPr>
              <w:t>String</w:t>
            </w:r>
          </w:p>
        </w:tc>
        <w:tc>
          <w:tcPr>
            <w:tcW w:w="3969" w:type="dxa"/>
          </w:tcPr>
          <w:p w14:paraId="1525FB74" w14:textId="77777777" w:rsidR="00C0475F" w:rsidRPr="00DB6335" w:rsidRDefault="00C0475F" w:rsidP="00583F17">
            <w:r w:rsidRPr="00DB6335">
              <w:t>Patientens identitetstyp enligt:</w:t>
            </w:r>
          </w:p>
          <w:p w14:paraId="6D2C5732" w14:textId="77777777" w:rsidR="00C0475F" w:rsidRPr="00DB6335" w:rsidRDefault="00C0475F" w:rsidP="00583F17"/>
          <w:p w14:paraId="591A12FF" w14:textId="77777777" w:rsidR="00C0475F" w:rsidRPr="00DB6335" w:rsidRDefault="00C0475F" w:rsidP="00583F17">
            <w:r w:rsidRPr="00DB6335">
              <w:t>Giltiga värden är:</w:t>
            </w:r>
          </w:p>
          <w:p w14:paraId="5857A7F6" w14:textId="77777777" w:rsidR="00C0475F" w:rsidRPr="00DB6335" w:rsidRDefault="00C0475F" w:rsidP="00583F17">
            <w:r w:rsidRPr="00DB6335">
              <w:t>1.2.752.129.2.1.3.1 = Personnummer</w:t>
            </w:r>
          </w:p>
          <w:p w14:paraId="35D374B7" w14:textId="77777777" w:rsidR="00C0475F" w:rsidRPr="00DB6335" w:rsidRDefault="00C0475F" w:rsidP="00583F17"/>
          <w:p w14:paraId="0C315CFC" w14:textId="77777777" w:rsidR="00C0475F" w:rsidRDefault="00C0475F" w:rsidP="00583F17">
            <w:r w:rsidRPr="00DB6335">
              <w:t xml:space="preserve">1.2.752.129.2.1.3.3 = Nationellt </w:t>
            </w:r>
            <w:r w:rsidRPr="00DB6335">
              <w:lastRenderedPageBreak/>
              <w:t>samordningsnummer</w:t>
            </w:r>
          </w:p>
        </w:tc>
        <w:tc>
          <w:tcPr>
            <w:tcW w:w="709" w:type="dxa"/>
          </w:tcPr>
          <w:p w14:paraId="5CC8F47B" w14:textId="77777777" w:rsidR="00C0475F" w:rsidRDefault="00C0475F" w:rsidP="00583F17">
            <w:r w:rsidRPr="00ED74C7">
              <w:lastRenderedPageBreak/>
              <w:t>1</w:t>
            </w:r>
            <w:proofErr w:type="gramStart"/>
            <w:r w:rsidRPr="00ED74C7">
              <w:t>..</w:t>
            </w:r>
            <w:proofErr w:type="gramEnd"/>
            <w:r w:rsidRPr="00ED74C7">
              <w:t>1</w:t>
            </w:r>
          </w:p>
        </w:tc>
        <w:tc>
          <w:tcPr>
            <w:tcW w:w="1895" w:type="dxa"/>
          </w:tcPr>
          <w:p w14:paraId="2457F0B8" w14:textId="77777777" w:rsidR="00C0475F" w:rsidRDefault="00C0475F" w:rsidP="00583F17">
            <w:pPr>
              <w:widowControl w:val="0"/>
              <w:autoSpaceDE w:val="0"/>
              <w:autoSpaceDN w:val="0"/>
              <w:adjustRightInd w:val="0"/>
              <w:rPr>
                <w:rFonts w:eastAsia="Times New Roman"/>
                <w:szCs w:val="20"/>
                <w:lang w:val="en-US"/>
              </w:rPr>
            </w:pPr>
          </w:p>
        </w:tc>
      </w:tr>
      <w:tr w:rsidR="00C0475F" w:rsidRPr="00D10D9E" w14:paraId="1C44192A" w14:textId="77777777" w:rsidTr="007C3557">
        <w:tc>
          <w:tcPr>
            <w:tcW w:w="2660" w:type="dxa"/>
          </w:tcPr>
          <w:p w14:paraId="7DDD59F5" w14:textId="77777777" w:rsidR="00C0475F" w:rsidRPr="00D528FA" w:rsidRDefault="00C0475F" w:rsidP="00583F17">
            <w:pPr>
              <w:rPr>
                <w:lang w:val="en-US"/>
              </w:rPr>
            </w:pPr>
            <w:r>
              <w:rPr>
                <w:lang w:val="en-US"/>
              </w:rPr>
              <w:lastRenderedPageBreak/>
              <w:t>requestStatus.patient.name</w:t>
            </w:r>
          </w:p>
        </w:tc>
        <w:tc>
          <w:tcPr>
            <w:tcW w:w="1134" w:type="dxa"/>
          </w:tcPr>
          <w:p w14:paraId="2FD11593" w14:textId="77777777" w:rsidR="00C0475F" w:rsidRDefault="00C0475F" w:rsidP="00583F17">
            <w:pPr>
              <w:rPr>
                <w:lang w:val="en-US"/>
              </w:rPr>
            </w:pPr>
            <w:r>
              <w:rPr>
                <w:lang w:val="en-US"/>
              </w:rPr>
              <w:t>String</w:t>
            </w:r>
          </w:p>
        </w:tc>
        <w:tc>
          <w:tcPr>
            <w:tcW w:w="3969" w:type="dxa"/>
          </w:tcPr>
          <w:p w14:paraId="03356EC4" w14:textId="77777777" w:rsidR="00C0475F" w:rsidRDefault="00C0475F" w:rsidP="00583F17">
            <w:r>
              <w:t>A</w:t>
            </w:r>
            <w:r w:rsidRPr="009E11C9">
              <w:t xml:space="preserve">lla personnamn skrivs sammanslaget enligt formatet " </w:t>
            </w:r>
            <w:r>
              <w:t>M</w:t>
            </w:r>
            <w:r w:rsidRPr="009E11C9">
              <w:t>ellannamn Efternamn</w:t>
            </w:r>
            <w:r>
              <w:t>,</w:t>
            </w:r>
            <w:r w:rsidRPr="009E11C9" w:rsidDel="00FF3F03">
              <w:t xml:space="preserve"> </w:t>
            </w:r>
            <w:r w:rsidRPr="009E11C9">
              <w:t>förnamn". Om flera namn av samma typ förekommer ska dessa separeras med mellanslag.</w:t>
            </w:r>
          </w:p>
          <w:p w14:paraId="33E6F7D2" w14:textId="77777777" w:rsidR="00C0475F" w:rsidRPr="004C01B0" w:rsidRDefault="00C0475F" w:rsidP="00583F17">
            <w:pPr>
              <w:tabs>
                <w:tab w:val="left" w:pos="3338"/>
              </w:tabs>
            </w:pPr>
            <w:r>
              <w:t>Implementationer rekommenderas att i första hand slå upp denna information från den källa till personinformation som normalt används. Detta namn är i första hand till för teknisk loggning och spårbarhet.</w:t>
            </w:r>
          </w:p>
        </w:tc>
        <w:tc>
          <w:tcPr>
            <w:tcW w:w="709" w:type="dxa"/>
          </w:tcPr>
          <w:p w14:paraId="3EBE09FC" w14:textId="77777777" w:rsidR="00C0475F" w:rsidRDefault="00C0475F" w:rsidP="00583F17">
            <w:r>
              <w:t>0</w:t>
            </w:r>
            <w:proofErr w:type="gramStart"/>
            <w:r>
              <w:t>..</w:t>
            </w:r>
            <w:proofErr w:type="gramEnd"/>
            <w:r>
              <w:t>1</w:t>
            </w:r>
          </w:p>
        </w:tc>
        <w:tc>
          <w:tcPr>
            <w:tcW w:w="1895" w:type="dxa"/>
          </w:tcPr>
          <w:p w14:paraId="1B91D919" w14:textId="77777777" w:rsidR="00C0475F" w:rsidRDefault="00C0475F" w:rsidP="00583F17">
            <w:pPr>
              <w:widowControl w:val="0"/>
              <w:autoSpaceDE w:val="0"/>
              <w:autoSpaceDN w:val="0"/>
              <w:adjustRightInd w:val="0"/>
              <w:rPr>
                <w:rFonts w:eastAsia="Times New Roman"/>
                <w:szCs w:val="20"/>
                <w:lang w:val="en-US"/>
              </w:rPr>
            </w:pPr>
            <w:r>
              <w:rPr>
                <w:rFonts w:eastAsia="Times New Roman"/>
                <w:szCs w:val="20"/>
                <w:lang w:val="en-US"/>
              </w:rPr>
              <w:t>Maxlängd 216</w:t>
            </w:r>
          </w:p>
          <w:p w14:paraId="454251AC" w14:textId="77777777" w:rsidR="00C0475F" w:rsidRDefault="00C0475F" w:rsidP="00583F17"/>
        </w:tc>
      </w:tr>
      <w:tr w:rsidR="00C0475F" w:rsidRPr="00D10D9E" w14:paraId="438B6DB3" w14:textId="77777777" w:rsidTr="007C3557">
        <w:tc>
          <w:tcPr>
            <w:tcW w:w="2660" w:type="dxa"/>
          </w:tcPr>
          <w:p w14:paraId="7B862663" w14:textId="77777777" w:rsidR="00C0475F" w:rsidRDefault="00C0475F" w:rsidP="00583F17">
            <w:pPr>
              <w:rPr>
                <w:lang w:val="en-US"/>
              </w:rPr>
            </w:pPr>
            <w:r>
              <w:rPr>
                <w:lang w:val="en-US"/>
              </w:rPr>
              <w:t>requestStatus.recipient</w:t>
            </w:r>
          </w:p>
        </w:tc>
        <w:tc>
          <w:tcPr>
            <w:tcW w:w="1134" w:type="dxa"/>
          </w:tcPr>
          <w:p w14:paraId="647BA4C4" w14:textId="77777777" w:rsidR="00C0475F" w:rsidRDefault="00C0475F" w:rsidP="00583F17">
            <w:pPr>
              <w:rPr>
                <w:lang w:val="en-US"/>
              </w:rPr>
            </w:pPr>
            <w:r>
              <w:rPr>
                <w:lang w:val="en-US"/>
              </w:rPr>
              <w:t>FullRecipientType</w:t>
            </w:r>
          </w:p>
        </w:tc>
        <w:tc>
          <w:tcPr>
            <w:tcW w:w="3969" w:type="dxa"/>
          </w:tcPr>
          <w:p w14:paraId="766CD655" w14:textId="77777777" w:rsidR="00C0475F" w:rsidRPr="000E6EAF" w:rsidRDefault="00C0475F" w:rsidP="00583F17">
            <w:r>
              <w:t>Information om den vårdenhet till vilken remissen är skickad (logical address). Den senaste mottagaren ska anges (exempelvis vid status vidareskickad).</w:t>
            </w:r>
          </w:p>
        </w:tc>
        <w:tc>
          <w:tcPr>
            <w:tcW w:w="709" w:type="dxa"/>
          </w:tcPr>
          <w:p w14:paraId="486760A2" w14:textId="77777777" w:rsidR="00C0475F" w:rsidRDefault="00C0475F" w:rsidP="00583F17">
            <w:r>
              <w:t>1</w:t>
            </w:r>
            <w:proofErr w:type="gramStart"/>
            <w:r>
              <w:t>..</w:t>
            </w:r>
            <w:proofErr w:type="gramEnd"/>
            <w:r>
              <w:t>1</w:t>
            </w:r>
          </w:p>
        </w:tc>
        <w:tc>
          <w:tcPr>
            <w:tcW w:w="1895" w:type="dxa"/>
          </w:tcPr>
          <w:p w14:paraId="40F2F41A" w14:textId="77777777" w:rsidR="00C0475F" w:rsidRDefault="00C0475F" w:rsidP="00583F17"/>
        </w:tc>
      </w:tr>
      <w:tr w:rsidR="00C0475F" w:rsidRPr="00D10D9E" w14:paraId="1A4C5FD9" w14:textId="77777777" w:rsidTr="007C3557">
        <w:tc>
          <w:tcPr>
            <w:tcW w:w="2660" w:type="dxa"/>
          </w:tcPr>
          <w:p w14:paraId="56FC4737" w14:textId="77777777" w:rsidR="00C0475F" w:rsidRDefault="00C0475F" w:rsidP="00583F17">
            <w:pPr>
              <w:rPr>
                <w:lang w:val="en-US"/>
              </w:rPr>
            </w:pPr>
            <w:r>
              <w:rPr>
                <w:lang w:val="en-US"/>
              </w:rPr>
              <w:t>requestStatus.recipient.healthcareProfessionalOrganisation</w:t>
            </w:r>
          </w:p>
        </w:tc>
        <w:tc>
          <w:tcPr>
            <w:tcW w:w="1134" w:type="dxa"/>
          </w:tcPr>
          <w:p w14:paraId="2744E4FF" w14:textId="3CBBA15E" w:rsidR="00C0475F" w:rsidRDefault="00C0475F" w:rsidP="00583F17">
            <w:pPr>
              <w:rPr>
                <w:lang w:val="en-US"/>
              </w:rPr>
            </w:pPr>
            <w:r w:rsidRPr="008239B8">
              <w:rPr>
                <w:lang w:val="en-US"/>
              </w:rPr>
              <w:t>RequestStatusOrganisationType</w:t>
            </w:r>
          </w:p>
        </w:tc>
        <w:tc>
          <w:tcPr>
            <w:tcW w:w="3969" w:type="dxa"/>
          </w:tcPr>
          <w:p w14:paraId="1911C037" w14:textId="77777777" w:rsidR="00C0475F" w:rsidRPr="00A913E3" w:rsidRDefault="00C0475F" w:rsidP="00583F17">
            <w:r>
              <w:t>Anges careUnitId bör inga andra fält anges. Anges inte careUnitId bör åtminstone careUnitName anges.</w:t>
            </w:r>
          </w:p>
        </w:tc>
        <w:tc>
          <w:tcPr>
            <w:tcW w:w="709" w:type="dxa"/>
          </w:tcPr>
          <w:p w14:paraId="5907AC96" w14:textId="77777777" w:rsidR="00C0475F" w:rsidRDefault="00C0475F" w:rsidP="00583F17">
            <w:r>
              <w:t>1</w:t>
            </w:r>
            <w:proofErr w:type="gramStart"/>
            <w:r>
              <w:t>..</w:t>
            </w:r>
            <w:proofErr w:type="gramEnd"/>
            <w:r>
              <w:t>1</w:t>
            </w:r>
          </w:p>
        </w:tc>
        <w:tc>
          <w:tcPr>
            <w:tcW w:w="1895" w:type="dxa"/>
          </w:tcPr>
          <w:p w14:paraId="1674CF96" w14:textId="77777777" w:rsidR="00C0475F" w:rsidRDefault="00C0475F" w:rsidP="00583F17"/>
        </w:tc>
      </w:tr>
      <w:tr w:rsidR="00C0475F" w:rsidRPr="00D10D9E" w14:paraId="1D4B5E8E" w14:textId="77777777" w:rsidTr="007C3557">
        <w:tc>
          <w:tcPr>
            <w:tcW w:w="2660" w:type="dxa"/>
          </w:tcPr>
          <w:p w14:paraId="7F05BDB4" w14:textId="77777777" w:rsidR="00C0475F" w:rsidRDefault="00C0475F" w:rsidP="00583F17">
            <w:pPr>
              <w:rPr>
                <w:lang w:val="en-US"/>
              </w:rPr>
            </w:pPr>
            <w:proofErr w:type="gramStart"/>
            <w:r>
              <w:rPr>
                <w:lang w:val="en-US"/>
              </w:rPr>
              <w:t>requestStatus</w:t>
            </w:r>
            <w:proofErr w:type="gramEnd"/>
            <w:r>
              <w:rPr>
                <w:lang w:val="en-US"/>
              </w:rPr>
              <w:t>. recipient.healthcareProfessionalOrganisation.careUnitId</w:t>
            </w:r>
          </w:p>
        </w:tc>
        <w:tc>
          <w:tcPr>
            <w:tcW w:w="1134" w:type="dxa"/>
          </w:tcPr>
          <w:p w14:paraId="1A4B933C" w14:textId="77777777" w:rsidR="00C0475F" w:rsidRDefault="00C0475F" w:rsidP="00583F17">
            <w:r>
              <w:t>HsaIdType</w:t>
            </w:r>
          </w:p>
        </w:tc>
        <w:tc>
          <w:tcPr>
            <w:tcW w:w="3969" w:type="dxa"/>
          </w:tcPr>
          <w:p w14:paraId="605C2D8D" w14:textId="77777777" w:rsidR="00C0475F" w:rsidRDefault="00C0475F" w:rsidP="00583F17">
            <w:pPr>
              <w:tabs>
                <w:tab w:val="left" w:pos="3338"/>
              </w:tabs>
            </w:pPr>
            <w:r>
              <w:t>HSA-id för enhet</w:t>
            </w:r>
          </w:p>
        </w:tc>
        <w:tc>
          <w:tcPr>
            <w:tcW w:w="709" w:type="dxa"/>
          </w:tcPr>
          <w:p w14:paraId="4B4C625F" w14:textId="77777777" w:rsidR="00C0475F" w:rsidRDefault="00C0475F" w:rsidP="00583F17">
            <w:r w:rsidRPr="00FE7692">
              <w:t>0</w:t>
            </w:r>
            <w:proofErr w:type="gramStart"/>
            <w:r w:rsidRPr="00FE7692">
              <w:t>..</w:t>
            </w:r>
            <w:proofErr w:type="gramEnd"/>
            <w:r w:rsidRPr="00FE7692">
              <w:t>1</w:t>
            </w:r>
          </w:p>
        </w:tc>
        <w:tc>
          <w:tcPr>
            <w:tcW w:w="1895" w:type="dxa"/>
          </w:tcPr>
          <w:p w14:paraId="4C66C2C8" w14:textId="77777777" w:rsidR="00C0475F" w:rsidRDefault="00C0475F" w:rsidP="00583F17">
            <w:r>
              <w:t>Maxlängd 64 tecken</w:t>
            </w:r>
          </w:p>
        </w:tc>
      </w:tr>
      <w:tr w:rsidR="00C0475F" w:rsidRPr="00D10D9E" w14:paraId="0D713648" w14:textId="77777777" w:rsidTr="007C3557">
        <w:tc>
          <w:tcPr>
            <w:tcW w:w="2660" w:type="dxa"/>
          </w:tcPr>
          <w:p w14:paraId="6F7736A3" w14:textId="77777777" w:rsidR="00C0475F" w:rsidRDefault="00C0475F" w:rsidP="00583F17">
            <w:pPr>
              <w:rPr>
                <w:lang w:val="en-US"/>
              </w:rPr>
            </w:pPr>
            <w:proofErr w:type="gramStart"/>
            <w:r>
              <w:rPr>
                <w:lang w:val="en-US"/>
              </w:rPr>
              <w:t>requestStatus</w:t>
            </w:r>
            <w:proofErr w:type="gramEnd"/>
            <w:r>
              <w:rPr>
                <w:lang w:val="en-US"/>
              </w:rPr>
              <w:t>. recipient.healthcareProfessionalOrganisation.careUnitName</w:t>
            </w:r>
          </w:p>
        </w:tc>
        <w:tc>
          <w:tcPr>
            <w:tcW w:w="1134" w:type="dxa"/>
          </w:tcPr>
          <w:p w14:paraId="4B780F3D" w14:textId="77777777" w:rsidR="00C0475F" w:rsidRDefault="00C0475F" w:rsidP="00583F17">
            <w:r>
              <w:t>String</w:t>
            </w:r>
          </w:p>
        </w:tc>
        <w:tc>
          <w:tcPr>
            <w:tcW w:w="3969" w:type="dxa"/>
          </w:tcPr>
          <w:p w14:paraId="57ED7319" w14:textId="77777777" w:rsidR="00C0475F" w:rsidRDefault="00C0475F" w:rsidP="00583F17">
            <w:pPr>
              <w:tabs>
                <w:tab w:val="left" w:pos="3338"/>
              </w:tabs>
            </w:pPr>
            <w:r>
              <w:t>Namn på enhet.</w:t>
            </w:r>
          </w:p>
        </w:tc>
        <w:tc>
          <w:tcPr>
            <w:tcW w:w="709" w:type="dxa"/>
          </w:tcPr>
          <w:p w14:paraId="4B655B0D" w14:textId="77777777" w:rsidR="00C0475F" w:rsidRDefault="00C0475F" w:rsidP="00583F17">
            <w:r w:rsidRPr="00FE7692">
              <w:t>0</w:t>
            </w:r>
            <w:proofErr w:type="gramStart"/>
            <w:r w:rsidRPr="00FE7692">
              <w:t>..</w:t>
            </w:r>
            <w:proofErr w:type="gramEnd"/>
            <w:r w:rsidRPr="00FE7692">
              <w:t>1</w:t>
            </w:r>
          </w:p>
        </w:tc>
        <w:tc>
          <w:tcPr>
            <w:tcW w:w="1895" w:type="dxa"/>
          </w:tcPr>
          <w:p w14:paraId="0A62DAD1" w14:textId="77777777" w:rsidR="00C0475F" w:rsidRDefault="00C0475F" w:rsidP="00583F17">
            <w:r>
              <w:t>Maxlängd 64 tecken</w:t>
            </w:r>
          </w:p>
        </w:tc>
      </w:tr>
      <w:tr w:rsidR="00C0475F" w:rsidRPr="00D10D9E" w14:paraId="1F30DEFD" w14:textId="77777777" w:rsidTr="007C3557">
        <w:tc>
          <w:tcPr>
            <w:tcW w:w="2660" w:type="dxa"/>
          </w:tcPr>
          <w:p w14:paraId="4B3C1E08" w14:textId="77777777" w:rsidR="00C0475F" w:rsidRDefault="00C0475F" w:rsidP="00583F17">
            <w:pPr>
              <w:rPr>
                <w:lang w:val="en-US"/>
              </w:rPr>
            </w:pPr>
            <w:proofErr w:type="gramStart"/>
            <w:r>
              <w:rPr>
                <w:lang w:val="en-US"/>
              </w:rPr>
              <w:t>requestStatus</w:t>
            </w:r>
            <w:proofErr w:type="gramEnd"/>
            <w:r>
              <w:rPr>
                <w:lang w:val="en-US"/>
              </w:rPr>
              <w:t>. recipient.healthcareProfessionalOrganisation.careUnitTelephone</w:t>
            </w:r>
          </w:p>
        </w:tc>
        <w:tc>
          <w:tcPr>
            <w:tcW w:w="1134" w:type="dxa"/>
          </w:tcPr>
          <w:p w14:paraId="5C58E362" w14:textId="77777777" w:rsidR="00C0475F" w:rsidRDefault="00C0475F" w:rsidP="00583F17">
            <w:r>
              <w:t>String</w:t>
            </w:r>
          </w:p>
        </w:tc>
        <w:tc>
          <w:tcPr>
            <w:tcW w:w="3969" w:type="dxa"/>
          </w:tcPr>
          <w:p w14:paraId="59181592" w14:textId="77777777" w:rsidR="00C0475F" w:rsidRDefault="00C0475F" w:rsidP="00583F17">
            <w:pPr>
              <w:tabs>
                <w:tab w:val="left" w:pos="3338"/>
              </w:tabs>
            </w:pPr>
            <w:r>
              <w:t>Telefon till enhet.</w:t>
            </w:r>
          </w:p>
        </w:tc>
        <w:tc>
          <w:tcPr>
            <w:tcW w:w="709" w:type="dxa"/>
          </w:tcPr>
          <w:p w14:paraId="0C005C42" w14:textId="77777777" w:rsidR="00C0475F" w:rsidRDefault="00C0475F" w:rsidP="00583F17">
            <w:r w:rsidRPr="00FE7692">
              <w:t>0</w:t>
            </w:r>
            <w:proofErr w:type="gramStart"/>
            <w:r w:rsidRPr="00FE7692">
              <w:t>..</w:t>
            </w:r>
            <w:proofErr w:type="gramEnd"/>
            <w:r w:rsidRPr="00FE7692">
              <w:t>1</w:t>
            </w:r>
          </w:p>
        </w:tc>
        <w:tc>
          <w:tcPr>
            <w:tcW w:w="1895" w:type="dxa"/>
          </w:tcPr>
          <w:p w14:paraId="04DFF7C4" w14:textId="77777777" w:rsidR="00C0475F" w:rsidRDefault="00C0475F" w:rsidP="00583F17"/>
        </w:tc>
      </w:tr>
      <w:tr w:rsidR="00C0475F" w:rsidRPr="00D10D9E" w14:paraId="71D3E1EA" w14:textId="77777777" w:rsidTr="007C3557">
        <w:tc>
          <w:tcPr>
            <w:tcW w:w="2660" w:type="dxa"/>
          </w:tcPr>
          <w:p w14:paraId="30E76002" w14:textId="77777777" w:rsidR="00C0475F" w:rsidRDefault="00C0475F" w:rsidP="00583F17">
            <w:pPr>
              <w:rPr>
                <w:lang w:val="en-US"/>
              </w:rPr>
            </w:pPr>
            <w:proofErr w:type="gramStart"/>
            <w:r>
              <w:rPr>
                <w:lang w:val="en-US"/>
              </w:rPr>
              <w:t>requestStatus</w:t>
            </w:r>
            <w:proofErr w:type="gramEnd"/>
            <w:r>
              <w:rPr>
                <w:lang w:val="en-US"/>
              </w:rPr>
              <w:t>. recipient.healthcareProfessionalOrganisation n.careUnitEmail</w:t>
            </w:r>
          </w:p>
        </w:tc>
        <w:tc>
          <w:tcPr>
            <w:tcW w:w="1134" w:type="dxa"/>
          </w:tcPr>
          <w:p w14:paraId="375B0D3C" w14:textId="77777777" w:rsidR="00C0475F" w:rsidRDefault="00C0475F" w:rsidP="00583F17">
            <w:r>
              <w:t>String</w:t>
            </w:r>
          </w:p>
        </w:tc>
        <w:tc>
          <w:tcPr>
            <w:tcW w:w="3969" w:type="dxa"/>
          </w:tcPr>
          <w:p w14:paraId="3B178ED7" w14:textId="77777777" w:rsidR="00C0475F" w:rsidRDefault="00C0475F" w:rsidP="00583F17">
            <w:pPr>
              <w:tabs>
                <w:tab w:val="left" w:pos="3338"/>
              </w:tabs>
            </w:pPr>
            <w:r>
              <w:t>E-post till enhet.</w:t>
            </w:r>
          </w:p>
        </w:tc>
        <w:tc>
          <w:tcPr>
            <w:tcW w:w="709" w:type="dxa"/>
          </w:tcPr>
          <w:p w14:paraId="11CF91FE" w14:textId="77777777" w:rsidR="00C0475F" w:rsidRDefault="00C0475F" w:rsidP="00583F17">
            <w:r w:rsidRPr="00FE7692">
              <w:t>0</w:t>
            </w:r>
            <w:proofErr w:type="gramStart"/>
            <w:r w:rsidRPr="00FE7692">
              <w:t>..</w:t>
            </w:r>
            <w:proofErr w:type="gramEnd"/>
            <w:r w:rsidRPr="00FE7692">
              <w:t>1</w:t>
            </w:r>
          </w:p>
        </w:tc>
        <w:tc>
          <w:tcPr>
            <w:tcW w:w="1895" w:type="dxa"/>
          </w:tcPr>
          <w:p w14:paraId="6320867A" w14:textId="77777777" w:rsidR="00C0475F" w:rsidRDefault="00C0475F" w:rsidP="00583F17"/>
        </w:tc>
      </w:tr>
      <w:tr w:rsidR="00C0475F" w:rsidRPr="00D10D9E" w14:paraId="2CC7683A" w14:textId="77777777" w:rsidTr="007C3557">
        <w:tc>
          <w:tcPr>
            <w:tcW w:w="2660" w:type="dxa"/>
          </w:tcPr>
          <w:p w14:paraId="688EC7EA" w14:textId="77777777" w:rsidR="00C0475F" w:rsidRDefault="00C0475F" w:rsidP="00583F17">
            <w:pPr>
              <w:rPr>
                <w:lang w:val="en-US"/>
              </w:rPr>
            </w:pPr>
            <w:proofErr w:type="gramStart"/>
            <w:r>
              <w:rPr>
                <w:lang w:val="en-US"/>
              </w:rPr>
              <w:t>requestStatus</w:t>
            </w:r>
            <w:proofErr w:type="gramEnd"/>
            <w:r>
              <w:rPr>
                <w:lang w:val="en-US"/>
              </w:rPr>
              <w:t>. recipient.healthcareProfessionalOrganisation.careUnitAddress</w:t>
            </w:r>
          </w:p>
        </w:tc>
        <w:tc>
          <w:tcPr>
            <w:tcW w:w="1134" w:type="dxa"/>
          </w:tcPr>
          <w:p w14:paraId="48984A3A" w14:textId="77777777" w:rsidR="00C0475F" w:rsidRDefault="00C0475F" w:rsidP="00583F17">
            <w:r>
              <w:t>String</w:t>
            </w:r>
          </w:p>
        </w:tc>
        <w:tc>
          <w:tcPr>
            <w:tcW w:w="3969" w:type="dxa"/>
          </w:tcPr>
          <w:p w14:paraId="15647455" w14:textId="77777777" w:rsidR="00C0475F" w:rsidRDefault="00C0475F" w:rsidP="00583F17">
            <w:pPr>
              <w:tabs>
                <w:tab w:val="left" w:pos="3338"/>
              </w:tabs>
            </w:pPr>
            <w:r>
              <w:t>Adress till enhet.</w:t>
            </w:r>
          </w:p>
        </w:tc>
        <w:tc>
          <w:tcPr>
            <w:tcW w:w="709" w:type="dxa"/>
          </w:tcPr>
          <w:p w14:paraId="49CF8B83" w14:textId="77777777" w:rsidR="00C0475F" w:rsidRDefault="00C0475F" w:rsidP="00583F17">
            <w:r w:rsidRPr="00FE7692">
              <w:t>0</w:t>
            </w:r>
            <w:proofErr w:type="gramStart"/>
            <w:r w:rsidRPr="00FE7692">
              <w:t>..</w:t>
            </w:r>
            <w:proofErr w:type="gramEnd"/>
            <w:r w:rsidRPr="00FE7692">
              <w:t>1</w:t>
            </w:r>
          </w:p>
        </w:tc>
        <w:tc>
          <w:tcPr>
            <w:tcW w:w="1895" w:type="dxa"/>
          </w:tcPr>
          <w:p w14:paraId="3A2807FE" w14:textId="77777777" w:rsidR="00C0475F" w:rsidRDefault="00C0475F" w:rsidP="00583F17"/>
        </w:tc>
      </w:tr>
      <w:tr w:rsidR="00C0475F" w:rsidRPr="00D10D9E" w14:paraId="5FE13DB6" w14:textId="77777777" w:rsidTr="007C3557">
        <w:tc>
          <w:tcPr>
            <w:tcW w:w="2660" w:type="dxa"/>
          </w:tcPr>
          <w:p w14:paraId="78F64173" w14:textId="77777777" w:rsidR="00C0475F" w:rsidRDefault="00C0475F" w:rsidP="00583F17">
            <w:pPr>
              <w:rPr>
                <w:lang w:val="en-US"/>
              </w:rPr>
            </w:pPr>
            <w:proofErr w:type="gramStart"/>
            <w:r>
              <w:rPr>
                <w:lang w:val="en-US"/>
              </w:rPr>
              <w:lastRenderedPageBreak/>
              <w:t>requestStatus</w:t>
            </w:r>
            <w:proofErr w:type="gramEnd"/>
            <w:r>
              <w:rPr>
                <w:lang w:val="en-US"/>
              </w:rPr>
              <w:t>. recipient.healthcareProfessionalOrganisation.careUnitLocation</w:t>
            </w:r>
          </w:p>
        </w:tc>
        <w:tc>
          <w:tcPr>
            <w:tcW w:w="1134" w:type="dxa"/>
          </w:tcPr>
          <w:p w14:paraId="1A39C474" w14:textId="77777777" w:rsidR="00C0475F" w:rsidRDefault="00C0475F" w:rsidP="00583F17">
            <w:r>
              <w:t>String</w:t>
            </w:r>
          </w:p>
        </w:tc>
        <w:tc>
          <w:tcPr>
            <w:tcW w:w="3969" w:type="dxa"/>
          </w:tcPr>
          <w:p w14:paraId="35324A5E" w14:textId="77777777" w:rsidR="00C0475F" w:rsidRDefault="00C0475F" w:rsidP="00583F17">
            <w:pPr>
              <w:tabs>
                <w:tab w:val="left" w:pos="3338"/>
              </w:tabs>
            </w:pPr>
            <w:r>
              <w:t>Text som anger namnet på plats eller ort för enhetens eller funktionens fysiska placering.</w:t>
            </w:r>
          </w:p>
        </w:tc>
        <w:tc>
          <w:tcPr>
            <w:tcW w:w="709" w:type="dxa"/>
          </w:tcPr>
          <w:p w14:paraId="655BC2C6" w14:textId="77777777" w:rsidR="00C0475F" w:rsidRDefault="00C0475F" w:rsidP="00583F17">
            <w:r w:rsidRPr="00FE7692">
              <w:t>0</w:t>
            </w:r>
            <w:proofErr w:type="gramStart"/>
            <w:r w:rsidRPr="00FE7692">
              <w:t>..</w:t>
            </w:r>
            <w:proofErr w:type="gramEnd"/>
            <w:r w:rsidRPr="00FE7692">
              <w:t>1</w:t>
            </w:r>
          </w:p>
        </w:tc>
        <w:tc>
          <w:tcPr>
            <w:tcW w:w="1895" w:type="dxa"/>
          </w:tcPr>
          <w:p w14:paraId="0C4C22D7" w14:textId="77777777" w:rsidR="00C0475F" w:rsidRDefault="00C0475F" w:rsidP="00583F17"/>
        </w:tc>
      </w:tr>
      <w:tr w:rsidR="00C0475F" w:rsidRPr="00D10D9E" w14:paraId="78421393" w14:textId="77777777" w:rsidTr="007C3557">
        <w:tc>
          <w:tcPr>
            <w:tcW w:w="2660" w:type="dxa"/>
          </w:tcPr>
          <w:p w14:paraId="5F096461" w14:textId="77777777" w:rsidR="00C0475F" w:rsidRPr="0063394D" w:rsidRDefault="00C0475F" w:rsidP="00583F17">
            <w:r w:rsidRPr="0063394D">
              <w:t>result</w:t>
            </w:r>
          </w:p>
        </w:tc>
        <w:tc>
          <w:tcPr>
            <w:tcW w:w="1134" w:type="dxa"/>
          </w:tcPr>
          <w:p w14:paraId="065CC159" w14:textId="77777777" w:rsidR="00C0475F" w:rsidRPr="0063394D" w:rsidRDefault="00C0475F" w:rsidP="00583F17">
            <w:r w:rsidRPr="0063394D">
              <w:t>ResultType</w:t>
            </w:r>
          </w:p>
        </w:tc>
        <w:tc>
          <w:tcPr>
            <w:tcW w:w="3969" w:type="dxa"/>
          </w:tcPr>
          <w:p w14:paraId="2F721A39" w14:textId="77777777" w:rsidR="00C0475F" w:rsidRPr="0063394D" w:rsidRDefault="00C0475F" w:rsidP="00583F17">
            <w:r w:rsidRPr="0063394D">
              <w:t xml:space="preserve">Innehåller information om begäran gick bra eller </w:t>
            </w:r>
            <w:proofErr w:type="gramStart"/>
            <w:r w:rsidRPr="0063394D">
              <w:t>ej</w:t>
            </w:r>
            <w:proofErr w:type="gramEnd"/>
            <w:r w:rsidRPr="0063394D">
              <w:t>.</w:t>
            </w:r>
          </w:p>
        </w:tc>
        <w:tc>
          <w:tcPr>
            <w:tcW w:w="709" w:type="dxa"/>
          </w:tcPr>
          <w:p w14:paraId="4764BA99" w14:textId="77777777" w:rsidR="00C0475F" w:rsidRPr="0063394D" w:rsidRDefault="00C0475F" w:rsidP="00583F17">
            <w:r w:rsidRPr="0063394D">
              <w:t>1</w:t>
            </w:r>
            <w:proofErr w:type="gramStart"/>
            <w:r w:rsidRPr="0063394D">
              <w:t>..</w:t>
            </w:r>
            <w:proofErr w:type="gramEnd"/>
            <w:r w:rsidRPr="0063394D">
              <w:t>1</w:t>
            </w:r>
          </w:p>
        </w:tc>
        <w:tc>
          <w:tcPr>
            <w:tcW w:w="1895" w:type="dxa"/>
          </w:tcPr>
          <w:p w14:paraId="7E575AC4" w14:textId="77777777" w:rsidR="00C0475F" w:rsidRPr="0063394D" w:rsidRDefault="00C0475F" w:rsidP="00583F17"/>
        </w:tc>
      </w:tr>
      <w:tr w:rsidR="00C0475F" w:rsidRPr="00D10D9E" w14:paraId="7B6DD73F" w14:textId="77777777" w:rsidTr="007C3557">
        <w:tc>
          <w:tcPr>
            <w:tcW w:w="2660" w:type="dxa"/>
          </w:tcPr>
          <w:p w14:paraId="19F5F0B5" w14:textId="77777777" w:rsidR="00C0475F" w:rsidRPr="0063394D" w:rsidRDefault="00C0475F" w:rsidP="00583F17">
            <w:r>
              <w:t>result.</w:t>
            </w:r>
            <w:r w:rsidRPr="0063394D">
              <w:t>resultCode</w:t>
            </w:r>
          </w:p>
        </w:tc>
        <w:tc>
          <w:tcPr>
            <w:tcW w:w="1134" w:type="dxa"/>
          </w:tcPr>
          <w:p w14:paraId="0B1FFE70" w14:textId="77777777" w:rsidR="00C0475F" w:rsidRPr="0063394D" w:rsidRDefault="00C0475F" w:rsidP="00583F17">
            <w:r w:rsidRPr="0063394D">
              <w:t>ResultCodeEnum</w:t>
            </w:r>
          </w:p>
        </w:tc>
        <w:tc>
          <w:tcPr>
            <w:tcW w:w="3969" w:type="dxa"/>
          </w:tcPr>
          <w:p w14:paraId="6570C861" w14:textId="77777777" w:rsidR="00C0475F" w:rsidRPr="0063394D" w:rsidRDefault="00C0475F" w:rsidP="00583F17">
            <w:r w:rsidRPr="0063394D">
              <w:t>Kan endast vara OK, INFO eller ERROR</w:t>
            </w:r>
          </w:p>
        </w:tc>
        <w:tc>
          <w:tcPr>
            <w:tcW w:w="709" w:type="dxa"/>
          </w:tcPr>
          <w:p w14:paraId="32C42C32" w14:textId="77777777" w:rsidR="00C0475F" w:rsidRPr="0063394D" w:rsidRDefault="00C0475F" w:rsidP="00583F17">
            <w:r w:rsidRPr="0063394D">
              <w:t>1</w:t>
            </w:r>
            <w:proofErr w:type="gramStart"/>
            <w:r w:rsidRPr="0063394D">
              <w:t>..</w:t>
            </w:r>
            <w:proofErr w:type="gramEnd"/>
            <w:r w:rsidRPr="0063394D">
              <w:t>1</w:t>
            </w:r>
          </w:p>
        </w:tc>
        <w:tc>
          <w:tcPr>
            <w:tcW w:w="1895" w:type="dxa"/>
          </w:tcPr>
          <w:p w14:paraId="2AE056C7" w14:textId="77777777" w:rsidR="00C0475F" w:rsidRPr="0063394D" w:rsidRDefault="00C0475F" w:rsidP="00583F17"/>
        </w:tc>
      </w:tr>
      <w:tr w:rsidR="00C0475F" w:rsidRPr="00D10D9E" w14:paraId="284BED54" w14:textId="77777777" w:rsidTr="007C3557">
        <w:tc>
          <w:tcPr>
            <w:tcW w:w="2660" w:type="dxa"/>
          </w:tcPr>
          <w:p w14:paraId="3FE78C9D" w14:textId="77777777" w:rsidR="00C0475F" w:rsidRPr="0063394D" w:rsidRDefault="00C0475F" w:rsidP="00583F17">
            <w:r>
              <w:t>result.</w:t>
            </w:r>
            <w:r w:rsidRPr="0063394D">
              <w:t>errorCode</w:t>
            </w:r>
          </w:p>
        </w:tc>
        <w:tc>
          <w:tcPr>
            <w:tcW w:w="1134" w:type="dxa"/>
          </w:tcPr>
          <w:p w14:paraId="310A3F46" w14:textId="77777777" w:rsidR="00C0475F" w:rsidRPr="0063394D" w:rsidRDefault="00C0475F" w:rsidP="00583F17">
            <w:r w:rsidRPr="0063394D">
              <w:t>ErrorCodeEnum</w:t>
            </w:r>
          </w:p>
        </w:tc>
        <w:tc>
          <w:tcPr>
            <w:tcW w:w="3969" w:type="dxa"/>
          </w:tcPr>
          <w:p w14:paraId="712A2AE8" w14:textId="77777777" w:rsidR="00C0475F" w:rsidRPr="0063394D" w:rsidRDefault="00C0475F" w:rsidP="00583F17">
            <w:r w:rsidRPr="0063394D">
              <w:t>Sätts endast om level är ERROR, se kapitel 4.3 för mer information.</w:t>
            </w:r>
          </w:p>
        </w:tc>
        <w:tc>
          <w:tcPr>
            <w:tcW w:w="709" w:type="dxa"/>
          </w:tcPr>
          <w:p w14:paraId="79BCF53F" w14:textId="77777777" w:rsidR="00C0475F" w:rsidRPr="0063394D" w:rsidRDefault="00C0475F" w:rsidP="00583F17">
            <w:r w:rsidRPr="0063394D">
              <w:t>0</w:t>
            </w:r>
            <w:proofErr w:type="gramStart"/>
            <w:r w:rsidRPr="0063394D">
              <w:t>..</w:t>
            </w:r>
            <w:proofErr w:type="gramEnd"/>
            <w:r w:rsidRPr="0063394D">
              <w:t>1</w:t>
            </w:r>
          </w:p>
        </w:tc>
        <w:tc>
          <w:tcPr>
            <w:tcW w:w="1895" w:type="dxa"/>
          </w:tcPr>
          <w:p w14:paraId="61197289" w14:textId="77777777" w:rsidR="00C0475F" w:rsidRPr="0063394D" w:rsidRDefault="00C0475F" w:rsidP="00583F17"/>
        </w:tc>
      </w:tr>
      <w:tr w:rsidR="00C0475F" w:rsidRPr="00D10D9E" w14:paraId="232E6FFD" w14:textId="77777777" w:rsidTr="007C3557">
        <w:tc>
          <w:tcPr>
            <w:tcW w:w="2660" w:type="dxa"/>
          </w:tcPr>
          <w:p w14:paraId="03DC7727" w14:textId="77777777" w:rsidR="00C0475F" w:rsidRPr="0063394D" w:rsidRDefault="00C0475F" w:rsidP="00583F17">
            <w:r w:rsidRPr="0063394D">
              <w:t>result</w:t>
            </w:r>
            <w:r>
              <w:t>.</w:t>
            </w:r>
            <w:r w:rsidRPr="0063394D">
              <w:t>subCode</w:t>
            </w:r>
          </w:p>
        </w:tc>
        <w:tc>
          <w:tcPr>
            <w:tcW w:w="1134" w:type="dxa"/>
          </w:tcPr>
          <w:p w14:paraId="3BD3B928" w14:textId="77777777" w:rsidR="00C0475F" w:rsidRPr="0063394D" w:rsidRDefault="00C0475F" w:rsidP="00583F17">
            <w:r w:rsidRPr="0063394D">
              <w:t>string</w:t>
            </w:r>
          </w:p>
        </w:tc>
        <w:tc>
          <w:tcPr>
            <w:tcW w:w="3969" w:type="dxa"/>
          </w:tcPr>
          <w:p w14:paraId="447310E4" w14:textId="77777777" w:rsidR="00C0475F" w:rsidRPr="0063394D" w:rsidRDefault="00C0475F" w:rsidP="00583F17">
            <w:r w:rsidRPr="0063394D">
              <w:t>En mer specifik kod (*inga är idag specificerade*)</w:t>
            </w:r>
          </w:p>
        </w:tc>
        <w:tc>
          <w:tcPr>
            <w:tcW w:w="709" w:type="dxa"/>
          </w:tcPr>
          <w:p w14:paraId="0D5BE11C" w14:textId="77777777" w:rsidR="00C0475F" w:rsidRPr="0063394D" w:rsidRDefault="00C0475F" w:rsidP="00583F17">
            <w:r w:rsidRPr="0063394D">
              <w:t>0</w:t>
            </w:r>
            <w:proofErr w:type="gramStart"/>
            <w:r w:rsidRPr="0063394D">
              <w:t>..</w:t>
            </w:r>
            <w:proofErr w:type="gramEnd"/>
            <w:r w:rsidRPr="0063394D">
              <w:t>1</w:t>
            </w:r>
          </w:p>
        </w:tc>
        <w:tc>
          <w:tcPr>
            <w:tcW w:w="1895" w:type="dxa"/>
          </w:tcPr>
          <w:p w14:paraId="18D7A054" w14:textId="77777777" w:rsidR="00C0475F" w:rsidRPr="0063394D" w:rsidRDefault="00C0475F" w:rsidP="00583F17"/>
        </w:tc>
      </w:tr>
      <w:tr w:rsidR="00C0475F" w:rsidRPr="00D10D9E" w14:paraId="40EBCE68" w14:textId="77777777" w:rsidTr="007C3557">
        <w:tc>
          <w:tcPr>
            <w:tcW w:w="2660" w:type="dxa"/>
          </w:tcPr>
          <w:p w14:paraId="478AFC99" w14:textId="77777777" w:rsidR="00C0475F" w:rsidRPr="0063394D" w:rsidRDefault="00C0475F" w:rsidP="00583F17">
            <w:r w:rsidRPr="0063394D">
              <w:t>result.logId</w:t>
            </w:r>
          </w:p>
        </w:tc>
        <w:tc>
          <w:tcPr>
            <w:tcW w:w="1134" w:type="dxa"/>
          </w:tcPr>
          <w:p w14:paraId="3A09628F" w14:textId="77777777" w:rsidR="00C0475F" w:rsidRPr="0063394D" w:rsidRDefault="00C0475F" w:rsidP="00583F17">
            <w:r w:rsidRPr="0063394D">
              <w:t>string</w:t>
            </w:r>
          </w:p>
        </w:tc>
        <w:tc>
          <w:tcPr>
            <w:tcW w:w="3969" w:type="dxa"/>
          </w:tcPr>
          <w:p w14:paraId="1516CDC9" w14:textId="77777777" w:rsidR="00C0475F" w:rsidRPr="0063394D" w:rsidRDefault="00C0475F" w:rsidP="00583F17">
            <w:r w:rsidRPr="0063394D">
              <w:t>Ett unikt log-id som kan användas vid felanmälan för att användas vid felsökning av producent.</w:t>
            </w:r>
          </w:p>
        </w:tc>
        <w:tc>
          <w:tcPr>
            <w:tcW w:w="709" w:type="dxa"/>
          </w:tcPr>
          <w:p w14:paraId="26E15696" w14:textId="77777777" w:rsidR="00C0475F" w:rsidRPr="0063394D" w:rsidRDefault="00C0475F" w:rsidP="00583F17">
            <w:r w:rsidRPr="0063394D">
              <w:t>0</w:t>
            </w:r>
            <w:proofErr w:type="gramStart"/>
            <w:r w:rsidRPr="0063394D">
              <w:t>..</w:t>
            </w:r>
            <w:proofErr w:type="gramEnd"/>
            <w:r w:rsidRPr="0063394D">
              <w:t>1</w:t>
            </w:r>
          </w:p>
        </w:tc>
        <w:tc>
          <w:tcPr>
            <w:tcW w:w="1895" w:type="dxa"/>
          </w:tcPr>
          <w:p w14:paraId="2DC385AB" w14:textId="77777777" w:rsidR="00C0475F" w:rsidRPr="0063394D" w:rsidRDefault="00C0475F" w:rsidP="00583F17"/>
        </w:tc>
      </w:tr>
      <w:tr w:rsidR="00C0475F" w:rsidRPr="00D10D9E" w14:paraId="0BD71529" w14:textId="77777777" w:rsidTr="007C3557">
        <w:tc>
          <w:tcPr>
            <w:tcW w:w="2660" w:type="dxa"/>
          </w:tcPr>
          <w:p w14:paraId="315A4B17" w14:textId="77777777" w:rsidR="00C0475F" w:rsidRPr="0063394D" w:rsidRDefault="00C0475F" w:rsidP="00583F17">
            <w:r w:rsidRPr="0063394D">
              <w:t>result.message</w:t>
            </w:r>
          </w:p>
        </w:tc>
        <w:tc>
          <w:tcPr>
            <w:tcW w:w="1134" w:type="dxa"/>
          </w:tcPr>
          <w:p w14:paraId="6FFF8CFD" w14:textId="77777777" w:rsidR="00C0475F" w:rsidRPr="0063394D" w:rsidRDefault="00C0475F" w:rsidP="00583F17">
            <w:r w:rsidRPr="0063394D">
              <w:t>string</w:t>
            </w:r>
          </w:p>
        </w:tc>
        <w:tc>
          <w:tcPr>
            <w:tcW w:w="3969" w:type="dxa"/>
          </w:tcPr>
          <w:p w14:paraId="39D0CBBC" w14:textId="77777777" w:rsidR="00C0475F" w:rsidRPr="0063394D" w:rsidRDefault="00C0475F" w:rsidP="00583F17">
            <w:r w:rsidRPr="0063394D">
              <w:t>En beskrivande text som kan visas för användaren.</w:t>
            </w:r>
          </w:p>
        </w:tc>
        <w:tc>
          <w:tcPr>
            <w:tcW w:w="709" w:type="dxa"/>
          </w:tcPr>
          <w:p w14:paraId="1A24AEA9" w14:textId="77777777" w:rsidR="00C0475F" w:rsidRPr="0063394D" w:rsidRDefault="00C0475F" w:rsidP="00583F17">
            <w:r w:rsidRPr="0063394D">
              <w:t>0</w:t>
            </w:r>
            <w:proofErr w:type="gramStart"/>
            <w:r w:rsidRPr="0063394D">
              <w:t>..</w:t>
            </w:r>
            <w:proofErr w:type="gramEnd"/>
            <w:r w:rsidRPr="0063394D">
              <w:t>1</w:t>
            </w:r>
          </w:p>
        </w:tc>
        <w:tc>
          <w:tcPr>
            <w:tcW w:w="1895" w:type="dxa"/>
          </w:tcPr>
          <w:p w14:paraId="0C4D4830" w14:textId="77777777" w:rsidR="00C0475F" w:rsidRDefault="00C0475F" w:rsidP="00583F17"/>
        </w:tc>
      </w:tr>
    </w:tbl>
    <w:p w14:paraId="4FD82011" w14:textId="77777777" w:rsidR="00842167" w:rsidRDefault="00842167" w:rsidP="00842167"/>
    <w:p w14:paraId="31530471" w14:textId="77777777" w:rsidR="00842167" w:rsidRPr="00ED19D0" w:rsidRDefault="00842167" w:rsidP="00842167">
      <w:pPr>
        <w:pStyle w:val="Brdtext"/>
      </w:pPr>
    </w:p>
    <w:p w14:paraId="58DE3BD7" w14:textId="77777777" w:rsidR="00842167" w:rsidRDefault="00842167" w:rsidP="00842167">
      <w:pPr>
        <w:pStyle w:val="Rubrik3"/>
      </w:pPr>
      <w:bookmarkStart w:id="139" w:name="_Toc403589823"/>
      <w:r>
        <w:t>Övriga regler</w:t>
      </w:r>
      <w:bookmarkEnd w:id="139"/>
    </w:p>
    <w:p w14:paraId="60AA8A4F" w14:textId="77777777" w:rsidR="00842167" w:rsidRDefault="00842167" w:rsidP="00842167">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617479A3" w14:textId="77777777" w:rsidR="005545F9" w:rsidRDefault="005545F9" w:rsidP="00842167">
      <w:pPr>
        <w:rPr>
          <w:i/>
        </w:rPr>
      </w:pPr>
    </w:p>
    <w:p w14:paraId="497B704B" w14:textId="77777777" w:rsidR="005545F9" w:rsidRPr="005545F9" w:rsidRDefault="005545F9" w:rsidP="005545F9">
      <w:pPr>
        <w:rPr>
          <w:b/>
        </w:rPr>
      </w:pPr>
      <w:bookmarkStart w:id="140" w:name="_Toc163300898"/>
      <w:bookmarkStart w:id="141" w:name="_Toc231822267"/>
      <w:bookmarkStart w:id="142" w:name="_Toc231822326"/>
      <w:bookmarkStart w:id="143" w:name="_Toc231822564"/>
      <w:bookmarkStart w:id="144" w:name="_Toc232696302"/>
      <w:r w:rsidRPr="005545F9">
        <w:rPr>
          <w:b/>
        </w:rPr>
        <w:t>Uppdatering av engagemangsindex</w:t>
      </w:r>
      <w:bookmarkStart w:id="145" w:name="_Toc231822268"/>
      <w:bookmarkStart w:id="146" w:name="_Toc231822327"/>
      <w:bookmarkEnd w:id="140"/>
      <w:bookmarkEnd w:id="141"/>
      <w:bookmarkEnd w:id="142"/>
      <w:bookmarkEnd w:id="143"/>
      <w:bookmarkEnd w:id="144"/>
      <w:bookmarkEnd w:id="145"/>
      <w:bookmarkEnd w:id="146"/>
    </w:p>
    <w:p w14:paraId="1F8FB867" w14:textId="47E7A69B" w:rsidR="005545F9" w:rsidRDefault="005545F9" w:rsidP="007C3557">
      <w:r>
        <w:t>Engagemangsindex ska uppdateras så snart en händelse inträffar som påverkar indexposterna enligt beskrivningen nedan.</w:t>
      </w:r>
    </w:p>
    <w:p w14:paraId="53DB2F2B" w14:textId="77777777" w:rsidR="005545F9" w:rsidRDefault="005545F9" w:rsidP="007C3557">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(”index-pull”).</w:t>
      </w:r>
    </w:p>
    <w:p w14:paraId="245432B6" w14:textId="1AAD65A8" w:rsidR="005545F9" w:rsidRDefault="005545F9" w:rsidP="007C3557">
      <w:r>
        <w:t>Se Engagemangsindex schemafiler och tjänstekontraktsbeskrivning för detaljer.</w:t>
      </w:r>
    </w:p>
    <w:p w14:paraId="7B6EABDE" w14:textId="77777777" w:rsidR="007C3557" w:rsidRDefault="007C3557" w:rsidP="007C3557"/>
    <w:p w14:paraId="7879CD2E" w14:textId="6FF3BDE9" w:rsidR="005545F9" w:rsidRPr="00E2060F" w:rsidRDefault="005545F9" w:rsidP="007C3557">
      <w:r>
        <w:t>Följande regler gäller för innehållet i begäran till engagemangsindex för uppdateringar som rör remissens status:</w:t>
      </w:r>
      <w:r w:rsidRPr="00E2060F">
        <w:t xml:space="preserve"> </w:t>
      </w:r>
    </w:p>
    <w:p w14:paraId="73C16913" w14:textId="77777777" w:rsidR="005545F9" w:rsidRDefault="005545F9" w:rsidP="005545F9">
      <w:pPr>
        <w:pStyle w:val="Brdtext"/>
        <w:keepNext/>
        <w:tabs>
          <w:tab w:val="left" w:pos="567"/>
        </w:tabs>
        <w:ind w:right="838"/>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417"/>
        <w:gridCol w:w="2410"/>
        <w:gridCol w:w="851"/>
        <w:gridCol w:w="2268"/>
        <w:gridCol w:w="1417"/>
      </w:tblGrid>
      <w:tr w:rsidR="005545F9" w:rsidRPr="00A303BB" w14:paraId="5A9469F0" w14:textId="77777777" w:rsidTr="007C3557">
        <w:tc>
          <w:tcPr>
            <w:tcW w:w="1418" w:type="dxa"/>
            <w:shd w:val="clear" w:color="auto" w:fill="D9D9D9" w:themeFill="background1" w:themeFillShade="D9"/>
          </w:tcPr>
          <w:p w14:paraId="5DE8F869" w14:textId="77777777" w:rsidR="005545F9" w:rsidRPr="007C3557" w:rsidRDefault="005545F9" w:rsidP="007C3557">
            <w:r w:rsidRPr="007C3557">
              <w:t>Attribut</w:t>
            </w:r>
          </w:p>
        </w:tc>
        <w:tc>
          <w:tcPr>
            <w:tcW w:w="1417" w:type="dxa"/>
            <w:shd w:val="clear" w:color="auto" w:fill="D9D9D9" w:themeFill="background1" w:themeFillShade="D9"/>
          </w:tcPr>
          <w:p w14:paraId="4D8EAD62" w14:textId="47830B36" w:rsidR="005545F9" w:rsidRPr="007C3557" w:rsidRDefault="00C716BA" w:rsidP="007C3557">
            <w:r w:rsidRPr="007C3557">
              <w:t>Beskriv</w:t>
            </w:r>
            <w:r w:rsidR="005545F9" w:rsidRPr="007C3557">
              <w:t>ning</w:t>
            </w:r>
          </w:p>
        </w:tc>
        <w:tc>
          <w:tcPr>
            <w:tcW w:w="2410" w:type="dxa"/>
            <w:shd w:val="clear" w:color="auto" w:fill="D9D9D9" w:themeFill="background1" w:themeFillShade="D9"/>
          </w:tcPr>
          <w:p w14:paraId="759E6F40" w14:textId="77777777" w:rsidR="005545F9" w:rsidRPr="007C3557" w:rsidRDefault="005545F9" w:rsidP="007C3557">
            <w:r w:rsidRPr="007C3557">
              <w:t>Format</w:t>
            </w:r>
          </w:p>
        </w:tc>
        <w:tc>
          <w:tcPr>
            <w:tcW w:w="851" w:type="dxa"/>
            <w:shd w:val="clear" w:color="auto" w:fill="D9D9D9" w:themeFill="background1" w:themeFillShade="D9"/>
          </w:tcPr>
          <w:p w14:paraId="5A1EE49B" w14:textId="77777777" w:rsidR="005545F9" w:rsidRPr="007C3557" w:rsidRDefault="005545F9" w:rsidP="007C3557">
            <w:r w:rsidRPr="007C3557">
              <w:t>Kardinalitet</w:t>
            </w:r>
          </w:p>
        </w:tc>
        <w:tc>
          <w:tcPr>
            <w:tcW w:w="2268" w:type="dxa"/>
            <w:shd w:val="clear" w:color="auto" w:fill="D9D9D9" w:themeFill="background1" w:themeFillShade="D9"/>
          </w:tcPr>
          <w:p w14:paraId="6E34FFF9" w14:textId="77777777" w:rsidR="005545F9" w:rsidRPr="007C3557" w:rsidRDefault="005545F9" w:rsidP="007C3557">
            <w:r w:rsidRPr="007C3557">
              <w:t xml:space="preserve">Kodverk/värde-mängd </w:t>
            </w:r>
            <w:r w:rsidRPr="007C3557">
              <w:br/>
              <w:t>/ ev begränsningar</w:t>
            </w:r>
          </w:p>
        </w:tc>
        <w:tc>
          <w:tcPr>
            <w:tcW w:w="1417" w:type="dxa"/>
            <w:shd w:val="clear" w:color="auto" w:fill="D9D9D9" w:themeFill="background1" w:themeFillShade="D9"/>
          </w:tcPr>
          <w:p w14:paraId="024CE25B" w14:textId="77777777" w:rsidR="005545F9" w:rsidRPr="007C3557" w:rsidRDefault="005545F9" w:rsidP="007C3557">
            <w:r w:rsidRPr="007C3557">
              <w:t>Beslutsregler och kommentar</w:t>
            </w:r>
          </w:p>
        </w:tc>
      </w:tr>
      <w:tr w:rsidR="005545F9" w:rsidRPr="00A303BB" w14:paraId="51995A8F" w14:textId="77777777" w:rsidTr="00A36BFE">
        <w:tc>
          <w:tcPr>
            <w:tcW w:w="1418" w:type="dxa"/>
            <w:shd w:val="clear" w:color="auto" w:fill="auto"/>
          </w:tcPr>
          <w:p w14:paraId="0AB114D4" w14:textId="77777777" w:rsidR="005545F9" w:rsidRDefault="005545F9" w:rsidP="007C3557">
            <w:r>
              <w:t xml:space="preserve">Registered ResidentIdent </w:t>
            </w:r>
            <w:r>
              <w:lastRenderedPageBreak/>
              <w:t>Identification</w:t>
            </w:r>
          </w:p>
        </w:tc>
        <w:tc>
          <w:tcPr>
            <w:tcW w:w="1417" w:type="dxa"/>
            <w:shd w:val="clear" w:color="auto" w:fill="auto"/>
          </w:tcPr>
          <w:p w14:paraId="4678BE11" w14:textId="77777777" w:rsidR="005545F9" w:rsidRPr="0088256E" w:rsidRDefault="005545F9" w:rsidP="007C3557">
            <w:r w:rsidRPr="0088256E">
              <w:lastRenderedPageBreak/>
              <w:t>Invånarens person-nummer</w:t>
            </w:r>
          </w:p>
        </w:tc>
        <w:tc>
          <w:tcPr>
            <w:tcW w:w="2410" w:type="dxa"/>
            <w:shd w:val="clear" w:color="auto" w:fill="auto"/>
          </w:tcPr>
          <w:p w14:paraId="21205CBB" w14:textId="77777777" w:rsidR="005545F9" w:rsidRPr="0088256E" w:rsidRDefault="005545F9" w:rsidP="007C3557">
            <w:r>
              <w:t xml:space="preserve">Person- eller samordningsnummer enligt skatteverkets </w:t>
            </w:r>
            <w:r>
              <w:lastRenderedPageBreak/>
              <w:t xml:space="preserve">definition (12 tecken). </w:t>
            </w:r>
          </w:p>
        </w:tc>
        <w:tc>
          <w:tcPr>
            <w:tcW w:w="851" w:type="dxa"/>
            <w:shd w:val="clear" w:color="auto" w:fill="auto"/>
          </w:tcPr>
          <w:p w14:paraId="71924181" w14:textId="77777777" w:rsidR="005545F9" w:rsidRPr="0088256E" w:rsidRDefault="005545F9" w:rsidP="007C3557">
            <w:r w:rsidRPr="0088256E">
              <w:lastRenderedPageBreak/>
              <w:t>1</w:t>
            </w:r>
            <w:proofErr w:type="gramStart"/>
            <w:r w:rsidRPr="0088256E">
              <w:t>..</w:t>
            </w:r>
            <w:proofErr w:type="gramEnd"/>
            <w:r w:rsidRPr="0088256E">
              <w:t>1</w:t>
            </w:r>
          </w:p>
        </w:tc>
        <w:tc>
          <w:tcPr>
            <w:tcW w:w="2268" w:type="dxa"/>
            <w:shd w:val="clear" w:color="auto" w:fill="auto"/>
          </w:tcPr>
          <w:p w14:paraId="12E7EE52" w14:textId="77777777" w:rsidR="005545F9" w:rsidRPr="0088256E" w:rsidRDefault="005545F9" w:rsidP="007C3557"/>
        </w:tc>
        <w:tc>
          <w:tcPr>
            <w:tcW w:w="1417" w:type="dxa"/>
            <w:shd w:val="clear" w:color="auto" w:fill="auto"/>
          </w:tcPr>
          <w:p w14:paraId="66AE8E63" w14:textId="77777777" w:rsidR="005545F9" w:rsidRPr="0088256E" w:rsidRDefault="005545F9" w:rsidP="007C3557">
            <w:r w:rsidRPr="0088256E">
              <w:t>Del av instansens unikhet</w:t>
            </w:r>
          </w:p>
        </w:tc>
      </w:tr>
      <w:tr w:rsidR="005545F9" w:rsidRPr="00A303BB" w14:paraId="57CE2D25" w14:textId="77777777" w:rsidTr="00A36BFE">
        <w:tc>
          <w:tcPr>
            <w:tcW w:w="1418" w:type="dxa"/>
            <w:shd w:val="clear" w:color="auto" w:fill="auto"/>
          </w:tcPr>
          <w:p w14:paraId="0333FDB0" w14:textId="77777777" w:rsidR="005545F9" w:rsidRPr="0088256E" w:rsidRDefault="005545F9" w:rsidP="007C3557">
            <w:r w:rsidRPr="00B7745E">
              <w:lastRenderedPageBreak/>
              <w:t>Service domain</w:t>
            </w:r>
            <w:r>
              <w:t>*</w:t>
            </w:r>
          </w:p>
        </w:tc>
        <w:tc>
          <w:tcPr>
            <w:tcW w:w="1417" w:type="dxa"/>
            <w:shd w:val="clear" w:color="auto" w:fill="auto"/>
          </w:tcPr>
          <w:p w14:paraId="7C980554" w14:textId="77777777" w:rsidR="005545F9" w:rsidRPr="0088256E" w:rsidRDefault="005545F9" w:rsidP="007C3557">
            <w:r w:rsidRPr="00B7745E">
              <w:t xml:space="preserve">Den tjänstedomän som förekomsten avser. </w:t>
            </w:r>
          </w:p>
        </w:tc>
        <w:tc>
          <w:tcPr>
            <w:tcW w:w="2410" w:type="dxa"/>
            <w:shd w:val="clear" w:color="auto" w:fill="auto"/>
          </w:tcPr>
          <w:p w14:paraId="6F1150CA" w14:textId="77777777" w:rsidR="005545F9" w:rsidRPr="0088256E" w:rsidRDefault="005545F9" w:rsidP="007C3557">
            <w:r w:rsidRPr="00B7745E">
              <w:t xml:space="preserve">URN på formen </w:t>
            </w:r>
            <w:r>
              <w:t>&lt;regelverk&gt;:</w:t>
            </w:r>
            <w:r w:rsidRPr="00B7745E">
              <w:t>&lt;huvuddomän&gt;:&lt;underdomän</w:t>
            </w:r>
            <w:r>
              <w:t>1</w:t>
            </w:r>
            <w:r w:rsidRPr="00B7745E">
              <w:t>&gt;</w:t>
            </w:r>
            <w:r>
              <w:t>:&lt;underdomän2&gt;</w:t>
            </w:r>
            <w:r w:rsidRPr="00B7745E">
              <w:t xml:space="preserve"> </w:t>
            </w:r>
          </w:p>
        </w:tc>
        <w:tc>
          <w:tcPr>
            <w:tcW w:w="851" w:type="dxa"/>
            <w:shd w:val="clear" w:color="auto" w:fill="auto"/>
          </w:tcPr>
          <w:p w14:paraId="06554E19" w14:textId="77777777" w:rsidR="005545F9" w:rsidRPr="0088256E" w:rsidRDefault="005545F9" w:rsidP="007C3557">
            <w:r w:rsidRPr="00B7745E">
              <w:t>1</w:t>
            </w:r>
            <w:proofErr w:type="gramStart"/>
            <w:r w:rsidRPr="00B7745E">
              <w:t>..</w:t>
            </w:r>
            <w:proofErr w:type="gramEnd"/>
            <w:r w:rsidRPr="00B7745E">
              <w:t>1</w:t>
            </w:r>
          </w:p>
        </w:tc>
        <w:tc>
          <w:tcPr>
            <w:tcW w:w="2268" w:type="dxa"/>
            <w:shd w:val="clear" w:color="auto" w:fill="auto"/>
          </w:tcPr>
          <w:p w14:paraId="11A1BA2D" w14:textId="707281D8" w:rsidR="005545F9" w:rsidRPr="005545F9" w:rsidRDefault="005545F9" w:rsidP="007C3557">
            <w:r w:rsidRPr="005545F9">
              <w:t>”</w:t>
            </w:r>
            <w:proofErr w:type="gramStart"/>
            <w:r w:rsidRPr="005545F9">
              <w:t>riv:clinicalprocess</w:t>
            </w:r>
            <w:proofErr w:type="gramEnd"/>
            <w:r w:rsidRPr="005545F9">
              <w:t>:</w:t>
            </w:r>
            <w:r w:rsidRPr="005545F9">
              <w:br/>
              <w:t>activity:request”</w:t>
            </w:r>
          </w:p>
        </w:tc>
        <w:tc>
          <w:tcPr>
            <w:tcW w:w="1417" w:type="dxa"/>
            <w:shd w:val="clear" w:color="auto" w:fill="auto"/>
          </w:tcPr>
          <w:p w14:paraId="04700075" w14:textId="77777777" w:rsidR="005545F9" w:rsidRPr="0088256E" w:rsidRDefault="005545F9" w:rsidP="007C3557">
            <w:r w:rsidRPr="00B7745E">
              <w:t>Del av instansens unikhet</w:t>
            </w:r>
          </w:p>
        </w:tc>
      </w:tr>
      <w:tr w:rsidR="005545F9" w:rsidRPr="00A303BB" w14:paraId="10C38950" w14:textId="77777777" w:rsidTr="00A36BFE">
        <w:tc>
          <w:tcPr>
            <w:tcW w:w="1418" w:type="dxa"/>
            <w:shd w:val="clear" w:color="auto" w:fill="auto"/>
          </w:tcPr>
          <w:p w14:paraId="1BA6B777" w14:textId="77777777" w:rsidR="005545F9" w:rsidRDefault="005545F9" w:rsidP="007C3557">
            <w:r w:rsidRPr="006328BC">
              <w:t>Categori-zation</w:t>
            </w:r>
            <w:r>
              <w:t>*</w:t>
            </w:r>
          </w:p>
        </w:tc>
        <w:tc>
          <w:tcPr>
            <w:tcW w:w="1417" w:type="dxa"/>
            <w:shd w:val="clear" w:color="auto" w:fill="auto"/>
          </w:tcPr>
          <w:p w14:paraId="65D90D98" w14:textId="77777777" w:rsidR="005545F9" w:rsidRPr="0088256E" w:rsidRDefault="005545F9" w:rsidP="007C3557">
            <w:r w:rsidRPr="006328BC">
              <w:t xml:space="preserve">Kategori-sering enligt kodverk som är specifikt för tjänste-domänen </w:t>
            </w:r>
          </w:p>
        </w:tc>
        <w:tc>
          <w:tcPr>
            <w:tcW w:w="2410" w:type="dxa"/>
            <w:shd w:val="clear" w:color="auto" w:fill="auto"/>
          </w:tcPr>
          <w:p w14:paraId="52EB775B" w14:textId="77777777" w:rsidR="005545F9" w:rsidRPr="006328BC" w:rsidRDefault="005545F9" w:rsidP="007C3557">
            <w:r w:rsidRPr="006328BC">
              <w:t xml:space="preserve">Text bestående av bokstäver i ASCII. </w:t>
            </w:r>
          </w:p>
          <w:p w14:paraId="2E4EB08E" w14:textId="77777777" w:rsidR="005545F9" w:rsidRPr="0088256E" w:rsidRDefault="005545F9" w:rsidP="007C3557"/>
        </w:tc>
        <w:tc>
          <w:tcPr>
            <w:tcW w:w="851" w:type="dxa"/>
            <w:shd w:val="clear" w:color="auto" w:fill="auto"/>
          </w:tcPr>
          <w:p w14:paraId="1BD810E7" w14:textId="77777777" w:rsidR="005545F9" w:rsidRPr="0088256E" w:rsidRDefault="005545F9" w:rsidP="007C3557">
            <w:r w:rsidRPr="006328BC">
              <w:t>1</w:t>
            </w:r>
            <w:proofErr w:type="gramStart"/>
            <w:r w:rsidRPr="006328BC">
              <w:t>..</w:t>
            </w:r>
            <w:proofErr w:type="gramEnd"/>
            <w:r w:rsidRPr="006328BC">
              <w:t>1</w:t>
            </w:r>
          </w:p>
        </w:tc>
        <w:tc>
          <w:tcPr>
            <w:tcW w:w="2268" w:type="dxa"/>
            <w:shd w:val="clear" w:color="auto" w:fill="auto"/>
          </w:tcPr>
          <w:p w14:paraId="5275DF29" w14:textId="47DA9983" w:rsidR="005545F9" w:rsidRDefault="005545F9" w:rsidP="007C3557">
            <w:r>
              <w:t>Kod för remisstyp:</w:t>
            </w:r>
          </w:p>
          <w:p w14:paraId="0EFEFB85" w14:textId="77777777" w:rsidR="005545F9" w:rsidRPr="00D34F66" w:rsidRDefault="005545F9" w:rsidP="007C3557">
            <w:pPr>
              <w:rPr>
                <w:rFonts w:cs="Arial"/>
                <w:szCs w:val="20"/>
              </w:rPr>
            </w:pPr>
            <w:r w:rsidRPr="00D34F66">
              <w:rPr>
                <w:rFonts w:cs="Arial"/>
                <w:szCs w:val="20"/>
              </w:rPr>
              <w:t xml:space="preserve">1 = Röntgenremiss </w:t>
            </w:r>
          </w:p>
          <w:p w14:paraId="6703C5B3" w14:textId="77777777" w:rsidR="005545F9" w:rsidRPr="00D34F66" w:rsidRDefault="005545F9" w:rsidP="007C3557">
            <w:pPr>
              <w:rPr>
                <w:rFonts w:cs="Arial"/>
                <w:szCs w:val="20"/>
              </w:rPr>
            </w:pPr>
            <w:r w:rsidRPr="00D34F66">
              <w:rPr>
                <w:rFonts w:cs="Arial"/>
                <w:szCs w:val="20"/>
              </w:rPr>
              <w:t>2 = Labbremiss</w:t>
            </w:r>
          </w:p>
          <w:p w14:paraId="16C46090" w14:textId="77777777" w:rsidR="005545F9" w:rsidRPr="00D34F66" w:rsidRDefault="005545F9" w:rsidP="007C3557">
            <w:pPr>
              <w:rPr>
                <w:rFonts w:cs="Arial"/>
                <w:szCs w:val="20"/>
              </w:rPr>
            </w:pPr>
            <w:r w:rsidRPr="00D34F66">
              <w:rPr>
                <w:rFonts w:cs="Arial"/>
                <w:szCs w:val="20"/>
              </w:rPr>
              <w:t xml:space="preserve">3 = Konferensremiss </w:t>
            </w:r>
          </w:p>
          <w:p w14:paraId="06B92372" w14:textId="77777777" w:rsidR="005545F9" w:rsidRPr="00D34F66" w:rsidRDefault="005545F9" w:rsidP="007C3557">
            <w:pPr>
              <w:rPr>
                <w:rFonts w:cs="Arial"/>
                <w:szCs w:val="20"/>
              </w:rPr>
            </w:pPr>
            <w:r w:rsidRPr="00D34F66">
              <w:rPr>
                <w:rFonts w:cs="Arial"/>
                <w:szCs w:val="20"/>
              </w:rPr>
              <w:t xml:space="preserve">4 = Allmänremiss </w:t>
            </w:r>
          </w:p>
          <w:p w14:paraId="0791898F" w14:textId="77777777" w:rsidR="005545F9" w:rsidRPr="00D34F66" w:rsidRDefault="005545F9" w:rsidP="007C3557">
            <w:pPr>
              <w:rPr>
                <w:rFonts w:cs="Arial"/>
                <w:szCs w:val="20"/>
              </w:rPr>
            </w:pPr>
            <w:r w:rsidRPr="00D34F66">
              <w:rPr>
                <w:rFonts w:cs="Arial"/>
                <w:szCs w:val="20"/>
              </w:rPr>
              <w:t xml:space="preserve">5 = Screeningremiss </w:t>
            </w:r>
          </w:p>
          <w:p w14:paraId="7556EED0" w14:textId="77777777" w:rsidR="005545F9" w:rsidRPr="00D34F66" w:rsidRDefault="005545F9" w:rsidP="007C3557">
            <w:pPr>
              <w:rPr>
                <w:rFonts w:cs="Arial"/>
                <w:szCs w:val="20"/>
              </w:rPr>
            </w:pPr>
            <w:r w:rsidRPr="00D34F66">
              <w:rPr>
                <w:rFonts w:cs="Arial"/>
                <w:szCs w:val="20"/>
              </w:rPr>
              <w:t xml:space="preserve">6 = ”egentagna prover” </w:t>
            </w:r>
          </w:p>
          <w:p w14:paraId="2314A6C9" w14:textId="77777777" w:rsidR="005545F9" w:rsidRPr="00D34F66" w:rsidRDefault="005545F9" w:rsidP="007C3557">
            <w:pPr>
              <w:rPr>
                <w:rFonts w:cs="Arial"/>
                <w:szCs w:val="20"/>
              </w:rPr>
            </w:pPr>
            <w:r w:rsidRPr="00D34F66">
              <w:rPr>
                <w:rFonts w:cs="Arial"/>
                <w:szCs w:val="20"/>
              </w:rPr>
              <w:t xml:space="preserve">7 = Egen vårdbegäran </w:t>
            </w:r>
          </w:p>
          <w:p w14:paraId="6A4F4535" w14:textId="77777777" w:rsidR="005545F9" w:rsidRPr="00D34F66" w:rsidRDefault="005545F9" w:rsidP="007C3557">
            <w:pPr>
              <w:rPr>
                <w:rFonts w:cs="Arial"/>
                <w:szCs w:val="20"/>
              </w:rPr>
            </w:pPr>
            <w:r w:rsidRPr="00D34F66">
              <w:rPr>
                <w:rFonts w:cs="Arial"/>
                <w:szCs w:val="20"/>
              </w:rPr>
              <w:t xml:space="preserve">8 = Telefonremiss </w:t>
            </w:r>
          </w:p>
          <w:p w14:paraId="7E1EFA6F" w14:textId="77777777" w:rsidR="005545F9" w:rsidRPr="00D34F66" w:rsidRDefault="005545F9" w:rsidP="007C3557">
            <w:pPr>
              <w:rPr>
                <w:rFonts w:cs="Arial"/>
                <w:szCs w:val="20"/>
              </w:rPr>
            </w:pPr>
            <w:r w:rsidRPr="00D34F66">
              <w:rPr>
                <w:rFonts w:cs="Arial"/>
                <w:szCs w:val="20"/>
              </w:rPr>
              <w:t xml:space="preserve">9 = Begäran om övertagande av vårdansvar </w:t>
            </w:r>
          </w:p>
          <w:p w14:paraId="4B0D352D" w14:textId="057A8204" w:rsidR="005545F9" w:rsidRPr="0088256E" w:rsidRDefault="005545F9" w:rsidP="007C3557">
            <w:r w:rsidRPr="00D34F66">
              <w:rPr>
                <w:rFonts w:cs="Arial"/>
                <w:szCs w:val="20"/>
              </w:rPr>
              <w:t>10=Fysiologiremiss</w:t>
            </w:r>
          </w:p>
        </w:tc>
        <w:tc>
          <w:tcPr>
            <w:tcW w:w="1417" w:type="dxa"/>
            <w:shd w:val="clear" w:color="auto" w:fill="auto"/>
          </w:tcPr>
          <w:p w14:paraId="54BDCF38" w14:textId="77777777" w:rsidR="005545F9" w:rsidRPr="0088256E" w:rsidRDefault="005545F9" w:rsidP="007C3557">
            <w:r w:rsidRPr="006328BC">
              <w:t>Del av instansens unikhet</w:t>
            </w:r>
          </w:p>
        </w:tc>
      </w:tr>
      <w:tr w:rsidR="005545F9" w:rsidRPr="00A303BB" w14:paraId="0066C244" w14:textId="77777777" w:rsidTr="00A36BFE">
        <w:tc>
          <w:tcPr>
            <w:tcW w:w="1418" w:type="dxa"/>
            <w:shd w:val="clear" w:color="auto" w:fill="auto"/>
          </w:tcPr>
          <w:p w14:paraId="3877801B" w14:textId="77777777" w:rsidR="005545F9" w:rsidRDefault="005545F9" w:rsidP="007C3557">
            <w:r>
              <w:t>Logical address*</w:t>
            </w:r>
          </w:p>
        </w:tc>
        <w:tc>
          <w:tcPr>
            <w:tcW w:w="1417" w:type="dxa"/>
            <w:shd w:val="clear" w:color="auto" w:fill="auto"/>
          </w:tcPr>
          <w:p w14:paraId="5B7A4E91" w14:textId="77777777" w:rsidR="005545F9" w:rsidRPr="0088256E" w:rsidRDefault="005545F9" w:rsidP="007C3557">
            <w:r w:rsidRPr="0088256E">
              <w:t>Referens till informationskällan enligt tjänste-domänens definition</w:t>
            </w:r>
          </w:p>
        </w:tc>
        <w:tc>
          <w:tcPr>
            <w:tcW w:w="2410" w:type="dxa"/>
            <w:shd w:val="clear" w:color="auto" w:fill="auto"/>
          </w:tcPr>
          <w:p w14:paraId="7E250ACE" w14:textId="77777777" w:rsidR="005545F9" w:rsidRPr="0088256E" w:rsidRDefault="005545F9" w:rsidP="007C3557">
            <w:r>
              <w:t>Logisk adress enligt adresseringsmodell för den tjänstedomän som anges av fältet Service Domain.</w:t>
            </w:r>
          </w:p>
        </w:tc>
        <w:tc>
          <w:tcPr>
            <w:tcW w:w="851" w:type="dxa"/>
            <w:shd w:val="clear" w:color="auto" w:fill="auto"/>
          </w:tcPr>
          <w:p w14:paraId="6E1C83E2" w14:textId="77777777" w:rsidR="005545F9" w:rsidRPr="0088256E" w:rsidRDefault="005545F9" w:rsidP="007C3557">
            <w:r w:rsidRPr="00826154">
              <w:t>1</w:t>
            </w:r>
            <w:proofErr w:type="gramStart"/>
            <w:r w:rsidRPr="00826154">
              <w:t>..</w:t>
            </w:r>
            <w:proofErr w:type="gramEnd"/>
            <w:r w:rsidRPr="00826154">
              <w:t>1</w:t>
            </w:r>
          </w:p>
        </w:tc>
        <w:tc>
          <w:tcPr>
            <w:tcW w:w="2268" w:type="dxa"/>
            <w:shd w:val="clear" w:color="auto" w:fill="auto"/>
          </w:tcPr>
          <w:p w14:paraId="56FC6977" w14:textId="77777777" w:rsidR="005545F9" w:rsidRPr="0088256E" w:rsidRDefault="005545F9" w:rsidP="007C3557">
            <w:r>
              <w:t>Samma värde som fältet Source System.</w:t>
            </w:r>
          </w:p>
        </w:tc>
        <w:tc>
          <w:tcPr>
            <w:tcW w:w="1417" w:type="dxa"/>
            <w:shd w:val="clear" w:color="auto" w:fill="auto"/>
          </w:tcPr>
          <w:p w14:paraId="2C66D785" w14:textId="77777777" w:rsidR="005545F9" w:rsidRPr="0088256E" w:rsidRDefault="005545F9" w:rsidP="007C3557">
            <w:r w:rsidRPr="00826154">
              <w:t>Del av instansens unikhet</w:t>
            </w:r>
          </w:p>
        </w:tc>
      </w:tr>
      <w:tr w:rsidR="005545F9" w:rsidRPr="00A303BB" w14:paraId="20094F06" w14:textId="77777777" w:rsidTr="00A36BFE">
        <w:tc>
          <w:tcPr>
            <w:tcW w:w="1418" w:type="dxa"/>
            <w:shd w:val="clear" w:color="auto" w:fill="auto"/>
          </w:tcPr>
          <w:p w14:paraId="01375FFB" w14:textId="77777777" w:rsidR="005545F9" w:rsidRDefault="005545F9" w:rsidP="007C3557">
            <w:r w:rsidRPr="00A07CBD">
              <w:t>Business object Instance Identifier</w:t>
            </w:r>
            <w:r>
              <w:t>*</w:t>
            </w:r>
          </w:p>
        </w:tc>
        <w:tc>
          <w:tcPr>
            <w:tcW w:w="1417" w:type="dxa"/>
            <w:shd w:val="clear" w:color="auto" w:fill="auto"/>
          </w:tcPr>
          <w:p w14:paraId="4469D948" w14:textId="77777777" w:rsidR="005545F9" w:rsidRPr="0088256E" w:rsidRDefault="005545F9" w:rsidP="007C3557">
            <w:r w:rsidRPr="00A07CBD">
              <w:t>Unik identifierare för händelse-bärande objekt</w:t>
            </w:r>
          </w:p>
        </w:tc>
        <w:tc>
          <w:tcPr>
            <w:tcW w:w="2410" w:type="dxa"/>
            <w:shd w:val="clear" w:color="auto" w:fill="auto"/>
          </w:tcPr>
          <w:p w14:paraId="2BC170BE" w14:textId="77777777" w:rsidR="005545F9" w:rsidRPr="0088256E" w:rsidRDefault="005545F9" w:rsidP="007C3557">
            <w:r>
              <w:t>Text</w:t>
            </w:r>
          </w:p>
        </w:tc>
        <w:tc>
          <w:tcPr>
            <w:tcW w:w="851" w:type="dxa"/>
            <w:shd w:val="clear" w:color="auto" w:fill="auto"/>
          </w:tcPr>
          <w:p w14:paraId="370EF00E" w14:textId="77777777" w:rsidR="005545F9" w:rsidRPr="0088256E" w:rsidRDefault="005545F9" w:rsidP="007C3557">
            <w:r w:rsidRPr="00A07CBD">
              <w:t>1</w:t>
            </w:r>
            <w:proofErr w:type="gramStart"/>
            <w:r w:rsidRPr="00A07CBD">
              <w:t>..</w:t>
            </w:r>
            <w:proofErr w:type="gramEnd"/>
            <w:r w:rsidRPr="00A07CBD">
              <w:t>1</w:t>
            </w:r>
          </w:p>
        </w:tc>
        <w:tc>
          <w:tcPr>
            <w:tcW w:w="2268" w:type="dxa"/>
            <w:shd w:val="clear" w:color="auto" w:fill="auto"/>
          </w:tcPr>
          <w:p w14:paraId="531C2A6B" w14:textId="77777777" w:rsidR="005545F9" w:rsidRPr="0088256E" w:rsidRDefault="005545F9" w:rsidP="007C3557">
            <w:r>
              <w:t xml:space="preserve">”NA” – d.v.s. </w:t>
            </w:r>
            <w:proofErr w:type="gramStart"/>
            <w:r>
              <w:t>ej</w:t>
            </w:r>
            <w:proofErr w:type="gramEnd"/>
            <w:r>
              <w:t xml:space="preserve"> tillämpat för tjänstedomänen.</w:t>
            </w:r>
          </w:p>
        </w:tc>
        <w:tc>
          <w:tcPr>
            <w:tcW w:w="1417" w:type="dxa"/>
            <w:shd w:val="clear" w:color="auto" w:fill="auto"/>
          </w:tcPr>
          <w:p w14:paraId="7A9422D5" w14:textId="77777777" w:rsidR="005545F9" w:rsidRPr="0088256E" w:rsidRDefault="005545F9" w:rsidP="007C3557">
            <w:r w:rsidRPr="00A07CBD">
              <w:t>Del av instansens unikhet</w:t>
            </w:r>
          </w:p>
        </w:tc>
      </w:tr>
      <w:tr w:rsidR="005545F9" w:rsidRPr="00A303BB" w14:paraId="6EC40A4B" w14:textId="77777777" w:rsidTr="00A36BFE">
        <w:tc>
          <w:tcPr>
            <w:tcW w:w="1418" w:type="dxa"/>
            <w:shd w:val="clear" w:color="auto" w:fill="auto"/>
          </w:tcPr>
          <w:p w14:paraId="20296695" w14:textId="77777777" w:rsidR="005545F9" w:rsidRDefault="005545F9" w:rsidP="007C3557">
            <w:r w:rsidRPr="00E86BD3">
              <w:t>Clinical process interest</w:t>
            </w:r>
            <w:r>
              <w:t xml:space="preserve"> </w:t>
            </w:r>
            <w:r w:rsidRPr="009320FF">
              <w:t>Id</w:t>
            </w:r>
          </w:p>
        </w:tc>
        <w:tc>
          <w:tcPr>
            <w:tcW w:w="1417" w:type="dxa"/>
            <w:shd w:val="clear" w:color="auto" w:fill="auto"/>
          </w:tcPr>
          <w:p w14:paraId="6F512DF4" w14:textId="77777777" w:rsidR="005545F9" w:rsidRDefault="005545F9" w:rsidP="007C3557">
            <w:r w:rsidRPr="009320FF">
              <w:t>Hälsoärende-id</w:t>
            </w:r>
          </w:p>
        </w:tc>
        <w:tc>
          <w:tcPr>
            <w:tcW w:w="2410" w:type="dxa"/>
            <w:shd w:val="clear" w:color="auto" w:fill="auto"/>
          </w:tcPr>
          <w:p w14:paraId="185CE2F4" w14:textId="77777777" w:rsidR="005545F9" w:rsidRPr="0088256E" w:rsidRDefault="005545F9" w:rsidP="007C3557">
            <w:r>
              <w:t>GUID</w:t>
            </w:r>
          </w:p>
        </w:tc>
        <w:tc>
          <w:tcPr>
            <w:tcW w:w="851" w:type="dxa"/>
            <w:shd w:val="clear" w:color="auto" w:fill="auto"/>
          </w:tcPr>
          <w:p w14:paraId="3E7B611D" w14:textId="77777777" w:rsidR="005545F9" w:rsidRDefault="005545F9" w:rsidP="007C3557">
            <w:r>
              <w:t>1</w:t>
            </w:r>
            <w:proofErr w:type="gramStart"/>
            <w:r>
              <w:t>..</w:t>
            </w:r>
            <w:proofErr w:type="gramEnd"/>
            <w:r>
              <w:t>1</w:t>
            </w:r>
          </w:p>
        </w:tc>
        <w:tc>
          <w:tcPr>
            <w:tcW w:w="2268" w:type="dxa"/>
            <w:shd w:val="clear" w:color="auto" w:fill="auto"/>
          </w:tcPr>
          <w:p w14:paraId="1E497166" w14:textId="77777777" w:rsidR="005545F9" w:rsidRDefault="005545F9" w:rsidP="007C3557">
            <w:r>
              <w:t>”NA” (ä</w:t>
            </w:r>
            <w:r w:rsidRPr="009320FF">
              <w:t xml:space="preserve">nnu </w:t>
            </w:r>
            <w:proofErr w:type="gramStart"/>
            <w:r w:rsidRPr="009320FF">
              <w:t>ej</w:t>
            </w:r>
            <w:proofErr w:type="gramEnd"/>
            <w:r w:rsidRPr="009320FF">
              <w:t xml:space="preserve"> tillämpat i tjänstedomänen</w:t>
            </w:r>
            <w:r>
              <w:t>)</w:t>
            </w:r>
          </w:p>
        </w:tc>
        <w:tc>
          <w:tcPr>
            <w:tcW w:w="1417" w:type="dxa"/>
            <w:shd w:val="clear" w:color="auto" w:fill="auto"/>
          </w:tcPr>
          <w:p w14:paraId="0290240F" w14:textId="77777777" w:rsidR="005545F9" w:rsidRPr="0088256E" w:rsidRDefault="005545F9" w:rsidP="007C3557">
            <w:r w:rsidRPr="00A07CBD">
              <w:t>Del av instansens unikhet</w:t>
            </w:r>
          </w:p>
        </w:tc>
      </w:tr>
      <w:tr w:rsidR="005545F9" w:rsidRPr="00A303BB" w14:paraId="64AC5B08" w14:textId="77777777" w:rsidTr="00A36BFE">
        <w:tc>
          <w:tcPr>
            <w:tcW w:w="1418" w:type="dxa"/>
            <w:shd w:val="clear" w:color="auto" w:fill="auto"/>
          </w:tcPr>
          <w:p w14:paraId="71CBDDF3" w14:textId="77777777" w:rsidR="005545F9" w:rsidRDefault="005545F9" w:rsidP="007C3557">
            <w:r>
              <w:t>Most Recent Content*</w:t>
            </w:r>
          </w:p>
        </w:tc>
        <w:tc>
          <w:tcPr>
            <w:tcW w:w="1417" w:type="dxa"/>
            <w:shd w:val="clear" w:color="auto" w:fill="auto"/>
          </w:tcPr>
          <w:p w14:paraId="350EAA0A" w14:textId="77777777" w:rsidR="005545F9" w:rsidRPr="0088256E" w:rsidRDefault="005545F9" w:rsidP="007C3557">
            <w:r w:rsidRPr="005B6CF5">
              <w:t xml:space="preserve">Verksamhetsmässig tidpunkt för senaste informations-förekomsten </w:t>
            </w:r>
            <w:r w:rsidRPr="005B6CF5">
              <w:lastRenderedPageBreak/>
              <w:t xml:space="preserve">i källan som indexeras av </w:t>
            </w:r>
            <w:proofErr w:type="gramStart"/>
            <w:r w:rsidRPr="005B6CF5">
              <w:t>denna  indexpost</w:t>
            </w:r>
            <w:proofErr w:type="gramEnd"/>
          </w:p>
        </w:tc>
        <w:tc>
          <w:tcPr>
            <w:tcW w:w="2410" w:type="dxa"/>
            <w:shd w:val="clear" w:color="auto" w:fill="auto"/>
          </w:tcPr>
          <w:p w14:paraId="0E9E17BB" w14:textId="77777777" w:rsidR="005545F9" w:rsidRPr="0088256E" w:rsidRDefault="005545F9" w:rsidP="007C3557">
            <w:r w:rsidRPr="005B6CF5">
              <w:lastRenderedPageBreak/>
              <w:t>DT</w:t>
            </w:r>
          </w:p>
        </w:tc>
        <w:tc>
          <w:tcPr>
            <w:tcW w:w="851" w:type="dxa"/>
            <w:shd w:val="clear" w:color="auto" w:fill="auto"/>
          </w:tcPr>
          <w:p w14:paraId="62010918" w14:textId="77777777" w:rsidR="005545F9" w:rsidRPr="0088256E" w:rsidRDefault="005545F9" w:rsidP="007C3557">
            <w:r w:rsidRPr="00C73FAD">
              <w:t>1</w:t>
            </w:r>
            <w:proofErr w:type="gramStart"/>
            <w:r w:rsidRPr="00C73FAD">
              <w:t>..</w:t>
            </w:r>
            <w:proofErr w:type="gramEnd"/>
            <w:r w:rsidRPr="00C73FAD">
              <w:t>1</w:t>
            </w:r>
          </w:p>
        </w:tc>
        <w:tc>
          <w:tcPr>
            <w:tcW w:w="2268" w:type="dxa"/>
            <w:shd w:val="clear" w:color="auto" w:fill="auto"/>
          </w:tcPr>
          <w:p w14:paraId="5CC6C558" w14:textId="77777777" w:rsidR="005545F9" w:rsidRPr="0088256E" w:rsidRDefault="005545F9" w:rsidP="007C3557">
            <w:r w:rsidRPr="00E41E5D">
              <w:t>Tidpunkt för verksamhetens beslut om senaste statusändring/tilldelning.</w:t>
            </w:r>
          </w:p>
        </w:tc>
        <w:tc>
          <w:tcPr>
            <w:tcW w:w="1417" w:type="dxa"/>
            <w:shd w:val="clear" w:color="auto" w:fill="auto"/>
          </w:tcPr>
          <w:p w14:paraId="508DA2D3" w14:textId="77777777" w:rsidR="005545F9" w:rsidRPr="0088256E" w:rsidRDefault="005545F9" w:rsidP="007C3557"/>
        </w:tc>
      </w:tr>
      <w:tr w:rsidR="005545F9" w:rsidRPr="00A303BB" w14:paraId="6D314A9E" w14:textId="77777777" w:rsidTr="00A36BFE">
        <w:tc>
          <w:tcPr>
            <w:tcW w:w="1418" w:type="dxa"/>
            <w:shd w:val="clear" w:color="auto" w:fill="auto"/>
          </w:tcPr>
          <w:p w14:paraId="432D2EB4" w14:textId="77777777" w:rsidR="005545F9" w:rsidRDefault="005545F9" w:rsidP="007C3557">
            <w:r>
              <w:lastRenderedPageBreak/>
              <w:t>Creation</w:t>
            </w:r>
          </w:p>
          <w:p w14:paraId="37657F57" w14:textId="77777777" w:rsidR="005545F9" w:rsidRPr="00E164D5" w:rsidRDefault="005545F9" w:rsidP="007C3557">
            <w:r>
              <w:t>Time</w:t>
            </w:r>
          </w:p>
        </w:tc>
        <w:tc>
          <w:tcPr>
            <w:tcW w:w="1417" w:type="dxa"/>
            <w:shd w:val="clear" w:color="auto" w:fill="auto"/>
          </w:tcPr>
          <w:p w14:paraId="4BD2FF2D" w14:textId="77777777" w:rsidR="005545F9" w:rsidRPr="0088256E" w:rsidRDefault="005545F9" w:rsidP="007C3557">
            <w:r w:rsidRPr="0088256E">
              <w:t>Tidpunkten då index</w:t>
            </w:r>
            <w:r>
              <w:t>-posten</w:t>
            </w:r>
            <w:r w:rsidRPr="0088256E">
              <w:t xml:space="preserve"> regi</w:t>
            </w:r>
            <w:r>
              <w:t>-</w:t>
            </w:r>
            <w:r w:rsidRPr="0088256E">
              <w:t>strerades</w:t>
            </w:r>
          </w:p>
        </w:tc>
        <w:tc>
          <w:tcPr>
            <w:tcW w:w="2410" w:type="dxa"/>
            <w:shd w:val="clear" w:color="auto" w:fill="auto"/>
          </w:tcPr>
          <w:p w14:paraId="789441A1" w14:textId="77777777" w:rsidR="005545F9" w:rsidRPr="0088256E" w:rsidRDefault="005545F9" w:rsidP="007C3557">
            <w:r w:rsidRPr="0088256E">
              <w:t>DT</w:t>
            </w:r>
          </w:p>
        </w:tc>
        <w:tc>
          <w:tcPr>
            <w:tcW w:w="851" w:type="dxa"/>
            <w:shd w:val="clear" w:color="auto" w:fill="auto"/>
          </w:tcPr>
          <w:p w14:paraId="6AA6A6FC" w14:textId="77777777" w:rsidR="005545F9" w:rsidRPr="0088256E" w:rsidRDefault="005545F9" w:rsidP="007C3557">
            <w:r w:rsidRPr="0088256E">
              <w:t>1</w:t>
            </w:r>
            <w:proofErr w:type="gramStart"/>
            <w:r w:rsidRPr="0088256E">
              <w:t>..</w:t>
            </w:r>
            <w:proofErr w:type="gramEnd"/>
            <w:r w:rsidRPr="0088256E">
              <w:t>1</w:t>
            </w:r>
          </w:p>
        </w:tc>
        <w:tc>
          <w:tcPr>
            <w:tcW w:w="2268" w:type="dxa"/>
            <w:shd w:val="clear" w:color="auto" w:fill="auto"/>
          </w:tcPr>
          <w:p w14:paraId="16610829" w14:textId="77777777" w:rsidR="005545F9" w:rsidRPr="0088256E" w:rsidRDefault="005545F9" w:rsidP="007C3557">
            <w:r>
              <w:t>Sätts automatiskt av EI-instansen.</w:t>
            </w:r>
          </w:p>
        </w:tc>
        <w:tc>
          <w:tcPr>
            <w:tcW w:w="1417" w:type="dxa"/>
            <w:shd w:val="clear" w:color="auto" w:fill="auto"/>
          </w:tcPr>
          <w:p w14:paraId="2382D4FA" w14:textId="77777777" w:rsidR="005545F9" w:rsidRPr="0088256E" w:rsidRDefault="005545F9" w:rsidP="007C3557">
            <w:r w:rsidRPr="0088256E">
              <w:t>Genereras automatiskt av kontraktets tjänste-producent</w:t>
            </w:r>
          </w:p>
        </w:tc>
      </w:tr>
      <w:tr w:rsidR="005545F9" w:rsidRPr="00A303BB" w14:paraId="11AE2C78" w14:textId="77777777" w:rsidTr="00A36BFE">
        <w:tc>
          <w:tcPr>
            <w:tcW w:w="1418" w:type="dxa"/>
            <w:shd w:val="clear" w:color="auto" w:fill="auto"/>
          </w:tcPr>
          <w:p w14:paraId="17087A66" w14:textId="77777777" w:rsidR="005545F9" w:rsidRDefault="005545F9" w:rsidP="007C3557">
            <w:r>
              <w:t>Update Time</w:t>
            </w:r>
          </w:p>
        </w:tc>
        <w:tc>
          <w:tcPr>
            <w:tcW w:w="1417" w:type="dxa"/>
            <w:shd w:val="clear" w:color="auto" w:fill="auto"/>
          </w:tcPr>
          <w:p w14:paraId="3B4C5D38" w14:textId="77777777" w:rsidR="005545F9" w:rsidRPr="0088256E" w:rsidRDefault="005545F9" w:rsidP="007C3557">
            <w:r w:rsidRPr="0088256E">
              <w:t>Tidpunkten då index</w:t>
            </w:r>
            <w:r>
              <w:t>-posten</w:t>
            </w:r>
            <w:r w:rsidRPr="0088256E">
              <w:t xml:space="preserve"> senast upp</w:t>
            </w:r>
            <w:r>
              <w:t>-</w:t>
            </w:r>
            <w:r w:rsidRPr="0088256E">
              <w:t>daterades</w:t>
            </w:r>
          </w:p>
        </w:tc>
        <w:tc>
          <w:tcPr>
            <w:tcW w:w="2410" w:type="dxa"/>
            <w:shd w:val="clear" w:color="auto" w:fill="auto"/>
          </w:tcPr>
          <w:p w14:paraId="7BA0EFBA" w14:textId="77777777" w:rsidR="005545F9" w:rsidRPr="0088256E" w:rsidRDefault="005545F9" w:rsidP="007C3557">
            <w:r w:rsidRPr="0088256E">
              <w:t>DT</w:t>
            </w:r>
          </w:p>
        </w:tc>
        <w:tc>
          <w:tcPr>
            <w:tcW w:w="851" w:type="dxa"/>
            <w:shd w:val="clear" w:color="auto" w:fill="auto"/>
          </w:tcPr>
          <w:p w14:paraId="6819B039" w14:textId="77777777" w:rsidR="005545F9" w:rsidRPr="0088256E" w:rsidRDefault="005545F9" w:rsidP="007C3557">
            <w:r w:rsidRPr="0088256E">
              <w:t>0</w:t>
            </w:r>
            <w:proofErr w:type="gramStart"/>
            <w:r w:rsidRPr="0088256E">
              <w:t>..</w:t>
            </w:r>
            <w:proofErr w:type="gramEnd"/>
            <w:r w:rsidRPr="0088256E">
              <w:t>1</w:t>
            </w:r>
          </w:p>
        </w:tc>
        <w:tc>
          <w:tcPr>
            <w:tcW w:w="2268" w:type="dxa"/>
            <w:shd w:val="clear" w:color="auto" w:fill="auto"/>
          </w:tcPr>
          <w:p w14:paraId="3C8A6C13" w14:textId="77777777" w:rsidR="005545F9" w:rsidRPr="0088256E" w:rsidRDefault="005545F9" w:rsidP="007C3557">
            <w:r>
              <w:t>Sätts automatiskt av EI-instansen.</w:t>
            </w:r>
          </w:p>
        </w:tc>
        <w:tc>
          <w:tcPr>
            <w:tcW w:w="1417" w:type="dxa"/>
            <w:shd w:val="clear" w:color="auto" w:fill="auto"/>
          </w:tcPr>
          <w:p w14:paraId="2560E7ED" w14:textId="77777777" w:rsidR="005545F9" w:rsidRPr="0088256E" w:rsidRDefault="005545F9" w:rsidP="007C3557">
            <w:r w:rsidRPr="0088256E">
              <w:t>Upp</w:t>
            </w:r>
            <w:r>
              <w:t>-</w:t>
            </w:r>
            <w:r w:rsidRPr="0088256E">
              <w:t>datering innebär ny post som matchar samtliga attribut som är del av en instans unikitet.</w:t>
            </w:r>
          </w:p>
        </w:tc>
      </w:tr>
      <w:tr w:rsidR="005545F9" w:rsidRPr="00A303BB" w14:paraId="12798A51" w14:textId="77777777" w:rsidTr="00A36BFE">
        <w:tc>
          <w:tcPr>
            <w:tcW w:w="1418" w:type="dxa"/>
            <w:shd w:val="clear" w:color="auto" w:fill="auto"/>
          </w:tcPr>
          <w:p w14:paraId="61ECA200" w14:textId="77777777" w:rsidR="005545F9" w:rsidRDefault="005545F9" w:rsidP="007C3557">
            <w:r w:rsidRPr="003F0D91">
              <w:t>Owner</w:t>
            </w:r>
          </w:p>
        </w:tc>
        <w:tc>
          <w:tcPr>
            <w:tcW w:w="1417" w:type="dxa"/>
            <w:shd w:val="clear" w:color="auto" w:fill="auto"/>
          </w:tcPr>
          <w:p w14:paraId="4E0FD2DC" w14:textId="77777777" w:rsidR="005545F9" w:rsidRDefault="005545F9" w:rsidP="007C3557">
            <w:r w:rsidRPr="003F0D91">
              <w:t>Organisation vars index tog emot ”update” från ”source system”</w:t>
            </w:r>
          </w:p>
        </w:tc>
        <w:tc>
          <w:tcPr>
            <w:tcW w:w="2410" w:type="dxa"/>
            <w:shd w:val="clear" w:color="auto" w:fill="auto"/>
          </w:tcPr>
          <w:p w14:paraId="50191B3C" w14:textId="77777777" w:rsidR="005545F9" w:rsidRDefault="005545F9" w:rsidP="007C3557">
            <w:r w:rsidRPr="003F0D91">
              <w:t>Organisationsnummer (HSA-id) för organisationen som äger indexinstansen. Organisationen är en myndighet eller Inera om uppdateringen togs emot direkt av nationellt index.</w:t>
            </w:r>
          </w:p>
        </w:tc>
        <w:tc>
          <w:tcPr>
            <w:tcW w:w="851" w:type="dxa"/>
            <w:shd w:val="clear" w:color="auto" w:fill="auto"/>
          </w:tcPr>
          <w:p w14:paraId="6E36BA6A" w14:textId="77777777" w:rsidR="005545F9" w:rsidRDefault="005545F9" w:rsidP="007C3557">
            <w:r w:rsidRPr="003F0D91">
              <w:t>1</w:t>
            </w:r>
            <w:proofErr w:type="gramStart"/>
            <w:r w:rsidRPr="003F0D91">
              <w:t>..</w:t>
            </w:r>
            <w:proofErr w:type="gramEnd"/>
            <w:r w:rsidRPr="003F0D91">
              <w:t>1</w:t>
            </w:r>
          </w:p>
        </w:tc>
        <w:tc>
          <w:tcPr>
            <w:tcW w:w="2268" w:type="dxa"/>
            <w:shd w:val="clear" w:color="auto" w:fill="auto"/>
          </w:tcPr>
          <w:p w14:paraId="449A6ABF" w14:textId="77777777" w:rsidR="005545F9" w:rsidRPr="003039C3" w:rsidRDefault="005545F9" w:rsidP="007C3557">
            <w:r w:rsidRPr="003F0D91">
              <w:t xml:space="preserve">Syftet är att skapa förutsättningar för att undvika rundgång mellan </w:t>
            </w:r>
            <w:proofErr w:type="gramStart"/>
            <w:r w:rsidRPr="003F0D91">
              <w:t>notifierande</w:t>
            </w:r>
            <w:proofErr w:type="gramEnd"/>
            <w:r w:rsidRPr="003F0D91">
              <w:t xml:space="preserve"> parter.</w:t>
            </w:r>
          </w:p>
        </w:tc>
        <w:tc>
          <w:tcPr>
            <w:tcW w:w="1417" w:type="dxa"/>
            <w:shd w:val="clear" w:color="auto" w:fill="auto"/>
          </w:tcPr>
          <w:p w14:paraId="72FDECFD" w14:textId="77777777" w:rsidR="005545F9" w:rsidRPr="003039C3" w:rsidRDefault="005545F9" w:rsidP="007C3557">
            <w:r w:rsidRPr="003F0D91">
              <w:t>Del av instansens unikhet</w:t>
            </w:r>
          </w:p>
        </w:tc>
      </w:tr>
      <w:tr w:rsidR="005545F9" w:rsidRPr="00A303BB" w14:paraId="53F62650" w14:textId="77777777" w:rsidTr="00A36BFE">
        <w:tc>
          <w:tcPr>
            <w:tcW w:w="1418" w:type="dxa"/>
            <w:shd w:val="clear" w:color="auto" w:fill="auto"/>
          </w:tcPr>
          <w:p w14:paraId="5BBC082F" w14:textId="77777777" w:rsidR="005545F9" w:rsidRPr="008276C4" w:rsidRDefault="005545F9" w:rsidP="007C3557">
            <w:r w:rsidRPr="003F0D91">
              <w:t>Source System</w:t>
            </w:r>
          </w:p>
        </w:tc>
        <w:tc>
          <w:tcPr>
            <w:tcW w:w="1417" w:type="dxa"/>
            <w:shd w:val="clear" w:color="auto" w:fill="auto"/>
          </w:tcPr>
          <w:p w14:paraId="5792ED35" w14:textId="77777777" w:rsidR="005545F9" w:rsidRPr="008276C4" w:rsidRDefault="005545F9" w:rsidP="007C3557">
            <w:r w:rsidRPr="003F0D91">
              <w:t>Systemet som genererade engagemangsposten</w:t>
            </w:r>
          </w:p>
        </w:tc>
        <w:tc>
          <w:tcPr>
            <w:tcW w:w="2410" w:type="dxa"/>
            <w:shd w:val="clear" w:color="auto" w:fill="auto"/>
          </w:tcPr>
          <w:p w14:paraId="3AA2E6F1" w14:textId="77777777" w:rsidR="005545F9" w:rsidRPr="00100C96" w:rsidRDefault="005545F9" w:rsidP="007C3557">
            <w:r w:rsidRPr="003F0D91">
              <w:t>Källsystemets HSA-id. Detta HSA-id ska gälla den systeminstans som ansvarar för originalinformationen. Det kan vara ett annat HSA-id än för den tekniska anslutningspunkten.</w:t>
            </w:r>
          </w:p>
        </w:tc>
        <w:tc>
          <w:tcPr>
            <w:tcW w:w="851" w:type="dxa"/>
            <w:shd w:val="clear" w:color="auto" w:fill="auto"/>
          </w:tcPr>
          <w:p w14:paraId="1682797B" w14:textId="77777777" w:rsidR="005545F9" w:rsidRPr="008276C4" w:rsidRDefault="005545F9" w:rsidP="007C3557">
            <w:r w:rsidRPr="003F0D91">
              <w:t>1</w:t>
            </w:r>
            <w:proofErr w:type="gramStart"/>
            <w:r w:rsidRPr="003F0D91">
              <w:t>..</w:t>
            </w:r>
            <w:proofErr w:type="gramEnd"/>
            <w:r w:rsidRPr="003F0D91">
              <w:t>1</w:t>
            </w:r>
          </w:p>
        </w:tc>
        <w:tc>
          <w:tcPr>
            <w:tcW w:w="2268" w:type="dxa"/>
            <w:shd w:val="clear" w:color="auto" w:fill="auto"/>
          </w:tcPr>
          <w:p w14:paraId="267B1391" w14:textId="77777777" w:rsidR="005545F9" w:rsidRPr="008276C4" w:rsidRDefault="005545F9" w:rsidP="007C3557">
            <w:r w:rsidRPr="003F0D91">
              <w:t>Syftet är att underlätta felsökning och ge spårbarhet.</w:t>
            </w:r>
          </w:p>
        </w:tc>
        <w:tc>
          <w:tcPr>
            <w:tcW w:w="1417" w:type="dxa"/>
            <w:shd w:val="clear" w:color="auto" w:fill="auto"/>
          </w:tcPr>
          <w:p w14:paraId="5AAA57C6" w14:textId="77777777" w:rsidR="005545F9" w:rsidRPr="008276C4" w:rsidRDefault="005545F9" w:rsidP="007C3557">
            <w:r w:rsidRPr="003F0D91">
              <w:t>Del av instansens unikhet</w:t>
            </w:r>
          </w:p>
        </w:tc>
      </w:tr>
      <w:tr w:rsidR="005545F9" w:rsidRPr="00A303BB" w14:paraId="0E251F4A" w14:textId="77777777" w:rsidTr="00A36BFE">
        <w:tc>
          <w:tcPr>
            <w:tcW w:w="1418" w:type="dxa"/>
            <w:shd w:val="clear" w:color="auto" w:fill="auto"/>
          </w:tcPr>
          <w:p w14:paraId="2528ADAC" w14:textId="77777777" w:rsidR="005545F9" w:rsidRDefault="005545F9" w:rsidP="007C3557">
            <w:r w:rsidRPr="008276C4">
              <w:t>Data Controller</w:t>
            </w:r>
          </w:p>
        </w:tc>
        <w:tc>
          <w:tcPr>
            <w:tcW w:w="1417" w:type="dxa"/>
            <w:shd w:val="clear" w:color="auto" w:fill="auto"/>
          </w:tcPr>
          <w:p w14:paraId="249B5476" w14:textId="77777777" w:rsidR="005545F9" w:rsidRPr="0088256E" w:rsidRDefault="005545F9" w:rsidP="007C3557">
            <w:r>
              <w:t>Personuppgift</w:t>
            </w:r>
            <w:r w:rsidRPr="008276C4">
              <w:t>sansvarig organisation</w:t>
            </w:r>
          </w:p>
        </w:tc>
        <w:tc>
          <w:tcPr>
            <w:tcW w:w="2410" w:type="dxa"/>
            <w:shd w:val="clear" w:color="auto" w:fill="auto"/>
          </w:tcPr>
          <w:p w14:paraId="7603F673" w14:textId="77777777" w:rsidR="005545F9" w:rsidRDefault="005545F9" w:rsidP="007C3557">
            <w:r>
              <w:t>Vårdgivarens o</w:t>
            </w:r>
            <w:r w:rsidRPr="00100C96">
              <w:t>rganisationsnummer eller HSA-id</w:t>
            </w:r>
          </w:p>
          <w:p w14:paraId="111293D7" w14:textId="77777777" w:rsidR="005545F9" w:rsidRPr="00100C96" w:rsidRDefault="005545F9" w:rsidP="007C3557">
            <w:proofErr w:type="gramStart"/>
            <w:r>
              <w:lastRenderedPageBreak/>
              <w:t>eller inom källsystemet unik identifierare för vårdgivaren.</w:t>
            </w:r>
            <w:proofErr w:type="gramEnd"/>
          </w:p>
        </w:tc>
        <w:tc>
          <w:tcPr>
            <w:tcW w:w="851" w:type="dxa"/>
            <w:shd w:val="clear" w:color="auto" w:fill="auto"/>
          </w:tcPr>
          <w:p w14:paraId="10BE4E8A" w14:textId="77777777" w:rsidR="005545F9" w:rsidRPr="0088256E" w:rsidRDefault="005545F9" w:rsidP="007C3557">
            <w:r w:rsidRPr="008276C4">
              <w:lastRenderedPageBreak/>
              <w:t>1</w:t>
            </w:r>
            <w:proofErr w:type="gramStart"/>
            <w:r w:rsidRPr="008276C4">
              <w:t>..</w:t>
            </w:r>
            <w:proofErr w:type="gramEnd"/>
            <w:r w:rsidRPr="008276C4">
              <w:t>1</w:t>
            </w:r>
          </w:p>
        </w:tc>
        <w:tc>
          <w:tcPr>
            <w:tcW w:w="2268" w:type="dxa"/>
            <w:shd w:val="clear" w:color="auto" w:fill="auto"/>
          </w:tcPr>
          <w:p w14:paraId="6FD7B6C8" w14:textId="77777777" w:rsidR="005545F9" w:rsidRDefault="005545F9" w:rsidP="007C3557">
            <w:r w:rsidRPr="008276C4">
              <w:t>”SE”&lt;organisationsnummer&gt;. Exempel: ”SE5565594230”</w:t>
            </w:r>
            <w:r>
              <w:t xml:space="preserve"> eller </w:t>
            </w:r>
            <w:r>
              <w:lastRenderedPageBreak/>
              <w:t>HSA-id, eller</w:t>
            </w:r>
          </w:p>
          <w:p w14:paraId="418C0EC4" w14:textId="77777777" w:rsidR="005545F9" w:rsidRPr="0088256E" w:rsidRDefault="005545F9" w:rsidP="007C3557">
            <w:proofErr w:type="gramStart"/>
            <w:r>
              <w:t>systemspecifik identitet.</w:t>
            </w:r>
            <w:proofErr w:type="gramEnd"/>
          </w:p>
        </w:tc>
        <w:tc>
          <w:tcPr>
            <w:tcW w:w="1417" w:type="dxa"/>
            <w:shd w:val="clear" w:color="auto" w:fill="auto"/>
          </w:tcPr>
          <w:p w14:paraId="351F55A3" w14:textId="77777777" w:rsidR="005545F9" w:rsidRPr="0088256E" w:rsidRDefault="005545F9" w:rsidP="007C3557">
            <w:r w:rsidRPr="008276C4">
              <w:lastRenderedPageBreak/>
              <w:t>Del av instansens unikhet</w:t>
            </w:r>
          </w:p>
        </w:tc>
      </w:tr>
    </w:tbl>
    <w:p w14:paraId="07B9BCAD" w14:textId="77777777" w:rsidR="005545F9" w:rsidRDefault="005545F9" w:rsidP="005545F9">
      <w:pPr>
        <w:pStyle w:val="Brdtext"/>
        <w:tabs>
          <w:tab w:val="left" w:pos="567"/>
        </w:tabs>
        <w:ind w:right="838"/>
      </w:pPr>
    </w:p>
    <w:p w14:paraId="29321B65" w14:textId="77777777" w:rsidR="00842167" w:rsidRDefault="00842167" w:rsidP="00842167">
      <w:pPr>
        <w:rPr>
          <w:color w:val="4F81BD" w:themeColor="accent1"/>
        </w:rPr>
      </w:pPr>
    </w:p>
    <w:p w14:paraId="0251B85A" w14:textId="77777777" w:rsidR="00842167" w:rsidRPr="00776D68" w:rsidRDefault="00842167" w:rsidP="00842167">
      <w:pPr>
        <w:pStyle w:val="Rubrik4"/>
      </w:pPr>
      <w:r w:rsidRPr="00776D68">
        <w:t>Icke funktionella krav</w:t>
      </w:r>
    </w:p>
    <w:p w14:paraId="5B239D4F" w14:textId="4F403E51" w:rsidR="00583F17" w:rsidRPr="00435C79" w:rsidRDefault="00583F17" w:rsidP="00583F17">
      <w:pPr>
        <w:spacing w:line="240" w:lineRule="auto"/>
      </w:pPr>
      <w:r>
        <w:t xml:space="preserve">En producent av denna interaktion skall returnera samtliga (aktuella och historiska) statusar för remissen som har uppkommit på grund av händelser </w:t>
      </w:r>
      <w:r w:rsidR="00B322E8">
        <w:t>initierade</w:t>
      </w:r>
      <w:r>
        <w:t xml:space="preserve"> hos denna producent. Om producenten har lagrat statusinformation om remissen från andra producenter av denna interaktion får denna information inte returneras. </w:t>
      </w:r>
    </w:p>
    <w:p w14:paraId="475EDEA6" w14:textId="77777777" w:rsidR="00842167" w:rsidRPr="00776D68" w:rsidRDefault="00842167" w:rsidP="00842167">
      <w:pPr>
        <w:pStyle w:val="Rubrik5"/>
      </w:pPr>
      <w:r w:rsidRPr="00776D68">
        <w:t>SLA-krav</w:t>
      </w:r>
    </w:p>
    <w:p w14:paraId="0D46A76C" w14:textId="77777777" w:rsidR="00A36BFE" w:rsidRDefault="00A36BFE" w:rsidP="00A36BFE">
      <w:pPr>
        <w:rPr>
          <w:color w:val="4F81BD" w:themeColor="accent1"/>
        </w:rPr>
      </w:pPr>
      <w:r>
        <w:t>Se tjänstedomänens SLA-krav.</w:t>
      </w:r>
    </w:p>
    <w:p w14:paraId="4B2B564C" w14:textId="77777777" w:rsidR="00842167" w:rsidRPr="008B016A" w:rsidRDefault="00842167" w:rsidP="00842167"/>
    <w:p w14:paraId="589A6F3C" w14:textId="77777777" w:rsidR="00842167" w:rsidRPr="00776D68" w:rsidRDefault="00842167" w:rsidP="00842167">
      <w:pPr>
        <w:pStyle w:val="Rubrik3"/>
      </w:pPr>
      <w:bookmarkStart w:id="147" w:name="_Toc403589824"/>
      <w:r w:rsidRPr="00776D68">
        <w:t>Annan information om kontraktet</w:t>
      </w:r>
      <w:bookmarkEnd w:id="147"/>
    </w:p>
    <w:p w14:paraId="1B5EFE61" w14:textId="2651A209" w:rsidR="009147F4" w:rsidRDefault="009147F4">
      <w:pPr>
        <w:spacing w:line="240" w:lineRule="auto"/>
        <w:rPr>
          <w:highlight w:val="yellow"/>
        </w:rPr>
      </w:pPr>
      <w:r>
        <w:rPr>
          <w:highlight w:val="yellow"/>
        </w:rPr>
        <w:br w:type="page"/>
      </w:r>
    </w:p>
    <w:p w14:paraId="24C20219" w14:textId="77777777" w:rsidR="009147F4" w:rsidRPr="005B0CFE" w:rsidRDefault="009147F4" w:rsidP="00842167"/>
    <w:p w14:paraId="12C399CC" w14:textId="77777777" w:rsidR="009147F4" w:rsidRPr="009147F4" w:rsidRDefault="009147F4" w:rsidP="009147F4">
      <w:pPr>
        <w:pStyle w:val="Rubrik2"/>
      </w:pPr>
      <w:bookmarkStart w:id="148" w:name="_Ref400828125"/>
      <w:bookmarkStart w:id="149" w:name="_Ref400828146"/>
      <w:bookmarkStart w:id="150" w:name="_Toc403589825"/>
      <w:r w:rsidRPr="009147F4">
        <w:t>GetRequestInstruction</w:t>
      </w:r>
      <w:bookmarkEnd w:id="148"/>
      <w:bookmarkEnd w:id="149"/>
      <w:bookmarkEnd w:id="150"/>
    </w:p>
    <w:p w14:paraId="58F51C8D" w14:textId="77777777" w:rsidR="009147F4" w:rsidRDefault="009147F4" w:rsidP="009147F4">
      <w:r>
        <w:t>Tjänsten används för att kommunicera information kring hur en viss organisatorisk enhet i egenskap av tilltänkt remissmottagare önskar få sina remisser ifyllda givet en specifik diagnos eller diagnosgrupp. Syftet med tjänsten är att säkerställa att remittenten fyller i remissen på ett korrekt sätt redan i första skedet så att remissmottagaren slipper begära remisskomplettering.</w:t>
      </w:r>
    </w:p>
    <w:p w14:paraId="4E55232A" w14:textId="77777777" w:rsidR="009147F4" w:rsidRDefault="009147F4" w:rsidP="009147F4">
      <w:r>
        <w:t>Tjänstekontraktets huvuddomän är "clinicalprocess", som hanterar alla underdomäner som handlar om tjänstekontrakt för att hjälpa till med hantering av den kliniska kärnprocessen.</w:t>
      </w:r>
    </w:p>
    <w:p w14:paraId="3332E936" w14:textId="77777777" w:rsidR="009147F4" w:rsidRDefault="009147F4" w:rsidP="009147F4">
      <w:r>
        <w:t>-</w:t>
      </w:r>
      <w:r>
        <w:tab/>
        <w:t>Underdomänen är "</w:t>
      </w:r>
      <w:proofErr w:type="gramStart"/>
      <w:r>
        <w:t>activity:request</w:t>
      </w:r>
      <w:proofErr w:type="gramEnd"/>
      <w:r>
        <w:t>", som grupperar alla tjänstekontrakt som handlar om att presentera och administrera information om remiss och tillhörande flöden.</w:t>
      </w:r>
    </w:p>
    <w:p w14:paraId="4329861F" w14:textId="77777777" w:rsidR="009147F4" w:rsidRDefault="009147F4" w:rsidP="009147F4">
      <w:r>
        <w:t xml:space="preserve">Namnrymden för tjänstekontraktet är: </w:t>
      </w:r>
      <w:proofErr w:type="gramStart"/>
      <w:r>
        <w:t>urn:riv</w:t>
      </w:r>
      <w:proofErr w:type="gramEnd"/>
      <w:r>
        <w:t>:clinicalprocess:activity:request</w:t>
      </w:r>
    </w:p>
    <w:p w14:paraId="0CF9D0C8" w14:textId="77777777" w:rsidR="009147F4" w:rsidRDefault="009147F4" w:rsidP="009147F4"/>
    <w:p w14:paraId="55953B70" w14:textId="77777777" w:rsidR="00842167" w:rsidRDefault="00842167" w:rsidP="00842167">
      <w:pPr>
        <w:pStyle w:val="Rubrik3"/>
      </w:pPr>
      <w:bookmarkStart w:id="151" w:name="_Toc403589826"/>
      <w:r>
        <w:t>Version</w:t>
      </w:r>
      <w:bookmarkEnd w:id="151"/>
    </w:p>
    <w:p w14:paraId="3FBF2D4D" w14:textId="52FB47AE" w:rsidR="00842167" w:rsidRDefault="009147F4" w:rsidP="00842167">
      <w:r>
        <w:t>1.0</w:t>
      </w:r>
    </w:p>
    <w:p w14:paraId="6DDD8AEA" w14:textId="77777777" w:rsidR="003972B8" w:rsidRDefault="003972B8" w:rsidP="00842167"/>
    <w:p w14:paraId="5CD9F0B5" w14:textId="0B351508" w:rsidR="003972B8" w:rsidRDefault="003972B8" w:rsidP="003972B8">
      <w:pPr>
        <w:pStyle w:val="Rubrik3"/>
      </w:pPr>
      <w:bookmarkStart w:id="152" w:name="_Toc403589827"/>
      <w:r>
        <w:t>DocBook-format för clinicalDocumentNoteText-fältet</w:t>
      </w:r>
      <w:bookmarkEnd w:id="152"/>
    </w:p>
    <w:p w14:paraId="2FF426F9" w14:textId="2DC52AC4" w:rsidR="003972B8" w:rsidRDefault="003972B8" w:rsidP="003972B8">
      <w:r>
        <w:t>Fältet ”</w:t>
      </w:r>
      <w:r w:rsidRPr="003972B8">
        <w:t>instruction.text</w:t>
      </w:r>
      <w:r>
        <w:t>” innehåller textuellt innehåll. Producenten har möjlighet att ange denna text i det standardiserade layout-formatet ”DocBook” version 5.0 (Oasis standard)</w:t>
      </w:r>
      <w:r w:rsidR="00EB78FD">
        <w:t xml:space="preserve"> [R4]</w:t>
      </w:r>
      <w:r>
        <w:t>. Konsumenten måste då transformera texten till ett presentationsformat såsom XHTML eller PDF. Det kan t.ex. ske med hjälp av de XSLT-baserade transformeringsskript som tillhandahålls på DocBooks hemsida: http://docbook.org/tdg5/en/html/</w:t>
      </w:r>
    </w:p>
    <w:p w14:paraId="4487E26B" w14:textId="77777777" w:rsidR="003972B8" w:rsidRDefault="003972B8" w:rsidP="003972B8">
      <w:r>
        <w:t>Användningen av DocBook för clinicalDocumentNoteText är begränsad till de element som används i följande exempel:</w:t>
      </w:r>
    </w:p>
    <w:p w14:paraId="2C05F30C" w14:textId="77777777" w:rsidR="003972B8" w:rsidRPr="003972B8" w:rsidRDefault="003972B8" w:rsidP="003972B8">
      <w:pPr>
        <w:rPr>
          <w:lang w:val="en-US"/>
        </w:rPr>
      </w:pPr>
      <w:proofErr w:type="gramStart"/>
      <w:r w:rsidRPr="003972B8">
        <w:rPr>
          <w:lang w:val="en-US"/>
        </w:rPr>
        <w:t>&lt;?xml</w:t>
      </w:r>
      <w:proofErr w:type="gramEnd"/>
      <w:r w:rsidRPr="003972B8">
        <w:rPr>
          <w:lang w:val="en-US"/>
        </w:rPr>
        <w:t xml:space="preserve"> version=”1.0”?&gt;</w:t>
      </w:r>
    </w:p>
    <w:p w14:paraId="7B49D478" w14:textId="77777777" w:rsidR="003972B8" w:rsidRPr="003972B8" w:rsidRDefault="003972B8" w:rsidP="003972B8">
      <w:pPr>
        <w:rPr>
          <w:lang w:val="en-US"/>
        </w:rPr>
      </w:pPr>
      <w:r w:rsidRPr="003972B8">
        <w:rPr>
          <w:lang w:val="en-US"/>
        </w:rPr>
        <w:t>&lt;</w:t>
      </w:r>
      <w:proofErr w:type="gramStart"/>
      <w:r w:rsidRPr="003972B8">
        <w:rPr>
          <w:lang w:val="en-US"/>
        </w:rPr>
        <w:t>article</w:t>
      </w:r>
      <w:proofErr w:type="gramEnd"/>
      <w:r w:rsidRPr="003972B8">
        <w:rPr>
          <w:lang w:val="en-US"/>
        </w:rPr>
        <w:t>&gt;</w:t>
      </w:r>
    </w:p>
    <w:p w14:paraId="5A68F9E0" w14:textId="77777777" w:rsidR="003972B8" w:rsidRPr="003972B8" w:rsidRDefault="003972B8" w:rsidP="003972B8">
      <w:pPr>
        <w:rPr>
          <w:lang w:val="en-US"/>
        </w:rPr>
      </w:pPr>
      <w:r w:rsidRPr="003972B8">
        <w:rPr>
          <w:lang w:val="en-US"/>
        </w:rPr>
        <w:tab/>
        <w:t>&lt;</w:t>
      </w:r>
      <w:proofErr w:type="gramStart"/>
      <w:r w:rsidRPr="003972B8">
        <w:rPr>
          <w:lang w:val="en-US"/>
        </w:rPr>
        <w:t>info</w:t>
      </w:r>
      <w:proofErr w:type="gramEnd"/>
      <w:r w:rsidRPr="003972B8">
        <w:rPr>
          <w:lang w:val="en-US"/>
        </w:rPr>
        <w:t>&gt;</w:t>
      </w:r>
    </w:p>
    <w:p w14:paraId="0846F100"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title</w:t>
      </w:r>
      <w:proofErr w:type="gramEnd"/>
      <w:r w:rsidRPr="003972B8">
        <w:rPr>
          <w:lang w:val="en-US"/>
        </w:rPr>
        <w:t>&gt;…&lt;/title&gt;</w:t>
      </w:r>
    </w:p>
    <w:p w14:paraId="249852AF" w14:textId="77777777" w:rsidR="003972B8" w:rsidRDefault="003972B8" w:rsidP="003972B8">
      <w:r w:rsidRPr="003972B8">
        <w:rPr>
          <w:lang w:val="en-US"/>
        </w:rPr>
        <w:tab/>
      </w:r>
      <w:r>
        <w:t>&lt;/info&gt;</w:t>
      </w:r>
    </w:p>
    <w:p w14:paraId="02A8DA92" w14:textId="77777777" w:rsidR="003972B8" w:rsidRDefault="003972B8" w:rsidP="003972B8">
      <w:r>
        <w:tab/>
        <w:t>&lt;para&gt; … &lt;/para&gt;</w:t>
      </w:r>
    </w:p>
    <w:p w14:paraId="22D5C219" w14:textId="77777777" w:rsidR="003972B8" w:rsidRDefault="003972B8" w:rsidP="003972B8">
      <w:r>
        <w:tab/>
        <w:t>&lt;para&gt; … &lt;/para&gt;</w:t>
      </w:r>
      <w:r>
        <w:tab/>
      </w:r>
    </w:p>
    <w:p w14:paraId="7D83EF41" w14:textId="77777777" w:rsidR="003972B8" w:rsidRPr="003972B8" w:rsidRDefault="003972B8" w:rsidP="003972B8">
      <w:pPr>
        <w:rPr>
          <w:lang w:val="en-US"/>
        </w:rPr>
      </w:pPr>
      <w:r>
        <w:tab/>
      </w:r>
      <w:r w:rsidRPr="003972B8">
        <w:rPr>
          <w:lang w:val="en-US"/>
        </w:rPr>
        <w:t>&lt;</w:t>
      </w:r>
      <w:proofErr w:type="gramStart"/>
      <w:r w:rsidRPr="003972B8">
        <w:rPr>
          <w:lang w:val="en-US"/>
        </w:rPr>
        <w:t>section</w:t>
      </w:r>
      <w:proofErr w:type="gramEnd"/>
      <w:r w:rsidRPr="003972B8">
        <w:rPr>
          <w:lang w:val="en-US"/>
        </w:rPr>
        <w:t>&gt;</w:t>
      </w:r>
    </w:p>
    <w:p w14:paraId="497E8DF8"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title</w:t>
      </w:r>
      <w:proofErr w:type="gramEnd"/>
      <w:r w:rsidRPr="003972B8">
        <w:rPr>
          <w:lang w:val="en-US"/>
        </w:rPr>
        <w:t>&gt;…&lt;/title&gt;</w:t>
      </w:r>
    </w:p>
    <w:p w14:paraId="17193897"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para</w:t>
      </w:r>
      <w:proofErr w:type="gramEnd"/>
      <w:r w:rsidRPr="003972B8">
        <w:rPr>
          <w:lang w:val="en-US"/>
        </w:rPr>
        <w:t>&gt; … &lt;/para&gt;</w:t>
      </w:r>
    </w:p>
    <w:p w14:paraId="3D9CB5FF"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para</w:t>
      </w:r>
      <w:proofErr w:type="gramEnd"/>
      <w:r w:rsidRPr="003972B8">
        <w:rPr>
          <w:lang w:val="en-US"/>
        </w:rPr>
        <w:t>&gt; … &lt;/para&gt;</w:t>
      </w:r>
      <w:r w:rsidRPr="003972B8">
        <w:rPr>
          <w:lang w:val="en-US"/>
        </w:rPr>
        <w:tab/>
      </w:r>
      <w:r w:rsidRPr="003972B8">
        <w:rPr>
          <w:lang w:val="en-US"/>
        </w:rPr>
        <w:tab/>
      </w:r>
    </w:p>
    <w:p w14:paraId="3FFED9DE" w14:textId="77777777" w:rsidR="003972B8" w:rsidRPr="003972B8" w:rsidRDefault="003972B8" w:rsidP="003972B8">
      <w:pPr>
        <w:rPr>
          <w:lang w:val="en-US"/>
        </w:rPr>
      </w:pPr>
      <w:r w:rsidRPr="003972B8">
        <w:rPr>
          <w:lang w:val="en-US"/>
        </w:rPr>
        <w:tab/>
        <w:t>&lt;/section&gt;</w:t>
      </w:r>
    </w:p>
    <w:p w14:paraId="2EF8F882" w14:textId="77777777" w:rsidR="003972B8" w:rsidRPr="003972B8" w:rsidRDefault="003972B8" w:rsidP="003972B8">
      <w:pPr>
        <w:rPr>
          <w:lang w:val="en-US"/>
        </w:rPr>
      </w:pPr>
      <w:r w:rsidRPr="003972B8">
        <w:rPr>
          <w:lang w:val="en-US"/>
        </w:rPr>
        <w:tab/>
        <w:t>&lt;</w:t>
      </w:r>
      <w:proofErr w:type="gramStart"/>
      <w:r w:rsidRPr="003972B8">
        <w:rPr>
          <w:lang w:val="en-US"/>
        </w:rPr>
        <w:t>section</w:t>
      </w:r>
      <w:proofErr w:type="gramEnd"/>
      <w:r w:rsidRPr="003972B8">
        <w:rPr>
          <w:lang w:val="en-US"/>
        </w:rPr>
        <w:t>&gt;</w:t>
      </w:r>
    </w:p>
    <w:p w14:paraId="20626B6B" w14:textId="77777777" w:rsidR="003972B8" w:rsidRPr="003972B8" w:rsidRDefault="003972B8" w:rsidP="003972B8">
      <w:pPr>
        <w:rPr>
          <w:lang w:val="en-US"/>
        </w:rPr>
      </w:pPr>
      <w:r w:rsidRPr="003972B8">
        <w:rPr>
          <w:lang w:val="en-US"/>
        </w:rPr>
        <w:tab/>
      </w:r>
      <w:r w:rsidRPr="003972B8">
        <w:rPr>
          <w:lang w:val="en-US"/>
        </w:rPr>
        <w:tab/>
        <w:t>&lt;</w:t>
      </w:r>
      <w:proofErr w:type="gramStart"/>
      <w:r w:rsidRPr="003972B8">
        <w:rPr>
          <w:lang w:val="en-US"/>
        </w:rPr>
        <w:t>title</w:t>
      </w:r>
      <w:proofErr w:type="gramEnd"/>
      <w:r w:rsidRPr="003972B8">
        <w:rPr>
          <w:lang w:val="en-US"/>
        </w:rPr>
        <w:t>&gt;…&lt;/title&gt;</w:t>
      </w:r>
    </w:p>
    <w:p w14:paraId="7ABFB9B1" w14:textId="77777777" w:rsidR="003972B8" w:rsidRPr="00DB4742" w:rsidRDefault="003972B8" w:rsidP="003972B8">
      <w:pPr>
        <w:rPr>
          <w:lang w:val="en-US"/>
        </w:rPr>
      </w:pPr>
      <w:r w:rsidRPr="003972B8">
        <w:rPr>
          <w:lang w:val="en-US"/>
        </w:rPr>
        <w:tab/>
      </w:r>
      <w:r w:rsidRPr="003972B8">
        <w:rPr>
          <w:lang w:val="en-US"/>
        </w:rPr>
        <w:tab/>
      </w:r>
      <w:r w:rsidRPr="00A427D3">
        <w:rPr>
          <w:lang w:val="en-US"/>
        </w:rPr>
        <w:t>&lt;</w:t>
      </w:r>
      <w:proofErr w:type="gramStart"/>
      <w:r w:rsidRPr="00A427D3">
        <w:rPr>
          <w:lang w:val="en-US"/>
        </w:rPr>
        <w:t>para</w:t>
      </w:r>
      <w:proofErr w:type="gramEnd"/>
      <w:r w:rsidRPr="00A427D3">
        <w:rPr>
          <w:lang w:val="en-US"/>
        </w:rPr>
        <w:t xml:space="preserve">&gt; … </w:t>
      </w:r>
      <w:r w:rsidRPr="00DB4742">
        <w:rPr>
          <w:lang w:val="en-US"/>
        </w:rPr>
        <w:t>&lt;/para&gt;</w:t>
      </w:r>
    </w:p>
    <w:p w14:paraId="2843A2A1" w14:textId="77777777" w:rsidR="003972B8" w:rsidRPr="00DB4742" w:rsidRDefault="003972B8" w:rsidP="003972B8">
      <w:pPr>
        <w:rPr>
          <w:lang w:val="en-US"/>
        </w:rPr>
      </w:pPr>
      <w:r w:rsidRPr="00DB4742">
        <w:rPr>
          <w:lang w:val="en-US"/>
        </w:rPr>
        <w:tab/>
      </w:r>
      <w:r w:rsidRPr="00DB4742">
        <w:rPr>
          <w:lang w:val="en-US"/>
        </w:rPr>
        <w:tab/>
        <w:t>&lt;para&gt; … &lt;/para&gt;</w:t>
      </w:r>
    </w:p>
    <w:p w14:paraId="45C2C08C" w14:textId="77777777" w:rsidR="003972B8" w:rsidRPr="00DB4742" w:rsidRDefault="003972B8" w:rsidP="003972B8">
      <w:pPr>
        <w:rPr>
          <w:lang w:val="en-US"/>
        </w:rPr>
      </w:pPr>
      <w:r w:rsidRPr="00DB4742">
        <w:rPr>
          <w:lang w:val="en-US"/>
        </w:rPr>
        <w:tab/>
      </w:r>
      <w:r w:rsidRPr="00DB4742">
        <w:rPr>
          <w:lang w:val="en-US"/>
        </w:rPr>
        <w:tab/>
        <w:t>&lt;section&gt;</w:t>
      </w:r>
    </w:p>
    <w:p w14:paraId="5B618E54" w14:textId="77777777" w:rsidR="003972B8" w:rsidRPr="00DB4742" w:rsidRDefault="003972B8" w:rsidP="003972B8">
      <w:pPr>
        <w:rPr>
          <w:lang w:val="en-US"/>
        </w:rPr>
      </w:pPr>
      <w:r w:rsidRPr="00DB4742">
        <w:rPr>
          <w:lang w:val="en-US"/>
        </w:rPr>
        <w:lastRenderedPageBreak/>
        <w:tab/>
      </w:r>
      <w:r w:rsidRPr="00DB4742">
        <w:rPr>
          <w:lang w:val="en-US"/>
        </w:rPr>
        <w:tab/>
      </w:r>
      <w:r w:rsidRPr="00DB4742">
        <w:rPr>
          <w:lang w:val="en-US"/>
        </w:rPr>
        <w:tab/>
        <w:t>&lt;title&gt;…&lt;/title&gt;</w:t>
      </w:r>
    </w:p>
    <w:p w14:paraId="489E13B1" w14:textId="77777777" w:rsidR="003972B8" w:rsidRDefault="003972B8" w:rsidP="003972B8">
      <w:r w:rsidRPr="00DB4742">
        <w:rPr>
          <w:lang w:val="en-US"/>
        </w:rPr>
        <w:tab/>
      </w:r>
      <w:r w:rsidRPr="00DB4742">
        <w:rPr>
          <w:lang w:val="en-US"/>
        </w:rPr>
        <w:tab/>
      </w:r>
      <w:r w:rsidRPr="00DB4742">
        <w:rPr>
          <w:lang w:val="en-US"/>
        </w:rPr>
        <w:tab/>
      </w:r>
      <w:r w:rsidRPr="00442A60">
        <w:t xml:space="preserve">&lt;para&gt; … </w:t>
      </w:r>
      <w:r>
        <w:t>&lt;/para&gt;</w:t>
      </w:r>
    </w:p>
    <w:p w14:paraId="73664BB5" w14:textId="77777777" w:rsidR="003972B8" w:rsidRDefault="003972B8" w:rsidP="003972B8">
      <w:r>
        <w:tab/>
      </w:r>
      <w:r>
        <w:tab/>
      </w:r>
      <w:r>
        <w:tab/>
        <w:t>&lt;para&gt; … &lt;/para&gt;</w:t>
      </w:r>
      <w:r>
        <w:tab/>
      </w:r>
    </w:p>
    <w:p w14:paraId="367359DD" w14:textId="77777777" w:rsidR="003972B8" w:rsidRPr="00E16A4E" w:rsidRDefault="003972B8" w:rsidP="003972B8">
      <w:pPr>
        <w:rPr>
          <w:lang w:val="en-US"/>
        </w:rPr>
      </w:pPr>
      <w:r>
        <w:tab/>
      </w:r>
      <w:r>
        <w:tab/>
      </w:r>
      <w:r>
        <w:tab/>
      </w:r>
      <w:r w:rsidRPr="00DB4742">
        <w:t xml:space="preserve">&lt;para&gt; … </w:t>
      </w:r>
      <w:r w:rsidRPr="00E16A4E">
        <w:rPr>
          <w:lang w:val="en-US"/>
        </w:rPr>
        <w:t>&lt;/para&gt;</w:t>
      </w:r>
      <w:r w:rsidRPr="00E16A4E">
        <w:rPr>
          <w:lang w:val="en-US"/>
        </w:rPr>
        <w:tab/>
      </w:r>
    </w:p>
    <w:p w14:paraId="024B378D" w14:textId="77777777" w:rsidR="003972B8" w:rsidRPr="003972B8" w:rsidRDefault="003972B8" w:rsidP="003972B8">
      <w:pPr>
        <w:rPr>
          <w:lang w:val="en-US"/>
        </w:rPr>
      </w:pPr>
      <w:r w:rsidRPr="00E16A4E">
        <w:rPr>
          <w:lang w:val="en-US"/>
        </w:rPr>
        <w:tab/>
      </w:r>
      <w:r w:rsidRPr="00E16A4E">
        <w:rPr>
          <w:lang w:val="en-US"/>
        </w:rPr>
        <w:tab/>
      </w:r>
      <w:r w:rsidRPr="003972B8">
        <w:rPr>
          <w:lang w:val="en-US"/>
        </w:rPr>
        <w:t>&lt;/section&gt;</w:t>
      </w:r>
      <w:r w:rsidRPr="003972B8">
        <w:rPr>
          <w:lang w:val="en-US"/>
        </w:rPr>
        <w:tab/>
      </w:r>
    </w:p>
    <w:p w14:paraId="1A9EBB8C" w14:textId="77777777" w:rsidR="003972B8" w:rsidRPr="003972B8" w:rsidRDefault="003972B8" w:rsidP="003972B8">
      <w:pPr>
        <w:rPr>
          <w:lang w:val="en-US"/>
        </w:rPr>
      </w:pPr>
      <w:r w:rsidRPr="003972B8">
        <w:rPr>
          <w:lang w:val="en-US"/>
        </w:rPr>
        <w:tab/>
        <w:t>&lt;/section&gt;</w:t>
      </w:r>
      <w:r w:rsidRPr="003972B8">
        <w:rPr>
          <w:lang w:val="en-US"/>
        </w:rPr>
        <w:tab/>
      </w:r>
    </w:p>
    <w:p w14:paraId="568D9A7D" w14:textId="77777777" w:rsidR="003972B8" w:rsidRPr="003972B8" w:rsidRDefault="003972B8" w:rsidP="003972B8">
      <w:pPr>
        <w:rPr>
          <w:lang w:val="en-US"/>
        </w:rPr>
      </w:pPr>
      <w:r w:rsidRPr="003972B8">
        <w:rPr>
          <w:lang w:val="en-US"/>
        </w:rPr>
        <w:tab/>
        <w:t>&lt;</w:t>
      </w:r>
      <w:proofErr w:type="gramStart"/>
      <w:r w:rsidRPr="003972B8">
        <w:rPr>
          <w:lang w:val="en-US"/>
        </w:rPr>
        <w:t>bibliography</w:t>
      </w:r>
      <w:proofErr w:type="gramEnd"/>
      <w:r w:rsidRPr="003972B8">
        <w:rPr>
          <w:lang w:val="en-US"/>
        </w:rPr>
        <w:t>&gt; … &lt;/bibliography&gt;</w:t>
      </w:r>
    </w:p>
    <w:p w14:paraId="116C99D6" w14:textId="77777777" w:rsidR="003972B8" w:rsidRPr="00E16A4E" w:rsidRDefault="003972B8" w:rsidP="003972B8">
      <w:r w:rsidRPr="00E16A4E">
        <w:t>&lt;/article&gt;</w:t>
      </w:r>
    </w:p>
    <w:p w14:paraId="0E5653DA" w14:textId="77777777" w:rsidR="003972B8" w:rsidRPr="00E16A4E" w:rsidRDefault="003972B8" w:rsidP="003972B8"/>
    <w:p w14:paraId="20DB9303" w14:textId="512DB51C" w:rsidR="003972B8" w:rsidRDefault="003972B8" w:rsidP="003972B8">
      <w:r>
        <w:t>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StringEscapeUtils: http://commons.apache.org/lang/api-2.1/org/apache/commons/lang/StringEscapeUtils.html (referens R5, se metoderna escapeXml respektive unescapeXml).</w:t>
      </w:r>
    </w:p>
    <w:p w14:paraId="22A39223" w14:textId="77777777" w:rsidR="003972B8" w:rsidRDefault="003972B8" w:rsidP="003972B8"/>
    <w:p w14:paraId="782A1D75" w14:textId="51123862" w:rsidR="003972B8" w:rsidRDefault="003972B8" w:rsidP="003972B8">
      <w:r>
        <w:t>För ovanstående DocBook-exempel ska alltså fältet ”</w:t>
      </w:r>
      <w:r w:rsidRPr="003972B8">
        <w:t xml:space="preserve"> instruction.text</w:t>
      </w:r>
      <w:r>
        <w:t>” innehålla en version som är ”entity encoded” enligt följande:</w:t>
      </w:r>
    </w:p>
    <w:p w14:paraId="02B8FC0E" w14:textId="77777777" w:rsidR="003972B8" w:rsidRPr="003972B8" w:rsidRDefault="003972B8" w:rsidP="003972B8">
      <w:pPr>
        <w:rPr>
          <w:lang w:val="en-US"/>
        </w:rPr>
      </w:pPr>
      <w:r w:rsidRPr="003972B8">
        <w:rPr>
          <w:lang w:val="en-US"/>
        </w:rPr>
        <w:t>&amp;lt;</w:t>
      </w:r>
      <w:proofErr w:type="gramStart"/>
      <w:r w:rsidRPr="003972B8">
        <w:rPr>
          <w:lang w:val="en-US"/>
        </w:rPr>
        <w:t>?xml</w:t>
      </w:r>
      <w:proofErr w:type="gramEnd"/>
      <w:r w:rsidRPr="003972B8">
        <w:rPr>
          <w:lang w:val="en-US"/>
        </w:rPr>
        <w:t xml:space="preserve"> version=&amp;quot;1.0&amp;quot;?&amp;gt;</w:t>
      </w:r>
    </w:p>
    <w:p w14:paraId="0DAA63CE" w14:textId="77777777" w:rsidR="003972B8" w:rsidRPr="003972B8" w:rsidRDefault="003972B8" w:rsidP="003972B8">
      <w:pPr>
        <w:rPr>
          <w:lang w:val="en-US"/>
        </w:rPr>
      </w:pPr>
      <w:r w:rsidRPr="003972B8">
        <w:rPr>
          <w:lang w:val="en-US"/>
        </w:rPr>
        <w:t>&amp;lt</w:t>
      </w:r>
      <w:proofErr w:type="gramStart"/>
      <w:r w:rsidRPr="003972B8">
        <w:rPr>
          <w:lang w:val="en-US"/>
        </w:rPr>
        <w:t>;article</w:t>
      </w:r>
      <w:proofErr w:type="gramEnd"/>
      <w:r w:rsidRPr="003972B8">
        <w:rPr>
          <w:lang w:val="en-US"/>
        </w:rPr>
        <w:t>&amp;gt;</w:t>
      </w:r>
    </w:p>
    <w:p w14:paraId="5CC38A96" w14:textId="77777777" w:rsidR="003972B8" w:rsidRPr="003972B8" w:rsidRDefault="003972B8" w:rsidP="003972B8">
      <w:pPr>
        <w:rPr>
          <w:lang w:val="en-US"/>
        </w:rPr>
      </w:pPr>
      <w:r w:rsidRPr="003972B8">
        <w:rPr>
          <w:lang w:val="en-US"/>
        </w:rPr>
        <w:tab/>
        <w:t>&amp;lt</w:t>
      </w:r>
      <w:proofErr w:type="gramStart"/>
      <w:r w:rsidRPr="003972B8">
        <w:rPr>
          <w:lang w:val="en-US"/>
        </w:rPr>
        <w:t>;info</w:t>
      </w:r>
      <w:proofErr w:type="gramEnd"/>
      <w:r w:rsidRPr="003972B8">
        <w:rPr>
          <w:lang w:val="en-US"/>
        </w:rPr>
        <w:t>&amp;gt;</w:t>
      </w:r>
    </w:p>
    <w:p w14:paraId="54A8888A" w14:textId="77777777" w:rsidR="003972B8" w:rsidRPr="003972B8" w:rsidRDefault="003972B8" w:rsidP="003972B8">
      <w:pPr>
        <w:rPr>
          <w:lang w:val="en-US"/>
        </w:rPr>
      </w:pPr>
      <w:r w:rsidRPr="003972B8">
        <w:rPr>
          <w:lang w:val="en-US"/>
        </w:rPr>
        <w:tab/>
      </w:r>
      <w:r w:rsidRPr="003972B8">
        <w:rPr>
          <w:lang w:val="en-US"/>
        </w:rPr>
        <w:tab/>
        <w:t>&amp;lt</w:t>
      </w:r>
      <w:proofErr w:type="gramStart"/>
      <w:r w:rsidRPr="003972B8">
        <w:rPr>
          <w:lang w:val="en-US"/>
        </w:rPr>
        <w:t>;title</w:t>
      </w:r>
      <w:proofErr w:type="gramEnd"/>
      <w:r w:rsidRPr="003972B8">
        <w:rPr>
          <w:lang w:val="en-US"/>
        </w:rPr>
        <w:t>&amp;gt;…&amp;lt;/title&amp;gt;</w:t>
      </w:r>
    </w:p>
    <w:p w14:paraId="608AED1F" w14:textId="77777777" w:rsidR="003972B8" w:rsidRDefault="003972B8" w:rsidP="003972B8">
      <w:r w:rsidRPr="003972B8">
        <w:rPr>
          <w:lang w:val="en-US"/>
        </w:rPr>
        <w:tab/>
      </w:r>
      <w:r>
        <w:t>&amp;lt</w:t>
      </w:r>
      <w:proofErr w:type="gramStart"/>
      <w:r>
        <w:t>;/</w:t>
      </w:r>
      <w:proofErr w:type="gramEnd"/>
      <w:r>
        <w:t>info&amp;gt;</w:t>
      </w:r>
    </w:p>
    <w:p w14:paraId="4CB7BA0B" w14:textId="77777777" w:rsidR="003972B8" w:rsidRDefault="003972B8" w:rsidP="003972B8">
      <w:r>
        <w:tab/>
      </w:r>
      <w:proofErr w:type="gramStart"/>
      <w:r>
        <w:t>&amp;lt;para&amp;gt</w:t>
      </w:r>
      <w:proofErr w:type="gramEnd"/>
      <w:r>
        <w:t>; … &amp;lt;/para&amp;gt;</w:t>
      </w:r>
    </w:p>
    <w:p w14:paraId="3F691488" w14:textId="77777777" w:rsidR="003972B8" w:rsidRDefault="003972B8" w:rsidP="003972B8">
      <w:r>
        <w:tab/>
      </w:r>
      <w:proofErr w:type="gramStart"/>
      <w:r>
        <w:t>&amp;lt;para&amp;gt</w:t>
      </w:r>
      <w:proofErr w:type="gramEnd"/>
      <w:r>
        <w:t>; … &amp;lt;/para&amp;gt;</w:t>
      </w:r>
      <w:r>
        <w:tab/>
      </w:r>
    </w:p>
    <w:p w14:paraId="3D458BC2" w14:textId="77777777" w:rsidR="003972B8" w:rsidRPr="00A427D3" w:rsidRDefault="003972B8" w:rsidP="003972B8">
      <w:pPr>
        <w:rPr>
          <w:lang w:val="en-US"/>
        </w:rPr>
      </w:pPr>
      <w:r>
        <w:tab/>
      </w:r>
      <w:r w:rsidRPr="00A427D3">
        <w:rPr>
          <w:lang w:val="en-US"/>
        </w:rPr>
        <w:t>&amp;lt</w:t>
      </w:r>
      <w:proofErr w:type="gramStart"/>
      <w:r w:rsidRPr="00A427D3">
        <w:rPr>
          <w:lang w:val="en-US"/>
        </w:rPr>
        <w:t>;section</w:t>
      </w:r>
      <w:proofErr w:type="gramEnd"/>
      <w:r w:rsidRPr="00A427D3">
        <w:rPr>
          <w:lang w:val="en-US"/>
        </w:rPr>
        <w:t>&amp;gt;</w:t>
      </w:r>
    </w:p>
    <w:p w14:paraId="300F6FF6" w14:textId="77777777" w:rsidR="003972B8" w:rsidRPr="003972B8" w:rsidRDefault="003972B8" w:rsidP="003972B8">
      <w:pPr>
        <w:rPr>
          <w:lang w:val="en-US"/>
        </w:rPr>
      </w:pPr>
      <w:r w:rsidRPr="00A427D3">
        <w:rPr>
          <w:lang w:val="en-US"/>
        </w:rPr>
        <w:tab/>
      </w:r>
      <w:r w:rsidRPr="00A427D3">
        <w:rPr>
          <w:lang w:val="en-US"/>
        </w:rPr>
        <w:tab/>
      </w:r>
      <w:r w:rsidRPr="003972B8">
        <w:rPr>
          <w:lang w:val="en-US"/>
        </w:rPr>
        <w:t>&amp;lt</w:t>
      </w:r>
      <w:proofErr w:type="gramStart"/>
      <w:r w:rsidRPr="003972B8">
        <w:rPr>
          <w:lang w:val="en-US"/>
        </w:rPr>
        <w:t>;title</w:t>
      </w:r>
      <w:proofErr w:type="gramEnd"/>
      <w:r w:rsidRPr="003972B8">
        <w:rPr>
          <w:lang w:val="en-US"/>
        </w:rPr>
        <w:t>&amp;gt;…&amp;lt;/title&amp;gt;</w:t>
      </w:r>
    </w:p>
    <w:p w14:paraId="5B470C14" w14:textId="77777777" w:rsidR="003972B8" w:rsidRDefault="003972B8" w:rsidP="003972B8">
      <w:r w:rsidRPr="003972B8">
        <w:rPr>
          <w:lang w:val="en-US"/>
        </w:rPr>
        <w:tab/>
      </w:r>
      <w:r w:rsidRPr="003972B8">
        <w:rPr>
          <w:lang w:val="en-US"/>
        </w:rPr>
        <w:tab/>
      </w:r>
      <w:proofErr w:type="gramStart"/>
      <w:r>
        <w:t>&amp;lt;para&amp;gt</w:t>
      </w:r>
      <w:proofErr w:type="gramEnd"/>
      <w:r>
        <w:t>; … &amp;lt;/para&amp;gt;</w:t>
      </w:r>
    </w:p>
    <w:p w14:paraId="4FA741B1" w14:textId="77777777" w:rsidR="003972B8" w:rsidRDefault="003972B8" w:rsidP="003972B8">
      <w:r>
        <w:tab/>
      </w:r>
      <w:r>
        <w:tab/>
      </w:r>
      <w:proofErr w:type="gramStart"/>
      <w:r>
        <w:t>&amp;lt;para&amp;gt</w:t>
      </w:r>
      <w:proofErr w:type="gramEnd"/>
      <w:r>
        <w:t>; … &amp;lt;/para&amp;gt;</w:t>
      </w:r>
      <w:r>
        <w:tab/>
      </w:r>
      <w:r>
        <w:tab/>
      </w:r>
    </w:p>
    <w:p w14:paraId="5E9008C1" w14:textId="77777777" w:rsidR="003972B8" w:rsidRPr="003972B8" w:rsidRDefault="003972B8" w:rsidP="003972B8">
      <w:pPr>
        <w:rPr>
          <w:lang w:val="en-US"/>
        </w:rPr>
      </w:pPr>
      <w:r>
        <w:tab/>
      </w:r>
      <w:r w:rsidRPr="003972B8">
        <w:rPr>
          <w:lang w:val="en-US"/>
        </w:rPr>
        <w:t>&amp;lt</w:t>
      </w:r>
      <w:proofErr w:type="gramStart"/>
      <w:r w:rsidRPr="003972B8">
        <w:rPr>
          <w:lang w:val="en-US"/>
        </w:rPr>
        <w:t>;/</w:t>
      </w:r>
      <w:proofErr w:type="gramEnd"/>
      <w:r w:rsidRPr="003972B8">
        <w:rPr>
          <w:lang w:val="en-US"/>
        </w:rPr>
        <w:t>section&amp;gt;</w:t>
      </w:r>
    </w:p>
    <w:p w14:paraId="56ACABB4" w14:textId="77777777" w:rsidR="003972B8" w:rsidRPr="003972B8" w:rsidRDefault="003972B8" w:rsidP="003972B8">
      <w:pPr>
        <w:rPr>
          <w:lang w:val="en-US"/>
        </w:rPr>
      </w:pPr>
      <w:r w:rsidRPr="003972B8">
        <w:rPr>
          <w:lang w:val="en-US"/>
        </w:rPr>
        <w:tab/>
        <w:t>&amp;lt</w:t>
      </w:r>
      <w:proofErr w:type="gramStart"/>
      <w:r w:rsidRPr="003972B8">
        <w:rPr>
          <w:lang w:val="en-US"/>
        </w:rPr>
        <w:t>;section</w:t>
      </w:r>
      <w:proofErr w:type="gramEnd"/>
      <w:r w:rsidRPr="003972B8">
        <w:rPr>
          <w:lang w:val="en-US"/>
        </w:rPr>
        <w:t>&amp;gt;</w:t>
      </w:r>
    </w:p>
    <w:p w14:paraId="3943FF31" w14:textId="77777777" w:rsidR="003972B8" w:rsidRPr="003972B8" w:rsidRDefault="003972B8" w:rsidP="003972B8">
      <w:pPr>
        <w:rPr>
          <w:lang w:val="en-US"/>
        </w:rPr>
      </w:pPr>
      <w:r w:rsidRPr="003972B8">
        <w:rPr>
          <w:lang w:val="en-US"/>
        </w:rPr>
        <w:tab/>
      </w:r>
      <w:r w:rsidRPr="003972B8">
        <w:rPr>
          <w:lang w:val="en-US"/>
        </w:rPr>
        <w:tab/>
        <w:t>&amp;lt</w:t>
      </w:r>
      <w:proofErr w:type="gramStart"/>
      <w:r w:rsidRPr="003972B8">
        <w:rPr>
          <w:lang w:val="en-US"/>
        </w:rPr>
        <w:t>;title</w:t>
      </w:r>
      <w:proofErr w:type="gramEnd"/>
      <w:r w:rsidRPr="003972B8">
        <w:rPr>
          <w:lang w:val="en-US"/>
        </w:rPr>
        <w:t>&amp;gt;…&amp;lt;/title&amp;gt;</w:t>
      </w:r>
    </w:p>
    <w:p w14:paraId="00A1DCBC" w14:textId="77777777" w:rsidR="003972B8" w:rsidRDefault="003972B8" w:rsidP="003972B8">
      <w:r w:rsidRPr="003972B8">
        <w:rPr>
          <w:lang w:val="en-US"/>
        </w:rPr>
        <w:tab/>
      </w:r>
      <w:r w:rsidRPr="003972B8">
        <w:rPr>
          <w:lang w:val="en-US"/>
        </w:rPr>
        <w:tab/>
      </w:r>
      <w:proofErr w:type="gramStart"/>
      <w:r>
        <w:t>&amp;lt;para&amp;gt</w:t>
      </w:r>
      <w:proofErr w:type="gramEnd"/>
      <w:r>
        <w:t>; … &amp;lt;/para&amp;gt;</w:t>
      </w:r>
    </w:p>
    <w:p w14:paraId="5C9DDB48" w14:textId="77777777" w:rsidR="003972B8" w:rsidRDefault="003972B8" w:rsidP="003972B8">
      <w:r>
        <w:tab/>
      </w:r>
      <w:r>
        <w:tab/>
      </w:r>
      <w:proofErr w:type="gramStart"/>
      <w:r>
        <w:t>&amp;lt;para&amp;gt</w:t>
      </w:r>
      <w:proofErr w:type="gramEnd"/>
      <w:r>
        <w:t>; … &amp;lt;/para&amp;gt;</w:t>
      </w:r>
    </w:p>
    <w:p w14:paraId="2EF241D5" w14:textId="77777777" w:rsidR="003972B8" w:rsidRPr="003972B8" w:rsidRDefault="003972B8" w:rsidP="003972B8">
      <w:pPr>
        <w:rPr>
          <w:lang w:val="en-US"/>
        </w:rPr>
      </w:pPr>
      <w:r>
        <w:tab/>
      </w:r>
      <w:r>
        <w:tab/>
      </w:r>
      <w:r w:rsidRPr="003972B8">
        <w:rPr>
          <w:lang w:val="en-US"/>
        </w:rPr>
        <w:t>&amp;lt</w:t>
      </w:r>
      <w:proofErr w:type="gramStart"/>
      <w:r w:rsidRPr="003972B8">
        <w:rPr>
          <w:lang w:val="en-US"/>
        </w:rPr>
        <w:t>;section</w:t>
      </w:r>
      <w:proofErr w:type="gramEnd"/>
      <w:r w:rsidRPr="003972B8">
        <w:rPr>
          <w:lang w:val="en-US"/>
        </w:rPr>
        <w:t>&amp;gt;</w:t>
      </w:r>
    </w:p>
    <w:p w14:paraId="1ED4642B" w14:textId="77777777" w:rsidR="003972B8" w:rsidRPr="003972B8" w:rsidRDefault="003972B8" w:rsidP="003972B8">
      <w:pPr>
        <w:rPr>
          <w:lang w:val="en-US"/>
        </w:rPr>
      </w:pPr>
      <w:r w:rsidRPr="003972B8">
        <w:rPr>
          <w:lang w:val="en-US"/>
        </w:rPr>
        <w:tab/>
      </w:r>
      <w:r w:rsidRPr="003972B8">
        <w:rPr>
          <w:lang w:val="en-US"/>
        </w:rPr>
        <w:tab/>
      </w:r>
      <w:r w:rsidRPr="003972B8">
        <w:rPr>
          <w:lang w:val="en-US"/>
        </w:rPr>
        <w:tab/>
        <w:t>&amp;lt</w:t>
      </w:r>
      <w:proofErr w:type="gramStart"/>
      <w:r w:rsidRPr="003972B8">
        <w:rPr>
          <w:lang w:val="en-US"/>
        </w:rPr>
        <w:t>;title</w:t>
      </w:r>
      <w:proofErr w:type="gramEnd"/>
      <w:r w:rsidRPr="003972B8">
        <w:rPr>
          <w:lang w:val="en-US"/>
        </w:rPr>
        <w:t>&amp;gt;…&amp;lt;/title&amp;gt;</w:t>
      </w:r>
    </w:p>
    <w:p w14:paraId="55138CA7" w14:textId="77777777" w:rsidR="003972B8" w:rsidRDefault="003972B8" w:rsidP="003972B8">
      <w:r w:rsidRPr="003972B8">
        <w:rPr>
          <w:lang w:val="en-US"/>
        </w:rPr>
        <w:tab/>
      </w:r>
      <w:r w:rsidRPr="003972B8">
        <w:rPr>
          <w:lang w:val="en-US"/>
        </w:rPr>
        <w:tab/>
      </w:r>
      <w:r w:rsidRPr="003972B8">
        <w:rPr>
          <w:lang w:val="en-US"/>
        </w:rPr>
        <w:tab/>
      </w:r>
      <w:proofErr w:type="gramStart"/>
      <w:r>
        <w:t>&amp;lt;para&amp;gt</w:t>
      </w:r>
      <w:proofErr w:type="gramEnd"/>
      <w:r>
        <w:t>; … &amp;lt;/para&amp;gt;</w:t>
      </w:r>
    </w:p>
    <w:p w14:paraId="6A07C3FF" w14:textId="77777777" w:rsidR="003972B8" w:rsidRDefault="003972B8" w:rsidP="003972B8">
      <w:r>
        <w:tab/>
      </w:r>
      <w:r>
        <w:tab/>
      </w:r>
      <w:r>
        <w:tab/>
      </w:r>
      <w:proofErr w:type="gramStart"/>
      <w:r>
        <w:t>&amp;lt;para&amp;gt</w:t>
      </w:r>
      <w:proofErr w:type="gramEnd"/>
      <w:r>
        <w:t>; … &amp;lt;/para&amp;gt;</w:t>
      </w:r>
      <w:r>
        <w:tab/>
      </w:r>
    </w:p>
    <w:p w14:paraId="46F70BF7" w14:textId="77777777" w:rsidR="003972B8" w:rsidRDefault="003972B8" w:rsidP="003972B8">
      <w:r>
        <w:tab/>
      </w:r>
      <w:r>
        <w:tab/>
      </w:r>
      <w:r>
        <w:tab/>
      </w:r>
      <w:proofErr w:type="gramStart"/>
      <w:r>
        <w:t>&amp;lt;para&amp;gt</w:t>
      </w:r>
      <w:proofErr w:type="gramEnd"/>
      <w:r>
        <w:t>; … &amp;lt;/para&amp;gt;</w:t>
      </w:r>
      <w:r>
        <w:tab/>
      </w:r>
    </w:p>
    <w:p w14:paraId="0E92E604" w14:textId="77777777" w:rsidR="003972B8" w:rsidRPr="003972B8" w:rsidRDefault="003972B8" w:rsidP="003972B8">
      <w:pPr>
        <w:rPr>
          <w:lang w:val="en-US"/>
        </w:rPr>
      </w:pPr>
      <w:r>
        <w:lastRenderedPageBreak/>
        <w:t xml:space="preserve">       </w:t>
      </w:r>
      <w:r>
        <w:tab/>
        <w:t xml:space="preserve"> </w:t>
      </w:r>
      <w:r>
        <w:tab/>
      </w:r>
      <w:r w:rsidRPr="003972B8">
        <w:rPr>
          <w:lang w:val="en-US"/>
        </w:rPr>
        <w:t>&amp;lt</w:t>
      </w:r>
      <w:proofErr w:type="gramStart"/>
      <w:r w:rsidRPr="003972B8">
        <w:rPr>
          <w:lang w:val="en-US"/>
        </w:rPr>
        <w:t>;/</w:t>
      </w:r>
      <w:proofErr w:type="gramEnd"/>
      <w:r w:rsidRPr="003972B8">
        <w:rPr>
          <w:lang w:val="en-US"/>
        </w:rPr>
        <w:t>section&amp;gt;</w:t>
      </w:r>
      <w:r w:rsidRPr="003972B8">
        <w:rPr>
          <w:lang w:val="en-US"/>
        </w:rPr>
        <w:tab/>
      </w:r>
      <w:r w:rsidRPr="003972B8">
        <w:rPr>
          <w:lang w:val="en-US"/>
        </w:rPr>
        <w:tab/>
      </w:r>
    </w:p>
    <w:p w14:paraId="348ECE6B" w14:textId="77777777" w:rsidR="003972B8" w:rsidRPr="003972B8" w:rsidRDefault="003972B8" w:rsidP="003972B8">
      <w:pPr>
        <w:rPr>
          <w:lang w:val="en-US"/>
        </w:rPr>
      </w:pPr>
      <w:r w:rsidRPr="003972B8">
        <w:rPr>
          <w:lang w:val="en-US"/>
        </w:rPr>
        <w:tab/>
        <w:t>&amp;lt</w:t>
      </w:r>
      <w:proofErr w:type="gramStart"/>
      <w:r w:rsidRPr="003972B8">
        <w:rPr>
          <w:lang w:val="en-US"/>
        </w:rPr>
        <w:t>;/</w:t>
      </w:r>
      <w:proofErr w:type="gramEnd"/>
      <w:r w:rsidRPr="003972B8">
        <w:rPr>
          <w:lang w:val="en-US"/>
        </w:rPr>
        <w:t>section&amp;gt;</w:t>
      </w:r>
      <w:r w:rsidRPr="003972B8">
        <w:rPr>
          <w:lang w:val="en-US"/>
        </w:rPr>
        <w:tab/>
      </w:r>
    </w:p>
    <w:p w14:paraId="6591A3BA" w14:textId="77777777" w:rsidR="003972B8" w:rsidRDefault="003972B8" w:rsidP="003972B8">
      <w:r w:rsidRPr="003972B8">
        <w:rPr>
          <w:lang w:val="en-US"/>
        </w:rPr>
        <w:tab/>
      </w:r>
      <w:proofErr w:type="gramStart"/>
      <w:r>
        <w:t>&amp;lt;bibliography&amp;gt</w:t>
      </w:r>
      <w:proofErr w:type="gramEnd"/>
      <w:r>
        <w:t>; … &amp;lt;/bibliography&amp;gt;</w:t>
      </w:r>
    </w:p>
    <w:p w14:paraId="1F431401" w14:textId="77777777" w:rsidR="003972B8" w:rsidRDefault="003972B8" w:rsidP="003972B8">
      <w:r>
        <w:t>&amp;lt</w:t>
      </w:r>
      <w:proofErr w:type="gramStart"/>
      <w:r>
        <w:t>;/</w:t>
      </w:r>
      <w:proofErr w:type="gramEnd"/>
      <w:r>
        <w:t>article&amp;gt;</w:t>
      </w:r>
    </w:p>
    <w:p w14:paraId="6B632062" w14:textId="77777777" w:rsidR="003972B8" w:rsidRDefault="003972B8" w:rsidP="003972B8"/>
    <w:p w14:paraId="67272A37" w14:textId="4635C47C" w:rsidR="003972B8" w:rsidRDefault="003972B8" w:rsidP="003972B8">
      <w:r>
        <w:t>Konsumenten kan t.ex. använda något av tillgängliga verktyg för att generera RTF, HTML eller PDF från innehållet i fältet ”</w:t>
      </w:r>
      <w:r w:rsidRPr="003972B8">
        <w:t>instruction.text</w:t>
      </w:r>
      <w:r>
        <w:t>” (efter att det återställts till ursprunglig XML-syntax).</w:t>
      </w:r>
    </w:p>
    <w:p w14:paraId="2439B060" w14:textId="77777777" w:rsidR="00842167" w:rsidRPr="00C55071" w:rsidRDefault="00842167" w:rsidP="00842167"/>
    <w:p w14:paraId="54301EB4" w14:textId="77777777" w:rsidR="00842167" w:rsidRDefault="00842167" w:rsidP="00842167">
      <w:pPr>
        <w:pStyle w:val="Rubrik3"/>
      </w:pPr>
      <w:bookmarkStart w:id="153" w:name="_Toc403589828"/>
      <w:r>
        <w:t>Fältregler</w:t>
      </w:r>
      <w:bookmarkEnd w:id="153"/>
    </w:p>
    <w:p w14:paraId="5516B256" w14:textId="77777777" w:rsidR="00842167" w:rsidRPr="007E3F3B" w:rsidRDefault="00842167" w:rsidP="00842167">
      <w:pPr>
        <w:rPr>
          <w:i/>
        </w:rPr>
      </w:pPr>
      <w:r w:rsidRPr="007E3F3B">
        <w:rPr>
          <w:i/>
        </w:rPr>
        <w:t xml:space="preserve">Nedanstående tabell beskriver varje element i begäran och svar. Har namnet en * finns ytterligare regler för detta element och beskrivs mer i detalj i stycket Regler. </w:t>
      </w:r>
    </w:p>
    <w:p w14:paraId="62C46A00" w14:textId="77777777" w:rsidR="00842167" w:rsidRDefault="00842167" w:rsidP="00842167"/>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1701"/>
        <w:gridCol w:w="3261"/>
        <w:gridCol w:w="708"/>
        <w:gridCol w:w="993"/>
      </w:tblGrid>
      <w:tr w:rsidR="009147F4" w:rsidRPr="004E06B5" w14:paraId="506A1504" w14:textId="77777777" w:rsidTr="009147F4">
        <w:tc>
          <w:tcPr>
            <w:tcW w:w="2835" w:type="dxa"/>
            <w:shd w:val="clear" w:color="auto" w:fill="D9D9D9" w:themeFill="background1" w:themeFillShade="D9"/>
          </w:tcPr>
          <w:p w14:paraId="0D62CD3C" w14:textId="77777777" w:rsidR="009147F4" w:rsidRPr="008771B1" w:rsidRDefault="009147F4" w:rsidP="00583F17">
            <w:r w:rsidRPr="008771B1">
              <w:t>Namn</w:t>
            </w:r>
          </w:p>
        </w:tc>
        <w:tc>
          <w:tcPr>
            <w:tcW w:w="1701" w:type="dxa"/>
            <w:shd w:val="clear" w:color="auto" w:fill="D9D9D9" w:themeFill="background1" w:themeFillShade="D9"/>
          </w:tcPr>
          <w:p w14:paraId="22683956" w14:textId="77777777" w:rsidR="009147F4" w:rsidRPr="008771B1" w:rsidRDefault="009147F4" w:rsidP="00583F17">
            <w:r w:rsidRPr="008771B1">
              <w:t>Typ</w:t>
            </w:r>
          </w:p>
        </w:tc>
        <w:tc>
          <w:tcPr>
            <w:tcW w:w="3261" w:type="dxa"/>
            <w:shd w:val="clear" w:color="auto" w:fill="D9D9D9" w:themeFill="background1" w:themeFillShade="D9"/>
          </w:tcPr>
          <w:p w14:paraId="136C571C" w14:textId="77777777" w:rsidR="009147F4" w:rsidRPr="008771B1" w:rsidRDefault="009147F4" w:rsidP="00583F17">
            <w:r w:rsidRPr="008771B1">
              <w:t>Kommentar</w:t>
            </w:r>
          </w:p>
        </w:tc>
        <w:tc>
          <w:tcPr>
            <w:tcW w:w="708" w:type="dxa"/>
            <w:shd w:val="clear" w:color="auto" w:fill="D9D9D9" w:themeFill="background1" w:themeFillShade="D9"/>
          </w:tcPr>
          <w:p w14:paraId="3E568FDC" w14:textId="77777777" w:rsidR="009147F4" w:rsidRDefault="009147F4" w:rsidP="00583F17">
            <w:r>
              <w:t>Kardi-nalitet</w:t>
            </w:r>
          </w:p>
        </w:tc>
        <w:tc>
          <w:tcPr>
            <w:tcW w:w="993" w:type="dxa"/>
            <w:shd w:val="clear" w:color="auto" w:fill="D9D9D9" w:themeFill="background1" w:themeFillShade="D9"/>
          </w:tcPr>
          <w:p w14:paraId="19D9B7BA" w14:textId="77777777" w:rsidR="009147F4" w:rsidRDefault="009147F4" w:rsidP="00583F17">
            <w:r w:rsidRPr="00BA1C92">
              <w:rPr>
                <w:i/>
              </w:rPr>
              <w:t xml:space="preserve">Kodverk/värde-mängd </w:t>
            </w:r>
            <w:r w:rsidRPr="00BA1C92">
              <w:rPr>
                <w:i/>
              </w:rPr>
              <w:br/>
              <w:t>/ ev begränsningar</w:t>
            </w:r>
          </w:p>
        </w:tc>
      </w:tr>
      <w:tr w:rsidR="009147F4" w:rsidRPr="004E06B5" w14:paraId="445DF5C8" w14:textId="77777777" w:rsidTr="00583F17">
        <w:tc>
          <w:tcPr>
            <w:tcW w:w="2835" w:type="dxa"/>
          </w:tcPr>
          <w:p w14:paraId="10B50802" w14:textId="77777777" w:rsidR="009147F4" w:rsidRPr="00A71B49" w:rsidRDefault="009147F4" w:rsidP="00583F17">
            <w:pPr>
              <w:rPr>
                <w:b/>
              </w:rPr>
            </w:pPr>
            <w:r w:rsidRPr="00A71B49">
              <w:rPr>
                <w:b/>
              </w:rPr>
              <w:t>Begäran</w:t>
            </w:r>
          </w:p>
        </w:tc>
        <w:tc>
          <w:tcPr>
            <w:tcW w:w="1701" w:type="dxa"/>
          </w:tcPr>
          <w:p w14:paraId="0C00E822" w14:textId="77777777" w:rsidR="009147F4" w:rsidRPr="008771B1" w:rsidRDefault="009147F4" w:rsidP="00583F17"/>
        </w:tc>
        <w:tc>
          <w:tcPr>
            <w:tcW w:w="3261" w:type="dxa"/>
          </w:tcPr>
          <w:p w14:paraId="19D604B2" w14:textId="77777777" w:rsidR="009147F4" w:rsidRPr="008771B1" w:rsidRDefault="009147F4" w:rsidP="00583F17"/>
        </w:tc>
        <w:tc>
          <w:tcPr>
            <w:tcW w:w="708" w:type="dxa"/>
          </w:tcPr>
          <w:p w14:paraId="427ED7D0" w14:textId="77777777" w:rsidR="009147F4" w:rsidRPr="008771B1" w:rsidRDefault="009147F4" w:rsidP="00583F17"/>
        </w:tc>
        <w:tc>
          <w:tcPr>
            <w:tcW w:w="993" w:type="dxa"/>
          </w:tcPr>
          <w:p w14:paraId="172A146A" w14:textId="77777777" w:rsidR="009147F4" w:rsidRPr="008771B1" w:rsidRDefault="009147F4" w:rsidP="00583F17"/>
        </w:tc>
      </w:tr>
      <w:tr w:rsidR="009147F4" w:rsidRPr="004E06B5" w14:paraId="09188B2A" w14:textId="77777777" w:rsidTr="00583F17">
        <w:tc>
          <w:tcPr>
            <w:tcW w:w="2835" w:type="dxa"/>
          </w:tcPr>
          <w:p w14:paraId="63AADA3D" w14:textId="77777777" w:rsidR="009147F4" w:rsidRPr="008F0EDF" w:rsidRDefault="009147F4" w:rsidP="00583F17">
            <w:r>
              <w:t>diagnosisGroup</w:t>
            </w:r>
          </w:p>
        </w:tc>
        <w:tc>
          <w:tcPr>
            <w:tcW w:w="1701" w:type="dxa"/>
          </w:tcPr>
          <w:p w14:paraId="2C83352C" w14:textId="77777777" w:rsidR="009147F4" w:rsidRPr="008771B1" w:rsidRDefault="009147F4" w:rsidP="00583F17">
            <w:r>
              <w:t>String</w:t>
            </w:r>
          </w:p>
        </w:tc>
        <w:tc>
          <w:tcPr>
            <w:tcW w:w="3261" w:type="dxa"/>
          </w:tcPr>
          <w:p w14:paraId="409B98C0" w14:textId="77777777" w:rsidR="009147F4" w:rsidRPr="008771B1" w:rsidRDefault="009147F4" w:rsidP="00583F17">
            <w:r>
              <w:t>Diagnosgrupp eller diagnoskod enligt ICD-10 (3-4 tecken)</w:t>
            </w:r>
          </w:p>
        </w:tc>
        <w:tc>
          <w:tcPr>
            <w:tcW w:w="708" w:type="dxa"/>
          </w:tcPr>
          <w:p w14:paraId="2C3FC755" w14:textId="77777777" w:rsidR="009147F4" w:rsidRPr="008771B1" w:rsidRDefault="009147F4" w:rsidP="00583F17">
            <w:r>
              <w:t>1</w:t>
            </w:r>
            <w:proofErr w:type="gramStart"/>
            <w:r>
              <w:t>..</w:t>
            </w:r>
            <w:proofErr w:type="gramEnd"/>
            <w:r>
              <w:t>1</w:t>
            </w:r>
          </w:p>
        </w:tc>
        <w:tc>
          <w:tcPr>
            <w:tcW w:w="993" w:type="dxa"/>
          </w:tcPr>
          <w:p w14:paraId="25CEC998" w14:textId="77777777" w:rsidR="009147F4" w:rsidRPr="008771B1" w:rsidRDefault="009147F4" w:rsidP="00583F17"/>
        </w:tc>
      </w:tr>
      <w:tr w:rsidR="009147F4" w:rsidRPr="00D10D9E" w14:paraId="35D8F843" w14:textId="77777777" w:rsidTr="00583F17">
        <w:tc>
          <w:tcPr>
            <w:tcW w:w="2835" w:type="dxa"/>
          </w:tcPr>
          <w:p w14:paraId="0D9F6D8D" w14:textId="77777777" w:rsidR="009147F4" w:rsidRPr="006713B2" w:rsidRDefault="009147F4" w:rsidP="00583F17">
            <w:pPr>
              <w:rPr>
                <w:b/>
                <w:lang w:val="en-GB"/>
              </w:rPr>
            </w:pPr>
            <w:r w:rsidRPr="006713B2">
              <w:rPr>
                <w:b/>
                <w:lang w:val="en-GB"/>
              </w:rPr>
              <w:t>Svar</w:t>
            </w:r>
          </w:p>
        </w:tc>
        <w:tc>
          <w:tcPr>
            <w:tcW w:w="1701" w:type="dxa"/>
          </w:tcPr>
          <w:p w14:paraId="383A82E7" w14:textId="77777777" w:rsidR="009147F4" w:rsidRPr="008771B1" w:rsidRDefault="009147F4" w:rsidP="00583F17">
            <w:pPr>
              <w:rPr>
                <w:lang w:val="en-GB"/>
              </w:rPr>
            </w:pPr>
          </w:p>
        </w:tc>
        <w:tc>
          <w:tcPr>
            <w:tcW w:w="3261" w:type="dxa"/>
          </w:tcPr>
          <w:p w14:paraId="37BCB91A" w14:textId="77777777" w:rsidR="009147F4" w:rsidRPr="00D10D9E" w:rsidRDefault="009147F4" w:rsidP="00583F17"/>
        </w:tc>
        <w:tc>
          <w:tcPr>
            <w:tcW w:w="708" w:type="dxa"/>
          </w:tcPr>
          <w:p w14:paraId="5E15E479" w14:textId="77777777" w:rsidR="009147F4" w:rsidRPr="00D10D9E" w:rsidRDefault="009147F4" w:rsidP="00583F17"/>
        </w:tc>
        <w:tc>
          <w:tcPr>
            <w:tcW w:w="993" w:type="dxa"/>
          </w:tcPr>
          <w:p w14:paraId="08EAE17C" w14:textId="77777777" w:rsidR="009147F4" w:rsidRPr="00D10D9E" w:rsidRDefault="009147F4" w:rsidP="00583F17"/>
        </w:tc>
      </w:tr>
      <w:tr w:rsidR="009147F4" w:rsidRPr="00D10D9E" w14:paraId="4FCC56BC" w14:textId="77777777" w:rsidTr="00583F17">
        <w:tc>
          <w:tcPr>
            <w:tcW w:w="2835" w:type="dxa"/>
          </w:tcPr>
          <w:p w14:paraId="5FB8EE3E" w14:textId="77777777" w:rsidR="009147F4" w:rsidRDefault="009147F4" w:rsidP="00583F17">
            <w:pPr>
              <w:rPr>
                <w:lang w:val="en-GB"/>
              </w:rPr>
            </w:pPr>
            <w:r>
              <w:rPr>
                <w:lang w:val="en-GB"/>
              </w:rPr>
              <w:t>instruction</w:t>
            </w:r>
          </w:p>
        </w:tc>
        <w:tc>
          <w:tcPr>
            <w:tcW w:w="1701" w:type="dxa"/>
          </w:tcPr>
          <w:p w14:paraId="54989A70" w14:textId="77777777" w:rsidR="009147F4" w:rsidRDefault="009147F4" w:rsidP="00583F17">
            <w:pPr>
              <w:rPr>
                <w:lang w:val="en-GB"/>
              </w:rPr>
            </w:pPr>
            <w:r>
              <w:rPr>
                <w:lang w:val="en-GB"/>
              </w:rPr>
              <w:t>InstructionType</w:t>
            </w:r>
          </w:p>
        </w:tc>
        <w:tc>
          <w:tcPr>
            <w:tcW w:w="3261" w:type="dxa"/>
          </w:tcPr>
          <w:p w14:paraId="7D699353" w14:textId="77777777" w:rsidR="009147F4" w:rsidRDefault="009147F4" w:rsidP="00583F17"/>
        </w:tc>
        <w:tc>
          <w:tcPr>
            <w:tcW w:w="708" w:type="dxa"/>
          </w:tcPr>
          <w:p w14:paraId="5645D2C8" w14:textId="77777777" w:rsidR="009147F4" w:rsidRDefault="009147F4" w:rsidP="00583F17">
            <w:r>
              <w:t>0</w:t>
            </w:r>
            <w:proofErr w:type="gramStart"/>
            <w:r>
              <w:t>..</w:t>
            </w:r>
            <w:proofErr w:type="gramEnd"/>
            <w:r>
              <w:t>1</w:t>
            </w:r>
          </w:p>
        </w:tc>
        <w:tc>
          <w:tcPr>
            <w:tcW w:w="993" w:type="dxa"/>
          </w:tcPr>
          <w:p w14:paraId="4FB437C5" w14:textId="77777777" w:rsidR="009147F4" w:rsidRPr="00D10D9E" w:rsidRDefault="009147F4" w:rsidP="00583F17"/>
        </w:tc>
      </w:tr>
      <w:tr w:rsidR="009147F4" w:rsidRPr="00D10D9E" w14:paraId="739C7693" w14:textId="77777777" w:rsidTr="00583F17">
        <w:tc>
          <w:tcPr>
            <w:tcW w:w="2835" w:type="dxa"/>
          </w:tcPr>
          <w:p w14:paraId="6D283FCA" w14:textId="77777777" w:rsidR="009147F4" w:rsidRDefault="009147F4" w:rsidP="00583F17">
            <w:pPr>
              <w:rPr>
                <w:lang w:val="en-GB"/>
              </w:rPr>
            </w:pPr>
            <w:r>
              <w:rPr>
                <w:lang w:val="en-GB"/>
              </w:rPr>
              <w:t>instruction.sourceOfInformation</w:t>
            </w:r>
          </w:p>
        </w:tc>
        <w:tc>
          <w:tcPr>
            <w:tcW w:w="1701" w:type="dxa"/>
          </w:tcPr>
          <w:p w14:paraId="3C240BE3" w14:textId="77777777" w:rsidR="009147F4" w:rsidRDefault="009147F4" w:rsidP="00583F17">
            <w:pPr>
              <w:rPr>
                <w:lang w:val="en-GB"/>
              </w:rPr>
            </w:pPr>
            <w:r>
              <w:rPr>
                <w:lang w:val="en-GB"/>
              </w:rPr>
              <w:t>String</w:t>
            </w:r>
          </w:p>
        </w:tc>
        <w:tc>
          <w:tcPr>
            <w:tcW w:w="3261" w:type="dxa"/>
          </w:tcPr>
          <w:p w14:paraId="4DE8E5B2" w14:textId="77777777" w:rsidR="009147F4" w:rsidRDefault="009147F4" w:rsidP="00583F17">
            <w:r>
              <w:t>Namn på den källa som används.</w:t>
            </w:r>
          </w:p>
          <w:p w14:paraId="7AC0BC85" w14:textId="77777777" w:rsidR="009147F4" w:rsidRDefault="009147F4" w:rsidP="00583F17"/>
        </w:tc>
        <w:tc>
          <w:tcPr>
            <w:tcW w:w="708" w:type="dxa"/>
          </w:tcPr>
          <w:p w14:paraId="4F0D38DF" w14:textId="77777777" w:rsidR="009147F4" w:rsidRDefault="009147F4" w:rsidP="00583F17">
            <w:r>
              <w:t>0</w:t>
            </w:r>
            <w:proofErr w:type="gramStart"/>
            <w:r>
              <w:t>..</w:t>
            </w:r>
            <w:proofErr w:type="gramEnd"/>
            <w:r>
              <w:t>1</w:t>
            </w:r>
          </w:p>
        </w:tc>
        <w:tc>
          <w:tcPr>
            <w:tcW w:w="993" w:type="dxa"/>
          </w:tcPr>
          <w:p w14:paraId="494B94E8" w14:textId="77777777" w:rsidR="009147F4" w:rsidRPr="00D10D9E" w:rsidRDefault="009147F4" w:rsidP="00583F17"/>
        </w:tc>
      </w:tr>
      <w:tr w:rsidR="009147F4" w:rsidRPr="00D10D9E" w14:paraId="583B6297" w14:textId="77777777" w:rsidTr="00583F17">
        <w:tc>
          <w:tcPr>
            <w:tcW w:w="2835" w:type="dxa"/>
          </w:tcPr>
          <w:p w14:paraId="547DCDA0" w14:textId="77777777" w:rsidR="009147F4" w:rsidRDefault="009147F4" w:rsidP="00583F17">
            <w:pPr>
              <w:rPr>
                <w:lang w:val="en-GB"/>
              </w:rPr>
            </w:pPr>
            <w:r>
              <w:rPr>
                <w:lang w:val="en-GB"/>
              </w:rPr>
              <w:t>instruction.url</w:t>
            </w:r>
          </w:p>
        </w:tc>
        <w:tc>
          <w:tcPr>
            <w:tcW w:w="1701" w:type="dxa"/>
          </w:tcPr>
          <w:p w14:paraId="79466670" w14:textId="77777777" w:rsidR="009147F4" w:rsidRDefault="009147F4" w:rsidP="00583F17">
            <w:pPr>
              <w:rPr>
                <w:lang w:val="en-GB"/>
              </w:rPr>
            </w:pPr>
            <w:r>
              <w:rPr>
                <w:lang w:val="en-GB"/>
              </w:rPr>
              <w:t>String</w:t>
            </w:r>
          </w:p>
        </w:tc>
        <w:tc>
          <w:tcPr>
            <w:tcW w:w="3261" w:type="dxa"/>
          </w:tcPr>
          <w:p w14:paraId="1CD4C56F" w14:textId="77777777" w:rsidR="009147F4" w:rsidRDefault="009147F4" w:rsidP="00583F17">
            <w:r>
              <w:t>URL till anvisningen om sådan finns tillgänglig över Internet.</w:t>
            </w:r>
          </w:p>
        </w:tc>
        <w:tc>
          <w:tcPr>
            <w:tcW w:w="708" w:type="dxa"/>
          </w:tcPr>
          <w:p w14:paraId="29A6F8C9" w14:textId="77777777" w:rsidR="009147F4" w:rsidRDefault="009147F4" w:rsidP="00583F17">
            <w:r>
              <w:t>0</w:t>
            </w:r>
            <w:proofErr w:type="gramStart"/>
            <w:r>
              <w:t>..</w:t>
            </w:r>
            <w:proofErr w:type="gramEnd"/>
            <w:r>
              <w:t>1</w:t>
            </w:r>
          </w:p>
        </w:tc>
        <w:tc>
          <w:tcPr>
            <w:tcW w:w="993" w:type="dxa"/>
          </w:tcPr>
          <w:p w14:paraId="05A2F91C" w14:textId="77777777" w:rsidR="009147F4" w:rsidRPr="00D10D9E" w:rsidRDefault="009147F4" w:rsidP="00583F17"/>
        </w:tc>
      </w:tr>
      <w:tr w:rsidR="009147F4" w:rsidRPr="00D10D9E" w14:paraId="4BAE0CEC" w14:textId="77777777" w:rsidTr="00583F17">
        <w:tc>
          <w:tcPr>
            <w:tcW w:w="2835" w:type="dxa"/>
          </w:tcPr>
          <w:p w14:paraId="79421644" w14:textId="77777777" w:rsidR="009147F4" w:rsidRPr="00B47403" w:rsidRDefault="009147F4" w:rsidP="00583F17">
            <w:pPr>
              <w:rPr>
                <w:lang w:val="en-GB"/>
              </w:rPr>
            </w:pPr>
            <w:r>
              <w:rPr>
                <w:lang w:val="en-GB"/>
              </w:rPr>
              <w:t>instruction.text</w:t>
            </w:r>
          </w:p>
        </w:tc>
        <w:tc>
          <w:tcPr>
            <w:tcW w:w="1701" w:type="dxa"/>
          </w:tcPr>
          <w:p w14:paraId="775D1F9E" w14:textId="77777777" w:rsidR="009147F4" w:rsidRPr="008771B1" w:rsidRDefault="009147F4" w:rsidP="00583F17">
            <w:pPr>
              <w:rPr>
                <w:lang w:val="en-GB"/>
              </w:rPr>
            </w:pPr>
            <w:r>
              <w:rPr>
                <w:lang w:val="en-GB"/>
              </w:rPr>
              <w:t>String</w:t>
            </w:r>
          </w:p>
        </w:tc>
        <w:tc>
          <w:tcPr>
            <w:tcW w:w="3261" w:type="dxa"/>
          </w:tcPr>
          <w:p w14:paraId="0E747E8B" w14:textId="77777777" w:rsidR="009147F4" w:rsidRDefault="009147F4" w:rsidP="00583F17">
            <w:r>
              <w:t>Remissanvisning som gäller för den efterfrågade ICD-10 koden hos den tänkta remissmottagningsenheten.</w:t>
            </w:r>
          </w:p>
          <w:p w14:paraId="26275B89" w14:textId="77777777" w:rsidR="003972B8" w:rsidRDefault="003972B8" w:rsidP="00583F17"/>
          <w:p w14:paraId="4A92E669" w14:textId="039D7279" w:rsidR="003972B8" w:rsidRPr="00D10D9E" w:rsidRDefault="00EB78FD" w:rsidP="00EB78FD">
            <w:r>
              <w:rPr>
                <w:spacing w:val="-1"/>
                <w:szCs w:val="20"/>
              </w:rPr>
              <w:t xml:space="preserve">Anges som fritext eller formaterat </w:t>
            </w:r>
            <w:r w:rsidR="003972B8">
              <w:rPr>
                <w:spacing w:val="-1"/>
                <w:szCs w:val="20"/>
              </w:rPr>
              <w:t>enligt DocBook-standarden, se</w:t>
            </w:r>
            <w:proofErr w:type="gramStart"/>
            <w:r w:rsidR="003972B8">
              <w:rPr>
                <w:spacing w:val="-1"/>
                <w:szCs w:val="20"/>
              </w:rPr>
              <w:t xml:space="preserve"> §5</w:t>
            </w:r>
            <w:proofErr w:type="gramEnd"/>
            <w:r w:rsidR="003972B8">
              <w:rPr>
                <w:spacing w:val="-1"/>
                <w:szCs w:val="20"/>
              </w:rPr>
              <w:t>.4 DocBook-format för clinicalDocumentNoteText-fältet.</w:t>
            </w:r>
          </w:p>
        </w:tc>
        <w:tc>
          <w:tcPr>
            <w:tcW w:w="708" w:type="dxa"/>
          </w:tcPr>
          <w:p w14:paraId="009E2749" w14:textId="77777777" w:rsidR="009147F4" w:rsidRPr="00D10D9E" w:rsidRDefault="009147F4" w:rsidP="00583F17">
            <w:r>
              <w:t>1</w:t>
            </w:r>
            <w:proofErr w:type="gramStart"/>
            <w:r>
              <w:t>..</w:t>
            </w:r>
            <w:proofErr w:type="gramEnd"/>
            <w:r>
              <w:t>1</w:t>
            </w:r>
          </w:p>
        </w:tc>
        <w:tc>
          <w:tcPr>
            <w:tcW w:w="993" w:type="dxa"/>
          </w:tcPr>
          <w:p w14:paraId="4E55C687" w14:textId="77777777" w:rsidR="009147F4" w:rsidRPr="00D10D9E" w:rsidRDefault="009147F4" w:rsidP="00583F17"/>
        </w:tc>
      </w:tr>
      <w:tr w:rsidR="009147F4" w:rsidRPr="00D10D9E" w14:paraId="3B8D81B3" w14:textId="77777777" w:rsidTr="00583F17">
        <w:tc>
          <w:tcPr>
            <w:tcW w:w="2835" w:type="dxa"/>
          </w:tcPr>
          <w:p w14:paraId="6F32A3E8" w14:textId="77777777" w:rsidR="009147F4" w:rsidRPr="00DB597D" w:rsidRDefault="009147F4" w:rsidP="00583F17">
            <w:r w:rsidRPr="00DB597D">
              <w:t>result</w:t>
            </w:r>
          </w:p>
        </w:tc>
        <w:tc>
          <w:tcPr>
            <w:tcW w:w="1701" w:type="dxa"/>
          </w:tcPr>
          <w:p w14:paraId="04C6E3E3" w14:textId="77777777" w:rsidR="009147F4" w:rsidRPr="00DB597D" w:rsidRDefault="009147F4" w:rsidP="00583F17">
            <w:r w:rsidRPr="00DB597D">
              <w:t>ResultType</w:t>
            </w:r>
          </w:p>
        </w:tc>
        <w:tc>
          <w:tcPr>
            <w:tcW w:w="3261" w:type="dxa"/>
          </w:tcPr>
          <w:p w14:paraId="5D211E74" w14:textId="77777777" w:rsidR="009147F4" w:rsidRPr="00DB597D" w:rsidRDefault="009147F4" w:rsidP="00583F17">
            <w:r w:rsidRPr="00DB597D">
              <w:t xml:space="preserve">Innehåller information om begäran gick bra eller </w:t>
            </w:r>
            <w:proofErr w:type="gramStart"/>
            <w:r w:rsidRPr="00DB597D">
              <w:t>ej</w:t>
            </w:r>
            <w:proofErr w:type="gramEnd"/>
            <w:r w:rsidRPr="00DB597D">
              <w:t>.</w:t>
            </w:r>
          </w:p>
        </w:tc>
        <w:tc>
          <w:tcPr>
            <w:tcW w:w="708" w:type="dxa"/>
          </w:tcPr>
          <w:p w14:paraId="5A9A41AC" w14:textId="77777777" w:rsidR="009147F4" w:rsidRPr="00DB597D" w:rsidRDefault="009147F4" w:rsidP="00583F17">
            <w:r w:rsidRPr="00DB597D">
              <w:t>1</w:t>
            </w:r>
            <w:proofErr w:type="gramStart"/>
            <w:r w:rsidRPr="00DB597D">
              <w:t>..</w:t>
            </w:r>
            <w:proofErr w:type="gramEnd"/>
            <w:r w:rsidRPr="00DB597D">
              <w:t>1</w:t>
            </w:r>
          </w:p>
        </w:tc>
        <w:tc>
          <w:tcPr>
            <w:tcW w:w="993" w:type="dxa"/>
          </w:tcPr>
          <w:p w14:paraId="6AD65526" w14:textId="77777777" w:rsidR="009147F4" w:rsidRPr="00DB597D" w:rsidRDefault="009147F4" w:rsidP="00583F17"/>
        </w:tc>
      </w:tr>
      <w:tr w:rsidR="009147F4" w:rsidRPr="00D10D9E" w14:paraId="6C689FC2" w14:textId="77777777" w:rsidTr="00583F17">
        <w:tc>
          <w:tcPr>
            <w:tcW w:w="2835" w:type="dxa"/>
          </w:tcPr>
          <w:p w14:paraId="3EB58346" w14:textId="012C595E" w:rsidR="009147F4" w:rsidRPr="00DB597D" w:rsidRDefault="00583F17" w:rsidP="00583F17">
            <w:r>
              <w:t>result.</w:t>
            </w:r>
            <w:r w:rsidR="009147F4" w:rsidRPr="00DB597D">
              <w:t>resultCode</w:t>
            </w:r>
          </w:p>
        </w:tc>
        <w:tc>
          <w:tcPr>
            <w:tcW w:w="1701" w:type="dxa"/>
          </w:tcPr>
          <w:p w14:paraId="5479E6B3" w14:textId="77777777" w:rsidR="009147F4" w:rsidRPr="00DB597D" w:rsidRDefault="009147F4" w:rsidP="00583F17">
            <w:r w:rsidRPr="00DB597D">
              <w:t>ResultCodeEnu</w:t>
            </w:r>
            <w:r w:rsidRPr="00DB597D">
              <w:lastRenderedPageBreak/>
              <w:t>m</w:t>
            </w:r>
          </w:p>
        </w:tc>
        <w:tc>
          <w:tcPr>
            <w:tcW w:w="3261" w:type="dxa"/>
          </w:tcPr>
          <w:p w14:paraId="63944BCC" w14:textId="77777777" w:rsidR="009147F4" w:rsidRPr="00DB597D" w:rsidRDefault="009147F4" w:rsidP="00583F17">
            <w:r w:rsidRPr="00DB597D">
              <w:lastRenderedPageBreak/>
              <w:t xml:space="preserve">Kan endast vara OK, INFO eller </w:t>
            </w:r>
            <w:r w:rsidRPr="00DB597D">
              <w:lastRenderedPageBreak/>
              <w:t>ERROR</w:t>
            </w:r>
          </w:p>
        </w:tc>
        <w:tc>
          <w:tcPr>
            <w:tcW w:w="708" w:type="dxa"/>
          </w:tcPr>
          <w:p w14:paraId="4B2CCB18" w14:textId="77777777" w:rsidR="009147F4" w:rsidRPr="00DB597D" w:rsidRDefault="009147F4" w:rsidP="00583F17">
            <w:r w:rsidRPr="00DB597D">
              <w:lastRenderedPageBreak/>
              <w:t>1</w:t>
            </w:r>
            <w:proofErr w:type="gramStart"/>
            <w:r w:rsidRPr="00DB597D">
              <w:t>..</w:t>
            </w:r>
            <w:proofErr w:type="gramEnd"/>
            <w:r w:rsidRPr="00DB597D">
              <w:t>1</w:t>
            </w:r>
          </w:p>
        </w:tc>
        <w:tc>
          <w:tcPr>
            <w:tcW w:w="993" w:type="dxa"/>
          </w:tcPr>
          <w:p w14:paraId="10782679" w14:textId="77777777" w:rsidR="009147F4" w:rsidRPr="00DB597D" w:rsidRDefault="009147F4" w:rsidP="00583F17"/>
        </w:tc>
      </w:tr>
      <w:tr w:rsidR="009147F4" w:rsidRPr="00D10D9E" w14:paraId="1B2B1DD6" w14:textId="77777777" w:rsidTr="00583F17">
        <w:tc>
          <w:tcPr>
            <w:tcW w:w="2835" w:type="dxa"/>
          </w:tcPr>
          <w:p w14:paraId="04C5D156" w14:textId="7DB877BE" w:rsidR="009147F4" w:rsidRPr="00DB597D" w:rsidRDefault="00583F17" w:rsidP="00583F17">
            <w:r>
              <w:lastRenderedPageBreak/>
              <w:t>result.</w:t>
            </w:r>
            <w:r w:rsidR="009147F4" w:rsidRPr="00DB597D">
              <w:t>errorCode</w:t>
            </w:r>
          </w:p>
        </w:tc>
        <w:tc>
          <w:tcPr>
            <w:tcW w:w="1701" w:type="dxa"/>
          </w:tcPr>
          <w:p w14:paraId="33FC8D76" w14:textId="77777777" w:rsidR="009147F4" w:rsidRPr="00DB597D" w:rsidRDefault="009147F4" w:rsidP="00583F17">
            <w:r w:rsidRPr="00DB597D">
              <w:t>ErrorCodeEnum</w:t>
            </w:r>
          </w:p>
        </w:tc>
        <w:tc>
          <w:tcPr>
            <w:tcW w:w="3261" w:type="dxa"/>
          </w:tcPr>
          <w:p w14:paraId="7ACBAAB3" w14:textId="77777777" w:rsidR="009147F4" w:rsidRPr="00DB597D" w:rsidRDefault="009147F4" w:rsidP="00583F17">
            <w:r w:rsidRPr="00DB597D">
              <w:t>Sätts endast om level är ERROR, se kapitel 4.3 för mer information.</w:t>
            </w:r>
          </w:p>
        </w:tc>
        <w:tc>
          <w:tcPr>
            <w:tcW w:w="708" w:type="dxa"/>
          </w:tcPr>
          <w:p w14:paraId="72609620" w14:textId="77777777" w:rsidR="009147F4" w:rsidRPr="00DB597D" w:rsidRDefault="009147F4" w:rsidP="00583F17">
            <w:r w:rsidRPr="00DB597D">
              <w:t>0</w:t>
            </w:r>
            <w:proofErr w:type="gramStart"/>
            <w:r w:rsidRPr="00DB597D">
              <w:t>..</w:t>
            </w:r>
            <w:proofErr w:type="gramEnd"/>
            <w:r w:rsidRPr="00DB597D">
              <w:t>1</w:t>
            </w:r>
          </w:p>
        </w:tc>
        <w:tc>
          <w:tcPr>
            <w:tcW w:w="993" w:type="dxa"/>
          </w:tcPr>
          <w:p w14:paraId="7E6C48A0" w14:textId="77777777" w:rsidR="009147F4" w:rsidRPr="00DB597D" w:rsidRDefault="009147F4" w:rsidP="00583F17"/>
        </w:tc>
      </w:tr>
      <w:tr w:rsidR="009147F4" w:rsidRPr="00D10D9E" w14:paraId="026425EE" w14:textId="77777777" w:rsidTr="00583F17">
        <w:tc>
          <w:tcPr>
            <w:tcW w:w="2835" w:type="dxa"/>
          </w:tcPr>
          <w:p w14:paraId="60244A05" w14:textId="511EA7A8" w:rsidR="009147F4" w:rsidRPr="00DB597D" w:rsidRDefault="009147F4" w:rsidP="00583F17">
            <w:r w:rsidRPr="00DB597D">
              <w:t>re</w:t>
            </w:r>
            <w:r w:rsidR="00583F17">
              <w:t>sult.</w:t>
            </w:r>
            <w:r w:rsidRPr="00DB597D">
              <w:t>subCode</w:t>
            </w:r>
          </w:p>
        </w:tc>
        <w:tc>
          <w:tcPr>
            <w:tcW w:w="1701" w:type="dxa"/>
          </w:tcPr>
          <w:p w14:paraId="6B389341" w14:textId="77777777" w:rsidR="009147F4" w:rsidRPr="00DB597D" w:rsidRDefault="009147F4" w:rsidP="00583F17">
            <w:r w:rsidRPr="00DB597D">
              <w:t>string</w:t>
            </w:r>
          </w:p>
        </w:tc>
        <w:tc>
          <w:tcPr>
            <w:tcW w:w="3261" w:type="dxa"/>
          </w:tcPr>
          <w:p w14:paraId="747624F6" w14:textId="77777777" w:rsidR="009147F4" w:rsidRPr="00DB597D" w:rsidRDefault="009147F4" w:rsidP="00583F17">
            <w:r w:rsidRPr="00DB597D">
              <w:t>En mer specifik kod (*inga är idag specificerade*)</w:t>
            </w:r>
          </w:p>
        </w:tc>
        <w:tc>
          <w:tcPr>
            <w:tcW w:w="708" w:type="dxa"/>
          </w:tcPr>
          <w:p w14:paraId="7374F769" w14:textId="77777777" w:rsidR="009147F4" w:rsidRPr="00DB597D" w:rsidRDefault="009147F4" w:rsidP="00583F17">
            <w:r w:rsidRPr="00DB597D">
              <w:t>0</w:t>
            </w:r>
            <w:proofErr w:type="gramStart"/>
            <w:r w:rsidRPr="00DB597D">
              <w:t>..</w:t>
            </w:r>
            <w:proofErr w:type="gramEnd"/>
            <w:r w:rsidRPr="00DB597D">
              <w:t>1</w:t>
            </w:r>
          </w:p>
        </w:tc>
        <w:tc>
          <w:tcPr>
            <w:tcW w:w="993" w:type="dxa"/>
          </w:tcPr>
          <w:p w14:paraId="694475B2" w14:textId="77777777" w:rsidR="009147F4" w:rsidRPr="00DB597D" w:rsidRDefault="009147F4" w:rsidP="00583F17"/>
        </w:tc>
      </w:tr>
      <w:tr w:rsidR="009147F4" w:rsidRPr="00D10D9E" w14:paraId="072280CE" w14:textId="77777777" w:rsidTr="00583F17">
        <w:tc>
          <w:tcPr>
            <w:tcW w:w="2835" w:type="dxa"/>
          </w:tcPr>
          <w:p w14:paraId="570FBD07" w14:textId="77777777" w:rsidR="009147F4" w:rsidRPr="00DB597D" w:rsidRDefault="009147F4" w:rsidP="00583F17">
            <w:r w:rsidRPr="00DB597D">
              <w:t>result.logId</w:t>
            </w:r>
          </w:p>
        </w:tc>
        <w:tc>
          <w:tcPr>
            <w:tcW w:w="1701" w:type="dxa"/>
          </w:tcPr>
          <w:p w14:paraId="11D39DC6" w14:textId="77777777" w:rsidR="009147F4" w:rsidRPr="00DB597D" w:rsidRDefault="009147F4" w:rsidP="00583F17">
            <w:r w:rsidRPr="00DB597D">
              <w:t>string</w:t>
            </w:r>
          </w:p>
        </w:tc>
        <w:tc>
          <w:tcPr>
            <w:tcW w:w="3261" w:type="dxa"/>
          </w:tcPr>
          <w:p w14:paraId="7E587271" w14:textId="77777777" w:rsidR="009147F4" w:rsidRPr="00DB597D" w:rsidRDefault="009147F4" w:rsidP="00583F17">
            <w:r w:rsidRPr="00DB597D">
              <w:t>Ett unikt log-id som kan användas vid felanmälan för att användas vid felsökning av producent.</w:t>
            </w:r>
          </w:p>
        </w:tc>
        <w:tc>
          <w:tcPr>
            <w:tcW w:w="708" w:type="dxa"/>
          </w:tcPr>
          <w:p w14:paraId="222B5E20" w14:textId="77777777" w:rsidR="009147F4" w:rsidRPr="00DB597D" w:rsidRDefault="009147F4" w:rsidP="00583F17">
            <w:r w:rsidRPr="00DB597D">
              <w:t>0</w:t>
            </w:r>
            <w:proofErr w:type="gramStart"/>
            <w:r w:rsidRPr="00DB597D">
              <w:t>..</w:t>
            </w:r>
            <w:proofErr w:type="gramEnd"/>
            <w:r w:rsidRPr="00DB597D">
              <w:t>1</w:t>
            </w:r>
          </w:p>
        </w:tc>
        <w:tc>
          <w:tcPr>
            <w:tcW w:w="993" w:type="dxa"/>
          </w:tcPr>
          <w:p w14:paraId="74C6BBE0" w14:textId="77777777" w:rsidR="009147F4" w:rsidRPr="00DB597D" w:rsidRDefault="009147F4" w:rsidP="00583F17"/>
        </w:tc>
      </w:tr>
      <w:tr w:rsidR="009147F4" w:rsidRPr="00D10D9E" w14:paraId="25989CFA" w14:textId="77777777" w:rsidTr="00583F17">
        <w:tc>
          <w:tcPr>
            <w:tcW w:w="2835" w:type="dxa"/>
          </w:tcPr>
          <w:p w14:paraId="51B41F33" w14:textId="77777777" w:rsidR="009147F4" w:rsidRPr="00DB597D" w:rsidRDefault="009147F4" w:rsidP="00583F17">
            <w:r w:rsidRPr="00DB597D">
              <w:t>result.message</w:t>
            </w:r>
          </w:p>
        </w:tc>
        <w:tc>
          <w:tcPr>
            <w:tcW w:w="1701" w:type="dxa"/>
          </w:tcPr>
          <w:p w14:paraId="061DC27F" w14:textId="77777777" w:rsidR="009147F4" w:rsidRPr="00DB597D" w:rsidRDefault="009147F4" w:rsidP="00583F17">
            <w:r w:rsidRPr="00DB597D">
              <w:t>string</w:t>
            </w:r>
          </w:p>
        </w:tc>
        <w:tc>
          <w:tcPr>
            <w:tcW w:w="3261" w:type="dxa"/>
          </w:tcPr>
          <w:p w14:paraId="3EBB22E1" w14:textId="77777777" w:rsidR="009147F4" w:rsidRPr="00DB597D" w:rsidRDefault="009147F4" w:rsidP="00583F17">
            <w:r w:rsidRPr="00DB597D">
              <w:t>En beskrivande text som kan visas för användaren.</w:t>
            </w:r>
          </w:p>
        </w:tc>
        <w:tc>
          <w:tcPr>
            <w:tcW w:w="708" w:type="dxa"/>
          </w:tcPr>
          <w:p w14:paraId="2C35FA0A" w14:textId="77777777" w:rsidR="009147F4" w:rsidRPr="00DB597D" w:rsidRDefault="009147F4" w:rsidP="00583F17">
            <w:r w:rsidRPr="00DB597D">
              <w:t>0</w:t>
            </w:r>
            <w:proofErr w:type="gramStart"/>
            <w:r w:rsidRPr="00DB597D">
              <w:t>..</w:t>
            </w:r>
            <w:proofErr w:type="gramEnd"/>
            <w:r w:rsidRPr="00DB597D">
              <w:t>1</w:t>
            </w:r>
          </w:p>
        </w:tc>
        <w:tc>
          <w:tcPr>
            <w:tcW w:w="993" w:type="dxa"/>
          </w:tcPr>
          <w:p w14:paraId="2DC6257B" w14:textId="77777777" w:rsidR="009147F4" w:rsidRDefault="009147F4" w:rsidP="00583F17"/>
        </w:tc>
      </w:tr>
    </w:tbl>
    <w:p w14:paraId="56B45A6C" w14:textId="77777777" w:rsidR="00842167" w:rsidRDefault="00842167" w:rsidP="00842167"/>
    <w:p w14:paraId="5FFDC94F" w14:textId="77777777" w:rsidR="00842167" w:rsidRPr="00ED19D0" w:rsidRDefault="00842167" w:rsidP="00842167">
      <w:pPr>
        <w:pStyle w:val="Brdtext"/>
      </w:pPr>
    </w:p>
    <w:p w14:paraId="2620C101" w14:textId="77777777" w:rsidR="00842167" w:rsidRDefault="00842167" w:rsidP="00842167">
      <w:pPr>
        <w:pStyle w:val="Rubrik3"/>
      </w:pPr>
      <w:bookmarkStart w:id="154" w:name="_Toc403589829"/>
      <w:r>
        <w:t>Övriga regler</w:t>
      </w:r>
      <w:bookmarkEnd w:id="154"/>
    </w:p>
    <w:p w14:paraId="51990D04" w14:textId="77777777" w:rsidR="00842167" w:rsidRPr="007E3F3B" w:rsidRDefault="00842167" w:rsidP="00842167">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61E23A51" w14:textId="77777777" w:rsidR="00842167" w:rsidRDefault="00842167" w:rsidP="00842167">
      <w:pPr>
        <w:rPr>
          <w:color w:val="4F81BD" w:themeColor="accent1"/>
        </w:rPr>
      </w:pPr>
    </w:p>
    <w:p w14:paraId="3EE4243F" w14:textId="77777777" w:rsidR="00842167" w:rsidRPr="00776D68" w:rsidRDefault="00842167" w:rsidP="00842167">
      <w:pPr>
        <w:pStyle w:val="Rubrik4"/>
      </w:pPr>
      <w:r w:rsidRPr="00776D68">
        <w:t>Icke funktionella krav</w:t>
      </w:r>
    </w:p>
    <w:p w14:paraId="6AE98EA6" w14:textId="77777777" w:rsidR="00842167" w:rsidRPr="00776D68" w:rsidRDefault="00842167" w:rsidP="00842167">
      <w:pPr>
        <w:pStyle w:val="Rubrik5"/>
      </w:pPr>
      <w:r w:rsidRPr="00776D68">
        <w:t>SLA-krav</w:t>
      </w:r>
    </w:p>
    <w:p w14:paraId="3205B691" w14:textId="77777777" w:rsidR="005461F3" w:rsidRDefault="005461F3" w:rsidP="005461F3">
      <w:pPr>
        <w:rPr>
          <w:color w:val="4F81BD" w:themeColor="accent1"/>
        </w:rPr>
      </w:pPr>
      <w:r>
        <w:t>Se tjänstedomänens SLA-krav.</w:t>
      </w:r>
    </w:p>
    <w:p w14:paraId="0A748C3D" w14:textId="099394AE" w:rsidR="0039481C" w:rsidRDefault="0039481C" w:rsidP="00842167">
      <w:pPr>
        <w:pStyle w:val="Rubrik2"/>
        <w:numPr>
          <w:ilvl w:val="0"/>
          <w:numId w:val="0"/>
        </w:numPr>
        <w:rPr>
          <w:color w:val="4F81BD" w:themeColor="accent1"/>
        </w:rPr>
      </w:pPr>
    </w:p>
    <w:p w14:paraId="7DBB9061" w14:textId="58EE0030" w:rsidR="00AE6DB9" w:rsidRPr="00AE6DB9" w:rsidRDefault="00AE6DB9" w:rsidP="00AE6DB9">
      <w:pPr>
        <w:pStyle w:val="Rubrik3"/>
      </w:pPr>
      <w:bookmarkStart w:id="155" w:name="_Toc403589830"/>
      <w:r w:rsidRPr="00776D68">
        <w:t>Annan information om kontraktet</w:t>
      </w:r>
      <w:bookmarkEnd w:id="155"/>
    </w:p>
    <w:p w14:paraId="3434C4A5" w14:textId="77777777" w:rsidR="0039481C" w:rsidRDefault="0039481C" w:rsidP="0039481C"/>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E3FC1">
      <w:headerReference w:type="default" r:id="rId28"/>
      <w:footerReference w:type="default" r:id="rId29"/>
      <w:headerReference w:type="first" r:id="rId30"/>
      <w:footerReference w:type="first" r:id="rId31"/>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Torbjörn Dahlin" w:date="2015-01-12T16:00:00Z" w:initials="TD">
    <w:p w14:paraId="729125C2" w14:textId="77777777" w:rsidR="004D5D18" w:rsidRPr="004D5D18" w:rsidRDefault="004D5D18" w:rsidP="00E16A4E">
      <w:pPr>
        <w:pStyle w:val="Kommentarer"/>
        <w:rPr>
          <w:lang w:val="sv-SE"/>
        </w:rPr>
      </w:pPr>
      <w:r>
        <w:rPr>
          <w:rStyle w:val="Kommentarsreferens"/>
        </w:rPr>
        <w:annotationRef/>
      </w:r>
      <w:r w:rsidRPr="004D5D18">
        <w:rPr>
          <w:lang w:val="sv-SE"/>
        </w:rPr>
        <w:t>Uppdatera till releasedatum</w:t>
      </w:r>
    </w:p>
  </w:comment>
  <w:comment w:id="4" w:author="Torbjörn Dahlin" w:date="2015-01-12T16:00:00Z" w:initials="TD">
    <w:p w14:paraId="24DB7F60" w14:textId="4FA1A39E" w:rsidR="004D5D18" w:rsidRPr="004B1AB4" w:rsidRDefault="004D5D18">
      <w:pPr>
        <w:pStyle w:val="Kommentarer"/>
        <w:rPr>
          <w:lang w:val="sv-SE"/>
        </w:rPr>
      </w:pPr>
      <w:r>
        <w:rPr>
          <w:rStyle w:val="Kommentarsreferens"/>
        </w:rPr>
        <w:annotationRef/>
      </w:r>
      <w:r w:rsidRPr="004B1AB4">
        <w:rPr>
          <w:lang w:val="sv-SE"/>
        </w:rPr>
        <w:t>Fixa referens när release:ad. Lägg till referens vid attributet CareProcessId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FDE1E1" w15:done="0"/>
  <w15:commentEx w15:paraId="71BF5F0D" w15:done="0"/>
  <w15:commentEx w15:paraId="41312FAA" w15:done="0"/>
  <w15:commentEx w15:paraId="13F63A2C" w15:done="0"/>
  <w15:commentEx w15:paraId="040EF670" w15:done="0"/>
  <w15:commentEx w15:paraId="66234925" w15:done="0"/>
  <w15:commentEx w15:paraId="7A4130CC" w15:paraIdParent="66234925" w15:done="0"/>
  <w15:commentEx w15:paraId="5E16A942" w15:done="0"/>
  <w15:commentEx w15:paraId="6349B419" w15:paraIdParent="5E16A94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82F2D8" w14:textId="77777777" w:rsidR="00197DF8" w:rsidRDefault="00197DF8" w:rsidP="00C72B17">
      <w:pPr>
        <w:spacing w:line="240" w:lineRule="auto"/>
      </w:pPr>
      <w:r>
        <w:separator/>
      </w:r>
    </w:p>
  </w:endnote>
  <w:endnote w:type="continuationSeparator" w:id="0">
    <w:p w14:paraId="01BB0BA1" w14:textId="77777777" w:rsidR="00197DF8" w:rsidRDefault="00197DF8"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ヒラギノ角ゴ Pro W3">
    <w:charset w:val="4E"/>
    <w:family w:val="auto"/>
    <w:pitch w:val="variable"/>
    <w:sig w:usb0="00000001"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4D5D18" w:rsidRDefault="004D5D18"/>
  <w:p w14:paraId="1FC233E8" w14:textId="77777777" w:rsidR="004D5D18" w:rsidRDefault="004D5D18"/>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4D5D18" w:rsidRPr="004A7C1C" w14:paraId="3C5A492F" w14:textId="77777777" w:rsidTr="00095A0D">
      <w:trPr>
        <w:trHeight w:val="629"/>
      </w:trPr>
      <w:tc>
        <w:tcPr>
          <w:tcW w:w="1559" w:type="dxa"/>
        </w:tcPr>
        <w:p w14:paraId="784DFED4" w14:textId="77777777" w:rsidR="004D5D18" w:rsidRPr="001304B6" w:rsidRDefault="004D5D18"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4D5D18" w:rsidRPr="001304B6" w:rsidRDefault="004D5D18"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4D5D18" w:rsidRPr="001304B6" w:rsidRDefault="004D5D18"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4D5D18" w:rsidRPr="001304B6" w:rsidRDefault="004D5D18"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4D5D18" w:rsidRPr="004908D5" w:rsidRDefault="004D5D18" w:rsidP="00095A0D">
          <w:pPr>
            <w:pStyle w:val="Sidfot"/>
            <w:ind w:left="0"/>
            <w:jc w:val="both"/>
            <w:rPr>
              <w:rFonts w:ascii="Arial" w:eastAsia="Times New Roman" w:hAnsi="Arial"/>
              <w:color w:val="00A9A7"/>
              <w:sz w:val="14"/>
              <w:szCs w:val="24"/>
              <w:lang w:val="en-US" w:eastAsia="en-GB"/>
            </w:rPr>
          </w:pPr>
          <w:r w:rsidRPr="004908D5">
            <w:rPr>
              <w:rFonts w:ascii="Arial" w:eastAsia="Times New Roman" w:hAnsi="Arial"/>
              <w:color w:val="00A9A7"/>
              <w:sz w:val="14"/>
              <w:szCs w:val="24"/>
              <w:lang w:val="en-US" w:eastAsia="en-GB"/>
            </w:rPr>
            <w:t>Tel 08 452 71 60</w:t>
          </w:r>
        </w:p>
        <w:p w14:paraId="3A35D9B7" w14:textId="77777777" w:rsidR="004D5D18" w:rsidRPr="004908D5" w:rsidRDefault="004D5D18" w:rsidP="00095A0D">
          <w:pPr>
            <w:pStyle w:val="Sidfot"/>
            <w:ind w:left="0"/>
            <w:jc w:val="both"/>
            <w:rPr>
              <w:rFonts w:ascii="Arial" w:eastAsia="Times New Roman" w:hAnsi="Arial"/>
              <w:color w:val="00A9A7"/>
              <w:sz w:val="14"/>
              <w:szCs w:val="24"/>
              <w:lang w:val="en-US" w:eastAsia="en-GB"/>
            </w:rPr>
          </w:pPr>
          <w:r w:rsidRPr="004908D5">
            <w:rPr>
              <w:rFonts w:ascii="Arial" w:eastAsia="Times New Roman" w:hAnsi="Arial"/>
              <w:color w:val="00A9A7"/>
              <w:sz w:val="14"/>
              <w:szCs w:val="24"/>
              <w:lang w:val="en-US" w:eastAsia="en-GB"/>
            </w:rPr>
            <w:t>info@inera.se</w:t>
          </w:r>
        </w:p>
        <w:p w14:paraId="3EEE20B7" w14:textId="77777777" w:rsidR="004D5D18" w:rsidRPr="0091623E" w:rsidRDefault="004D5D18" w:rsidP="00095A0D">
          <w:pPr>
            <w:pStyle w:val="Sidfot"/>
            <w:ind w:left="0"/>
            <w:jc w:val="both"/>
            <w:rPr>
              <w:lang w:val="en-US"/>
            </w:rPr>
          </w:pPr>
          <w:r w:rsidRPr="004908D5">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4D5D18" w:rsidRPr="001304B6" w:rsidRDefault="004D5D18"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4D5D18" w:rsidRPr="001304B6" w:rsidRDefault="004D5D18"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4D5D18" w:rsidRPr="004A7C1C" w:rsidRDefault="004D5D18" w:rsidP="001304B6">
          <w:pPr>
            <w:pStyle w:val="Sidfot"/>
          </w:pPr>
        </w:p>
      </w:tc>
      <w:tc>
        <w:tcPr>
          <w:tcW w:w="709" w:type="dxa"/>
        </w:tcPr>
        <w:p w14:paraId="6E332D35" w14:textId="77777777" w:rsidR="004D5D18" w:rsidRPr="004A7C1C" w:rsidRDefault="004D5D18"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894AD7">
            <w:rPr>
              <w:rStyle w:val="Sidnummer"/>
              <w:noProof/>
            </w:rPr>
            <w:t>62</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894AD7">
            <w:rPr>
              <w:rStyle w:val="Sidnummer"/>
              <w:noProof/>
            </w:rPr>
            <w:t>77</w:t>
          </w:r>
          <w:r w:rsidRPr="004A7C1C">
            <w:rPr>
              <w:rStyle w:val="Sidnummer"/>
            </w:rPr>
            <w:fldChar w:fldCharType="end"/>
          </w:r>
        </w:p>
      </w:tc>
    </w:tr>
  </w:tbl>
  <w:p w14:paraId="6EB65E86" w14:textId="77777777" w:rsidR="004D5D18" w:rsidRDefault="004D5D18"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4D5D18" w:rsidRDefault="004D5D18">
    <w:pPr>
      <w:pStyle w:val="Sidfot"/>
    </w:pPr>
  </w:p>
  <w:p w14:paraId="36E0CB75" w14:textId="77777777" w:rsidR="004D5D18" w:rsidRDefault="004D5D18">
    <w:pPr>
      <w:pStyle w:val="Sidfot"/>
    </w:pPr>
  </w:p>
  <w:p w14:paraId="68EA24B6" w14:textId="77777777" w:rsidR="004D5D18" w:rsidRDefault="004D5D18">
    <w:pPr>
      <w:pStyle w:val="Sidfot"/>
    </w:pPr>
  </w:p>
  <w:p w14:paraId="798F58D1" w14:textId="77777777" w:rsidR="004D5D18" w:rsidRDefault="004D5D18">
    <w:pPr>
      <w:pStyle w:val="Sidfot"/>
    </w:pPr>
  </w:p>
  <w:p w14:paraId="0B4F500D" w14:textId="77777777" w:rsidR="004D5D18" w:rsidRDefault="004D5D18">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DE50E5" w14:textId="77777777" w:rsidR="00197DF8" w:rsidRDefault="00197DF8" w:rsidP="00C72B17">
      <w:pPr>
        <w:spacing w:line="240" w:lineRule="auto"/>
      </w:pPr>
      <w:r>
        <w:separator/>
      </w:r>
    </w:p>
  </w:footnote>
  <w:footnote w:type="continuationSeparator" w:id="0">
    <w:p w14:paraId="38D83279" w14:textId="77777777" w:rsidR="00197DF8" w:rsidRDefault="00197DF8"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4D5D18" w:rsidRDefault="004D5D18"/>
  <w:p w14:paraId="69BC34DE" w14:textId="77777777" w:rsidR="004D5D18" w:rsidRDefault="004D5D18"/>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4D5D18" w:rsidRPr="00333716" w14:paraId="38E1EC6E" w14:textId="77777777" w:rsidTr="000A531A">
      <w:trPr>
        <w:trHeight w:hRule="exact" w:val="539"/>
      </w:trPr>
      <w:tc>
        <w:tcPr>
          <w:tcW w:w="3168" w:type="dxa"/>
          <w:tcBorders>
            <w:top w:val="nil"/>
            <w:bottom w:val="nil"/>
          </w:tcBorders>
        </w:tcPr>
        <w:p w14:paraId="74451D16" w14:textId="77777777" w:rsidR="004D5D18" w:rsidRPr="00095A0D" w:rsidRDefault="004D5D18" w:rsidP="00095A0D">
          <w:pPr>
            <w:pStyle w:val="Sidfot"/>
            <w:rPr>
              <w:rFonts w:ascii="Arial" w:eastAsia="Times New Roman" w:hAnsi="Arial"/>
              <w:color w:val="00A9A7"/>
              <w:sz w:val="14"/>
              <w:szCs w:val="24"/>
              <w:lang w:eastAsia="en-GB"/>
            </w:rPr>
          </w:pPr>
          <w:bookmarkStart w:id="156" w:name="LDnr1"/>
          <w:bookmarkEnd w:id="156"/>
        </w:p>
        <w:p w14:paraId="1A79B92D" w14:textId="77777777" w:rsidR="004D5D18" w:rsidRPr="00095A0D" w:rsidRDefault="004D5D18"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4D5D18" w:rsidRDefault="004D5D18"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p>
        <w:p w14:paraId="015507E6" w14:textId="32B29986" w:rsidR="004D5D18" w:rsidRDefault="004D5D18"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"version"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1.0 RC1</w:t>
          </w:r>
          <w:r>
            <w:rPr>
              <w:rFonts w:ascii="Arial" w:eastAsia="Times New Roman" w:hAnsi="Arial"/>
              <w:color w:val="00A9A7"/>
              <w:sz w:val="14"/>
              <w:szCs w:val="24"/>
              <w:lang w:eastAsia="en-GB"/>
            </w:rPr>
            <w:fldChar w:fldCharType="end"/>
          </w:r>
        </w:p>
        <w:p w14:paraId="361CB3A2" w14:textId="77777777" w:rsidR="004D5D18" w:rsidRPr="00095A0D" w:rsidRDefault="004D5D18"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4D5D18" w:rsidRDefault="004D5D18"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4D5D18" w:rsidRPr="00095A0D" w:rsidRDefault="004D5D18"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4D5D18" w:rsidRPr="00095A0D" w:rsidRDefault="004D5D18"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4141454A" w:rsidR="004D5D18" w:rsidRPr="000A531A" w:rsidRDefault="004D5D18"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ins w:id="157" w:author="Torbjörn Dahlin" w:date="2015-01-21T09:15:00Z">
            <w:r>
              <w:rPr>
                <w:rFonts w:ascii="Arial" w:eastAsia="Times New Roman" w:hAnsi="Arial"/>
                <w:noProof/>
                <w:color w:val="00A9A7"/>
                <w:sz w:val="14"/>
                <w:szCs w:val="24"/>
                <w:lang w:eastAsia="en-GB"/>
              </w:rPr>
              <w:t>2015-01-12 16:00:00</w:t>
            </w:r>
          </w:ins>
          <w:del w:id="158" w:author="Torbjörn Dahlin" w:date="2015-01-21T09:15:00Z">
            <w:r w:rsidDel="004D5D18">
              <w:rPr>
                <w:rFonts w:ascii="Arial" w:eastAsia="Times New Roman" w:hAnsi="Arial"/>
                <w:noProof/>
                <w:color w:val="00A9A7"/>
                <w:sz w:val="14"/>
                <w:szCs w:val="24"/>
                <w:lang w:eastAsia="en-GB"/>
              </w:rPr>
              <w:delText>2014-12-04 21:26:00</w:delText>
            </w:r>
          </w:del>
          <w:r>
            <w:rPr>
              <w:rFonts w:ascii="Arial" w:eastAsia="Times New Roman" w:hAnsi="Arial"/>
              <w:color w:val="00A9A7"/>
              <w:sz w:val="14"/>
              <w:szCs w:val="24"/>
              <w:lang w:eastAsia="en-GB"/>
            </w:rPr>
            <w:fldChar w:fldCharType="end"/>
          </w:r>
        </w:p>
      </w:tc>
    </w:tr>
    <w:tr w:rsidR="004D5D18"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4D5D18" w:rsidRPr="00095A0D" w:rsidRDefault="004D5D18"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4D5D18" w:rsidRPr="00095A0D" w:rsidRDefault="004D5D18" w:rsidP="00095A0D">
          <w:pPr>
            <w:pStyle w:val="Sidfot"/>
            <w:rPr>
              <w:rFonts w:ascii="Arial" w:eastAsia="Times New Roman" w:hAnsi="Arial"/>
              <w:color w:val="00A9A7"/>
              <w:sz w:val="14"/>
              <w:szCs w:val="24"/>
              <w:lang w:eastAsia="en-GB"/>
            </w:rPr>
          </w:pPr>
        </w:p>
      </w:tc>
    </w:tr>
  </w:tbl>
  <w:p w14:paraId="2AC110CF" w14:textId="77777777" w:rsidR="004D5D18" w:rsidRDefault="004D5D18" w:rsidP="008303EF">
    <w:pPr>
      <w:tabs>
        <w:tab w:val="left" w:pos="6237"/>
      </w:tabs>
    </w:pPr>
    <w:r>
      <w:t xml:space="preserve"> </w:t>
    </w:r>
    <w:bookmarkStart w:id="159" w:name="Dnr1"/>
    <w:bookmarkEnd w:id="159"/>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4D5D18" w:rsidRDefault="004D5D18" w:rsidP="00D774BC">
    <w:pPr>
      <w:tabs>
        <w:tab w:val="left" w:pos="6237"/>
      </w:tabs>
    </w:pPr>
  </w:p>
  <w:p w14:paraId="51103E17" w14:textId="77777777" w:rsidR="004D5D18" w:rsidRDefault="004D5D18" w:rsidP="00D774BC">
    <w:pPr>
      <w:tabs>
        <w:tab w:val="left" w:pos="6237"/>
      </w:tabs>
    </w:pPr>
  </w:p>
  <w:p w14:paraId="772AE06E" w14:textId="77777777" w:rsidR="004D5D18" w:rsidRDefault="004D5D18" w:rsidP="00D774BC">
    <w:pPr>
      <w:tabs>
        <w:tab w:val="left" w:pos="6237"/>
      </w:tabs>
    </w:pPr>
  </w:p>
  <w:p w14:paraId="42F0C144" w14:textId="77777777" w:rsidR="004D5D18" w:rsidRDefault="004D5D18"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60" w:name="LDnr"/>
    <w:bookmarkEnd w:id="160"/>
    <w:r>
      <w:t xml:space="preserve"> </w:t>
    </w:r>
    <w:bookmarkStart w:id="161" w:name="Dnr"/>
    <w:bookmarkEnd w:id="161"/>
  </w:p>
  <w:tbl>
    <w:tblPr>
      <w:tblW w:w="9180" w:type="dxa"/>
      <w:tblLayout w:type="fixed"/>
      <w:tblLook w:val="04A0" w:firstRow="1" w:lastRow="0" w:firstColumn="1" w:lastColumn="0" w:noHBand="0" w:noVBand="1"/>
    </w:tblPr>
    <w:tblGrid>
      <w:gridCol w:w="956"/>
      <w:gridCol w:w="1199"/>
      <w:gridCol w:w="4049"/>
      <w:gridCol w:w="2976"/>
    </w:tblGrid>
    <w:tr w:rsidR="004D5D18" w:rsidRPr="0024387D" w14:paraId="6E3EED84" w14:textId="77777777" w:rsidTr="00364AE6">
      <w:tc>
        <w:tcPr>
          <w:tcW w:w="2155" w:type="dxa"/>
          <w:gridSpan w:val="2"/>
        </w:tcPr>
        <w:p w14:paraId="2933175C" w14:textId="77777777" w:rsidR="004D5D18" w:rsidRPr="0024387D" w:rsidRDefault="004D5D18" w:rsidP="002A2120">
          <w:pPr>
            <w:pStyle w:val="Sidhuvud"/>
            <w:rPr>
              <w:rFonts w:cs="Georgia"/>
              <w:sz w:val="12"/>
              <w:szCs w:val="12"/>
            </w:rPr>
          </w:pPr>
        </w:p>
      </w:tc>
      <w:tc>
        <w:tcPr>
          <w:tcW w:w="4049" w:type="dxa"/>
        </w:tcPr>
        <w:p w14:paraId="2813ED1B" w14:textId="77777777" w:rsidR="004D5D18" w:rsidRPr="0024387D" w:rsidRDefault="004D5D18" w:rsidP="00DE4030">
          <w:pPr>
            <w:pStyle w:val="Sidhuvud"/>
            <w:rPr>
              <w:rFonts w:cs="Georgia"/>
              <w:sz w:val="14"/>
              <w:szCs w:val="14"/>
            </w:rPr>
          </w:pPr>
        </w:p>
      </w:tc>
      <w:tc>
        <w:tcPr>
          <w:tcW w:w="2976" w:type="dxa"/>
        </w:tcPr>
        <w:p w14:paraId="1F7BDFA1" w14:textId="77777777" w:rsidR="004D5D18" w:rsidRDefault="004D5D18" w:rsidP="00DE4030">
          <w:r>
            <w:t xml:space="preserve"> </w:t>
          </w:r>
          <w:bookmarkStart w:id="162" w:name="slask"/>
          <w:bookmarkStart w:id="163" w:name="Addressee"/>
          <w:bookmarkEnd w:id="162"/>
          <w:bookmarkEnd w:id="163"/>
        </w:p>
      </w:tc>
    </w:tr>
    <w:tr w:rsidR="004D5D18" w:rsidRPr="00F456CC" w14:paraId="7817C09A" w14:textId="77777777" w:rsidTr="00364AE6">
      <w:tc>
        <w:tcPr>
          <w:tcW w:w="956" w:type="dxa"/>
          <w:tcBorders>
            <w:right w:val="single" w:sz="4" w:space="0" w:color="auto"/>
          </w:tcBorders>
        </w:tcPr>
        <w:p w14:paraId="7F2ACC79" w14:textId="77777777" w:rsidR="004D5D18" w:rsidRPr="00F456CC" w:rsidRDefault="004D5D18" w:rsidP="00025527">
          <w:pPr>
            <w:pStyle w:val="Sidhuvud"/>
            <w:rPr>
              <w:rFonts w:cs="Georgia"/>
              <w:sz w:val="12"/>
              <w:szCs w:val="12"/>
            </w:rPr>
          </w:pPr>
        </w:p>
      </w:tc>
      <w:tc>
        <w:tcPr>
          <w:tcW w:w="1199" w:type="dxa"/>
          <w:tcBorders>
            <w:left w:val="single" w:sz="4" w:space="0" w:color="auto"/>
          </w:tcBorders>
        </w:tcPr>
        <w:p w14:paraId="27F330F9" w14:textId="77777777" w:rsidR="004D5D18" w:rsidRPr="00F456CC" w:rsidRDefault="004D5D18" w:rsidP="00DE4030">
          <w:pPr>
            <w:pStyle w:val="Sidhuvud"/>
            <w:rPr>
              <w:rFonts w:cs="Georgia"/>
              <w:sz w:val="12"/>
              <w:szCs w:val="12"/>
            </w:rPr>
          </w:pPr>
        </w:p>
      </w:tc>
      <w:tc>
        <w:tcPr>
          <w:tcW w:w="4049" w:type="dxa"/>
        </w:tcPr>
        <w:p w14:paraId="37AA9367" w14:textId="77777777" w:rsidR="004D5D18" w:rsidRPr="002C11AF" w:rsidRDefault="004D5D18" w:rsidP="00DE4030">
          <w:pPr>
            <w:pStyle w:val="Sidhuvud"/>
            <w:rPr>
              <w:rFonts w:cs="Georgia"/>
              <w:sz w:val="12"/>
              <w:szCs w:val="12"/>
            </w:rPr>
          </w:pPr>
        </w:p>
      </w:tc>
      <w:tc>
        <w:tcPr>
          <w:tcW w:w="2976" w:type="dxa"/>
        </w:tcPr>
        <w:p w14:paraId="25E5B32E" w14:textId="77777777" w:rsidR="004D5D18" w:rsidRPr="002C11AF" w:rsidRDefault="004D5D18" w:rsidP="00DE4030">
          <w:pPr>
            <w:pStyle w:val="Sidhuvud"/>
            <w:rPr>
              <w:rFonts w:cs="Georgia"/>
              <w:sz w:val="12"/>
              <w:szCs w:val="12"/>
            </w:rPr>
          </w:pPr>
        </w:p>
      </w:tc>
    </w:tr>
  </w:tbl>
  <w:p w14:paraId="4244CC6E" w14:textId="77777777" w:rsidR="004D5D18" w:rsidRPr="003755FD" w:rsidRDefault="004D5D18" w:rsidP="008866A6">
    <w:bookmarkStart w:id="164" w:name="Radera2"/>
    <w:bookmarkEnd w:id="16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499054F"/>
    <w:multiLevelType w:val="hybridMultilevel"/>
    <w:tmpl w:val="DBA25562"/>
    <w:lvl w:ilvl="0" w:tplc="6D9C959A">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B9C69E8"/>
    <w:multiLevelType w:val="multilevel"/>
    <w:tmpl w:val="2E2E0F78"/>
    <w:lvl w:ilvl="0">
      <w:start w:val="1"/>
      <w:numFmt w:val="decimal"/>
      <w:lvlText w:val="%1."/>
      <w:lvlJc w:val="left"/>
      <w:pPr>
        <w:ind w:left="360" w:hanging="360"/>
      </w:pPr>
    </w:lvl>
    <w:lvl w:ilvl="1">
      <w:start w:val="1"/>
      <w:numFmt w:val="decimal"/>
      <w:pStyle w:val="Rubrik2b"/>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0E823C4"/>
    <w:multiLevelType w:val="hybridMultilevel"/>
    <w:tmpl w:val="8BB08484"/>
    <w:lvl w:ilvl="0" w:tplc="041D0001">
      <w:start w:val="1"/>
      <w:numFmt w:val="bullet"/>
      <w:lvlText w:val=""/>
      <w:lvlJc w:val="left"/>
      <w:pPr>
        <w:ind w:left="1287" w:hanging="360"/>
      </w:pPr>
      <w:rPr>
        <w:rFonts w:ascii="Symbol" w:hAnsi="Symbol" w:hint="default"/>
      </w:rPr>
    </w:lvl>
    <w:lvl w:ilvl="1" w:tplc="041D0003" w:tentative="1">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2054EB6"/>
    <w:multiLevelType w:val="hybridMultilevel"/>
    <w:tmpl w:val="A1302792"/>
    <w:lvl w:ilvl="0" w:tplc="A8B2275E">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20930F5"/>
    <w:multiLevelType w:val="hybridMultilevel"/>
    <w:tmpl w:val="22882A6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4AE3068"/>
    <w:multiLevelType w:val="hybridMultilevel"/>
    <w:tmpl w:val="A828AF1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86416A4"/>
    <w:multiLevelType w:val="hybridMultilevel"/>
    <w:tmpl w:val="040EF9F4"/>
    <w:lvl w:ilvl="0" w:tplc="99780F6C">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39522DE2"/>
    <w:multiLevelType w:val="hybridMultilevel"/>
    <w:tmpl w:val="9EA83D22"/>
    <w:lvl w:ilvl="0" w:tplc="041D0001">
      <w:start w:val="1"/>
      <w:numFmt w:val="bullet"/>
      <w:lvlText w:val=""/>
      <w:lvlJc w:val="left"/>
      <w:pPr>
        <w:ind w:left="1287" w:hanging="360"/>
      </w:pPr>
      <w:rPr>
        <w:rFonts w:ascii="Symbol" w:hAnsi="Symbol" w:hint="default"/>
      </w:rPr>
    </w:lvl>
    <w:lvl w:ilvl="1" w:tplc="041D0003">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A6F762C"/>
    <w:multiLevelType w:val="hybridMultilevel"/>
    <w:tmpl w:val="B0EE4884"/>
    <w:lvl w:ilvl="0" w:tplc="3160A26A">
      <w:numFmt w:val="bullet"/>
      <w:lvlText w:val="•"/>
      <w:lvlJc w:val="left"/>
      <w:pPr>
        <w:ind w:left="2235" w:hanging="1308"/>
      </w:pPr>
      <w:rPr>
        <w:rFonts w:ascii="Georgia" w:eastAsia="Calibri" w:hAnsi="Georgia" w:cs="Times New Roman" w:hint="default"/>
      </w:rPr>
    </w:lvl>
    <w:lvl w:ilvl="1" w:tplc="041D0003" w:tentative="1">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24">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32C3440"/>
    <w:multiLevelType w:val="hybridMultilevel"/>
    <w:tmpl w:val="FB50B9C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8">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E246C2"/>
    <w:multiLevelType w:val="multilevel"/>
    <w:tmpl w:val="0B18DBBC"/>
    <w:lvl w:ilvl="0">
      <w:start w:val="1"/>
      <w:numFmt w:val="decimal"/>
      <w:lvlText w:val="%1"/>
      <w:lvlJc w:val="left"/>
      <w:pPr>
        <w:ind w:left="0" w:hanging="432"/>
      </w:pPr>
      <w:rPr>
        <w:rFonts w:ascii="Arial" w:eastAsia="Arial" w:hAnsi="Arial" w:hint="default"/>
        <w:b/>
        <w:bCs/>
        <w:sz w:val="24"/>
        <w:szCs w:val="24"/>
      </w:rPr>
    </w:lvl>
    <w:lvl w:ilvl="1">
      <w:start w:val="1"/>
      <w:numFmt w:val="decimal"/>
      <w:lvlText w:val="%1.%2"/>
      <w:lvlJc w:val="left"/>
      <w:pPr>
        <w:ind w:left="0" w:hanging="576"/>
      </w:pPr>
      <w:rPr>
        <w:rFonts w:ascii="Arial" w:eastAsia="Arial" w:hAnsi="Arial" w:hint="default"/>
        <w:b/>
        <w:bCs/>
        <w:color w:val="auto"/>
        <w:sz w:val="22"/>
        <w:szCs w:val="22"/>
      </w:rPr>
    </w:lvl>
    <w:lvl w:ilvl="2">
      <w:start w:val="1"/>
      <w:numFmt w:val="decimal"/>
      <w:lvlText w:val="%3%2"/>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3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5">
    <w:nsid w:val="5CA72991"/>
    <w:multiLevelType w:val="hybridMultilevel"/>
    <w:tmpl w:val="CBDA0D82"/>
    <w:lvl w:ilvl="0" w:tplc="041D0001">
      <w:start w:val="1"/>
      <w:numFmt w:val="bullet"/>
      <w:lvlText w:val=""/>
      <w:lvlJc w:val="left"/>
      <w:pPr>
        <w:ind w:left="765" w:hanging="360"/>
      </w:pPr>
      <w:rPr>
        <w:rFonts w:ascii="Symbol" w:hAnsi="Symbol" w:hint="default"/>
      </w:rPr>
    </w:lvl>
    <w:lvl w:ilvl="1" w:tplc="041D0003" w:tentative="1">
      <w:start w:val="1"/>
      <w:numFmt w:val="bullet"/>
      <w:lvlText w:val="o"/>
      <w:lvlJc w:val="left"/>
      <w:pPr>
        <w:ind w:left="1485" w:hanging="360"/>
      </w:pPr>
      <w:rPr>
        <w:rFonts w:ascii="Courier New" w:hAnsi="Courier New" w:cs="Courier New" w:hint="default"/>
      </w:rPr>
    </w:lvl>
    <w:lvl w:ilvl="2" w:tplc="041D0005" w:tentative="1">
      <w:start w:val="1"/>
      <w:numFmt w:val="bullet"/>
      <w:lvlText w:val=""/>
      <w:lvlJc w:val="left"/>
      <w:pPr>
        <w:ind w:left="2205" w:hanging="360"/>
      </w:pPr>
      <w:rPr>
        <w:rFonts w:ascii="Wingdings" w:hAnsi="Wingdings" w:hint="default"/>
      </w:rPr>
    </w:lvl>
    <w:lvl w:ilvl="3" w:tplc="041D0001" w:tentative="1">
      <w:start w:val="1"/>
      <w:numFmt w:val="bullet"/>
      <w:lvlText w:val=""/>
      <w:lvlJc w:val="left"/>
      <w:pPr>
        <w:ind w:left="2925" w:hanging="360"/>
      </w:pPr>
      <w:rPr>
        <w:rFonts w:ascii="Symbol" w:hAnsi="Symbol" w:hint="default"/>
      </w:rPr>
    </w:lvl>
    <w:lvl w:ilvl="4" w:tplc="041D0003" w:tentative="1">
      <w:start w:val="1"/>
      <w:numFmt w:val="bullet"/>
      <w:lvlText w:val="o"/>
      <w:lvlJc w:val="left"/>
      <w:pPr>
        <w:ind w:left="3645" w:hanging="360"/>
      </w:pPr>
      <w:rPr>
        <w:rFonts w:ascii="Courier New" w:hAnsi="Courier New" w:cs="Courier New" w:hint="default"/>
      </w:rPr>
    </w:lvl>
    <w:lvl w:ilvl="5" w:tplc="041D0005" w:tentative="1">
      <w:start w:val="1"/>
      <w:numFmt w:val="bullet"/>
      <w:lvlText w:val=""/>
      <w:lvlJc w:val="left"/>
      <w:pPr>
        <w:ind w:left="4365" w:hanging="360"/>
      </w:pPr>
      <w:rPr>
        <w:rFonts w:ascii="Wingdings" w:hAnsi="Wingdings" w:hint="default"/>
      </w:rPr>
    </w:lvl>
    <w:lvl w:ilvl="6" w:tplc="041D0001" w:tentative="1">
      <w:start w:val="1"/>
      <w:numFmt w:val="bullet"/>
      <w:lvlText w:val=""/>
      <w:lvlJc w:val="left"/>
      <w:pPr>
        <w:ind w:left="5085" w:hanging="360"/>
      </w:pPr>
      <w:rPr>
        <w:rFonts w:ascii="Symbol" w:hAnsi="Symbol" w:hint="default"/>
      </w:rPr>
    </w:lvl>
    <w:lvl w:ilvl="7" w:tplc="041D0003" w:tentative="1">
      <w:start w:val="1"/>
      <w:numFmt w:val="bullet"/>
      <w:lvlText w:val="o"/>
      <w:lvlJc w:val="left"/>
      <w:pPr>
        <w:ind w:left="5805" w:hanging="360"/>
      </w:pPr>
      <w:rPr>
        <w:rFonts w:ascii="Courier New" w:hAnsi="Courier New" w:cs="Courier New" w:hint="default"/>
      </w:rPr>
    </w:lvl>
    <w:lvl w:ilvl="8" w:tplc="041D0005" w:tentative="1">
      <w:start w:val="1"/>
      <w:numFmt w:val="bullet"/>
      <w:lvlText w:val=""/>
      <w:lvlJc w:val="left"/>
      <w:pPr>
        <w:ind w:left="6525" w:hanging="360"/>
      </w:pPr>
      <w:rPr>
        <w:rFonts w:ascii="Wingdings" w:hAnsi="Wingdings" w:hint="default"/>
      </w:rPr>
    </w:lvl>
  </w:abstractNum>
  <w:abstractNum w:abstractNumId="36">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60765DE4"/>
    <w:multiLevelType w:val="hybridMultilevel"/>
    <w:tmpl w:val="525E5BFA"/>
    <w:lvl w:ilvl="0" w:tplc="3160A26A">
      <w:numFmt w:val="bullet"/>
      <w:lvlText w:val="•"/>
      <w:lvlJc w:val="left"/>
      <w:pPr>
        <w:ind w:left="1668" w:hanging="1308"/>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500611"/>
    <w:multiLevelType w:val="hybridMultilevel"/>
    <w:tmpl w:val="F1E4730C"/>
    <w:lvl w:ilvl="0" w:tplc="3160A26A">
      <w:numFmt w:val="bullet"/>
      <w:lvlText w:val="•"/>
      <w:lvlJc w:val="left"/>
      <w:pPr>
        <w:ind w:left="2235" w:hanging="1308"/>
      </w:pPr>
      <w:rPr>
        <w:rFonts w:ascii="Georgia" w:eastAsia="Calibri" w:hAnsi="Georgia" w:cs="Times New Roman" w:hint="default"/>
      </w:rPr>
    </w:lvl>
    <w:lvl w:ilvl="1" w:tplc="041D0003" w:tentative="1">
      <w:start w:val="1"/>
      <w:numFmt w:val="bullet"/>
      <w:lvlText w:val="o"/>
      <w:lvlJc w:val="left"/>
      <w:pPr>
        <w:ind w:left="2007" w:hanging="360"/>
      </w:pPr>
      <w:rPr>
        <w:rFonts w:ascii="Courier New" w:hAnsi="Courier New" w:cs="Courier New" w:hint="default"/>
      </w:rPr>
    </w:lvl>
    <w:lvl w:ilvl="2" w:tplc="041D0005" w:tentative="1">
      <w:start w:val="1"/>
      <w:numFmt w:val="bullet"/>
      <w:lvlText w:val=""/>
      <w:lvlJc w:val="left"/>
      <w:pPr>
        <w:ind w:left="2727" w:hanging="360"/>
      </w:pPr>
      <w:rPr>
        <w:rFonts w:ascii="Wingdings" w:hAnsi="Wingdings" w:hint="default"/>
      </w:rPr>
    </w:lvl>
    <w:lvl w:ilvl="3" w:tplc="041D0001" w:tentative="1">
      <w:start w:val="1"/>
      <w:numFmt w:val="bullet"/>
      <w:lvlText w:val=""/>
      <w:lvlJc w:val="left"/>
      <w:pPr>
        <w:ind w:left="3447" w:hanging="360"/>
      </w:pPr>
      <w:rPr>
        <w:rFonts w:ascii="Symbol" w:hAnsi="Symbol" w:hint="default"/>
      </w:rPr>
    </w:lvl>
    <w:lvl w:ilvl="4" w:tplc="041D0003" w:tentative="1">
      <w:start w:val="1"/>
      <w:numFmt w:val="bullet"/>
      <w:lvlText w:val="o"/>
      <w:lvlJc w:val="left"/>
      <w:pPr>
        <w:ind w:left="4167" w:hanging="360"/>
      </w:pPr>
      <w:rPr>
        <w:rFonts w:ascii="Courier New" w:hAnsi="Courier New" w:cs="Courier New" w:hint="default"/>
      </w:rPr>
    </w:lvl>
    <w:lvl w:ilvl="5" w:tplc="041D0005" w:tentative="1">
      <w:start w:val="1"/>
      <w:numFmt w:val="bullet"/>
      <w:lvlText w:val=""/>
      <w:lvlJc w:val="left"/>
      <w:pPr>
        <w:ind w:left="4887" w:hanging="360"/>
      </w:pPr>
      <w:rPr>
        <w:rFonts w:ascii="Wingdings" w:hAnsi="Wingdings" w:hint="default"/>
      </w:rPr>
    </w:lvl>
    <w:lvl w:ilvl="6" w:tplc="041D0001" w:tentative="1">
      <w:start w:val="1"/>
      <w:numFmt w:val="bullet"/>
      <w:lvlText w:val=""/>
      <w:lvlJc w:val="left"/>
      <w:pPr>
        <w:ind w:left="5607" w:hanging="360"/>
      </w:pPr>
      <w:rPr>
        <w:rFonts w:ascii="Symbol" w:hAnsi="Symbol" w:hint="default"/>
      </w:rPr>
    </w:lvl>
    <w:lvl w:ilvl="7" w:tplc="041D0003" w:tentative="1">
      <w:start w:val="1"/>
      <w:numFmt w:val="bullet"/>
      <w:lvlText w:val="o"/>
      <w:lvlJc w:val="left"/>
      <w:pPr>
        <w:ind w:left="6327" w:hanging="360"/>
      </w:pPr>
      <w:rPr>
        <w:rFonts w:ascii="Courier New" w:hAnsi="Courier New" w:cs="Courier New" w:hint="default"/>
      </w:rPr>
    </w:lvl>
    <w:lvl w:ilvl="8" w:tplc="041D0005" w:tentative="1">
      <w:start w:val="1"/>
      <w:numFmt w:val="bullet"/>
      <w:lvlText w:val=""/>
      <w:lvlJc w:val="left"/>
      <w:pPr>
        <w:ind w:left="7047" w:hanging="360"/>
      </w:pPr>
      <w:rPr>
        <w:rFonts w:ascii="Wingdings" w:hAnsi="Wingdings" w:hint="default"/>
      </w:rPr>
    </w:lvl>
  </w:abstractNum>
  <w:abstractNum w:abstractNumId="4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B985B08"/>
    <w:multiLevelType w:val="hybridMultilevel"/>
    <w:tmpl w:val="F544C29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D185AC3"/>
    <w:multiLevelType w:val="hybridMultilevel"/>
    <w:tmpl w:val="A6B2AA8E"/>
    <w:lvl w:ilvl="0" w:tplc="4C5E0A9E">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4">
    <w:nsid w:val="7D5460E7"/>
    <w:multiLevelType w:val="hybridMultilevel"/>
    <w:tmpl w:val="9B1C321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nsid w:val="7D9638D4"/>
    <w:multiLevelType w:val="hybridMultilevel"/>
    <w:tmpl w:val="2C46DCB6"/>
    <w:lvl w:ilvl="0" w:tplc="41027E7E">
      <w:start w:val="1"/>
      <w:numFmt w:val="decimal"/>
      <w:lvlText w:val="%1."/>
      <w:lvlJc w:val="left"/>
      <w:pPr>
        <w:ind w:left="720" w:hanging="72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nsid w:val="7FB81641"/>
    <w:multiLevelType w:val="hybridMultilevel"/>
    <w:tmpl w:val="96B8AD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0"/>
  </w:num>
  <w:num w:numId="3">
    <w:abstractNumId w:val="16"/>
  </w:num>
  <w:num w:numId="4">
    <w:abstractNumId w:val="6"/>
  </w:num>
  <w:num w:numId="5">
    <w:abstractNumId w:val="31"/>
  </w:num>
  <w:num w:numId="6">
    <w:abstractNumId w:val="22"/>
  </w:num>
  <w:num w:numId="7">
    <w:abstractNumId w:val="33"/>
  </w:num>
  <w:num w:numId="8">
    <w:abstractNumId w:val="34"/>
  </w:num>
  <w:num w:numId="9">
    <w:abstractNumId w:val="26"/>
  </w:num>
  <w:num w:numId="10">
    <w:abstractNumId w:val="24"/>
  </w:num>
  <w:num w:numId="11">
    <w:abstractNumId w:val="15"/>
  </w:num>
  <w:num w:numId="12">
    <w:abstractNumId w:val="36"/>
  </w:num>
  <w:num w:numId="13">
    <w:abstractNumId w:val="19"/>
  </w:num>
  <w:num w:numId="14">
    <w:abstractNumId w:val="4"/>
  </w:num>
  <w:num w:numId="15">
    <w:abstractNumId w:val="28"/>
  </w:num>
  <w:num w:numId="16">
    <w:abstractNumId w:val="32"/>
  </w:num>
  <w:num w:numId="17">
    <w:abstractNumId w:val="41"/>
  </w:num>
  <w:num w:numId="18">
    <w:abstractNumId w:val="29"/>
  </w:num>
  <w:num w:numId="19">
    <w:abstractNumId w:val="5"/>
  </w:num>
  <w:num w:numId="20">
    <w:abstractNumId w:val="9"/>
  </w:num>
  <w:num w:numId="21">
    <w:abstractNumId w:val="8"/>
  </w:num>
  <w:num w:numId="22">
    <w:abstractNumId w:val="3"/>
  </w:num>
  <w:num w:numId="23">
    <w:abstractNumId w:val="27"/>
  </w:num>
  <w:num w:numId="24">
    <w:abstractNumId w:val="12"/>
  </w:num>
  <w:num w:numId="25">
    <w:abstractNumId w:val="14"/>
  </w:num>
  <w:num w:numId="26">
    <w:abstractNumId w:val="38"/>
  </w:num>
  <w:num w:numId="27">
    <w:abstractNumId w:val="40"/>
  </w:num>
  <w:num w:numId="28">
    <w:abstractNumId w:val="11"/>
  </w:num>
  <w:num w:numId="29">
    <w:abstractNumId w:val="42"/>
  </w:num>
  <w:num w:numId="30">
    <w:abstractNumId w:val="37"/>
  </w:num>
  <w:num w:numId="31">
    <w:abstractNumId w:val="21"/>
  </w:num>
  <w:num w:numId="32">
    <w:abstractNumId w:val="23"/>
  </w:num>
  <w:num w:numId="33">
    <w:abstractNumId w:val="39"/>
  </w:num>
  <w:num w:numId="34">
    <w:abstractNumId w:val="13"/>
  </w:num>
  <w:num w:numId="35">
    <w:abstractNumId w:val="35"/>
  </w:num>
  <w:num w:numId="36">
    <w:abstractNumId w:val="44"/>
  </w:num>
  <w:num w:numId="37">
    <w:abstractNumId w:val="10"/>
  </w:num>
  <w:num w:numId="38">
    <w:abstractNumId w:val="18"/>
  </w:num>
  <w:num w:numId="39">
    <w:abstractNumId w:val="7"/>
  </w:num>
  <w:num w:numId="40">
    <w:abstractNumId w:val="30"/>
  </w:num>
  <w:num w:numId="41">
    <w:abstractNumId w:val="25"/>
  </w:num>
  <w:num w:numId="42">
    <w:abstractNumId w:val="17"/>
  </w:num>
  <w:num w:numId="43">
    <w:abstractNumId w:val="45"/>
  </w:num>
  <w:num w:numId="44">
    <w:abstractNumId w:val="43"/>
  </w:num>
  <w:num w:numId="45">
    <w:abstractNumId w:val="20"/>
  </w:num>
  <w:num w:numId="46">
    <w:abstractNumId w:val="2"/>
  </w:num>
  <w:num w:numId="47">
    <w:abstractNumId w:val="4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lin Lundgren">
    <w15:presenceInfo w15:providerId="AD" w15:userId="S-1-5-21-3241826310-4175910579-3944535323-36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B08"/>
    <w:rsid w:val="00001108"/>
    <w:rsid w:val="00003FF5"/>
    <w:rsid w:val="0000478B"/>
    <w:rsid w:val="000065DE"/>
    <w:rsid w:val="00010AE0"/>
    <w:rsid w:val="00013301"/>
    <w:rsid w:val="0001564D"/>
    <w:rsid w:val="00020791"/>
    <w:rsid w:val="00024FD7"/>
    <w:rsid w:val="00025022"/>
    <w:rsid w:val="00025527"/>
    <w:rsid w:val="0002595D"/>
    <w:rsid w:val="00027669"/>
    <w:rsid w:val="000308E4"/>
    <w:rsid w:val="00031346"/>
    <w:rsid w:val="000345F1"/>
    <w:rsid w:val="0003697E"/>
    <w:rsid w:val="00036FF1"/>
    <w:rsid w:val="000420E4"/>
    <w:rsid w:val="00044316"/>
    <w:rsid w:val="00047E25"/>
    <w:rsid w:val="00050760"/>
    <w:rsid w:val="00051249"/>
    <w:rsid w:val="00053977"/>
    <w:rsid w:val="00055401"/>
    <w:rsid w:val="00056BC5"/>
    <w:rsid w:val="00065DD1"/>
    <w:rsid w:val="00074D3C"/>
    <w:rsid w:val="0008100A"/>
    <w:rsid w:val="00081CDD"/>
    <w:rsid w:val="000820EF"/>
    <w:rsid w:val="000844ED"/>
    <w:rsid w:val="000954B2"/>
    <w:rsid w:val="00095A0D"/>
    <w:rsid w:val="000A1067"/>
    <w:rsid w:val="000A2E45"/>
    <w:rsid w:val="000A407A"/>
    <w:rsid w:val="000A531A"/>
    <w:rsid w:val="000A69BD"/>
    <w:rsid w:val="000C1ACF"/>
    <w:rsid w:val="000C2908"/>
    <w:rsid w:val="000C3F0C"/>
    <w:rsid w:val="000C5C37"/>
    <w:rsid w:val="000C776C"/>
    <w:rsid w:val="000D11A6"/>
    <w:rsid w:val="000D234A"/>
    <w:rsid w:val="000D407F"/>
    <w:rsid w:val="000D4323"/>
    <w:rsid w:val="000D4E05"/>
    <w:rsid w:val="000D4F15"/>
    <w:rsid w:val="000D685C"/>
    <w:rsid w:val="000E020A"/>
    <w:rsid w:val="000E190F"/>
    <w:rsid w:val="000E2349"/>
    <w:rsid w:val="000E2CE2"/>
    <w:rsid w:val="000E3FC1"/>
    <w:rsid w:val="000F6D2C"/>
    <w:rsid w:val="000F7BDA"/>
    <w:rsid w:val="00100325"/>
    <w:rsid w:val="00100B52"/>
    <w:rsid w:val="001022DC"/>
    <w:rsid w:val="00104DAC"/>
    <w:rsid w:val="00107EAF"/>
    <w:rsid w:val="00111DA2"/>
    <w:rsid w:val="00115608"/>
    <w:rsid w:val="00116504"/>
    <w:rsid w:val="00117CE7"/>
    <w:rsid w:val="00122AB8"/>
    <w:rsid w:val="001233FB"/>
    <w:rsid w:val="001304B6"/>
    <w:rsid w:val="00131732"/>
    <w:rsid w:val="00132584"/>
    <w:rsid w:val="00133373"/>
    <w:rsid w:val="0013376C"/>
    <w:rsid w:val="00136521"/>
    <w:rsid w:val="00137317"/>
    <w:rsid w:val="001500D5"/>
    <w:rsid w:val="001502F9"/>
    <w:rsid w:val="00160052"/>
    <w:rsid w:val="001635AC"/>
    <w:rsid w:val="0016591B"/>
    <w:rsid w:val="001714C5"/>
    <w:rsid w:val="001749E5"/>
    <w:rsid w:val="001752B9"/>
    <w:rsid w:val="00182483"/>
    <w:rsid w:val="00183401"/>
    <w:rsid w:val="00184750"/>
    <w:rsid w:val="00190479"/>
    <w:rsid w:val="00191B2C"/>
    <w:rsid w:val="00191B5E"/>
    <w:rsid w:val="00191C1E"/>
    <w:rsid w:val="00192FE1"/>
    <w:rsid w:val="00197DF8"/>
    <w:rsid w:val="001A0972"/>
    <w:rsid w:val="001A1053"/>
    <w:rsid w:val="001A1D0B"/>
    <w:rsid w:val="001A4BB4"/>
    <w:rsid w:val="001B2C00"/>
    <w:rsid w:val="001C046C"/>
    <w:rsid w:val="001C1E6E"/>
    <w:rsid w:val="001C3469"/>
    <w:rsid w:val="001C3EB6"/>
    <w:rsid w:val="001C5CFD"/>
    <w:rsid w:val="001D2218"/>
    <w:rsid w:val="001D2AB9"/>
    <w:rsid w:val="001D67F2"/>
    <w:rsid w:val="001F3085"/>
    <w:rsid w:val="00202529"/>
    <w:rsid w:val="002047F2"/>
    <w:rsid w:val="002051E1"/>
    <w:rsid w:val="00207AEB"/>
    <w:rsid w:val="00210769"/>
    <w:rsid w:val="00210E12"/>
    <w:rsid w:val="00212825"/>
    <w:rsid w:val="00214459"/>
    <w:rsid w:val="00224476"/>
    <w:rsid w:val="00226F03"/>
    <w:rsid w:val="00237943"/>
    <w:rsid w:val="0024132C"/>
    <w:rsid w:val="002416FD"/>
    <w:rsid w:val="002436D4"/>
    <w:rsid w:val="0024387D"/>
    <w:rsid w:val="00246426"/>
    <w:rsid w:val="00247782"/>
    <w:rsid w:val="0025504F"/>
    <w:rsid w:val="002601C0"/>
    <w:rsid w:val="002617A3"/>
    <w:rsid w:val="00267208"/>
    <w:rsid w:val="002717EF"/>
    <w:rsid w:val="0027337B"/>
    <w:rsid w:val="00273BE2"/>
    <w:rsid w:val="00274854"/>
    <w:rsid w:val="00277ADB"/>
    <w:rsid w:val="0029087A"/>
    <w:rsid w:val="002913DF"/>
    <w:rsid w:val="00292190"/>
    <w:rsid w:val="00294905"/>
    <w:rsid w:val="00295DBC"/>
    <w:rsid w:val="002A2120"/>
    <w:rsid w:val="002A59E4"/>
    <w:rsid w:val="002A77D2"/>
    <w:rsid w:val="002B0C84"/>
    <w:rsid w:val="002B5BF6"/>
    <w:rsid w:val="002C11AF"/>
    <w:rsid w:val="002C2FC9"/>
    <w:rsid w:val="002C371B"/>
    <w:rsid w:val="002D3337"/>
    <w:rsid w:val="002D55E1"/>
    <w:rsid w:val="002D5B10"/>
    <w:rsid w:val="002E0465"/>
    <w:rsid w:val="002E6348"/>
    <w:rsid w:val="002F0F7D"/>
    <w:rsid w:val="002F21D5"/>
    <w:rsid w:val="002F539F"/>
    <w:rsid w:val="002F65C9"/>
    <w:rsid w:val="002F7E28"/>
    <w:rsid w:val="00301282"/>
    <w:rsid w:val="00303254"/>
    <w:rsid w:val="0030710D"/>
    <w:rsid w:val="00313407"/>
    <w:rsid w:val="00314D48"/>
    <w:rsid w:val="003200A3"/>
    <w:rsid w:val="00322A41"/>
    <w:rsid w:val="00325EBF"/>
    <w:rsid w:val="003267C6"/>
    <w:rsid w:val="00341699"/>
    <w:rsid w:val="0034559A"/>
    <w:rsid w:val="003478EE"/>
    <w:rsid w:val="003550B1"/>
    <w:rsid w:val="00357CFB"/>
    <w:rsid w:val="00364AE6"/>
    <w:rsid w:val="00364B8D"/>
    <w:rsid w:val="00364D31"/>
    <w:rsid w:val="00372BFC"/>
    <w:rsid w:val="003755FD"/>
    <w:rsid w:val="00375EB2"/>
    <w:rsid w:val="003762B0"/>
    <w:rsid w:val="00390030"/>
    <w:rsid w:val="00393515"/>
    <w:rsid w:val="0039481C"/>
    <w:rsid w:val="00394F76"/>
    <w:rsid w:val="0039537B"/>
    <w:rsid w:val="00396E50"/>
    <w:rsid w:val="003972B8"/>
    <w:rsid w:val="003975B7"/>
    <w:rsid w:val="003A1F89"/>
    <w:rsid w:val="003B282C"/>
    <w:rsid w:val="003B2914"/>
    <w:rsid w:val="003B458D"/>
    <w:rsid w:val="003B56D1"/>
    <w:rsid w:val="003C09FA"/>
    <w:rsid w:val="003C1C8F"/>
    <w:rsid w:val="003C2D14"/>
    <w:rsid w:val="003D21E1"/>
    <w:rsid w:val="003D2FCF"/>
    <w:rsid w:val="003D40EA"/>
    <w:rsid w:val="003D7DD1"/>
    <w:rsid w:val="003E0425"/>
    <w:rsid w:val="003E0F54"/>
    <w:rsid w:val="003E1941"/>
    <w:rsid w:val="003E6B74"/>
    <w:rsid w:val="003E7428"/>
    <w:rsid w:val="003F4D07"/>
    <w:rsid w:val="003F5F5D"/>
    <w:rsid w:val="003F7572"/>
    <w:rsid w:val="00402A99"/>
    <w:rsid w:val="0040329C"/>
    <w:rsid w:val="00403A77"/>
    <w:rsid w:val="00405057"/>
    <w:rsid w:val="00407C46"/>
    <w:rsid w:val="00410217"/>
    <w:rsid w:val="00412548"/>
    <w:rsid w:val="00413B6F"/>
    <w:rsid w:val="00415214"/>
    <w:rsid w:val="00415791"/>
    <w:rsid w:val="00416BDF"/>
    <w:rsid w:val="00434EF4"/>
    <w:rsid w:val="004375C9"/>
    <w:rsid w:val="00437E18"/>
    <w:rsid w:val="00441154"/>
    <w:rsid w:val="00442112"/>
    <w:rsid w:val="00442A60"/>
    <w:rsid w:val="00442F72"/>
    <w:rsid w:val="004433BE"/>
    <w:rsid w:val="00444C74"/>
    <w:rsid w:val="004553C7"/>
    <w:rsid w:val="00460BEE"/>
    <w:rsid w:val="004615D0"/>
    <w:rsid w:val="0046182E"/>
    <w:rsid w:val="00462E4F"/>
    <w:rsid w:val="00470AA0"/>
    <w:rsid w:val="00472325"/>
    <w:rsid w:val="00481C11"/>
    <w:rsid w:val="004822DC"/>
    <w:rsid w:val="00482B99"/>
    <w:rsid w:val="004908D5"/>
    <w:rsid w:val="00491FA2"/>
    <w:rsid w:val="0049416E"/>
    <w:rsid w:val="0049698E"/>
    <w:rsid w:val="004A0015"/>
    <w:rsid w:val="004A4012"/>
    <w:rsid w:val="004A6E7B"/>
    <w:rsid w:val="004B098D"/>
    <w:rsid w:val="004B0B17"/>
    <w:rsid w:val="004B1AB4"/>
    <w:rsid w:val="004B347C"/>
    <w:rsid w:val="004B4B24"/>
    <w:rsid w:val="004C147C"/>
    <w:rsid w:val="004C29DF"/>
    <w:rsid w:val="004C349F"/>
    <w:rsid w:val="004C4690"/>
    <w:rsid w:val="004C4C10"/>
    <w:rsid w:val="004C5050"/>
    <w:rsid w:val="004C5FD5"/>
    <w:rsid w:val="004D1A78"/>
    <w:rsid w:val="004D2A27"/>
    <w:rsid w:val="004D5D18"/>
    <w:rsid w:val="004E02C8"/>
    <w:rsid w:val="004E653F"/>
    <w:rsid w:val="004F2686"/>
    <w:rsid w:val="004F39E1"/>
    <w:rsid w:val="004F4849"/>
    <w:rsid w:val="00501552"/>
    <w:rsid w:val="00502B2F"/>
    <w:rsid w:val="0050739D"/>
    <w:rsid w:val="0051706A"/>
    <w:rsid w:val="00517559"/>
    <w:rsid w:val="00520999"/>
    <w:rsid w:val="00523115"/>
    <w:rsid w:val="00525CF4"/>
    <w:rsid w:val="00526B1B"/>
    <w:rsid w:val="0052741A"/>
    <w:rsid w:val="00535714"/>
    <w:rsid w:val="005408F3"/>
    <w:rsid w:val="00541510"/>
    <w:rsid w:val="00541DDA"/>
    <w:rsid w:val="005461F3"/>
    <w:rsid w:val="0054762C"/>
    <w:rsid w:val="005477ED"/>
    <w:rsid w:val="005521B0"/>
    <w:rsid w:val="00552F3C"/>
    <w:rsid w:val="005545F9"/>
    <w:rsid w:val="0056497A"/>
    <w:rsid w:val="00566ACF"/>
    <w:rsid w:val="00566F4D"/>
    <w:rsid w:val="0057032F"/>
    <w:rsid w:val="00571D92"/>
    <w:rsid w:val="0057360F"/>
    <w:rsid w:val="005738C9"/>
    <w:rsid w:val="00583F17"/>
    <w:rsid w:val="00587317"/>
    <w:rsid w:val="00592EA0"/>
    <w:rsid w:val="0059544B"/>
    <w:rsid w:val="005957FC"/>
    <w:rsid w:val="00595E48"/>
    <w:rsid w:val="0059775F"/>
    <w:rsid w:val="005A0069"/>
    <w:rsid w:val="005A11F9"/>
    <w:rsid w:val="005A2DFC"/>
    <w:rsid w:val="005A6077"/>
    <w:rsid w:val="005A6380"/>
    <w:rsid w:val="005B1310"/>
    <w:rsid w:val="005B1709"/>
    <w:rsid w:val="005B6762"/>
    <w:rsid w:val="005B7AF8"/>
    <w:rsid w:val="005C0852"/>
    <w:rsid w:val="005C1256"/>
    <w:rsid w:val="005C44C0"/>
    <w:rsid w:val="005C5369"/>
    <w:rsid w:val="005C6308"/>
    <w:rsid w:val="005D304C"/>
    <w:rsid w:val="005D3D55"/>
    <w:rsid w:val="005D63D0"/>
    <w:rsid w:val="005D655F"/>
    <w:rsid w:val="005D6C3E"/>
    <w:rsid w:val="005E20E6"/>
    <w:rsid w:val="005E31D3"/>
    <w:rsid w:val="005E3FFE"/>
    <w:rsid w:val="005E710A"/>
    <w:rsid w:val="005F0EDB"/>
    <w:rsid w:val="005F544D"/>
    <w:rsid w:val="005F6AC8"/>
    <w:rsid w:val="005F7398"/>
    <w:rsid w:val="005F7E0A"/>
    <w:rsid w:val="0060155C"/>
    <w:rsid w:val="0060284C"/>
    <w:rsid w:val="00602874"/>
    <w:rsid w:val="0061280F"/>
    <w:rsid w:val="0061488B"/>
    <w:rsid w:val="00614EF1"/>
    <w:rsid w:val="006155CB"/>
    <w:rsid w:val="00616FCD"/>
    <w:rsid w:val="006208A9"/>
    <w:rsid w:val="006217E0"/>
    <w:rsid w:val="00633EAD"/>
    <w:rsid w:val="00634182"/>
    <w:rsid w:val="00634610"/>
    <w:rsid w:val="00641A3D"/>
    <w:rsid w:val="00644720"/>
    <w:rsid w:val="00650709"/>
    <w:rsid w:val="00651714"/>
    <w:rsid w:val="00653081"/>
    <w:rsid w:val="006549FC"/>
    <w:rsid w:val="00661F2C"/>
    <w:rsid w:val="006648CB"/>
    <w:rsid w:val="00665A0D"/>
    <w:rsid w:val="006666CF"/>
    <w:rsid w:val="006735C4"/>
    <w:rsid w:val="00682B39"/>
    <w:rsid w:val="00686189"/>
    <w:rsid w:val="0069359C"/>
    <w:rsid w:val="00694601"/>
    <w:rsid w:val="00694C55"/>
    <w:rsid w:val="00697D3A"/>
    <w:rsid w:val="006A19B2"/>
    <w:rsid w:val="006A1DAE"/>
    <w:rsid w:val="006A23E9"/>
    <w:rsid w:val="006A4A7F"/>
    <w:rsid w:val="006A4E14"/>
    <w:rsid w:val="006A559C"/>
    <w:rsid w:val="006B0AC3"/>
    <w:rsid w:val="006B4542"/>
    <w:rsid w:val="006B567B"/>
    <w:rsid w:val="006C137A"/>
    <w:rsid w:val="006C3087"/>
    <w:rsid w:val="006D5C79"/>
    <w:rsid w:val="006D62FD"/>
    <w:rsid w:val="006E0A38"/>
    <w:rsid w:val="006E0B05"/>
    <w:rsid w:val="006E3CF8"/>
    <w:rsid w:val="006E6B18"/>
    <w:rsid w:val="006E7C71"/>
    <w:rsid w:val="006F68FC"/>
    <w:rsid w:val="00702AFD"/>
    <w:rsid w:val="00707704"/>
    <w:rsid w:val="007079C0"/>
    <w:rsid w:val="00714301"/>
    <w:rsid w:val="00720269"/>
    <w:rsid w:val="0072035C"/>
    <w:rsid w:val="00722C58"/>
    <w:rsid w:val="00723000"/>
    <w:rsid w:val="007231DB"/>
    <w:rsid w:val="0072396D"/>
    <w:rsid w:val="00727057"/>
    <w:rsid w:val="00727D58"/>
    <w:rsid w:val="007306AD"/>
    <w:rsid w:val="00732713"/>
    <w:rsid w:val="007378D6"/>
    <w:rsid w:val="00741693"/>
    <w:rsid w:val="00743E54"/>
    <w:rsid w:val="00753A35"/>
    <w:rsid w:val="00753CD5"/>
    <w:rsid w:val="00756AD8"/>
    <w:rsid w:val="007604FD"/>
    <w:rsid w:val="00763C35"/>
    <w:rsid w:val="00772322"/>
    <w:rsid w:val="0078007E"/>
    <w:rsid w:val="007804CB"/>
    <w:rsid w:val="00781E32"/>
    <w:rsid w:val="00785BBF"/>
    <w:rsid w:val="00786B5C"/>
    <w:rsid w:val="007871FB"/>
    <w:rsid w:val="00793064"/>
    <w:rsid w:val="007948B0"/>
    <w:rsid w:val="007A0162"/>
    <w:rsid w:val="007A090E"/>
    <w:rsid w:val="007A2939"/>
    <w:rsid w:val="007A773E"/>
    <w:rsid w:val="007B025E"/>
    <w:rsid w:val="007B0519"/>
    <w:rsid w:val="007B1DFC"/>
    <w:rsid w:val="007B2DED"/>
    <w:rsid w:val="007B33AA"/>
    <w:rsid w:val="007C0F4D"/>
    <w:rsid w:val="007C1F56"/>
    <w:rsid w:val="007C282A"/>
    <w:rsid w:val="007C2A05"/>
    <w:rsid w:val="007C34B3"/>
    <w:rsid w:val="007C3557"/>
    <w:rsid w:val="007C3B25"/>
    <w:rsid w:val="007C6560"/>
    <w:rsid w:val="007C7D7A"/>
    <w:rsid w:val="007D5E52"/>
    <w:rsid w:val="007E04FC"/>
    <w:rsid w:val="007E1AB4"/>
    <w:rsid w:val="007E481B"/>
    <w:rsid w:val="007E5481"/>
    <w:rsid w:val="007F0F3A"/>
    <w:rsid w:val="007F108E"/>
    <w:rsid w:val="007F1542"/>
    <w:rsid w:val="007F1C1D"/>
    <w:rsid w:val="007F31A7"/>
    <w:rsid w:val="007F75F5"/>
    <w:rsid w:val="007F7CFA"/>
    <w:rsid w:val="008009E3"/>
    <w:rsid w:val="00804A8B"/>
    <w:rsid w:val="00805333"/>
    <w:rsid w:val="00805ADC"/>
    <w:rsid w:val="0080677A"/>
    <w:rsid w:val="008114DC"/>
    <w:rsid w:val="0081254A"/>
    <w:rsid w:val="00815B14"/>
    <w:rsid w:val="00817886"/>
    <w:rsid w:val="008239B8"/>
    <w:rsid w:val="008265A4"/>
    <w:rsid w:val="008303EF"/>
    <w:rsid w:val="00832E59"/>
    <w:rsid w:val="00832F02"/>
    <w:rsid w:val="008350AC"/>
    <w:rsid w:val="0083548A"/>
    <w:rsid w:val="00835F18"/>
    <w:rsid w:val="008409C3"/>
    <w:rsid w:val="00842167"/>
    <w:rsid w:val="00843310"/>
    <w:rsid w:val="008445E4"/>
    <w:rsid w:val="008465AF"/>
    <w:rsid w:val="0085559C"/>
    <w:rsid w:val="008574CF"/>
    <w:rsid w:val="00860C21"/>
    <w:rsid w:val="00867D39"/>
    <w:rsid w:val="0087592B"/>
    <w:rsid w:val="008814AF"/>
    <w:rsid w:val="008866A6"/>
    <w:rsid w:val="008876BE"/>
    <w:rsid w:val="0089030F"/>
    <w:rsid w:val="00890361"/>
    <w:rsid w:val="00890DE6"/>
    <w:rsid w:val="00891489"/>
    <w:rsid w:val="00892362"/>
    <w:rsid w:val="00893B2E"/>
    <w:rsid w:val="00893BA7"/>
    <w:rsid w:val="00894AD7"/>
    <w:rsid w:val="008962E0"/>
    <w:rsid w:val="008977F7"/>
    <w:rsid w:val="008A11B6"/>
    <w:rsid w:val="008A4939"/>
    <w:rsid w:val="008A6FDE"/>
    <w:rsid w:val="008A7781"/>
    <w:rsid w:val="008B23F2"/>
    <w:rsid w:val="008B34A4"/>
    <w:rsid w:val="008B3B67"/>
    <w:rsid w:val="008C400C"/>
    <w:rsid w:val="008C610F"/>
    <w:rsid w:val="008C7C3E"/>
    <w:rsid w:val="008D066C"/>
    <w:rsid w:val="008D1011"/>
    <w:rsid w:val="008D7540"/>
    <w:rsid w:val="008D797D"/>
    <w:rsid w:val="008D7FB2"/>
    <w:rsid w:val="008E0D34"/>
    <w:rsid w:val="008E3106"/>
    <w:rsid w:val="008E73EF"/>
    <w:rsid w:val="008F38AA"/>
    <w:rsid w:val="008F53D4"/>
    <w:rsid w:val="008F6980"/>
    <w:rsid w:val="008F6ADA"/>
    <w:rsid w:val="008F7733"/>
    <w:rsid w:val="009036DE"/>
    <w:rsid w:val="009039FC"/>
    <w:rsid w:val="0090586C"/>
    <w:rsid w:val="00912505"/>
    <w:rsid w:val="009147F4"/>
    <w:rsid w:val="0091540C"/>
    <w:rsid w:val="0091656C"/>
    <w:rsid w:val="00917AF8"/>
    <w:rsid w:val="00923D68"/>
    <w:rsid w:val="00923EAA"/>
    <w:rsid w:val="00924C54"/>
    <w:rsid w:val="0093104B"/>
    <w:rsid w:val="00932401"/>
    <w:rsid w:val="00932A88"/>
    <w:rsid w:val="00934DF5"/>
    <w:rsid w:val="009367F1"/>
    <w:rsid w:val="00941C63"/>
    <w:rsid w:val="00945CD3"/>
    <w:rsid w:val="00956547"/>
    <w:rsid w:val="009569AD"/>
    <w:rsid w:val="00957A67"/>
    <w:rsid w:val="0096068F"/>
    <w:rsid w:val="00965751"/>
    <w:rsid w:val="009667F9"/>
    <w:rsid w:val="009740AE"/>
    <w:rsid w:val="00974F4F"/>
    <w:rsid w:val="009830DB"/>
    <w:rsid w:val="00984B50"/>
    <w:rsid w:val="009850F5"/>
    <w:rsid w:val="00985F6E"/>
    <w:rsid w:val="00987592"/>
    <w:rsid w:val="0099552F"/>
    <w:rsid w:val="009959BF"/>
    <w:rsid w:val="009A056B"/>
    <w:rsid w:val="009A24FD"/>
    <w:rsid w:val="009A2EFD"/>
    <w:rsid w:val="009A64F2"/>
    <w:rsid w:val="009A70FF"/>
    <w:rsid w:val="009A7229"/>
    <w:rsid w:val="009B1690"/>
    <w:rsid w:val="009B2A73"/>
    <w:rsid w:val="009B3A56"/>
    <w:rsid w:val="009B473C"/>
    <w:rsid w:val="009B56D1"/>
    <w:rsid w:val="009B5AA8"/>
    <w:rsid w:val="009B71A6"/>
    <w:rsid w:val="009C5E05"/>
    <w:rsid w:val="009C6886"/>
    <w:rsid w:val="009C70A0"/>
    <w:rsid w:val="009C72A3"/>
    <w:rsid w:val="009C7B47"/>
    <w:rsid w:val="009D07E0"/>
    <w:rsid w:val="009D3F87"/>
    <w:rsid w:val="009D5269"/>
    <w:rsid w:val="009D608A"/>
    <w:rsid w:val="009E057D"/>
    <w:rsid w:val="009E1619"/>
    <w:rsid w:val="009E2F3A"/>
    <w:rsid w:val="009E3A8C"/>
    <w:rsid w:val="009E48A0"/>
    <w:rsid w:val="009E508B"/>
    <w:rsid w:val="009F126F"/>
    <w:rsid w:val="009F1D5A"/>
    <w:rsid w:val="009F3594"/>
    <w:rsid w:val="009F4E9A"/>
    <w:rsid w:val="00A007A1"/>
    <w:rsid w:val="00A03D94"/>
    <w:rsid w:val="00A0460C"/>
    <w:rsid w:val="00A07004"/>
    <w:rsid w:val="00A122B5"/>
    <w:rsid w:val="00A12CE2"/>
    <w:rsid w:val="00A159AB"/>
    <w:rsid w:val="00A16A59"/>
    <w:rsid w:val="00A16CF6"/>
    <w:rsid w:val="00A21A07"/>
    <w:rsid w:val="00A30072"/>
    <w:rsid w:val="00A34AFD"/>
    <w:rsid w:val="00A351FC"/>
    <w:rsid w:val="00A35430"/>
    <w:rsid w:val="00A35D2A"/>
    <w:rsid w:val="00A36430"/>
    <w:rsid w:val="00A36BFE"/>
    <w:rsid w:val="00A427D3"/>
    <w:rsid w:val="00A448BF"/>
    <w:rsid w:val="00A47501"/>
    <w:rsid w:val="00A50E40"/>
    <w:rsid w:val="00A50EB6"/>
    <w:rsid w:val="00A56790"/>
    <w:rsid w:val="00A569C0"/>
    <w:rsid w:val="00A60F6E"/>
    <w:rsid w:val="00A61FFA"/>
    <w:rsid w:val="00A71D30"/>
    <w:rsid w:val="00A7347F"/>
    <w:rsid w:val="00A76D75"/>
    <w:rsid w:val="00A77247"/>
    <w:rsid w:val="00A7781F"/>
    <w:rsid w:val="00A80E12"/>
    <w:rsid w:val="00A81BE1"/>
    <w:rsid w:val="00A82238"/>
    <w:rsid w:val="00A848B5"/>
    <w:rsid w:val="00A8749F"/>
    <w:rsid w:val="00A90C37"/>
    <w:rsid w:val="00A928E8"/>
    <w:rsid w:val="00AA223E"/>
    <w:rsid w:val="00AA3E23"/>
    <w:rsid w:val="00AB63BF"/>
    <w:rsid w:val="00AC1BD1"/>
    <w:rsid w:val="00AC7C39"/>
    <w:rsid w:val="00AD2463"/>
    <w:rsid w:val="00AD6D79"/>
    <w:rsid w:val="00AE3F71"/>
    <w:rsid w:val="00AE6DB9"/>
    <w:rsid w:val="00AF084E"/>
    <w:rsid w:val="00AF0BC9"/>
    <w:rsid w:val="00AF0E11"/>
    <w:rsid w:val="00AF1559"/>
    <w:rsid w:val="00AF3B49"/>
    <w:rsid w:val="00AF6549"/>
    <w:rsid w:val="00AF6E4B"/>
    <w:rsid w:val="00AF7B2A"/>
    <w:rsid w:val="00B10EEB"/>
    <w:rsid w:val="00B11663"/>
    <w:rsid w:val="00B1310A"/>
    <w:rsid w:val="00B13D9F"/>
    <w:rsid w:val="00B14DBA"/>
    <w:rsid w:val="00B16C46"/>
    <w:rsid w:val="00B212A3"/>
    <w:rsid w:val="00B233E4"/>
    <w:rsid w:val="00B23B73"/>
    <w:rsid w:val="00B24E36"/>
    <w:rsid w:val="00B322E8"/>
    <w:rsid w:val="00B3331F"/>
    <w:rsid w:val="00B33F39"/>
    <w:rsid w:val="00B45D52"/>
    <w:rsid w:val="00B51CEA"/>
    <w:rsid w:val="00B51D05"/>
    <w:rsid w:val="00B60AC3"/>
    <w:rsid w:val="00B6227B"/>
    <w:rsid w:val="00B629AA"/>
    <w:rsid w:val="00B6586B"/>
    <w:rsid w:val="00B66223"/>
    <w:rsid w:val="00B72189"/>
    <w:rsid w:val="00B75BB1"/>
    <w:rsid w:val="00B77D5E"/>
    <w:rsid w:val="00B83813"/>
    <w:rsid w:val="00B858B8"/>
    <w:rsid w:val="00B86215"/>
    <w:rsid w:val="00B90A42"/>
    <w:rsid w:val="00B929D6"/>
    <w:rsid w:val="00B95559"/>
    <w:rsid w:val="00B97227"/>
    <w:rsid w:val="00BA5CE4"/>
    <w:rsid w:val="00BB02BA"/>
    <w:rsid w:val="00BB2FF2"/>
    <w:rsid w:val="00BC7409"/>
    <w:rsid w:val="00BD2CF4"/>
    <w:rsid w:val="00BD3476"/>
    <w:rsid w:val="00BD68EB"/>
    <w:rsid w:val="00BE490E"/>
    <w:rsid w:val="00BE68F9"/>
    <w:rsid w:val="00BF3B09"/>
    <w:rsid w:val="00C00D40"/>
    <w:rsid w:val="00C03392"/>
    <w:rsid w:val="00C03C1F"/>
    <w:rsid w:val="00C0475F"/>
    <w:rsid w:val="00C04B41"/>
    <w:rsid w:val="00C10D6D"/>
    <w:rsid w:val="00C12591"/>
    <w:rsid w:val="00C137BE"/>
    <w:rsid w:val="00C14894"/>
    <w:rsid w:val="00C14D25"/>
    <w:rsid w:val="00C1530F"/>
    <w:rsid w:val="00C16A04"/>
    <w:rsid w:val="00C16AE0"/>
    <w:rsid w:val="00C20DBF"/>
    <w:rsid w:val="00C217F0"/>
    <w:rsid w:val="00C22446"/>
    <w:rsid w:val="00C24E23"/>
    <w:rsid w:val="00C26EAC"/>
    <w:rsid w:val="00C303F3"/>
    <w:rsid w:val="00C342DF"/>
    <w:rsid w:val="00C375AB"/>
    <w:rsid w:val="00C411A9"/>
    <w:rsid w:val="00C427B8"/>
    <w:rsid w:val="00C52D77"/>
    <w:rsid w:val="00C5331E"/>
    <w:rsid w:val="00C54788"/>
    <w:rsid w:val="00C55B13"/>
    <w:rsid w:val="00C5697A"/>
    <w:rsid w:val="00C617B5"/>
    <w:rsid w:val="00C65236"/>
    <w:rsid w:val="00C66377"/>
    <w:rsid w:val="00C712A9"/>
    <w:rsid w:val="00C71635"/>
    <w:rsid w:val="00C716BA"/>
    <w:rsid w:val="00C71B73"/>
    <w:rsid w:val="00C72B17"/>
    <w:rsid w:val="00C72FDC"/>
    <w:rsid w:val="00C7369A"/>
    <w:rsid w:val="00C74F2E"/>
    <w:rsid w:val="00C817A3"/>
    <w:rsid w:val="00C875DE"/>
    <w:rsid w:val="00C931D7"/>
    <w:rsid w:val="00C96E37"/>
    <w:rsid w:val="00C97320"/>
    <w:rsid w:val="00C97D5C"/>
    <w:rsid w:val="00CA0D34"/>
    <w:rsid w:val="00CA2AF2"/>
    <w:rsid w:val="00CA6970"/>
    <w:rsid w:val="00CB0083"/>
    <w:rsid w:val="00CC0B94"/>
    <w:rsid w:val="00CC270E"/>
    <w:rsid w:val="00CC7016"/>
    <w:rsid w:val="00CC7062"/>
    <w:rsid w:val="00CC70DA"/>
    <w:rsid w:val="00CC7134"/>
    <w:rsid w:val="00CD17F9"/>
    <w:rsid w:val="00CD5C7C"/>
    <w:rsid w:val="00CE0FA6"/>
    <w:rsid w:val="00CE1031"/>
    <w:rsid w:val="00CE1298"/>
    <w:rsid w:val="00CE1541"/>
    <w:rsid w:val="00CE7DFC"/>
    <w:rsid w:val="00CF0A7E"/>
    <w:rsid w:val="00CF4460"/>
    <w:rsid w:val="00CF47A0"/>
    <w:rsid w:val="00D02B71"/>
    <w:rsid w:val="00D037DF"/>
    <w:rsid w:val="00D03FB2"/>
    <w:rsid w:val="00D065BA"/>
    <w:rsid w:val="00D13537"/>
    <w:rsid w:val="00D21C11"/>
    <w:rsid w:val="00D25123"/>
    <w:rsid w:val="00D2697C"/>
    <w:rsid w:val="00D35D01"/>
    <w:rsid w:val="00D43765"/>
    <w:rsid w:val="00D50B9C"/>
    <w:rsid w:val="00D53176"/>
    <w:rsid w:val="00D53A9A"/>
    <w:rsid w:val="00D56F25"/>
    <w:rsid w:val="00D720D4"/>
    <w:rsid w:val="00D748B6"/>
    <w:rsid w:val="00D773B2"/>
    <w:rsid w:val="00D774BC"/>
    <w:rsid w:val="00D8103C"/>
    <w:rsid w:val="00D813D2"/>
    <w:rsid w:val="00D85F0B"/>
    <w:rsid w:val="00D91240"/>
    <w:rsid w:val="00D91CBD"/>
    <w:rsid w:val="00D93512"/>
    <w:rsid w:val="00DA0824"/>
    <w:rsid w:val="00DA1759"/>
    <w:rsid w:val="00DA341A"/>
    <w:rsid w:val="00DA577D"/>
    <w:rsid w:val="00DA5D2D"/>
    <w:rsid w:val="00DB4742"/>
    <w:rsid w:val="00DB56E2"/>
    <w:rsid w:val="00DC3449"/>
    <w:rsid w:val="00DC3968"/>
    <w:rsid w:val="00DC3C3E"/>
    <w:rsid w:val="00DC3EC9"/>
    <w:rsid w:val="00DC6152"/>
    <w:rsid w:val="00DD0C8D"/>
    <w:rsid w:val="00DD135C"/>
    <w:rsid w:val="00DD2A4C"/>
    <w:rsid w:val="00DD3D8B"/>
    <w:rsid w:val="00DD4BE6"/>
    <w:rsid w:val="00DE0D7F"/>
    <w:rsid w:val="00DE2EE4"/>
    <w:rsid w:val="00DE4030"/>
    <w:rsid w:val="00DE7AE3"/>
    <w:rsid w:val="00DF2BF2"/>
    <w:rsid w:val="00DF40BC"/>
    <w:rsid w:val="00DF7526"/>
    <w:rsid w:val="00E002DB"/>
    <w:rsid w:val="00E04B2B"/>
    <w:rsid w:val="00E06BFC"/>
    <w:rsid w:val="00E1012B"/>
    <w:rsid w:val="00E127E3"/>
    <w:rsid w:val="00E12C4A"/>
    <w:rsid w:val="00E1501B"/>
    <w:rsid w:val="00E16A4E"/>
    <w:rsid w:val="00E2294E"/>
    <w:rsid w:val="00E22D62"/>
    <w:rsid w:val="00E24A09"/>
    <w:rsid w:val="00E35FD6"/>
    <w:rsid w:val="00E412FF"/>
    <w:rsid w:val="00E42E19"/>
    <w:rsid w:val="00E46404"/>
    <w:rsid w:val="00E46C51"/>
    <w:rsid w:val="00E5045C"/>
    <w:rsid w:val="00E5194A"/>
    <w:rsid w:val="00E542E7"/>
    <w:rsid w:val="00E55412"/>
    <w:rsid w:val="00E57C71"/>
    <w:rsid w:val="00E6473E"/>
    <w:rsid w:val="00E7239E"/>
    <w:rsid w:val="00E738E4"/>
    <w:rsid w:val="00E80489"/>
    <w:rsid w:val="00E809F3"/>
    <w:rsid w:val="00E8322E"/>
    <w:rsid w:val="00E84B24"/>
    <w:rsid w:val="00E918A2"/>
    <w:rsid w:val="00E920FF"/>
    <w:rsid w:val="00E9789B"/>
    <w:rsid w:val="00E97C99"/>
    <w:rsid w:val="00EB1451"/>
    <w:rsid w:val="00EB1E88"/>
    <w:rsid w:val="00EB3EAB"/>
    <w:rsid w:val="00EB5DE6"/>
    <w:rsid w:val="00EB63D6"/>
    <w:rsid w:val="00EB78FD"/>
    <w:rsid w:val="00EC0268"/>
    <w:rsid w:val="00EC3FBC"/>
    <w:rsid w:val="00EC5E28"/>
    <w:rsid w:val="00EC6784"/>
    <w:rsid w:val="00ED3446"/>
    <w:rsid w:val="00ED5A8E"/>
    <w:rsid w:val="00ED6AF1"/>
    <w:rsid w:val="00ED766A"/>
    <w:rsid w:val="00EE0122"/>
    <w:rsid w:val="00EE04DB"/>
    <w:rsid w:val="00EE0737"/>
    <w:rsid w:val="00EE4A51"/>
    <w:rsid w:val="00EE607B"/>
    <w:rsid w:val="00EE64E3"/>
    <w:rsid w:val="00EE7FE7"/>
    <w:rsid w:val="00EF13EA"/>
    <w:rsid w:val="00EF223F"/>
    <w:rsid w:val="00EF297A"/>
    <w:rsid w:val="00EF52EF"/>
    <w:rsid w:val="00F03056"/>
    <w:rsid w:val="00F05C2A"/>
    <w:rsid w:val="00F07598"/>
    <w:rsid w:val="00F24309"/>
    <w:rsid w:val="00F25F5B"/>
    <w:rsid w:val="00F2604D"/>
    <w:rsid w:val="00F2644C"/>
    <w:rsid w:val="00F2688E"/>
    <w:rsid w:val="00F273A4"/>
    <w:rsid w:val="00F311A9"/>
    <w:rsid w:val="00F335F4"/>
    <w:rsid w:val="00F34EBF"/>
    <w:rsid w:val="00F35278"/>
    <w:rsid w:val="00F37596"/>
    <w:rsid w:val="00F40F53"/>
    <w:rsid w:val="00F42F08"/>
    <w:rsid w:val="00F434B1"/>
    <w:rsid w:val="00F456CC"/>
    <w:rsid w:val="00F46893"/>
    <w:rsid w:val="00F546AF"/>
    <w:rsid w:val="00F54E5A"/>
    <w:rsid w:val="00F5754B"/>
    <w:rsid w:val="00F6014D"/>
    <w:rsid w:val="00F604F4"/>
    <w:rsid w:val="00F61B8D"/>
    <w:rsid w:val="00F63778"/>
    <w:rsid w:val="00F63A6B"/>
    <w:rsid w:val="00F66674"/>
    <w:rsid w:val="00F67355"/>
    <w:rsid w:val="00F710B6"/>
    <w:rsid w:val="00F72A75"/>
    <w:rsid w:val="00F74B65"/>
    <w:rsid w:val="00F75D63"/>
    <w:rsid w:val="00F802C2"/>
    <w:rsid w:val="00F85F1F"/>
    <w:rsid w:val="00F86CC7"/>
    <w:rsid w:val="00F879C3"/>
    <w:rsid w:val="00F91BD1"/>
    <w:rsid w:val="00F92D19"/>
    <w:rsid w:val="00F936E8"/>
    <w:rsid w:val="00F93CCC"/>
    <w:rsid w:val="00FA1A14"/>
    <w:rsid w:val="00FA1B2F"/>
    <w:rsid w:val="00FA396A"/>
    <w:rsid w:val="00FA4702"/>
    <w:rsid w:val="00FB09CF"/>
    <w:rsid w:val="00FB1144"/>
    <w:rsid w:val="00FB17B3"/>
    <w:rsid w:val="00FB20B9"/>
    <w:rsid w:val="00FB30ED"/>
    <w:rsid w:val="00FB3539"/>
    <w:rsid w:val="00FB388A"/>
    <w:rsid w:val="00FB3C27"/>
    <w:rsid w:val="00FB7BCC"/>
    <w:rsid w:val="00FC386E"/>
    <w:rsid w:val="00FC3DF7"/>
    <w:rsid w:val="00FD224E"/>
    <w:rsid w:val="00FD2E7E"/>
    <w:rsid w:val="00FD4E6D"/>
    <w:rsid w:val="00FD4E8C"/>
    <w:rsid w:val="00FD55FA"/>
    <w:rsid w:val="00FE29F5"/>
    <w:rsid w:val="00FE5916"/>
    <w:rsid w:val="00FE5DB7"/>
    <w:rsid w:val="00FE6B0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semiHidden/>
    <w:rsid w:val="000E3FC1"/>
    <w:rPr>
      <w:sz w:val="16"/>
      <w:szCs w:val="16"/>
    </w:rPr>
  </w:style>
  <w:style w:type="paragraph" w:customStyle="1" w:styleId="Default">
    <w:name w:val="Default"/>
    <w:rsid w:val="000E3FC1"/>
    <w:pPr>
      <w:autoSpaceDE w:val="0"/>
      <w:autoSpaceDN w:val="0"/>
      <w:adjustRightInd w:val="0"/>
    </w:pPr>
    <w:rPr>
      <w:rFonts w:ascii="Garamond" w:eastAsia="Times New Roman" w:hAnsi="Garamond" w:cs="Garamond"/>
      <w:color w:val="000000"/>
      <w:sz w:val="24"/>
      <w:szCs w:val="24"/>
      <w:lang w:val="en-US" w:eastAsia="en-US"/>
    </w:rPr>
  </w:style>
  <w:style w:type="character" w:customStyle="1" w:styleId="KommentarerChar">
    <w:name w:val="Kommentarer Char"/>
    <w:link w:val="Kommentarer"/>
    <w:rsid w:val="006C3087"/>
    <w:rPr>
      <w:rFonts w:ascii="Arial" w:eastAsia="ヒラギノ角ゴ Pro W3" w:hAnsi="Arial"/>
      <w:i/>
      <w:color w:val="000000"/>
      <w:sz w:val="24"/>
      <w:lang w:val="en-GB" w:eastAsia="en-US"/>
    </w:rPr>
  </w:style>
  <w:style w:type="paragraph" w:styleId="Kommentarer">
    <w:name w:val="annotation text"/>
    <w:link w:val="KommentarerChar"/>
    <w:autoRedefine/>
    <w:rsid w:val="006C3087"/>
    <w:pPr>
      <w:ind w:left="567"/>
    </w:pPr>
    <w:rPr>
      <w:rFonts w:ascii="Arial" w:eastAsia="ヒラギノ角ゴ Pro W3" w:hAnsi="Arial"/>
      <w:i/>
      <w:color w:val="000000"/>
      <w:sz w:val="24"/>
      <w:lang w:val="en-GB" w:eastAsia="en-US"/>
    </w:rPr>
  </w:style>
  <w:style w:type="character" w:customStyle="1" w:styleId="KommentarerChar1">
    <w:name w:val="Kommentarer Char1"/>
    <w:basedOn w:val="Standardstycketeckensnitt"/>
    <w:uiPriority w:val="99"/>
    <w:semiHidden/>
    <w:rsid w:val="006C3087"/>
    <w:rPr>
      <w:rFonts w:ascii="Georgia" w:hAnsi="Georgia"/>
      <w:lang w:eastAsia="en-US"/>
    </w:rPr>
  </w:style>
  <w:style w:type="paragraph" w:styleId="Kommentarsmne">
    <w:name w:val="annotation subject"/>
    <w:basedOn w:val="Kommentarer"/>
    <w:next w:val="Kommentarer"/>
    <w:link w:val="KommentarsmneChar"/>
    <w:uiPriority w:val="99"/>
    <w:semiHidden/>
    <w:unhideWhenUsed/>
    <w:rsid w:val="00A60F6E"/>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A60F6E"/>
    <w:rPr>
      <w:rFonts w:ascii="Georgia" w:eastAsia="ヒラギノ角ゴ Pro W3" w:hAnsi="Georgia"/>
      <w:b/>
      <w:bCs/>
      <w:i w:val="0"/>
      <w:color w:val="000000"/>
      <w:sz w:val="24"/>
      <w:lang w:val="en-GB" w:eastAsia="en-US"/>
    </w:rPr>
  </w:style>
  <w:style w:type="paragraph" w:customStyle="1" w:styleId="Rubrik3b">
    <w:name w:val="Rubrik 3b"/>
    <w:basedOn w:val="Rubrik1"/>
    <w:next w:val="Brdtext"/>
    <w:uiPriority w:val="1"/>
    <w:qFormat/>
    <w:rsid w:val="006D62FD"/>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styleId="Beskrivning">
    <w:name w:val="caption"/>
    <w:basedOn w:val="Normal"/>
    <w:next w:val="Normal"/>
    <w:uiPriority w:val="35"/>
    <w:unhideWhenUsed/>
    <w:qFormat/>
    <w:rsid w:val="00FD55FA"/>
    <w:pPr>
      <w:spacing w:after="200" w:line="240" w:lineRule="auto"/>
    </w:pPr>
    <w:rPr>
      <w:b/>
      <w:bCs/>
      <w:color w:val="4F81BD" w:themeColor="accent1"/>
      <w:sz w:val="18"/>
      <w:szCs w:val="18"/>
    </w:rPr>
  </w:style>
  <w:style w:type="character" w:styleId="Stark">
    <w:name w:val="Strong"/>
    <w:basedOn w:val="Standardstycketeckensnitt"/>
    <w:uiPriority w:val="22"/>
    <w:qFormat/>
    <w:rsid w:val="00104DAC"/>
    <w:rPr>
      <w:b/>
      <w:bCs/>
    </w:rPr>
  </w:style>
  <w:style w:type="paragraph" w:customStyle="1" w:styleId="Rubrik2b">
    <w:name w:val="Rubrik 2b"/>
    <w:basedOn w:val="Rubrik1"/>
    <w:uiPriority w:val="1"/>
    <w:qFormat/>
    <w:rsid w:val="005545F9"/>
    <w:pPr>
      <w:keepNext w:val="0"/>
      <w:keepLines w:val="0"/>
      <w:widowControl w:val="0"/>
      <w:numPr>
        <w:ilvl w:val="1"/>
        <w:numId w:val="39"/>
      </w:numPr>
      <w:tabs>
        <w:tab w:val="left" w:pos="1299"/>
      </w:tabs>
      <w:spacing w:before="69" w:after="0" w:line="240" w:lineRule="auto"/>
    </w:pPr>
    <w:rPr>
      <w:rFonts w:ascii="Arial" w:eastAsia="Arial" w:hAnsi="Arial" w:cstheme="minorBidi"/>
      <w:b/>
      <w:sz w:val="24"/>
      <w:szCs w:val="24"/>
    </w:rPr>
  </w:style>
  <w:style w:type="table" w:styleId="Ljuslista-dekorfrg1">
    <w:name w:val="Light List Accent 1"/>
    <w:basedOn w:val="Normaltabell"/>
    <w:uiPriority w:val="61"/>
    <w:rsid w:val="00B1166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semiHidden/>
    <w:rsid w:val="000E3FC1"/>
    <w:rPr>
      <w:sz w:val="16"/>
      <w:szCs w:val="16"/>
    </w:rPr>
  </w:style>
  <w:style w:type="paragraph" w:customStyle="1" w:styleId="Default">
    <w:name w:val="Default"/>
    <w:rsid w:val="000E3FC1"/>
    <w:pPr>
      <w:autoSpaceDE w:val="0"/>
      <w:autoSpaceDN w:val="0"/>
      <w:adjustRightInd w:val="0"/>
    </w:pPr>
    <w:rPr>
      <w:rFonts w:ascii="Garamond" w:eastAsia="Times New Roman" w:hAnsi="Garamond" w:cs="Garamond"/>
      <w:color w:val="000000"/>
      <w:sz w:val="24"/>
      <w:szCs w:val="24"/>
      <w:lang w:val="en-US" w:eastAsia="en-US"/>
    </w:rPr>
  </w:style>
  <w:style w:type="character" w:customStyle="1" w:styleId="KommentarerChar">
    <w:name w:val="Kommentarer Char"/>
    <w:link w:val="Kommentarer"/>
    <w:rsid w:val="006C3087"/>
    <w:rPr>
      <w:rFonts w:ascii="Arial" w:eastAsia="ヒラギノ角ゴ Pro W3" w:hAnsi="Arial"/>
      <w:i/>
      <w:color w:val="000000"/>
      <w:sz w:val="24"/>
      <w:lang w:val="en-GB" w:eastAsia="en-US"/>
    </w:rPr>
  </w:style>
  <w:style w:type="paragraph" w:styleId="Kommentarer">
    <w:name w:val="annotation text"/>
    <w:link w:val="KommentarerChar"/>
    <w:autoRedefine/>
    <w:rsid w:val="006C3087"/>
    <w:pPr>
      <w:ind w:left="567"/>
    </w:pPr>
    <w:rPr>
      <w:rFonts w:ascii="Arial" w:eastAsia="ヒラギノ角ゴ Pro W3" w:hAnsi="Arial"/>
      <w:i/>
      <w:color w:val="000000"/>
      <w:sz w:val="24"/>
      <w:lang w:val="en-GB" w:eastAsia="en-US"/>
    </w:rPr>
  </w:style>
  <w:style w:type="character" w:customStyle="1" w:styleId="KommentarerChar1">
    <w:name w:val="Kommentarer Char1"/>
    <w:basedOn w:val="Standardstycketeckensnitt"/>
    <w:uiPriority w:val="99"/>
    <w:semiHidden/>
    <w:rsid w:val="006C3087"/>
    <w:rPr>
      <w:rFonts w:ascii="Georgia" w:hAnsi="Georgia"/>
      <w:lang w:eastAsia="en-US"/>
    </w:rPr>
  </w:style>
  <w:style w:type="paragraph" w:styleId="Kommentarsmne">
    <w:name w:val="annotation subject"/>
    <w:basedOn w:val="Kommentarer"/>
    <w:next w:val="Kommentarer"/>
    <w:link w:val="KommentarsmneChar"/>
    <w:uiPriority w:val="99"/>
    <w:semiHidden/>
    <w:unhideWhenUsed/>
    <w:rsid w:val="00A60F6E"/>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A60F6E"/>
    <w:rPr>
      <w:rFonts w:ascii="Georgia" w:eastAsia="ヒラギノ角ゴ Pro W3" w:hAnsi="Georgia"/>
      <w:b/>
      <w:bCs/>
      <w:i w:val="0"/>
      <w:color w:val="000000"/>
      <w:sz w:val="24"/>
      <w:lang w:val="en-GB" w:eastAsia="en-US"/>
    </w:rPr>
  </w:style>
  <w:style w:type="paragraph" w:customStyle="1" w:styleId="Rubrik3b">
    <w:name w:val="Rubrik 3b"/>
    <w:basedOn w:val="Rubrik1"/>
    <w:next w:val="Brdtext"/>
    <w:uiPriority w:val="1"/>
    <w:qFormat/>
    <w:rsid w:val="006D62FD"/>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styleId="Beskrivning">
    <w:name w:val="caption"/>
    <w:basedOn w:val="Normal"/>
    <w:next w:val="Normal"/>
    <w:uiPriority w:val="35"/>
    <w:unhideWhenUsed/>
    <w:qFormat/>
    <w:rsid w:val="00FD55FA"/>
    <w:pPr>
      <w:spacing w:after="200" w:line="240" w:lineRule="auto"/>
    </w:pPr>
    <w:rPr>
      <w:b/>
      <w:bCs/>
      <w:color w:val="4F81BD" w:themeColor="accent1"/>
      <w:sz w:val="18"/>
      <w:szCs w:val="18"/>
    </w:rPr>
  </w:style>
  <w:style w:type="character" w:styleId="Stark">
    <w:name w:val="Strong"/>
    <w:basedOn w:val="Standardstycketeckensnitt"/>
    <w:uiPriority w:val="22"/>
    <w:qFormat/>
    <w:rsid w:val="00104DAC"/>
    <w:rPr>
      <w:b/>
      <w:bCs/>
    </w:rPr>
  </w:style>
  <w:style w:type="paragraph" w:customStyle="1" w:styleId="Rubrik2b">
    <w:name w:val="Rubrik 2b"/>
    <w:basedOn w:val="Rubrik1"/>
    <w:uiPriority w:val="1"/>
    <w:qFormat/>
    <w:rsid w:val="005545F9"/>
    <w:pPr>
      <w:keepNext w:val="0"/>
      <w:keepLines w:val="0"/>
      <w:widowControl w:val="0"/>
      <w:numPr>
        <w:ilvl w:val="1"/>
        <w:numId w:val="39"/>
      </w:numPr>
      <w:tabs>
        <w:tab w:val="left" w:pos="1299"/>
      </w:tabs>
      <w:spacing w:before="69" w:after="0" w:line="240" w:lineRule="auto"/>
    </w:pPr>
    <w:rPr>
      <w:rFonts w:ascii="Arial" w:eastAsia="Arial" w:hAnsi="Arial" w:cstheme="minorBidi"/>
      <w:b/>
      <w:sz w:val="24"/>
      <w:szCs w:val="24"/>
    </w:rPr>
  </w:style>
  <w:style w:type="table" w:styleId="Ljuslista-dekorfrg1">
    <w:name w:val="Light List Accent 1"/>
    <w:basedOn w:val="Normaltabell"/>
    <w:uiPriority w:val="61"/>
    <w:rsid w:val="00B1166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507774">
      <w:bodyDiv w:val="1"/>
      <w:marLeft w:val="0"/>
      <w:marRight w:val="0"/>
      <w:marTop w:val="0"/>
      <w:marBottom w:val="0"/>
      <w:divBdr>
        <w:top w:val="none" w:sz="0" w:space="0" w:color="auto"/>
        <w:left w:val="none" w:sz="0" w:space="0" w:color="auto"/>
        <w:bottom w:val="none" w:sz="0" w:space="0" w:color="auto"/>
        <w:right w:val="none" w:sz="0" w:space="0" w:color="auto"/>
      </w:divBdr>
    </w:div>
    <w:div w:id="352655559">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602802569">
      <w:bodyDiv w:val="1"/>
      <w:marLeft w:val="0"/>
      <w:marRight w:val="0"/>
      <w:marTop w:val="0"/>
      <w:marBottom w:val="0"/>
      <w:divBdr>
        <w:top w:val="none" w:sz="0" w:space="0" w:color="auto"/>
        <w:left w:val="none" w:sz="0" w:space="0" w:color="auto"/>
        <w:bottom w:val="none" w:sz="0" w:space="0" w:color="auto"/>
        <w:right w:val="none" w:sz="0" w:space="0" w:color="auto"/>
      </w:divBdr>
    </w:div>
    <w:div w:id="644092436">
      <w:bodyDiv w:val="1"/>
      <w:marLeft w:val="0"/>
      <w:marRight w:val="0"/>
      <w:marTop w:val="0"/>
      <w:marBottom w:val="0"/>
      <w:divBdr>
        <w:top w:val="none" w:sz="0" w:space="0" w:color="auto"/>
        <w:left w:val="none" w:sz="0" w:space="0" w:color="auto"/>
        <w:bottom w:val="none" w:sz="0" w:space="0" w:color="auto"/>
        <w:right w:val="none" w:sz="0" w:space="0" w:color="auto"/>
      </w:divBdr>
    </w:div>
    <w:div w:id="711464848">
      <w:bodyDiv w:val="1"/>
      <w:marLeft w:val="0"/>
      <w:marRight w:val="0"/>
      <w:marTop w:val="0"/>
      <w:marBottom w:val="0"/>
      <w:divBdr>
        <w:top w:val="none" w:sz="0" w:space="0" w:color="auto"/>
        <w:left w:val="none" w:sz="0" w:space="0" w:color="auto"/>
        <w:bottom w:val="none" w:sz="0" w:space="0" w:color="auto"/>
        <w:right w:val="none" w:sz="0" w:space="0" w:color="auto"/>
      </w:divBdr>
    </w:div>
    <w:div w:id="935599546">
      <w:bodyDiv w:val="1"/>
      <w:marLeft w:val="0"/>
      <w:marRight w:val="0"/>
      <w:marTop w:val="0"/>
      <w:marBottom w:val="0"/>
      <w:divBdr>
        <w:top w:val="none" w:sz="0" w:space="0" w:color="auto"/>
        <w:left w:val="none" w:sz="0" w:space="0" w:color="auto"/>
        <w:bottom w:val="none" w:sz="0" w:space="0" w:color="auto"/>
        <w:right w:val="none" w:sz="0" w:space="0" w:color="auto"/>
      </w:divBdr>
    </w:div>
    <w:div w:id="1057625905">
      <w:bodyDiv w:val="1"/>
      <w:marLeft w:val="0"/>
      <w:marRight w:val="0"/>
      <w:marTop w:val="0"/>
      <w:marBottom w:val="0"/>
      <w:divBdr>
        <w:top w:val="none" w:sz="0" w:space="0" w:color="auto"/>
        <w:left w:val="none" w:sz="0" w:space="0" w:color="auto"/>
        <w:bottom w:val="none" w:sz="0" w:space="0" w:color="auto"/>
        <w:right w:val="none" w:sz="0" w:space="0" w:color="auto"/>
      </w:divBdr>
    </w:div>
    <w:div w:id="1069841183">
      <w:bodyDiv w:val="1"/>
      <w:marLeft w:val="0"/>
      <w:marRight w:val="0"/>
      <w:marTop w:val="0"/>
      <w:marBottom w:val="0"/>
      <w:divBdr>
        <w:top w:val="none" w:sz="0" w:space="0" w:color="auto"/>
        <w:left w:val="none" w:sz="0" w:space="0" w:color="auto"/>
        <w:bottom w:val="none" w:sz="0" w:space="0" w:color="auto"/>
        <w:right w:val="none" w:sz="0" w:space="0" w:color="auto"/>
      </w:divBdr>
    </w:div>
    <w:div w:id="1101419005">
      <w:bodyDiv w:val="1"/>
      <w:marLeft w:val="0"/>
      <w:marRight w:val="0"/>
      <w:marTop w:val="0"/>
      <w:marBottom w:val="0"/>
      <w:divBdr>
        <w:top w:val="none" w:sz="0" w:space="0" w:color="auto"/>
        <w:left w:val="none" w:sz="0" w:space="0" w:color="auto"/>
        <w:bottom w:val="none" w:sz="0" w:space="0" w:color="auto"/>
        <w:right w:val="none" w:sz="0" w:space="0" w:color="auto"/>
      </w:divBdr>
    </w:div>
    <w:div w:id="1201866736">
      <w:bodyDiv w:val="1"/>
      <w:marLeft w:val="0"/>
      <w:marRight w:val="0"/>
      <w:marTop w:val="0"/>
      <w:marBottom w:val="0"/>
      <w:divBdr>
        <w:top w:val="none" w:sz="0" w:space="0" w:color="auto"/>
        <w:left w:val="none" w:sz="0" w:space="0" w:color="auto"/>
        <w:bottom w:val="none" w:sz="0" w:space="0" w:color="auto"/>
        <w:right w:val="none" w:sz="0" w:space="0" w:color="auto"/>
      </w:divBdr>
    </w:div>
    <w:div w:id="1476986984">
      <w:bodyDiv w:val="1"/>
      <w:marLeft w:val="0"/>
      <w:marRight w:val="0"/>
      <w:marTop w:val="0"/>
      <w:marBottom w:val="0"/>
      <w:divBdr>
        <w:top w:val="none" w:sz="0" w:space="0" w:color="auto"/>
        <w:left w:val="none" w:sz="0" w:space="0" w:color="auto"/>
        <w:bottom w:val="none" w:sz="0" w:space="0" w:color="auto"/>
        <w:right w:val="none" w:sz="0" w:space="0" w:color="auto"/>
      </w:divBdr>
    </w:div>
    <w:div w:id="1675260965">
      <w:bodyDiv w:val="1"/>
      <w:marLeft w:val="0"/>
      <w:marRight w:val="0"/>
      <w:marTop w:val="0"/>
      <w:marBottom w:val="0"/>
      <w:divBdr>
        <w:top w:val="none" w:sz="0" w:space="0" w:color="auto"/>
        <w:left w:val="none" w:sz="0" w:space="0" w:color="auto"/>
        <w:bottom w:val="none" w:sz="0" w:space="0" w:color="auto"/>
        <w:right w:val="none" w:sz="0" w:space="0" w:color="auto"/>
      </w:divBdr>
    </w:div>
    <w:div w:id="211119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ehis.se/images/uploads/dokumentarkiv/ARK_0001_Oversikt.pdf" TargetMode="Externa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g"/><Relationship Id="rId34"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hyperlink" Target="http://commons.apache.org/lang/api-2.1/org/apache/commons/lang/StringEscapeUtils.html"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cbook.org/tdg5/en/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header" Target="header1.xml"/><Relationship Id="rId10" Type="http://schemas.openxmlformats.org/officeDocument/2006/relationships/hyperlink" Target="http://rivta.se/" TargetMode="External"/><Relationship Id="rId19" Type="http://schemas.openxmlformats.org/officeDocument/2006/relationships/image" Target="media/image6.jp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header" Target="header2.xml"/><Relationship Id="rId35" Type="http://schemas.microsoft.com/office/2011/relationships/people" Target="peop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28F811-571D-48DC-BD06-1E9030065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166</TotalTime>
  <Pages>77</Pages>
  <Words>15173</Words>
  <Characters>80419</Characters>
  <Application>Microsoft Office Word</Application>
  <DocSecurity>0</DocSecurity>
  <Lines>670</Lines>
  <Paragraphs>190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Remisshantering</vt:lpstr>
      <vt:lpstr>Remisshantering</vt:lpstr>
    </vt:vector>
  </TitlesOfParts>
  <Company>Inera AB</Company>
  <LinksUpToDate>false</LinksUpToDate>
  <CharactersWithSpaces>95402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Remisshantering</dc:title>
  <dc:subject>Arkitektur</dc:subject>
  <dc:creator>Inera AR</dc:creator>
  <cp:keywords>TKB,Arkitektur, Krav</cp:keywords>
  <cp:lastModifiedBy>Torbjörn Dahlin</cp:lastModifiedBy>
  <cp:revision>12</cp:revision>
  <cp:lastPrinted>2014-10-01T07:13:00Z</cp:lastPrinted>
  <dcterms:created xsi:type="dcterms:W3CDTF">2014-11-12T20:05:00Z</dcterms:created>
  <dcterms:modified xsi:type="dcterms:W3CDTF">2015-01-21T09:09:00Z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domain_3">
    <vt:lpwstr>request</vt:lpwstr>
  </property>
  <property fmtid="{D5CDD505-2E9C-101B-9397-08002B2CF9AE}" pid="4" name="Domain_2">
    <vt:lpwstr>activity</vt:lpwstr>
  </property>
  <property fmtid="{D5CDD505-2E9C-101B-9397-08002B2CF9AE}" pid="5" name="Domain_1">
    <vt:lpwstr>clinicalprocess</vt:lpwstr>
  </property>
  <property fmtid="{D5CDD505-2E9C-101B-9397-08002B2CF9AE}" pid="6" name="datepublished">
    <vt:lpwstr>2014-11-12</vt:lpwstr>
  </property>
  <property fmtid="{D5CDD505-2E9C-101B-9397-08002B2CF9AE}" pid="7" name="Version">
    <vt:lpwstr>1.0</vt:lpwstr>
  </property>
  <property fmtid="{D5CDD505-2E9C-101B-9397-08002B2CF9AE}" pid="8" name="svenamn">
    <vt:lpwstr>vård- och omsorg kärnprocess:hantera aktiviteter:remisshantering </vt:lpwstr>
  </property>
  <property fmtid="{D5CDD505-2E9C-101B-9397-08002B2CF9AE}" pid="9" name="svekortnamn">
    <vt:lpwstr>remisshantering</vt:lpwstr>
  </property>
</Properties>
</file>