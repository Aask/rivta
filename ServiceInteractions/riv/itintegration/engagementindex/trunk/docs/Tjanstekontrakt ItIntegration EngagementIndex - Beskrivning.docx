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662B62B" w14:textId="77777777" w:rsidR="00F405F7" w:rsidRPr="00AF5A75" w:rsidRDefault="00F405F7" w:rsidP="00F405F7"/>
    <w:p w14:paraId="33F3675D" w14:textId="77777777" w:rsidR="00F405F7" w:rsidRPr="00AF5A75" w:rsidRDefault="00F405F7" w:rsidP="00F405F7"/>
    <w:p w14:paraId="1BD1292A" w14:textId="77777777" w:rsidR="00F405F7" w:rsidRPr="00AF5A75" w:rsidRDefault="00F405F7" w:rsidP="00F405F7"/>
    <w:p w14:paraId="4224E395" w14:textId="77777777" w:rsidR="00F405F7" w:rsidRPr="00AF5A75" w:rsidRDefault="00F405F7" w:rsidP="00F405F7"/>
    <w:p w14:paraId="1C3BB53B" w14:textId="77777777" w:rsidR="00F405F7" w:rsidRPr="00AF5A75" w:rsidRDefault="00F405F7" w:rsidP="00F405F7">
      <w:pPr>
        <w:pStyle w:val="Rubrik"/>
        <w:rPr>
          <w:lang w:val="sv-SE"/>
        </w:rPr>
      </w:pPr>
    </w:p>
    <w:p w14:paraId="39A453B4" w14:textId="77777777" w:rsidR="00F405F7" w:rsidRPr="00AF5A75" w:rsidRDefault="00F405F7" w:rsidP="00F405F7"/>
    <w:p w14:paraId="702BEDDD" w14:textId="77777777" w:rsidR="00F405F7" w:rsidRPr="00AF5A75" w:rsidRDefault="00F405F7" w:rsidP="00F405F7"/>
    <w:p w14:paraId="60513071" w14:textId="77777777" w:rsidR="00F405F7" w:rsidRPr="00AF5A75" w:rsidRDefault="00F405F7" w:rsidP="00F405F7"/>
    <w:p w14:paraId="25BC5451" w14:textId="77777777" w:rsidR="00F405F7" w:rsidRPr="00AF5A75" w:rsidRDefault="00F405F7" w:rsidP="00F405F7"/>
    <w:p w14:paraId="44FB652B" w14:textId="77777777" w:rsidR="00F405F7" w:rsidRPr="00AF5A75" w:rsidRDefault="00820639" w:rsidP="00F405F7">
      <w:pPr>
        <w:pStyle w:val="Friform"/>
        <w:rPr>
          <w:rFonts w:ascii="Arial" w:hAnsi="Arial"/>
          <w:b/>
          <w:sz w:val="56"/>
        </w:rPr>
      </w:pPr>
      <w:r w:rsidRPr="00AF5A75">
        <w:rPr>
          <w:rFonts w:ascii="Arial" w:hAnsi="Arial"/>
          <w:b/>
          <w:sz w:val="56"/>
        </w:rPr>
        <w:t>Engagemangsindex</w:t>
      </w:r>
      <w:r w:rsidR="00F405F7" w:rsidRPr="00AF5A75">
        <w:rPr>
          <w:rFonts w:ascii="Arial" w:hAnsi="Arial"/>
          <w:b/>
          <w:sz w:val="56"/>
        </w:rPr>
        <w:t xml:space="preserve"> </w:t>
      </w:r>
    </w:p>
    <w:p w14:paraId="7B64EFDE" w14:textId="77777777" w:rsidR="00F405F7" w:rsidRPr="00AF5A75" w:rsidRDefault="00014301" w:rsidP="00F405F7">
      <w:pPr>
        <w:pStyle w:val="Friform"/>
        <w:rPr>
          <w:rFonts w:ascii="Arial" w:hAnsi="Arial"/>
          <w:sz w:val="44"/>
        </w:rPr>
      </w:pPr>
      <w:r w:rsidRPr="00AF5A75">
        <w:rPr>
          <w:rFonts w:ascii="Arial" w:hAnsi="Arial"/>
          <w:sz w:val="44"/>
        </w:rPr>
        <w:t>Tjänstekontrakt</w:t>
      </w:r>
      <w:r w:rsidR="00E57010" w:rsidRPr="00AF5A75">
        <w:rPr>
          <w:rFonts w:ascii="Arial" w:hAnsi="Arial"/>
          <w:sz w:val="44"/>
        </w:rPr>
        <w:t>sbeskrivning</w:t>
      </w:r>
    </w:p>
    <w:p w14:paraId="6A532243" w14:textId="77777777" w:rsidR="00F405F7" w:rsidRPr="00AF5A75" w:rsidRDefault="00F405F7" w:rsidP="00F405F7">
      <w:pPr>
        <w:pStyle w:val="Friform"/>
        <w:rPr>
          <w:rFonts w:ascii="Arial" w:hAnsi="Arial"/>
          <w:sz w:val="36"/>
        </w:rPr>
      </w:pPr>
    </w:p>
    <w:p w14:paraId="1256660B" w14:textId="153B4DFF" w:rsidR="00F405F7" w:rsidRPr="00AF5A75" w:rsidRDefault="002614B5" w:rsidP="00F405F7">
      <w:pPr>
        <w:pStyle w:val="Friform"/>
        <w:rPr>
          <w:rFonts w:ascii="Arial" w:hAnsi="Arial"/>
          <w:sz w:val="36"/>
        </w:rPr>
      </w:pPr>
      <w:r w:rsidRPr="00AF5A75">
        <w:rPr>
          <w:rFonts w:ascii="Arial" w:hAnsi="Arial"/>
          <w:sz w:val="36"/>
        </w:rPr>
        <w:t xml:space="preserve">Version </w:t>
      </w:r>
      <w:ins w:id="2" w:author="Johan Eltes" w:date="2014-04-26T22:33:00Z">
        <w:r w:rsidR="006A6C50">
          <w:rPr>
            <w:rFonts w:ascii="Arial" w:hAnsi="Arial"/>
            <w:sz w:val="36"/>
          </w:rPr>
          <w:t>PB1</w:t>
        </w:r>
      </w:ins>
      <w:del w:id="3" w:author="Johan Eltes" w:date="2014-04-26T22:33:00Z">
        <w:r w:rsidRPr="00AF5A75" w:rsidDel="006A6C50">
          <w:rPr>
            <w:rFonts w:ascii="Arial" w:hAnsi="Arial"/>
            <w:sz w:val="36"/>
          </w:rPr>
          <w:delText>A</w:delText>
        </w:r>
      </w:del>
    </w:p>
    <w:p w14:paraId="17957796" w14:textId="331B0935" w:rsidR="00F405F7" w:rsidRPr="00AF5A75" w:rsidRDefault="002614B5" w:rsidP="00F405F7">
      <w:pPr>
        <w:pStyle w:val="Friform"/>
        <w:rPr>
          <w:rFonts w:ascii="Arial" w:hAnsi="Arial"/>
          <w:sz w:val="36"/>
        </w:rPr>
      </w:pPr>
      <w:r w:rsidRPr="00AF5A75">
        <w:rPr>
          <w:rFonts w:ascii="Arial" w:hAnsi="Arial"/>
          <w:sz w:val="36"/>
        </w:rPr>
        <w:t>201</w:t>
      </w:r>
      <w:ins w:id="4" w:author="Johan Eltes" w:date="2014-04-26T22:34:00Z">
        <w:r w:rsidR="00F426F4">
          <w:rPr>
            <w:rFonts w:ascii="Arial" w:hAnsi="Arial"/>
            <w:sz w:val="36"/>
          </w:rPr>
          <w:t>4</w:t>
        </w:r>
      </w:ins>
      <w:del w:id="5" w:author="Johan Eltes" w:date="2014-04-26T22:34:00Z">
        <w:r w:rsidRPr="00AF5A75" w:rsidDel="00F426F4">
          <w:rPr>
            <w:rFonts w:ascii="Arial" w:hAnsi="Arial"/>
            <w:sz w:val="36"/>
          </w:rPr>
          <w:delText>3</w:delText>
        </w:r>
      </w:del>
      <w:r w:rsidRPr="00AF5A75">
        <w:rPr>
          <w:rFonts w:ascii="Arial" w:hAnsi="Arial"/>
          <w:sz w:val="36"/>
        </w:rPr>
        <w:t>-0</w:t>
      </w:r>
      <w:ins w:id="6" w:author="Johan Eltes" w:date="2014-04-26T22:34:00Z">
        <w:r w:rsidR="00F426F4">
          <w:rPr>
            <w:rFonts w:ascii="Arial" w:hAnsi="Arial"/>
            <w:sz w:val="36"/>
          </w:rPr>
          <w:t>5</w:t>
        </w:r>
      </w:ins>
      <w:del w:id="7" w:author="Johan Eltes" w:date="2014-04-26T22:34:00Z">
        <w:r w:rsidRPr="00AF5A75" w:rsidDel="00F426F4">
          <w:rPr>
            <w:rFonts w:ascii="Arial" w:hAnsi="Arial"/>
            <w:sz w:val="36"/>
          </w:rPr>
          <w:delText>6</w:delText>
        </w:r>
      </w:del>
      <w:r w:rsidRPr="00AF5A75">
        <w:rPr>
          <w:rFonts w:ascii="Arial" w:hAnsi="Arial"/>
          <w:sz w:val="36"/>
        </w:rPr>
        <w:t>-</w:t>
      </w:r>
      <w:ins w:id="8" w:author="Johan Eltes" w:date="2014-04-26T22:33:00Z">
        <w:r w:rsidR="006A6C50">
          <w:rPr>
            <w:rFonts w:ascii="Arial" w:hAnsi="Arial"/>
            <w:sz w:val="36"/>
          </w:rPr>
          <w:t>2</w:t>
        </w:r>
      </w:ins>
      <w:commentRangeStart w:id="9"/>
      <w:del w:id="10" w:author="Johan Eltes" w:date="2014-04-26T22:33:00Z">
        <w:r w:rsidR="00FA1160" w:rsidRPr="00AF5A75" w:rsidDel="006A6C50">
          <w:rPr>
            <w:rFonts w:ascii="Arial" w:hAnsi="Arial"/>
            <w:sz w:val="36"/>
          </w:rPr>
          <w:delText>0</w:delText>
        </w:r>
      </w:del>
      <w:ins w:id="11" w:author="Johan Eltes" w:date="2014-04-26T22:34:00Z">
        <w:r w:rsidR="006A6C50">
          <w:rPr>
            <w:rFonts w:ascii="Arial" w:hAnsi="Arial"/>
            <w:sz w:val="36"/>
          </w:rPr>
          <w:t>6</w:t>
        </w:r>
      </w:ins>
      <w:del w:id="12" w:author="Johan Eltes" w:date="2014-04-26T22:34:00Z">
        <w:r w:rsidRPr="00AF5A75" w:rsidDel="006A6C50">
          <w:rPr>
            <w:rFonts w:ascii="Arial" w:hAnsi="Arial"/>
            <w:sz w:val="36"/>
          </w:rPr>
          <w:delText>4</w:delText>
        </w:r>
      </w:del>
      <w:commentRangeEnd w:id="9"/>
      <w:r w:rsidR="00AF5A75" w:rsidRPr="00AF5A75">
        <w:rPr>
          <w:rStyle w:val="Kommentarsreferens"/>
          <w:rFonts w:ascii="Arial" w:hAnsi="Arial"/>
          <w:i/>
          <w:rPrChange w:id="13" w:author="Lars Erik Röjerås" w:date="2014-04-04T12:08:00Z">
            <w:rPr>
              <w:rStyle w:val="Kommentarsreferens"/>
              <w:rFonts w:ascii="Arial" w:hAnsi="Arial"/>
              <w:i/>
              <w:lang w:val="en-GB"/>
            </w:rPr>
          </w:rPrChange>
        </w:rPr>
        <w:commentReference w:id="9"/>
      </w:r>
    </w:p>
    <w:p w14:paraId="5C1962D3" w14:textId="77777777" w:rsidR="00A42AD6" w:rsidRPr="00C23F04" w:rsidRDefault="00A42AD6" w:rsidP="00F405F7">
      <w:pPr>
        <w:pStyle w:val="Friform"/>
        <w:rPr>
          <w:rFonts w:ascii="Arial" w:hAnsi="Arial"/>
          <w:sz w:val="36"/>
        </w:rPr>
      </w:pPr>
    </w:p>
    <w:p w14:paraId="54F10E5F" w14:textId="77777777" w:rsidR="007E46CE" w:rsidRPr="00AF5A75" w:rsidRDefault="00490CAF" w:rsidP="007E46CE">
      <w:pPr>
        <w:pStyle w:val="Kommentarer"/>
        <w:rPr>
          <w:lang w:val="sv-SE"/>
        </w:rPr>
      </w:pPr>
      <w:r w:rsidRPr="00EE4003">
        <w:rPr>
          <w:noProof/>
          <w:lang w:val="sv-SE" w:eastAsia="sv-SE"/>
        </w:rPr>
        <w:drawing>
          <wp:anchor distT="0" distB="0" distL="114300" distR="114300" simplePos="0" relativeHeight="251636736" behindDoc="0" locked="0" layoutInCell="1" allowOverlap="1" wp14:anchorId="47FA0127" wp14:editId="5D0B1839">
            <wp:simplePos x="0" y="0"/>
            <wp:positionH relativeFrom="column">
              <wp:posOffset>1150620</wp:posOffset>
            </wp:positionH>
            <wp:positionV relativeFrom="paragraph">
              <wp:posOffset>292100</wp:posOffset>
            </wp:positionV>
            <wp:extent cx="3723640" cy="3416300"/>
            <wp:effectExtent l="0" t="0" r="0" b="0"/>
            <wp:wrapNone/>
            <wp:docPr id="21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64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46CE" w:rsidRPr="00AF5A75">
        <w:rPr>
          <w:sz w:val="36"/>
          <w:lang w:val="sv-SE"/>
        </w:rPr>
        <w:br w:type="page"/>
      </w:r>
      <w:commentRangeStart w:id="14"/>
      <w:r w:rsidR="007E46CE" w:rsidRPr="00AF5A75">
        <w:rPr>
          <w:lang w:val="sv-SE"/>
        </w:rPr>
        <w:lastRenderedPageBreak/>
        <w:t>Revisionshistorik</w:t>
      </w:r>
      <w:commentRangeEnd w:id="14"/>
      <w:r w:rsidR="008D2D09">
        <w:rPr>
          <w:rStyle w:val="Kommentarsreferens"/>
        </w:rPr>
        <w:commentReference w:id="14"/>
      </w:r>
    </w:p>
    <w:p w14:paraId="3EC1248F" w14:textId="77777777" w:rsidR="007E46CE" w:rsidRPr="00C23F04" w:rsidRDefault="007E46CE" w:rsidP="007E46CE"/>
    <w:tbl>
      <w:tblPr>
        <w:tblW w:w="974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63"/>
        <w:gridCol w:w="1221"/>
        <w:gridCol w:w="4134"/>
        <w:gridCol w:w="1994"/>
        <w:gridCol w:w="1436"/>
      </w:tblGrid>
      <w:tr w:rsidR="007E46CE" w:rsidRPr="00AF5A75" w14:paraId="030D6CFA" w14:textId="77777777" w:rsidTr="003C266F">
        <w:tc>
          <w:tcPr>
            <w:tcW w:w="964" w:type="dxa"/>
          </w:tcPr>
          <w:p w14:paraId="12A457D2" w14:textId="77777777" w:rsidR="007E46CE" w:rsidRPr="008D2D09" w:rsidRDefault="007E46CE" w:rsidP="00214A61">
            <w:pPr>
              <w:pStyle w:val="Brdtext"/>
            </w:pPr>
            <w:r w:rsidRPr="008D2D09">
              <w:t>Version</w:t>
            </w:r>
          </w:p>
        </w:tc>
        <w:tc>
          <w:tcPr>
            <w:tcW w:w="1224" w:type="dxa"/>
          </w:tcPr>
          <w:p w14:paraId="45C9CCE9" w14:textId="77777777" w:rsidR="007E46CE" w:rsidRPr="008D2D09" w:rsidRDefault="007E46CE" w:rsidP="00306C66">
            <w:pPr>
              <w:pStyle w:val="Brdtext"/>
            </w:pPr>
            <w:r w:rsidRPr="008D2D09">
              <w:t>Revision Datum</w:t>
            </w:r>
          </w:p>
        </w:tc>
        <w:tc>
          <w:tcPr>
            <w:tcW w:w="4140" w:type="dxa"/>
          </w:tcPr>
          <w:p w14:paraId="69C6D445" w14:textId="77777777" w:rsidR="007E46CE" w:rsidRPr="008D2D09" w:rsidRDefault="007E46CE" w:rsidP="006A6C50">
            <w:pPr>
              <w:pStyle w:val="Brdtext"/>
            </w:pPr>
            <w:r w:rsidRPr="008D2D09">
              <w:t>Komplett beskrivning av ändringar</w:t>
            </w:r>
          </w:p>
        </w:tc>
        <w:tc>
          <w:tcPr>
            <w:tcW w:w="1980" w:type="dxa"/>
          </w:tcPr>
          <w:p w14:paraId="0BCA3BCD" w14:textId="77777777" w:rsidR="007E46CE" w:rsidRPr="008D2D09" w:rsidRDefault="007E46CE" w:rsidP="00F426F4">
            <w:pPr>
              <w:pStyle w:val="Brdtext"/>
            </w:pPr>
            <w:r w:rsidRPr="008D2D09">
              <w:t>Ändringarna gjorda av</w:t>
            </w:r>
          </w:p>
        </w:tc>
        <w:tc>
          <w:tcPr>
            <w:tcW w:w="1440" w:type="dxa"/>
          </w:tcPr>
          <w:p w14:paraId="6864EE0E" w14:textId="77777777" w:rsidR="007E46CE" w:rsidRPr="00AF5A75" w:rsidRDefault="007E46CE">
            <w:pPr>
              <w:pStyle w:val="Brdtext"/>
              <w:rPr>
                <w:rPrChange w:id="15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16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Definitiv revision fastställd av</w:t>
            </w:r>
          </w:p>
        </w:tc>
      </w:tr>
      <w:tr w:rsidR="007E46CE" w:rsidRPr="00AF5A75" w14:paraId="27688DFB" w14:textId="77777777" w:rsidTr="003C266F">
        <w:tc>
          <w:tcPr>
            <w:tcW w:w="964" w:type="dxa"/>
          </w:tcPr>
          <w:p w14:paraId="351A56C9" w14:textId="77777777" w:rsidR="007E46CE" w:rsidRPr="00AF5A75" w:rsidRDefault="007E46CE">
            <w:pPr>
              <w:pStyle w:val="Brdtext"/>
              <w:rPr>
                <w:rPrChange w:id="17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18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PA1</w:t>
            </w:r>
          </w:p>
        </w:tc>
        <w:tc>
          <w:tcPr>
            <w:tcW w:w="1224" w:type="dxa"/>
          </w:tcPr>
          <w:p w14:paraId="4E803E0E" w14:textId="77777777" w:rsidR="007E46CE" w:rsidRPr="00AF5A75" w:rsidRDefault="007E46CE">
            <w:pPr>
              <w:pStyle w:val="Brdtext"/>
              <w:rPr>
                <w:rPrChange w:id="19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20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2011-11-21</w:t>
            </w:r>
          </w:p>
        </w:tc>
        <w:tc>
          <w:tcPr>
            <w:tcW w:w="4140" w:type="dxa"/>
          </w:tcPr>
          <w:p w14:paraId="28D9722F" w14:textId="77777777" w:rsidR="007E46CE" w:rsidRPr="00AF5A75" w:rsidRDefault="007E46CE">
            <w:pPr>
              <w:pStyle w:val="Brdtext"/>
              <w:rPr>
                <w:rPrChange w:id="21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22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Första utkast för remiss</w:t>
            </w:r>
          </w:p>
        </w:tc>
        <w:tc>
          <w:tcPr>
            <w:tcW w:w="1980" w:type="dxa"/>
          </w:tcPr>
          <w:p w14:paraId="38FE3969" w14:textId="77777777" w:rsidR="007E46CE" w:rsidRPr="00AF5A75" w:rsidRDefault="00E22D87">
            <w:pPr>
              <w:pStyle w:val="Brdtext"/>
              <w:rPr>
                <w:rPrChange w:id="23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24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Johan Eltes</w:t>
            </w:r>
          </w:p>
        </w:tc>
        <w:tc>
          <w:tcPr>
            <w:tcW w:w="1440" w:type="dxa"/>
          </w:tcPr>
          <w:p w14:paraId="0BED3DCD" w14:textId="77777777" w:rsidR="007E46CE" w:rsidRPr="00AF5A75" w:rsidRDefault="007E46CE">
            <w:pPr>
              <w:pStyle w:val="Brdtext"/>
              <w:rPr>
                <w:rPrChange w:id="25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26" w:author="Johan Eltes" w:date="2014-04-26T22:31:00Z">
                <w:pPr>
                  <w:pStyle w:val="Brd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</w:tr>
      <w:tr w:rsidR="00FF24E3" w:rsidRPr="00AF5A75" w14:paraId="4DC4359C" w14:textId="77777777" w:rsidTr="003C266F">
        <w:tc>
          <w:tcPr>
            <w:tcW w:w="964" w:type="dxa"/>
          </w:tcPr>
          <w:p w14:paraId="711BABF9" w14:textId="77777777" w:rsidR="00FF24E3" w:rsidRPr="00AF5A75" w:rsidRDefault="00FF24E3">
            <w:pPr>
              <w:pStyle w:val="Brdtext"/>
              <w:rPr>
                <w:rPrChange w:id="27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28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PA2</w:t>
            </w:r>
          </w:p>
        </w:tc>
        <w:tc>
          <w:tcPr>
            <w:tcW w:w="1224" w:type="dxa"/>
          </w:tcPr>
          <w:p w14:paraId="4DA16ED6" w14:textId="77777777" w:rsidR="00FF24E3" w:rsidRPr="00AF5A75" w:rsidRDefault="00FF24E3">
            <w:pPr>
              <w:pStyle w:val="Brdtext"/>
              <w:rPr>
                <w:rPrChange w:id="29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30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2011-11-21</w:t>
            </w:r>
          </w:p>
        </w:tc>
        <w:tc>
          <w:tcPr>
            <w:tcW w:w="4140" w:type="dxa"/>
          </w:tcPr>
          <w:p w14:paraId="4525D97D" w14:textId="77777777" w:rsidR="00FF24E3" w:rsidRPr="00AF5A75" w:rsidRDefault="00FF24E3">
            <w:pPr>
              <w:pStyle w:val="Brdtext"/>
              <w:rPr>
                <w:rPrChange w:id="31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32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 xml:space="preserve">Kompletteringar och justering av namn på fråge- och </w:t>
            </w:r>
            <w:proofErr w:type="gramStart"/>
            <w:r w:rsidRPr="00AF5A75">
              <w:t>notifieringstjänsterna</w:t>
            </w:r>
            <w:proofErr w:type="gramEnd"/>
          </w:p>
        </w:tc>
        <w:tc>
          <w:tcPr>
            <w:tcW w:w="1980" w:type="dxa"/>
          </w:tcPr>
          <w:p w14:paraId="581570C4" w14:textId="77777777" w:rsidR="00FF24E3" w:rsidRPr="00AF5A75" w:rsidRDefault="00FF24E3">
            <w:pPr>
              <w:pStyle w:val="Brdtext"/>
              <w:rPr>
                <w:rPrChange w:id="33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34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Johan Eltes</w:t>
            </w:r>
          </w:p>
        </w:tc>
        <w:tc>
          <w:tcPr>
            <w:tcW w:w="1440" w:type="dxa"/>
          </w:tcPr>
          <w:p w14:paraId="4993FFAC" w14:textId="77777777" w:rsidR="00FF24E3" w:rsidRPr="00AF5A75" w:rsidRDefault="00FF24E3">
            <w:pPr>
              <w:pStyle w:val="Brdtext"/>
              <w:rPr>
                <w:rPrChange w:id="35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36" w:author="Johan Eltes" w:date="2014-04-26T22:31:00Z">
                <w:pPr>
                  <w:pStyle w:val="Brd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</w:tr>
      <w:tr w:rsidR="00055C14" w:rsidRPr="00AF5A75" w14:paraId="104C36D7" w14:textId="77777777" w:rsidTr="003C266F">
        <w:tc>
          <w:tcPr>
            <w:tcW w:w="964" w:type="dxa"/>
          </w:tcPr>
          <w:p w14:paraId="7B49907D" w14:textId="77777777" w:rsidR="00055C14" w:rsidRPr="00AF5A75" w:rsidRDefault="00055C14">
            <w:pPr>
              <w:pStyle w:val="Brdtext"/>
              <w:rPr>
                <w:rPrChange w:id="37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38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PA3</w:t>
            </w:r>
          </w:p>
        </w:tc>
        <w:tc>
          <w:tcPr>
            <w:tcW w:w="1224" w:type="dxa"/>
          </w:tcPr>
          <w:p w14:paraId="5038FE0D" w14:textId="77777777" w:rsidR="00055C14" w:rsidRPr="00AF5A75" w:rsidRDefault="00055C14">
            <w:pPr>
              <w:pStyle w:val="Brdtext"/>
              <w:rPr>
                <w:rPrChange w:id="39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0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2011-12-20</w:t>
            </w:r>
          </w:p>
        </w:tc>
        <w:tc>
          <w:tcPr>
            <w:tcW w:w="4140" w:type="dxa"/>
          </w:tcPr>
          <w:p w14:paraId="35770F44" w14:textId="77777777" w:rsidR="00C14409" w:rsidRPr="00AF5A75" w:rsidRDefault="006E5AEA">
            <w:pPr>
              <w:pStyle w:val="Brdtext"/>
              <w:rPr>
                <w:rPrChange w:id="41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2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r w:rsidR="00055C14" w:rsidRPr="00AF5A75">
              <w:t xml:space="preserve">Justering av namn </w:t>
            </w:r>
            <w:r w:rsidR="008421AC" w:rsidRPr="00AF5A75">
              <w:t xml:space="preserve">och format </w:t>
            </w:r>
            <w:r w:rsidR="00055C14" w:rsidRPr="00AF5A75">
              <w:t>på elementet för hälsoärende efter avstämning med AL-I</w:t>
            </w:r>
            <w:r w:rsidR="00EF4422" w:rsidRPr="00AF5A75">
              <w:t xml:space="preserve"> (n</w:t>
            </w:r>
            <w:r w:rsidR="00C14409" w:rsidRPr="00AF5A75">
              <w:t xml:space="preserve">ytt namn: </w:t>
            </w:r>
            <w:proofErr w:type="spellStart"/>
            <w:r w:rsidR="00C14409" w:rsidRPr="00AF5A75">
              <w:t>clinicalProcessInterestId</w:t>
            </w:r>
            <w:proofErr w:type="spellEnd"/>
            <w:r w:rsidR="008421AC" w:rsidRPr="00AF5A75">
              <w:t xml:space="preserve">, nytt format är </w:t>
            </w:r>
            <w:proofErr w:type="spellStart"/>
            <w:r w:rsidR="008421AC" w:rsidRPr="00AF5A75">
              <w:t>GUID</w:t>
            </w:r>
            <w:proofErr w:type="spellEnd"/>
            <w:r w:rsidR="008421AC" w:rsidRPr="00AF5A75">
              <w:t>).</w:t>
            </w:r>
          </w:p>
          <w:p w14:paraId="339175AD" w14:textId="77777777" w:rsidR="00CD115A" w:rsidRPr="00AF5A75" w:rsidRDefault="006E5AEA">
            <w:pPr>
              <w:pStyle w:val="Brdtext"/>
              <w:rPr>
                <w:rPrChange w:id="43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4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proofErr w:type="spellStart"/>
            <w:r w:rsidR="00C14409" w:rsidRPr="00AF5A75">
              <w:t>Update</w:t>
            </w:r>
            <w:proofErr w:type="spellEnd"/>
            <w:r w:rsidR="00C14409" w:rsidRPr="00AF5A75">
              <w:t>-tjänsten: Uppdatering av felaktig regel för borttag gällande användningen av “</w:t>
            </w:r>
            <w:proofErr w:type="spellStart"/>
            <w:r w:rsidR="00C14409" w:rsidRPr="00AF5A75">
              <w:t>owner</w:t>
            </w:r>
            <w:proofErr w:type="spellEnd"/>
            <w:r w:rsidR="00C14409" w:rsidRPr="00AF5A75">
              <w:t>”.</w:t>
            </w:r>
          </w:p>
          <w:p w14:paraId="6E5C3CBF" w14:textId="77777777" w:rsidR="00CD115A" w:rsidRPr="00AF5A75" w:rsidRDefault="006E5AEA" w:rsidP="00214A61">
            <w:pPr>
              <w:pStyle w:val="Brdtext"/>
              <w:rPr>
                <w:rPrChange w:id="45" w:author="Lars Erik Röjerås" w:date="2014-04-04T12:08:00Z">
                  <w:rPr>
                    <w:color w:val="000000"/>
                    <w:szCs w:val="24"/>
                  </w:rPr>
                </w:rPrChange>
              </w:rPr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proofErr w:type="spellStart"/>
            <w:r w:rsidR="00CD115A" w:rsidRPr="00AF5A75">
              <w:t>Update</w:t>
            </w:r>
            <w:proofErr w:type="spellEnd"/>
            <w:r w:rsidR="00CD115A" w:rsidRPr="00AF5A75">
              <w:t xml:space="preserve">-tjänsten: Poster med </w:t>
            </w:r>
            <w:proofErr w:type="spellStart"/>
            <w:r w:rsidR="00CD115A" w:rsidRPr="00AF5A75">
              <w:t>delete</w:t>
            </w:r>
            <w:proofErr w:type="spellEnd"/>
            <w:r w:rsidR="00CD115A" w:rsidRPr="00AF5A75">
              <w:t xml:space="preserve">-flagga = </w:t>
            </w:r>
            <w:proofErr w:type="spellStart"/>
            <w:r w:rsidR="00CD115A" w:rsidRPr="00AF5A75">
              <w:t>true</w:t>
            </w:r>
            <w:proofErr w:type="spellEnd"/>
            <w:r w:rsidR="00CD115A" w:rsidRPr="00AF5A75">
              <w:t xml:space="preserve"> måste vara unika – dvs fälten används inte för filtrering som kan resultera i att en post i meddelandet kan orsaka borttag av många poster i producenten.</w:t>
            </w:r>
          </w:p>
          <w:p w14:paraId="63934F7D" w14:textId="77777777" w:rsidR="00536240" w:rsidRPr="00AF5A75" w:rsidRDefault="006E5AEA">
            <w:pPr>
              <w:pStyle w:val="Brdtext"/>
              <w:rPr>
                <w:rPrChange w:id="46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7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proofErr w:type="spellStart"/>
            <w:r w:rsidR="00CD115A" w:rsidRPr="00AF5A75">
              <w:t>Update</w:t>
            </w:r>
            <w:proofErr w:type="spellEnd"/>
            <w:r w:rsidR="00CD115A" w:rsidRPr="00AF5A75">
              <w:t>-tjänsten: Ny regel som säger att alla poster i meddelandet måste vara unika (inom meddelandet) med avseende på identifierande egenskaper.</w:t>
            </w:r>
          </w:p>
          <w:p w14:paraId="255D6207" w14:textId="77777777" w:rsidR="00F5712E" w:rsidRPr="00AF5A75" w:rsidRDefault="006E5AEA">
            <w:pPr>
              <w:pStyle w:val="Brdtext"/>
              <w:rPr>
                <w:rPrChange w:id="48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9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proofErr w:type="gramStart"/>
            <w:r w:rsidRPr="00AF5A75">
              <w:t>-</w:t>
            </w:r>
            <w:proofErr w:type="gramEnd"/>
            <w:r w:rsidRPr="00AF5A75">
              <w:t xml:space="preserve"> Ny regel om</w:t>
            </w:r>
            <w:r w:rsidR="005A26C4" w:rsidRPr="00AF5A75">
              <w:t xml:space="preserve"> logg-krav för tjänsteproducent av </w:t>
            </w:r>
            <w:proofErr w:type="spellStart"/>
            <w:r w:rsidR="005A26C4" w:rsidRPr="00AF5A75">
              <w:t>ProcessNo</w:t>
            </w:r>
            <w:r w:rsidRPr="00AF5A75">
              <w:t>tification</w:t>
            </w:r>
            <w:proofErr w:type="spellEnd"/>
            <w:r w:rsidRPr="00AF5A75">
              <w:t xml:space="preserve"> (vid byte av </w:t>
            </w:r>
            <w:proofErr w:type="spellStart"/>
            <w:r w:rsidRPr="00AF5A75">
              <w:t>Owner</w:t>
            </w:r>
            <w:proofErr w:type="spellEnd"/>
            <w:r w:rsidRPr="00AF5A75">
              <w:t>)</w:t>
            </w:r>
            <w:r w:rsidR="005A26C4" w:rsidRPr="00AF5A75">
              <w:t>.</w:t>
            </w:r>
          </w:p>
          <w:p w14:paraId="0A866470" w14:textId="77777777" w:rsidR="00085172" w:rsidRPr="00AF5A75" w:rsidRDefault="006E5AEA">
            <w:pPr>
              <w:pStyle w:val="Brdtext"/>
              <w:rPr>
                <w:rPrChange w:id="50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51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r w:rsidR="00F5712E" w:rsidRPr="00AF5A75">
              <w:t xml:space="preserve">Regel 10.5 uppdaterad. Stycket var felaktigt kopierat från texten om </w:t>
            </w:r>
            <w:proofErr w:type="spellStart"/>
            <w:r w:rsidR="00F5712E" w:rsidRPr="00AF5A75">
              <w:t>Update</w:t>
            </w:r>
            <w:proofErr w:type="spellEnd"/>
            <w:r w:rsidR="00F5712E" w:rsidRPr="00AF5A75">
              <w:t>-tjänsten.</w:t>
            </w:r>
          </w:p>
          <w:p w14:paraId="60C7D183" w14:textId="77777777" w:rsidR="006E5AEA" w:rsidRPr="00AF5A75" w:rsidRDefault="00085172">
            <w:pPr>
              <w:pStyle w:val="Brdtext"/>
              <w:rPr>
                <w:rPrChange w:id="52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53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r w:rsidR="00882090" w:rsidRPr="00AF5A75">
              <w:t>Stycke</w:t>
            </w:r>
            <w:r w:rsidR="00356441" w:rsidRPr="00AF5A75">
              <w:t>t</w:t>
            </w:r>
            <w:r w:rsidR="00882090" w:rsidRPr="00AF5A75">
              <w:t xml:space="preserve"> om generella SLA-krav </w:t>
            </w:r>
            <w:r w:rsidR="00385F82" w:rsidRPr="00AF5A75">
              <w:t xml:space="preserve">(tidigare avsnitt 6) </w:t>
            </w:r>
            <w:r w:rsidR="00882090" w:rsidRPr="00AF5A75">
              <w:t>har utgått.</w:t>
            </w:r>
          </w:p>
          <w:p w14:paraId="6CBD6A99" w14:textId="77777777" w:rsidR="00836432" w:rsidRPr="00AF5A75" w:rsidRDefault="00836432">
            <w:pPr>
              <w:pStyle w:val="Brdtext"/>
              <w:rPr>
                <w:rPrChange w:id="54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55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proofErr w:type="gramStart"/>
            <w:r w:rsidRPr="00AF5A75">
              <w:t>-</w:t>
            </w:r>
            <w:proofErr w:type="gramEnd"/>
            <w:r w:rsidRPr="00AF5A75">
              <w:t xml:space="preserve"> Ändrat </w:t>
            </w:r>
            <w:r w:rsidR="00424BC0" w:rsidRPr="00AF5A75">
              <w:t xml:space="preserve">regel om </w:t>
            </w:r>
            <w:r w:rsidRPr="00AF5A75">
              <w:t xml:space="preserve">frivillighet för </w:t>
            </w:r>
            <w:proofErr w:type="spellStart"/>
            <w:r w:rsidRPr="00AF5A75">
              <w:t>ProcessNotification</w:t>
            </w:r>
            <w:proofErr w:type="spellEnd"/>
            <w:r w:rsidRPr="00AF5A75">
              <w:t>.</w:t>
            </w:r>
          </w:p>
          <w:p w14:paraId="39AF71E2" w14:textId="77777777" w:rsidR="004B537F" w:rsidRPr="00AF5A75" w:rsidRDefault="004B537F">
            <w:pPr>
              <w:pStyle w:val="Brdtext"/>
              <w:rPr>
                <w:rPrChange w:id="56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57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proofErr w:type="gramStart"/>
            <w:r w:rsidRPr="00AF5A75">
              <w:t>-</w:t>
            </w:r>
            <w:proofErr w:type="gramEnd"/>
            <w:r w:rsidRPr="00AF5A75">
              <w:t xml:space="preserve"> Förtydligande rörande krav på isolationsnivå</w:t>
            </w:r>
            <w:r w:rsidR="00421E46" w:rsidRPr="00AF5A75">
              <w:t xml:space="preserve"> (transaktionssäkerhet)</w:t>
            </w:r>
            <w:r w:rsidRPr="00AF5A75">
              <w:t xml:space="preserve"> för </w:t>
            </w:r>
            <w:r w:rsidR="00FA22E4" w:rsidRPr="00AF5A75">
              <w:t xml:space="preserve">producenter av </w:t>
            </w:r>
            <w:proofErr w:type="spellStart"/>
            <w:r w:rsidRPr="00AF5A75">
              <w:t>Update</w:t>
            </w:r>
            <w:proofErr w:type="spellEnd"/>
            <w:r w:rsidRPr="00AF5A75">
              <w:t xml:space="preserve"> och </w:t>
            </w:r>
            <w:proofErr w:type="spellStart"/>
            <w:r w:rsidRPr="00AF5A75">
              <w:t>ProcessNotification</w:t>
            </w:r>
            <w:proofErr w:type="spellEnd"/>
          </w:p>
          <w:p w14:paraId="1AB0C026" w14:textId="77777777" w:rsidR="003E436C" w:rsidRPr="00AF5A75" w:rsidRDefault="003E436C">
            <w:pPr>
              <w:pStyle w:val="Brdtext"/>
              <w:rPr>
                <w:rPrChange w:id="58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59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proofErr w:type="gramStart"/>
            <w:r w:rsidRPr="00AF5A75">
              <w:t>-</w:t>
            </w:r>
            <w:proofErr w:type="gramEnd"/>
            <w:r w:rsidRPr="00AF5A75">
              <w:t xml:space="preserve"> Ökad läsbarhet: Reglerna för </w:t>
            </w:r>
            <w:proofErr w:type="spellStart"/>
            <w:r w:rsidRPr="00AF5A75">
              <w:t>Update</w:t>
            </w:r>
            <w:proofErr w:type="spellEnd"/>
            <w:r w:rsidRPr="00AF5A75">
              <w:t xml:space="preserve"> och </w:t>
            </w:r>
            <w:proofErr w:type="spellStart"/>
            <w:r w:rsidRPr="00AF5A75">
              <w:t>ProcessNotification</w:t>
            </w:r>
            <w:proofErr w:type="spellEnd"/>
            <w:r w:rsidRPr="00AF5A75">
              <w:t xml:space="preserve"> är nu uppdelade så att de inte hänvisar till varandra. Bilder har lagts till som stöd till SLA-tabellerna.</w:t>
            </w:r>
          </w:p>
          <w:p w14:paraId="09C82B81" w14:textId="77777777" w:rsidR="00B55952" w:rsidRPr="00AF5A75" w:rsidRDefault="00B55952">
            <w:pPr>
              <w:pStyle w:val="Brdtext"/>
              <w:rPr>
                <w:rPrChange w:id="60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61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proofErr w:type="gramStart"/>
            <w:r w:rsidRPr="00AF5A75">
              <w:t>-</w:t>
            </w:r>
            <w:proofErr w:type="gramEnd"/>
            <w:r w:rsidRPr="00AF5A75">
              <w:t xml:space="preserve"> Reglerna har numrerats för att för</w:t>
            </w:r>
            <w:r w:rsidR="006F5DE8" w:rsidRPr="00AF5A75">
              <w:t xml:space="preserve">enkla referenser från testfall, ändringsbegäran </w:t>
            </w:r>
            <w:proofErr w:type="spellStart"/>
            <w:r w:rsidR="006F5DE8" w:rsidRPr="00AF5A75">
              <w:t>etc</w:t>
            </w:r>
            <w:proofErr w:type="spellEnd"/>
          </w:p>
        </w:tc>
        <w:tc>
          <w:tcPr>
            <w:tcW w:w="1980" w:type="dxa"/>
          </w:tcPr>
          <w:p w14:paraId="5F39A218" w14:textId="77777777" w:rsidR="00055C14" w:rsidRPr="00AF5A75" w:rsidRDefault="00055C14">
            <w:pPr>
              <w:pStyle w:val="Brdtext"/>
              <w:rPr>
                <w:rPrChange w:id="62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63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Johan Eltes</w:t>
            </w:r>
          </w:p>
        </w:tc>
        <w:tc>
          <w:tcPr>
            <w:tcW w:w="1440" w:type="dxa"/>
          </w:tcPr>
          <w:p w14:paraId="410C4F55" w14:textId="77777777" w:rsidR="00055C14" w:rsidRPr="00AF5A75" w:rsidRDefault="00055C14">
            <w:pPr>
              <w:pStyle w:val="Brdtext"/>
              <w:rPr>
                <w:rPrChange w:id="64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65" w:author="Johan Eltes" w:date="2014-04-26T22:31:00Z">
                <w:pPr>
                  <w:pStyle w:val="Brd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</w:tr>
      <w:tr w:rsidR="00B0729E" w:rsidRPr="00AF5A75" w14:paraId="564AFFDF" w14:textId="77777777" w:rsidTr="003C266F">
        <w:tc>
          <w:tcPr>
            <w:tcW w:w="964" w:type="dxa"/>
          </w:tcPr>
          <w:p w14:paraId="56E08A1B" w14:textId="77777777" w:rsidR="00B0729E" w:rsidRPr="00AF5A75" w:rsidRDefault="00B0729E">
            <w:pPr>
              <w:pStyle w:val="Brdtext"/>
              <w:rPr>
                <w:rPrChange w:id="66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67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PA4</w:t>
            </w:r>
          </w:p>
        </w:tc>
        <w:tc>
          <w:tcPr>
            <w:tcW w:w="1224" w:type="dxa"/>
          </w:tcPr>
          <w:p w14:paraId="7F1F09E4" w14:textId="77777777" w:rsidR="00B0729E" w:rsidRPr="00AF5A75" w:rsidRDefault="00B0729E">
            <w:pPr>
              <w:pStyle w:val="Brdtext"/>
              <w:rPr>
                <w:rPrChange w:id="68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69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2012-01-10</w:t>
            </w:r>
          </w:p>
        </w:tc>
        <w:tc>
          <w:tcPr>
            <w:tcW w:w="4140" w:type="dxa"/>
          </w:tcPr>
          <w:p w14:paraId="64CB7918" w14:textId="77777777" w:rsidR="00B0729E" w:rsidRPr="00AF5A75" w:rsidRDefault="00B0729E">
            <w:pPr>
              <w:pStyle w:val="Brdtext"/>
              <w:rPr>
                <w:rPrChange w:id="70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71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proofErr w:type="gramStart"/>
            <w:r w:rsidRPr="00AF5A75">
              <w:t>-</w:t>
            </w:r>
            <w:proofErr w:type="gramEnd"/>
            <w:r w:rsidRPr="00AF5A75">
              <w:t xml:space="preserve"> Ytterligare förtydliganden i några skrivningar</w:t>
            </w:r>
          </w:p>
          <w:p w14:paraId="6CF184ED" w14:textId="77777777" w:rsidR="00B0729E" w:rsidRPr="00AF5A75" w:rsidRDefault="00B0729E">
            <w:pPr>
              <w:pStyle w:val="Brdtext"/>
              <w:rPr>
                <w:rPrChange w:id="72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73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proofErr w:type="spellStart"/>
            <w:r w:rsidRPr="00AF5A75">
              <w:t>Update</w:t>
            </w:r>
            <w:proofErr w:type="spellEnd"/>
            <w:r w:rsidRPr="00AF5A75">
              <w:t xml:space="preserve">-tjänsten: lagt till regel om att fel ska returneras om </w:t>
            </w:r>
            <w:proofErr w:type="spellStart"/>
            <w:r w:rsidRPr="00AF5A75">
              <w:t>LogicalAddress</w:t>
            </w:r>
            <w:proofErr w:type="spellEnd"/>
            <w:r w:rsidRPr="00AF5A75">
              <w:t xml:space="preserve"> avviker från producentens konfigurerade ”</w:t>
            </w:r>
            <w:proofErr w:type="spellStart"/>
            <w:r w:rsidRPr="00AF5A75">
              <w:t>Owner</w:t>
            </w:r>
            <w:proofErr w:type="spellEnd"/>
            <w:r w:rsidRPr="00AF5A75">
              <w:t>”.</w:t>
            </w:r>
          </w:p>
          <w:p w14:paraId="088577EE" w14:textId="77777777" w:rsidR="006F4323" w:rsidRPr="00AF5A75" w:rsidRDefault="006F4323">
            <w:pPr>
              <w:pStyle w:val="Brdtext"/>
              <w:rPr>
                <w:rPrChange w:id="74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75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proofErr w:type="gramStart"/>
            <w:r w:rsidRPr="00AF5A75">
              <w:t>-</w:t>
            </w:r>
            <w:proofErr w:type="gramEnd"/>
            <w:r w:rsidRPr="00AF5A75">
              <w:t xml:space="preserve"> Ändrad skrivning om </w:t>
            </w:r>
            <w:proofErr w:type="spellStart"/>
            <w:r w:rsidRPr="00AF5A75">
              <w:t>PUL</w:t>
            </w:r>
            <w:proofErr w:type="spellEnd"/>
            <w:r w:rsidR="00DA63AC" w:rsidRPr="00AF5A75">
              <w:t xml:space="preserve"> i avsnittet om säkerhet.</w:t>
            </w:r>
          </w:p>
        </w:tc>
        <w:tc>
          <w:tcPr>
            <w:tcW w:w="1980" w:type="dxa"/>
          </w:tcPr>
          <w:p w14:paraId="03569472" w14:textId="77777777" w:rsidR="00B0729E" w:rsidRPr="00AF5A75" w:rsidRDefault="00B36F82">
            <w:pPr>
              <w:pStyle w:val="Brdtext"/>
              <w:rPr>
                <w:rPrChange w:id="76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77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Johan Eltes</w:t>
            </w:r>
          </w:p>
        </w:tc>
        <w:tc>
          <w:tcPr>
            <w:tcW w:w="1440" w:type="dxa"/>
          </w:tcPr>
          <w:p w14:paraId="2B89889F" w14:textId="77777777" w:rsidR="00B0729E" w:rsidRPr="00AF5A75" w:rsidRDefault="00B0729E">
            <w:pPr>
              <w:pStyle w:val="Brdtext"/>
              <w:rPr>
                <w:rPrChange w:id="78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79" w:author="Johan Eltes" w:date="2014-04-26T22:31:00Z">
                <w:pPr>
                  <w:pStyle w:val="Brd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</w:tr>
      <w:tr w:rsidR="00834BD5" w:rsidRPr="00AF5A75" w14:paraId="1E38775D" w14:textId="77777777" w:rsidTr="003C266F">
        <w:tc>
          <w:tcPr>
            <w:tcW w:w="964" w:type="dxa"/>
          </w:tcPr>
          <w:p w14:paraId="1646EC20" w14:textId="77777777" w:rsidR="00834BD5" w:rsidRPr="00AF5A75" w:rsidRDefault="00834BD5">
            <w:pPr>
              <w:pStyle w:val="Brdtext"/>
              <w:rPr>
                <w:rPrChange w:id="80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81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PA5</w:t>
            </w:r>
          </w:p>
        </w:tc>
        <w:tc>
          <w:tcPr>
            <w:tcW w:w="1224" w:type="dxa"/>
          </w:tcPr>
          <w:p w14:paraId="39DD407F" w14:textId="77777777" w:rsidR="00834BD5" w:rsidRPr="00AF5A75" w:rsidRDefault="00834BD5">
            <w:pPr>
              <w:pStyle w:val="Brdtext"/>
              <w:rPr>
                <w:rPrChange w:id="82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83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2012-02-20</w:t>
            </w:r>
          </w:p>
        </w:tc>
        <w:tc>
          <w:tcPr>
            <w:tcW w:w="4140" w:type="dxa"/>
          </w:tcPr>
          <w:p w14:paraId="78001CCD" w14:textId="77777777" w:rsidR="00834BD5" w:rsidRPr="00AF5A75" w:rsidRDefault="00834BD5">
            <w:pPr>
              <w:pStyle w:val="Brdtext"/>
              <w:rPr>
                <w:rPrChange w:id="84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85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 xml:space="preserve">Förtydliganden kring felhantering för </w:t>
            </w:r>
            <w:proofErr w:type="spellStart"/>
            <w:r w:rsidRPr="00AF5A75">
              <w:t>Update</w:t>
            </w:r>
            <w:proofErr w:type="spellEnd"/>
            <w:r w:rsidRPr="00AF5A75">
              <w:t xml:space="preserve"> och </w:t>
            </w:r>
            <w:proofErr w:type="spellStart"/>
            <w:r w:rsidRPr="00AF5A75">
              <w:t>ProcessNotification</w:t>
            </w:r>
            <w:proofErr w:type="spellEnd"/>
          </w:p>
        </w:tc>
        <w:tc>
          <w:tcPr>
            <w:tcW w:w="1980" w:type="dxa"/>
          </w:tcPr>
          <w:p w14:paraId="375DEE6B" w14:textId="77777777" w:rsidR="00834BD5" w:rsidRPr="00AF5A75" w:rsidRDefault="00707D6B">
            <w:pPr>
              <w:pStyle w:val="Brdtext"/>
              <w:rPr>
                <w:rPrChange w:id="86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87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Johan Eltes</w:t>
            </w:r>
          </w:p>
        </w:tc>
        <w:tc>
          <w:tcPr>
            <w:tcW w:w="1440" w:type="dxa"/>
          </w:tcPr>
          <w:p w14:paraId="299041C9" w14:textId="77777777" w:rsidR="00834BD5" w:rsidRPr="00AF5A75" w:rsidRDefault="00834BD5">
            <w:pPr>
              <w:pStyle w:val="Brdtext"/>
              <w:rPr>
                <w:rPrChange w:id="88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89" w:author="Johan Eltes" w:date="2014-04-26T22:31:00Z">
                <w:pPr>
                  <w:pStyle w:val="Brd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</w:tr>
      <w:tr w:rsidR="0055022A" w:rsidRPr="00AF5A75" w14:paraId="1D038C46" w14:textId="77777777" w:rsidTr="003C266F">
        <w:tc>
          <w:tcPr>
            <w:tcW w:w="964" w:type="dxa"/>
          </w:tcPr>
          <w:p w14:paraId="7747FF3A" w14:textId="77777777" w:rsidR="0055022A" w:rsidRPr="00AF5A75" w:rsidRDefault="0055022A">
            <w:pPr>
              <w:pStyle w:val="Brdtext"/>
              <w:rPr>
                <w:rPrChange w:id="90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91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lastRenderedPageBreak/>
              <w:t>PA6</w:t>
            </w:r>
          </w:p>
        </w:tc>
        <w:tc>
          <w:tcPr>
            <w:tcW w:w="1224" w:type="dxa"/>
          </w:tcPr>
          <w:p w14:paraId="2017491C" w14:textId="77777777" w:rsidR="0055022A" w:rsidRPr="00AF5A75" w:rsidRDefault="0055022A">
            <w:pPr>
              <w:pStyle w:val="Brdtext"/>
              <w:rPr>
                <w:rPrChange w:id="92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93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2012-04-04</w:t>
            </w:r>
          </w:p>
        </w:tc>
        <w:tc>
          <w:tcPr>
            <w:tcW w:w="4140" w:type="dxa"/>
          </w:tcPr>
          <w:p w14:paraId="385C8686" w14:textId="77777777" w:rsidR="0055022A" w:rsidRPr="00AF5A75" w:rsidRDefault="0055022A">
            <w:pPr>
              <w:pStyle w:val="Brdtext"/>
              <w:rPr>
                <w:rPrChange w:id="94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95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 xml:space="preserve">Ny (frivillig) tjänst för </w:t>
            </w:r>
            <w:proofErr w:type="spellStart"/>
            <w:r w:rsidRPr="00AF5A75">
              <w:t>pollande</w:t>
            </w:r>
            <w:proofErr w:type="spellEnd"/>
            <w:r w:rsidRPr="00AF5A75">
              <w:t xml:space="preserve"> uppdatering av engagemangsindex (</w:t>
            </w:r>
            <w:proofErr w:type="spellStart"/>
            <w:r w:rsidRPr="00AF5A75">
              <w:t>GetUpdates</w:t>
            </w:r>
            <w:proofErr w:type="spellEnd"/>
            <w:r w:rsidRPr="00AF5A75">
              <w:t>)</w:t>
            </w:r>
          </w:p>
        </w:tc>
        <w:tc>
          <w:tcPr>
            <w:tcW w:w="1980" w:type="dxa"/>
          </w:tcPr>
          <w:p w14:paraId="50A183DE" w14:textId="77777777" w:rsidR="0055022A" w:rsidRPr="00AF5A75" w:rsidRDefault="00A05470">
            <w:pPr>
              <w:pStyle w:val="Brdtext"/>
              <w:rPr>
                <w:rPrChange w:id="96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97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Johan Eltes</w:t>
            </w:r>
          </w:p>
        </w:tc>
        <w:tc>
          <w:tcPr>
            <w:tcW w:w="1440" w:type="dxa"/>
          </w:tcPr>
          <w:p w14:paraId="5F4CB689" w14:textId="77777777" w:rsidR="0055022A" w:rsidRPr="00AF5A75" w:rsidRDefault="0055022A">
            <w:pPr>
              <w:pStyle w:val="Brdtext"/>
              <w:rPr>
                <w:rPrChange w:id="98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99" w:author="Johan Eltes" w:date="2014-04-26T22:31:00Z">
                <w:pPr>
                  <w:pStyle w:val="Brd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</w:tr>
      <w:tr w:rsidR="00A05470" w:rsidRPr="00AF5A75" w14:paraId="359818A9" w14:textId="77777777" w:rsidTr="003C266F">
        <w:tc>
          <w:tcPr>
            <w:tcW w:w="964" w:type="dxa"/>
          </w:tcPr>
          <w:p w14:paraId="2C291F7D" w14:textId="77777777" w:rsidR="00A05470" w:rsidRPr="00AF5A75" w:rsidRDefault="00A05470">
            <w:pPr>
              <w:pStyle w:val="Brdtext"/>
              <w:rPr>
                <w:rPrChange w:id="100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101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PA</w:t>
            </w:r>
            <w:r w:rsidR="003D6E34" w:rsidRPr="00AF5A75">
              <w:t>7</w:t>
            </w:r>
          </w:p>
        </w:tc>
        <w:tc>
          <w:tcPr>
            <w:tcW w:w="1224" w:type="dxa"/>
          </w:tcPr>
          <w:p w14:paraId="40A9D1E1" w14:textId="77777777" w:rsidR="00A05470" w:rsidRPr="00AF5A75" w:rsidRDefault="00A05470">
            <w:pPr>
              <w:pStyle w:val="Brdtext"/>
              <w:rPr>
                <w:rPrChange w:id="102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103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2012-04-12</w:t>
            </w:r>
          </w:p>
        </w:tc>
        <w:tc>
          <w:tcPr>
            <w:tcW w:w="4140" w:type="dxa"/>
          </w:tcPr>
          <w:p w14:paraId="4DE58BEA" w14:textId="77777777" w:rsidR="00A05470" w:rsidRPr="00AF5A75" w:rsidRDefault="00A05470">
            <w:pPr>
              <w:pStyle w:val="Brdtext"/>
              <w:rPr>
                <w:rPrChange w:id="104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105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 xml:space="preserve">Justering av skrivfel i texten om ” </w:t>
            </w:r>
            <w:proofErr w:type="spellStart"/>
            <w:r w:rsidRPr="00AF5A75">
              <w:t>GetUpdates</w:t>
            </w:r>
            <w:proofErr w:type="spellEnd"/>
            <w:r w:rsidRPr="00AF5A75">
              <w:t>”</w:t>
            </w:r>
          </w:p>
        </w:tc>
        <w:tc>
          <w:tcPr>
            <w:tcW w:w="1980" w:type="dxa"/>
          </w:tcPr>
          <w:p w14:paraId="7A356E6A" w14:textId="77777777" w:rsidR="00A05470" w:rsidRPr="00AF5A75" w:rsidRDefault="00A05470">
            <w:pPr>
              <w:pStyle w:val="Brdtext"/>
              <w:rPr>
                <w:rPrChange w:id="106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107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Johan Eltes</w:t>
            </w:r>
          </w:p>
        </w:tc>
        <w:tc>
          <w:tcPr>
            <w:tcW w:w="1440" w:type="dxa"/>
          </w:tcPr>
          <w:p w14:paraId="6ED9D39D" w14:textId="77777777" w:rsidR="00A05470" w:rsidRPr="00AF5A75" w:rsidRDefault="00A05470">
            <w:pPr>
              <w:pStyle w:val="Brdtext"/>
              <w:rPr>
                <w:rPrChange w:id="108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109" w:author="Johan Eltes" w:date="2014-04-26T22:31:00Z">
                <w:pPr>
                  <w:pStyle w:val="Brd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</w:tr>
      <w:tr w:rsidR="002E7671" w:rsidRPr="00AF5A75" w14:paraId="000032A1" w14:textId="77777777" w:rsidTr="003C266F">
        <w:tc>
          <w:tcPr>
            <w:tcW w:w="964" w:type="dxa"/>
          </w:tcPr>
          <w:p w14:paraId="26F6D128" w14:textId="77777777" w:rsidR="002E7671" w:rsidRPr="00AF5A75" w:rsidRDefault="002E7671">
            <w:pPr>
              <w:pStyle w:val="Brdtext"/>
              <w:rPr>
                <w:rPrChange w:id="110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111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PA8</w:t>
            </w:r>
          </w:p>
        </w:tc>
        <w:tc>
          <w:tcPr>
            <w:tcW w:w="1224" w:type="dxa"/>
          </w:tcPr>
          <w:p w14:paraId="65C2A320" w14:textId="77777777" w:rsidR="002E7671" w:rsidRPr="00AF5A75" w:rsidRDefault="002E7671">
            <w:pPr>
              <w:pStyle w:val="Brdtext"/>
              <w:rPr>
                <w:rPrChange w:id="112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113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2012-05-07</w:t>
            </w:r>
          </w:p>
        </w:tc>
        <w:tc>
          <w:tcPr>
            <w:tcW w:w="4140" w:type="dxa"/>
          </w:tcPr>
          <w:p w14:paraId="76F8FA48" w14:textId="77777777" w:rsidR="002E7671" w:rsidRPr="00AF5A75" w:rsidRDefault="002E7671">
            <w:pPr>
              <w:pStyle w:val="Brdtext"/>
              <w:rPr>
                <w:rPrChange w:id="114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115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 xml:space="preserve">Klargörande av </w:t>
            </w:r>
            <w:proofErr w:type="spellStart"/>
            <w:r w:rsidRPr="00AF5A75">
              <w:t>addresseringsmodell</w:t>
            </w:r>
            <w:proofErr w:type="spellEnd"/>
            <w:r w:rsidRPr="00AF5A75">
              <w:t xml:space="preserve"> för </w:t>
            </w:r>
            <w:proofErr w:type="spellStart"/>
            <w:r w:rsidRPr="00AF5A75">
              <w:t>GetUpdates</w:t>
            </w:r>
            <w:proofErr w:type="spellEnd"/>
          </w:p>
        </w:tc>
        <w:tc>
          <w:tcPr>
            <w:tcW w:w="1980" w:type="dxa"/>
          </w:tcPr>
          <w:p w14:paraId="48A69F6E" w14:textId="77777777" w:rsidR="002E7671" w:rsidRPr="00AF5A75" w:rsidRDefault="002E7671">
            <w:pPr>
              <w:pStyle w:val="Brdtext"/>
              <w:rPr>
                <w:rPrChange w:id="116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117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Johan Eltes</w:t>
            </w:r>
          </w:p>
        </w:tc>
        <w:tc>
          <w:tcPr>
            <w:tcW w:w="1440" w:type="dxa"/>
          </w:tcPr>
          <w:p w14:paraId="3B3F21CB" w14:textId="77777777" w:rsidR="002E7671" w:rsidRPr="00AF5A75" w:rsidRDefault="002E7671">
            <w:pPr>
              <w:pStyle w:val="Brdtext"/>
              <w:rPr>
                <w:rPrChange w:id="118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119" w:author="Johan Eltes" w:date="2014-04-26T22:31:00Z">
                <w:pPr>
                  <w:pStyle w:val="Brd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</w:tr>
      <w:tr w:rsidR="001223D1" w:rsidRPr="00AF5A75" w14:paraId="78772D4D" w14:textId="77777777" w:rsidTr="003C266F">
        <w:tc>
          <w:tcPr>
            <w:tcW w:w="964" w:type="dxa"/>
          </w:tcPr>
          <w:p w14:paraId="22A301B6" w14:textId="77777777" w:rsidR="001223D1" w:rsidRPr="00AF5A75" w:rsidRDefault="001223D1">
            <w:pPr>
              <w:pStyle w:val="Brdtext"/>
              <w:rPr>
                <w:rPrChange w:id="120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121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PA9</w:t>
            </w:r>
          </w:p>
        </w:tc>
        <w:tc>
          <w:tcPr>
            <w:tcW w:w="1224" w:type="dxa"/>
          </w:tcPr>
          <w:p w14:paraId="628577F0" w14:textId="77777777" w:rsidR="001223D1" w:rsidRPr="00AF5A75" w:rsidRDefault="001223D1">
            <w:pPr>
              <w:pStyle w:val="Brdtext"/>
              <w:rPr>
                <w:rPrChange w:id="122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123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2012-10-29</w:t>
            </w:r>
          </w:p>
        </w:tc>
        <w:tc>
          <w:tcPr>
            <w:tcW w:w="4140" w:type="dxa"/>
          </w:tcPr>
          <w:p w14:paraId="35570B21" w14:textId="77777777" w:rsidR="001223D1" w:rsidRPr="00AF5A75" w:rsidRDefault="001223D1" w:rsidP="00214A61">
            <w:pPr>
              <w:pStyle w:val="Brdtext"/>
              <w:rPr>
                <w:rPrChange w:id="124" w:author="Lars Erik Röjerås" w:date="2014-04-04T12:08:00Z">
                  <w:rPr>
                    <w:color w:val="000000"/>
                    <w:szCs w:val="24"/>
                  </w:rPr>
                </w:rPrChange>
              </w:rPr>
            </w:pPr>
            <w:r w:rsidRPr="00AF5A75">
              <w:t xml:space="preserve">Hälsoärende-id har gjorts obligatorisk och del av instansens </w:t>
            </w:r>
            <w:proofErr w:type="spellStart"/>
            <w:r w:rsidRPr="00AF5A75">
              <w:t>unikhet</w:t>
            </w:r>
            <w:proofErr w:type="spellEnd"/>
            <w:r w:rsidRPr="00AF5A75">
              <w:t xml:space="preserve">. Det var ett tankefel att det inte var så tidigare. </w:t>
            </w:r>
          </w:p>
        </w:tc>
        <w:tc>
          <w:tcPr>
            <w:tcW w:w="1980" w:type="dxa"/>
          </w:tcPr>
          <w:p w14:paraId="6752BBC4" w14:textId="77777777" w:rsidR="001223D1" w:rsidRPr="00AF5A75" w:rsidRDefault="00141E0B">
            <w:pPr>
              <w:pStyle w:val="Brdtext"/>
              <w:rPr>
                <w:rPrChange w:id="125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126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Johan Eltes</w:t>
            </w:r>
          </w:p>
        </w:tc>
        <w:tc>
          <w:tcPr>
            <w:tcW w:w="1440" w:type="dxa"/>
          </w:tcPr>
          <w:p w14:paraId="6BFA32AE" w14:textId="77777777" w:rsidR="001223D1" w:rsidRPr="00AF5A75" w:rsidRDefault="001223D1">
            <w:pPr>
              <w:pStyle w:val="Brdtext"/>
              <w:rPr>
                <w:rPrChange w:id="127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128" w:author="Johan Eltes" w:date="2014-04-26T22:31:00Z">
                <w:pPr>
                  <w:pStyle w:val="Brd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</w:tr>
      <w:tr w:rsidR="00785446" w:rsidRPr="00AF5A75" w14:paraId="59A39DC2" w14:textId="77777777" w:rsidTr="003C266F">
        <w:tc>
          <w:tcPr>
            <w:tcW w:w="964" w:type="dxa"/>
          </w:tcPr>
          <w:p w14:paraId="0F11D8FD" w14:textId="77777777" w:rsidR="00785446" w:rsidRPr="00AF5A75" w:rsidRDefault="00785446">
            <w:pPr>
              <w:pStyle w:val="Brdtext"/>
              <w:rPr>
                <w:rPrChange w:id="129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130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PA10</w:t>
            </w:r>
          </w:p>
        </w:tc>
        <w:tc>
          <w:tcPr>
            <w:tcW w:w="1224" w:type="dxa"/>
          </w:tcPr>
          <w:p w14:paraId="3ABE18AF" w14:textId="77777777" w:rsidR="00785446" w:rsidRPr="00AF5A75" w:rsidRDefault="00785446">
            <w:pPr>
              <w:pStyle w:val="Brdtext"/>
              <w:rPr>
                <w:rPrChange w:id="131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132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1012-11-24</w:t>
            </w:r>
          </w:p>
        </w:tc>
        <w:tc>
          <w:tcPr>
            <w:tcW w:w="4140" w:type="dxa"/>
          </w:tcPr>
          <w:p w14:paraId="29C5C2F3" w14:textId="77777777" w:rsidR="00785446" w:rsidRPr="00AF5A75" w:rsidRDefault="00A9183C">
            <w:pPr>
              <w:pStyle w:val="Brdtext"/>
              <w:rPr>
                <w:rPrChange w:id="133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134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Ett antal felskrivningar är åtgärdade. Inga ändringar i kontraktet som sådant.</w:t>
            </w:r>
          </w:p>
        </w:tc>
        <w:tc>
          <w:tcPr>
            <w:tcW w:w="1980" w:type="dxa"/>
          </w:tcPr>
          <w:p w14:paraId="22D4A1CC" w14:textId="77777777" w:rsidR="00785446" w:rsidRPr="00AF5A75" w:rsidRDefault="00A9183C">
            <w:pPr>
              <w:pStyle w:val="Brdtext"/>
              <w:rPr>
                <w:rPrChange w:id="135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136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Johan Eltes</w:t>
            </w:r>
          </w:p>
        </w:tc>
        <w:tc>
          <w:tcPr>
            <w:tcW w:w="1440" w:type="dxa"/>
          </w:tcPr>
          <w:p w14:paraId="524FC774" w14:textId="77777777" w:rsidR="00785446" w:rsidRPr="00AF5A75" w:rsidRDefault="00785446">
            <w:pPr>
              <w:pStyle w:val="Brdtext"/>
              <w:rPr>
                <w:rPrChange w:id="137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138" w:author="Johan Eltes" w:date="2014-04-26T22:31:00Z">
                <w:pPr>
                  <w:pStyle w:val="Brd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</w:tr>
      <w:tr w:rsidR="00B35C11" w:rsidRPr="00AF5A75" w14:paraId="4544C3FA" w14:textId="77777777" w:rsidTr="003C266F">
        <w:tc>
          <w:tcPr>
            <w:tcW w:w="964" w:type="dxa"/>
          </w:tcPr>
          <w:p w14:paraId="74E7F58A" w14:textId="77777777" w:rsidR="00B35C11" w:rsidRPr="00AF5A75" w:rsidRDefault="00B35C11">
            <w:pPr>
              <w:pStyle w:val="Brdtext"/>
              <w:rPr>
                <w:rPrChange w:id="139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140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PA11</w:t>
            </w:r>
          </w:p>
        </w:tc>
        <w:tc>
          <w:tcPr>
            <w:tcW w:w="1224" w:type="dxa"/>
          </w:tcPr>
          <w:p w14:paraId="01C395B7" w14:textId="77777777" w:rsidR="00B35C11" w:rsidRPr="00AF5A75" w:rsidRDefault="00B35C11">
            <w:pPr>
              <w:pStyle w:val="Brdtext"/>
              <w:rPr>
                <w:rPrChange w:id="141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142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2013-01-17</w:t>
            </w:r>
          </w:p>
        </w:tc>
        <w:tc>
          <w:tcPr>
            <w:tcW w:w="4140" w:type="dxa"/>
          </w:tcPr>
          <w:p w14:paraId="47533438" w14:textId="77777777" w:rsidR="00B35C11" w:rsidRPr="00AF5A75" w:rsidRDefault="00B35C11">
            <w:pPr>
              <w:pStyle w:val="Brdtext"/>
              <w:numPr>
                <w:ilvl w:val="0"/>
                <w:numId w:val="20"/>
              </w:numPr>
              <w:rPr>
                <w:rPrChange w:id="143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144" w:author="Johan Eltes" w:date="2014-04-26T22:31:00Z">
                <w:pPr>
                  <w:pStyle w:val="Brdtext"/>
                  <w:widowControl w:val="0"/>
                  <w:numPr>
                    <w:numId w:val="20"/>
                  </w:numPr>
                  <w:tabs>
                    <w:tab w:val="center" w:pos="4536"/>
                    <w:tab w:val="right" w:pos="9072"/>
                  </w:tabs>
                  <w:spacing w:before="40"/>
                  <w:ind w:left="502" w:hanging="360"/>
                  <w:jc w:val="right"/>
                </w:pPr>
              </w:pPrChange>
            </w:pPr>
            <w:r w:rsidRPr="00AF5A75">
              <w:t xml:space="preserve">Fältet </w:t>
            </w:r>
            <w:proofErr w:type="spellStart"/>
            <w:r w:rsidRPr="00AF5A75">
              <w:t>SourceSystem</w:t>
            </w:r>
            <w:proofErr w:type="spellEnd"/>
            <w:r w:rsidRPr="00AF5A75">
              <w:t xml:space="preserve"> är nu med bland attributen som gör en indexpost unikt identifierbar. Det är nödvändigt för att hantera situationer där samma kombination av övriga fält kan finnas i flera system.</w:t>
            </w:r>
          </w:p>
          <w:p w14:paraId="5E071EA9" w14:textId="77777777" w:rsidR="006C5190" w:rsidRPr="00AF5A75" w:rsidRDefault="006C5190">
            <w:pPr>
              <w:pStyle w:val="Brdtext"/>
              <w:numPr>
                <w:ilvl w:val="0"/>
                <w:numId w:val="20"/>
              </w:numPr>
              <w:rPr>
                <w:rPrChange w:id="145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146" w:author="Johan Eltes" w:date="2014-04-26T22:31:00Z">
                <w:pPr>
                  <w:pStyle w:val="Brdtext"/>
                  <w:widowControl w:val="0"/>
                  <w:numPr>
                    <w:numId w:val="20"/>
                  </w:numPr>
                  <w:tabs>
                    <w:tab w:val="center" w:pos="4536"/>
                    <w:tab w:val="right" w:pos="9072"/>
                  </w:tabs>
                  <w:spacing w:before="40"/>
                  <w:ind w:left="502" w:hanging="360"/>
                  <w:jc w:val="right"/>
                </w:pPr>
              </w:pPrChange>
            </w:pPr>
            <w:r w:rsidRPr="00AF5A75">
              <w:t xml:space="preserve">Ändrat vilka attribut i posten som definieras logisk adress i refererad tjänstedomän. </w:t>
            </w:r>
          </w:p>
          <w:p w14:paraId="523033D4" w14:textId="77777777" w:rsidR="00FB000D" w:rsidRPr="00AF5A75" w:rsidRDefault="00FB000D" w:rsidP="00214A61">
            <w:pPr>
              <w:pStyle w:val="Brdtext"/>
              <w:rPr>
                <w:rPrChange w:id="147" w:author="Lars Erik Röjerås" w:date="2014-04-04T12:08:00Z">
                  <w:rPr>
                    <w:color w:val="000000"/>
                    <w:szCs w:val="24"/>
                  </w:rPr>
                </w:rPrChange>
              </w:rPr>
            </w:pPr>
            <w:r w:rsidRPr="00AF5A75">
              <w:t>Befintliga implementationer påverkas under specifika omständigheter av ändring 1.</w:t>
            </w:r>
          </w:p>
        </w:tc>
        <w:tc>
          <w:tcPr>
            <w:tcW w:w="1980" w:type="dxa"/>
          </w:tcPr>
          <w:p w14:paraId="1E411E37" w14:textId="77777777" w:rsidR="00B35C11" w:rsidRPr="00AF5A75" w:rsidRDefault="00B35C11">
            <w:pPr>
              <w:pStyle w:val="Brdtext"/>
              <w:rPr>
                <w:rPrChange w:id="148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149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Johan Eltes</w:t>
            </w:r>
          </w:p>
        </w:tc>
        <w:tc>
          <w:tcPr>
            <w:tcW w:w="1440" w:type="dxa"/>
          </w:tcPr>
          <w:p w14:paraId="4330E16C" w14:textId="77777777" w:rsidR="00B35C11" w:rsidRPr="00AF5A75" w:rsidRDefault="00B35C11">
            <w:pPr>
              <w:pStyle w:val="Brdtext"/>
              <w:rPr>
                <w:rPrChange w:id="150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151" w:author="Johan Eltes" w:date="2014-04-26T22:31:00Z">
                <w:pPr>
                  <w:pStyle w:val="Brd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</w:tr>
      <w:tr w:rsidR="00D128BC" w:rsidRPr="00AF5A75" w14:paraId="21310286" w14:textId="77777777" w:rsidTr="003C266F">
        <w:tc>
          <w:tcPr>
            <w:tcW w:w="964" w:type="dxa"/>
          </w:tcPr>
          <w:p w14:paraId="7A1F1C31" w14:textId="77777777" w:rsidR="00D128BC" w:rsidRPr="00AF5A75" w:rsidRDefault="00D128BC">
            <w:pPr>
              <w:pStyle w:val="Brdtext"/>
              <w:rPr>
                <w:rPrChange w:id="152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153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PA12</w:t>
            </w:r>
          </w:p>
        </w:tc>
        <w:tc>
          <w:tcPr>
            <w:tcW w:w="1224" w:type="dxa"/>
          </w:tcPr>
          <w:p w14:paraId="168983DB" w14:textId="77777777" w:rsidR="00D128BC" w:rsidRPr="00AF5A75" w:rsidRDefault="004A3345">
            <w:pPr>
              <w:pStyle w:val="Brdtext"/>
              <w:rPr>
                <w:rPrChange w:id="154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155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2013-04-15</w:t>
            </w:r>
          </w:p>
        </w:tc>
        <w:tc>
          <w:tcPr>
            <w:tcW w:w="4140" w:type="dxa"/>
          </w:tcPr>
          <w:p w14:paraId="34942C5F" w14:textId="77777777" w:rsidR="00D128BC" w:rsidRPr="00AF5A75" w:rsidRDefault="004A3345">
            <w:pPr>
              <w:pStyle w:val="Brdtext"/>
              <w:numPr>
                <w:ilvl w:val="0"/>
                <w:numId w:val="22"/>
              </w:numPr>
              <w:rPr>
                <w:rPrChange w:id="156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157" w:author="Johan Eltes" w:date="2014-04-26T22:31:00Z">
                <w:pPr>
                  <w:pStyle w:val="Brdtext"/>
                  <w:widowControl w:val="0"/>
                  <w:numPr>
                    <w:numId w:val="22"/>
                  </w:numPr>
                  <w:tabs>
                    <w:tab w:val="center" w:pos="4536"/>
                    <w:tab w:val="right" w:pos="9072"/>
                  </w:tabs>
                  <w:spacing w:before="40"/>
                  <w:ind w:left="502" w:hanging="360"/>
                  <w:jc w:val="right"/>
                </w:pPr>
              </w:pPrChange>
            </w:pPr>
            <w:proofErr w:type="spellStart"/>
            <w:r w:rsidRPr="00AF5A75">
              <w:t>I</w:t>
            </w:r>
            <w:r w:rsidR="00D128BC" w:rsidRPr="00AF5A75">
              <w:t>nkonsistenser</w:t>
            </w:r>
            <w:proofErr w:type="spellEnd"/>
            <w:r w:rsidR="00D128BC" w:rsidRPr="00AF5A75">
              <w:t xml:space="preserve"> och felskrivningar rättade. </w:t>
            </w:r>
          </w:p>
          <w:p w14:paraId="3376FAC0" w14:textId="77777777" w:rsidR="004A3345" w:rsidRPr="00AF5A75" w:rsidRDefault="004A3345" w:rsidP="00214A61">
            <w:pPr>
              <w:pStyle w:val="Brdtext"/>
              <w:numPr>
                <w:ilvl w:val="0"/>
                <w:numId w:val="22"/>
              </w:numPr>
            </w:pPr>
            <w:r w:rsidRPr="00AF5A75">
              <w:t>OBS – Ett nytt fält har lagts till i EI-posten</w:t>
            </w:r>
            <w:proofErr w:type="gramStart"/>
            <w:r w:rsidRPr="00AF5A75">
              <w:t>.:</w:t>
            </w:r>
            <w:proofErr w:type="gramEnd"/>
            <w:r w:rsidRPr="00AF5A75">
              <w:t xml:space="preserve"> Data Controller (PU-</w:t>
            </w:r>
            <w:proofErr w:type="spellStart"/>
            <w:r w:rsidRPr="00AF5A75">
              <w:t>amsvarig</w:t>
            </w:r>
            <w:proofErr w:type="spellEnd"/>
            <w:r w:rsidRPr="00AF5A75">
              <w:t xml:space="preserve">). Ändringen är inte </w:t>
            </w:r>
            <w:proofErr w:type="spellStart"/>
            <w:r w:rsidRPr="00AF5A75">
              <w:t>bakåtkompatibel</w:t>
            </w:r>
            <w:proofErr w:type="spellEnd"/>
            <w:r w:rsidRPr="00AF5A75">
              <w:t xml:space="preserve"> och kräver uppdatering av alla implementationer.</w:t>
            </w:r>
            <w:r w:rsidR="00A43E73" w:rsidRPr="00AF5A75">
              <w:t xml:space="preserve"> Fältet är det av postens unika </w:t>
            </w:r>
            <w:r w:rsidR="00265194" w:rsidRPr="00AF5A75">
              <w:t>identifiering</w:t>
            </w:r>
            <w:r w:rsidR="006F261C" w:rsidRPr="00AF5A75">
              <w:t>.</w:t>
            </w:r>
          </w:p>
          <w:p w14:paraId="767E611A" w14:textId="77777777" w:rsidR="004A3345" w:rsidRPr="00AF5A75" w:rsidRDefault="004A3345">
            <w:pPr>
              <w:pStyle w:val="Brdtext"/>
              <w:numPr>
                <w:ilvl w:val="0"/>
                <w:numId w:val="22"/>
              </w:numPr>
              <w:rPr>
                <w:rPrChange w:id="158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159" w:author="Johan Eltes" w:date="2014-04-26T22:31:00Z">
                <w:pPr>
                  <w:pStyle w:val="Brdtext"/>
                  <w:widowControl w:val="0"/>
                  <w:numPr>
                    <w:numId w:val="22"/>
                  </w:numPr>
                  <w:tabs>
                    <w:tab w:val="center" w:pos="4536"/>
                    <w:tab w:val="right" w:pos="9072"/>
                  </w:tabs>
                  <w:spacing w:before="40"/>
                  <w:ind w:left="502" w:hanging="360"/>
                  <w:jc w:val="right"/>
                </w:pPr>
              </w:pPrChange>
            </w:pPr>
            <w:r w:rsidRPr="00AF5A75">
              <w:t>Ändringen 2 i PA11 är reverserad.</w:t>
            </w:r>
          </w:p>
          <w:p w14:paraId="69601BFA" w14:textId="77777777" w:rsidR="00D82DFA" w:rsidRPr="00AF5A75" w:rsidRDefault="00D82DFA">
            <w:pPr>
              <w:pStyle w:val="Brdtext"/>
              <w:numPr>
                <w:ilvl w:val="0"/>
                <w:numId w:val="22"/>
              </w:numPr>
              <w:rPr>
                <w:rPrChange w:id="160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161" w:author="Johan Eltes" w:date="2014-04-26T22:31:00Z">
                <w:pPr>
                  <w:pStyle w:val="Brdtext"/>
                  <w:widowControl w:val="0"/>
                  <w:numPr>
                    <w:numId w:val="22"/>
                  </w:numPr>
                  <w:tabs>
                    <w:tab w:val="center" w:pos="4536"/>
                    <w:tab w:val="right" w:pos="9072"/>
                  </w:tabs>
                  <w:spacing w:before="40"/>
                  <w:ind w:left="502" w:hanging="360"/>
                  <w:jc w:val="right"/>
                </w:pPr>
              </w:pPrChange>
            </w:pPr>
            <w:r w:rsidRPr="00AF5A75">
              <w:t xml:space="preserve">Storleken på begäran i </w:t>
            </w:r>
            <w:proofErr w:type="spellStart"/>
            <w:r w:rsidRPr="00AF5A75">
              <w:t>Update</w:t>
            </w:r>
            <w:proofErr w:type="spellEnd"/>
            <w:r w:rsidRPr="00AF5A75">
              <w:t xml:space="preserve"> och </w:t>
            </w:r>
            <w:proofErr w:type="spellStart"/>
            <w:r w:rsidRPr="00AF5A75">
              <w:t>ProcessNotification</w:t>
            </w:r>
            <w:proofErr w:type="spellEnd"/>
            <w:r w:rsidRPr="00AF5A75">
              <w:t xml:space="preserve"> är begränsad till 1 000 poster.</w:t>
            </w:r>
          </w:p>
          <w:p w14:paraId="0DF68A95" w14:textId="7C7D4ED2" w:rsidR="00D128BC" w:rsidRPr="00AF5A75" w:rsidRDefault="00D45EB7">
            <w:pPr>
              <w:pStyle w:val="Brdtext"/>
              <w:numPr>
                <w:ilvl w:val="0"/>
                <w:numId w:val="22"/>
              </w:numPr>
              <w:rPr>
                <w:rPrChange w:id="162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163" w:author="Johan Eltes" w:date="2014-04-26T22:31:00Z">
                <w:pPr>
                  <w:pStyle w:val="Brdtext"/>
                  <w:widowControl w:val="0"/>
                  <w:numPr>
                    <w:numId w:val="22"/>
                  </w:numPr>
                  <w:tabs>
                    <w:tab w:val="center" w:pos="4536"/>
                    <w:tab w:val="right" w:pos="9072"/>
                  </w:tabs>
                  <w:spacing w:before="40"/>
                  <w:ind w:left="502" w:hanging="360"/>
                  <w:jc w:val="right"/>
                </w:pPr>
              </w:pPrChange>
            </w:pPr>
            <w:r w:rsidRPr="00AF5A75">
              <w:t>Tagit bort exemplen på domänspecifika tillämpningsanvisningar</w:t>
            </w:r>
          </w:p>
        </w:tc>
        <w:tc>
          <w:tcPr>
            <w:tcW w:w="1980" w:type="dxa"/>
          </w:tcPr>
          <w:p w14:paraId="462F22C9" w14:textId="77777777" w:rsidR="00D128BC" w:rsidRPr="00AF5A75" w:rsidRDefault="00D128BC">
            <w:pPr>
              <w:pStyle w:val="Brdtext"/>
              <w:rPr>
                <w:rPrChange w:id="164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165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Johan Eltes</w:t>
            </w:r>
          </w:p>
        </w:tc>
        <w:tc>
          <w:tcPr>
            <w:tcW w:w="1440" w:type="dxa"/>
          </w:tcPr>
          <w:p w14:paraId="19565CC0" w14:textId="77777777" w:rsidR="00D128BC" w:rsidRPr="00AF5A75" w:rsidRDefault="00D128BC">
            <w:pPr>
              <w:pStyle w:val="Brdtext"/>
              <w:rPr>
                <w:rPrChange w:id="166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167" w:author="Johan Eltes" w:date="2014-04-26T22:31:00Z">
                <w:pPr>
                  <w:pStyle w:val="Brd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</w:tr>
      <w:tr w:rsidR="00EC370D" w:rsidRPr="00AF5A75" w14:paraId="4077979B" w14:textId="77777777" w:rsidTr="003C266F">
        <w:tc>
          <w:tcPr>
            <w:tcW w:w="964" w:type="dxa"/>
          </w:tcPr>
          <w:p w14:paraId="60AA63EC" w14:textId="46FFFD62" w:rsidR="00EC370D" w:rsidRPr="00AF5A75" w:rsidRDefault="00EC370D">
            <w:pPr>
              <w:pStyle w:val="Brdtext"/>
              <w:rPr>
                <w:rPrChange w:id="168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169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PA13</w:t>
            </w:r>
          </w:p>
        </w:tc>
        <w:tc>
          <w:tcPr>
            <w:tcW w:w="1224" w:type="dxa"/>
          </w:tcPr>
          <w:p w14:paraId="03C84A60" w14:textId="65A87DE7" w:rsidR="00EC370D" w:rsidRPr="00AF5A75" w:rsidRDefault="00EC370D">
            <w:pPr>
              <w:pStyle w:val="Brdtext"/>
              <w:rPr>
                <w:rPrChange w:id="170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171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2013-04-15</w:t>
            </w:r>
          </w:p>
        </w:tc>
        <w:tc>
          <w:tcPr>
            <w:tcW w:w="4140" w:type="dxa"/>
          </w:tcPr>
          <w:p w14:paraId="35D9FF18" w14:textId="73F221B5" w:rsidR="00EC370D" w:rsidRPr="00AF5A75" w:rsidRDefault="00EC370D">
            <w:pPr>
              <w:pStyle w:val="Brdtext"/>
              <w:rPr>
                <w:rPrChange w:id="172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173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proofErr w:type="spellStart"/>
            <w:r w:rsidRPr="00AF5A75">
              <w:t>Formatteringsproblemen</w:t>
            </w:r>
            <w:proofErr w:type="spellEnd"/>
            <w:r w:rsidRPr="00AF5A75">
              <w:t xml:space="preserve"> i </w:t>
            </w:r>
            <w:proofErr w:type="spellStart"/>
            <w:r w:rsidRPr="00AF5A75">
              <w:t>word</w:t>
            </w:r>
            <w:proofErr w:type="spellEnd"/>
            <w:r w:rsidRPr="00AF5A75">
              <w:t xml:space="preserve">-dokumentet har åtgärdats. Stort tack till </w:t>
            </w:r>
            <w:r w:rsidR="00AF5A75" w:rsidRPr="00EE4003">
              <w:rPr>
                <w:rPrChange w:id="174" w:author="Lars Erik Röjerås" w:date="2014-04-04T12:08:00Z">
                  <w:rPr>
                    <w:rStyle w:val="Hyperlnk"/>
                  </w:rPr>
                </w:rPrChange>
              </w:rPr>
              <w:fldChar w:fldCharType="begin"/>
            </w:r>
            <w:r w:rsidR="00AF5A75" w:rsidRPr="00AF5A75">
              <w:instrText xml:space="preserve"> HYPERLINK "mailto:johan.burman@lg.se" </w:instrText>
            </w:r>
            <w:r w:rsidR="00AF5A75" w:rsidRPr="00EE4003">
              <w:rPr>
                <w:rPrChange w:id="175" w:author="Lars Erik Röjerås" w:date="2014-04-04T12:08:00Z">
                  <w:rPr>
                    <w:rStyle w:val="Hyperlnk"/>
                  </w:rPr>
                </w:rPrChange>
              </w:rPr>
              <w:fldChar w:fldCharType="separate"/>
            </w:r>
            <w:r w:rsidRPr="00AF5A75">
              <w:rPr>
                <w:rStyle w:val="Hyperlnk"/>
              </w:rPr>
              <w:t>johan.burman@lg.se</w:t>
            </w:r>
            <w:r w:rsidR="00AF5A75" w:rsidRPr="00EE4003">
              <w:rPr>
                <w:rStyle w:val="Hyperlnk"/>
              </w:rPr>
              <w:fldChar w:fldCharType="end"/>
            </w:r>
            <w:r w:rsidRPr="00AF5A75">
              <w:t xml:space="preserve"> som knäckte gåtan!</w:t>
            </w:r>
          </w:p>
        </w:tc>
        <w:tc>
          <w:tcPr>
            <w:tcW w:w="1980" w:type="dxa"/>
          </w:tcPr>
          <w:p w14:paraId="627282A9" w14:textId="77777777" w:rsidR="00EC370D" w:rsidRPr="00AF5A75" w:rsidRDefault="00EC370D">
            <w:pPr>
              <w:pStyle w:val="Brdtext"/>
              <w:rPr>
                <w:rPrChange w:id="176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177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Johan Eltes</w:t>
            </w:r>
          </w:p>
          <w:p w14:paraId="071C1ABB" w14:textId="5E0B7F6F" w:rsidR="00EC370D" w:rsidRPr="00AF5A75" w:rsidRDefault="00EC370D">
            <w:pPr>
              <w:pStyle w:val="Brdtext"/>
              <w:rPr>
                <w:rPrChange w:id="178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179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Johan Burman</w:t>
            </w:r>
          </w:p>
        </w:tc>
        <w:tc>
          <w:tcPr>
            <w:tcW w:w="1440" w:type="dxa"/>
          </w:tcPr>
          <w:p w14:paraId="5C3A37B2" w14:textId="77777777" w:rsidR="00EC370D" w:rsidRPr="00AF5A75" w:rsidRDefault="00EC370D">
            <w:pPr>
              <w:pStyle w:val="Brdtext"/>
              <w:rPr>
                <w:rPrChange w:id="180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181" w:author="Johan Eltes" w:date="2014-04-26T22:31:00Z">
                <w:pPr>
                  <w:pStyle w:val="Brd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</w:tr>
      <w:tr w:rsidR="00FA1160" w:rsidRPr="00AF5A75" w14:paraId="705F0D96" w14:textId="77777777" w:rsidTr="003C266F">
        <w:tc>
          <w:tcPr>
            <w:tcW w:w="964" w:type="dxa"/>
          </w:tcPr>
          <w:p w14:paraId="7099C0AF" w14:textId="099918E0" w:rsidR="00FA1160" w:rsidRPr="00AF5A75" w:rsidRDefault="00FA1160">
            <w:pPr>
              <w:pStyle w:val="Brdtext"/>
              <w:rPr>
                <w:rPrChange w:id="182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183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PA14</w:t>
            </w:r>
          </w:p>
        </w:tc>
        <w:tc>
          <w:tcPr>
            <w:tcW w:w="1224" w:type="dxa"/>
          </w:tcPr>
          <w:p w14:paraId="5581F3C8" w14:textId="7BD28F60" w:rsidR="00FA1160" w:rsidRPr="00AF5A75" w:rsidRDefault="00FA1160">
            <w:pPr>
              <w:pStyle w:val="Brdtext"/>
              <w:rPr>
                <w:rPrChange w:id="184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185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2013-05-30</w:t>
            </w:r>
          </w:p>
        </w:tc>
        <w:tc>
          <w:tcPr>
            <w:tcW w:w="4140" w:type="dxa"/>
          </w:tcPr>
          <w:p w14:paraId="3D4B88A5" w14:textId="4933EB4A" w:rsidR="00755C70" w:rsidRPr="00AF5A75" w:rsidRDefault="00755C70">
            <w:pPr>
              <w:pStyle w:val="Brdtext"/>
              <w:rPr>
                <w:rPrChange w:id="186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187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 xml:space="preserve">Två </w:t>
            </w:r>
            <w:proofErr w:type="spellStart"/>
            <w:r w:rsidRPr="00AF5A75">
              <w:t>bakåtkompatibla</w:t>
            </w:r>
            <w:proofErr w:type="spellEnd"/>
            <w:r w:rsidRPr="00AF5A75">
              <w:t xml:space="preserve"> förändringar, #1 är en felrättning och #2 är en förenkling av regelverket.</w:t>
            </w:r>
          </w:p>
          <w:p w14:paraId="13623BF3" w14:textId="5CB0500B" w:rsidR="00755C70" w:rsidRPr="00AF5A75" w:rsidRDefault="00755C70" w:rsidP="00214A61">
            <w:pPr>
              <w:pStyle w:val="Brdtext"/>
              <w:numPr>
                <w:ilvl w:val="0"/>
                <w:numId w:val="23"/>
              </w:numPr>
              <w:rPr>
                <w:b/>
                <w:rPrChange w:id="188" w:author="Lars Erik Röjerås" w:date="2014-04-04T12:08:00Z">
                  <w:rPr>
                    <w:b/>
                    <w:color w:val="000000"/>
                    <w:szCs w:val="24"/>
                  </w:rPr>
                </w:rPrChange>
              </w:rPr>
            </w:pPr>
            <w:r w:rsidRPr="00AF5A75">
              <w:rPr>
                <w:b/>
              </w:rPr>
              <w:t xml:space="preserve">Tjänsten </w:t>
            </w:r>
            <w:proofErr w:type="spellStart"/>
            <w:r w:rsidR="00FA1160" w:rsidRPr="00AF5A75">
              <w:rPr>
                <w:b/>
              </w:rPr>
              <w:t>FindContent</w:t>
            </w:r>
            <w:proofErr w:type="spellEnd"/>
            <w:r w:rsidRPr="00AF5A75">
              <w:rPr>
                <w:b/>
              </w:rPr>
              <w:t>.</w:t>
            </w:r>
            <w:r w:rsidRPr="00AF5A75">
              <w:rPr>
                <w:b/>
              </w:rPr>
              <w:br/>
            </w:r>
            <w:r w:rsidRPr="00AF5A75">
              <w:t xml:space="preserve">Fälten </w:t>
            </w:r>
            <w:proofErr w:type="spellStart"/>
            <w:r w:rsidRPr="00AF5A75">
              <w:t>registeredResidentIdentification</w:t>
            </w:r>
            <w:proofErr w:type="spellEnd"/>
            <w:r w:rsidRPr="00AF5A75">
              <w:t xml:space="preserve"> och </w:t>
            </w:r>
            <w:proofErr w:type="spellStart"/>
            <w:r w:rsidRPr="00AF5A75">
              <w:t>serviceDomain</w:t>
            </w:r>
            <w:proofErr w:type="spellEnd"/>
            <w:r w:rsidRPr="00AF5A75">
              <w:t xml:space="preserve"> skall vara obligatoriska i </w:t>
            </w:r>
            <w:proofErr w:type="spellStart"/>
            <w:r w:rsidRPr="00AF5A75">
              <w:t>FindContent</w:t>
            </w:r>
            <w:proofErr w:type="spellEnd"/>
            <w:r w:rsidRPr="00AF5A75">
              <w:t xml:space="preserve"> begäran (</w:t>
            </w:r>
            <w:proofErr w:type="spellStart"/>
            <w:r w:rsidRPr="00AF5A75">
              <w:t>request</w:t>
            </w:r>
            <w:proofErr w:type="spellEnd"/>
            <w:r w:rsidRPr="00AF5A75">
              <w:t>), övriga fält frivilliga.</w:t>
            </w:r>
            <w:r w:rsidRPr="00AF5A75">
              <w:rPr>
                <w:b/>
              </w:rPr>
              <w:br/>
            </w:r>
            <w:r w:rsidRPr="00AF5A75">
              <w:rPr>
                <w:b/>
              </w:rPr>
              <w:br/>
            </w:r>
            <w:r w:rsidRPr="00AF5A75">
              <w:t xml:space="preserve">I dagsläget står fälten </w:t>
            </w:r>
            <w:proofErr w:type="spellStart"/>
            <w:r w:rsidRPr="00AF5A75">
              <w:t>clinicalProcessInterestId</w:t>
            </w:r>
            <w:proofErr w:type="spellEnd"/>
            <w:r w:rsidRPr="00AF5A75">
              <w:t xml:space="preserve"> och </w:t>
            </w:r>
            <w:proofErr w:type="spellStart"/>
            <w:r w:rsidRPr="00AF5A75">
              <w:lastRenderedPageBreak/>
              <w:t>dataController</w:t>
            </w:r>
            <w:proofErr w:type="spellEnd"/>
            <w:r w:rsidRPr="00AF5A75">
              <w:t xml:space="preserve"> som obligatoriska i dokumentet, resten frivilliga.</w:t>
            </w:r>
            <w:r w:rsidRPr="00AF5A75">
              <w:rPr>
                <w:b/>
              </w:rPr>
              <w:br/>
            </w:r>
            <w:r w:rsidRPr="00AF5A75">
              <w:rPr>
                <w:b/>
              </w:rPr>
              <w:br/>
            </w:r>
            <w:r w:rsidRPr="00AF5A75">
              <w:t xml:space="preserve">I </w:t>
            </w:r>
            <w:proofErr w:type="spellStart"/>
            <w:r w:rsidRPr="00AF5A75">
              <w:t>xml-schemat</w:t>
            </w:r>
            <w:proofErr w:type="spellEnd"/>
            <w:r w:rsidRPr="00AF5A75">
              <w:t xml:space="preserve"> står fältet </w:t>
            </w:r>
            <w:proofErr w:type="spellStart"/>
            <w:r w:rsidRPr="00AF5A75">
              <w:t>dataController</w:t>
            </w:r>
            <w:proofErr w:type="spellEnd"/>
            <w:r w:rsidRPr="00AF5A75">
              <w:t xml:space="preserve"> som obligatoriskt fält vilket omöjliggör att man använder </w:t>
            </w:r>
            <w:proofErr w:type="spellStart"/>
            <w:r w:rsidRPr="00AF5A75">
              <w:t>xml</w:t>
            </w:r>
            <w:proofErr w:type="spellEnd"/>
            <w:r w:rsidRPr="00AF5A75">
              <w:t xml:space="preserve"> schema validering i samband med användning av </w:t>
            </w:r>
            <w:proofErr w:type="spellStart"/>
            <w:r w:rsidRPr="00AF5A75">
              <w:t>FindContent</w:t>
            </w:r>
            <w:proofErr w:type="spellEnd"/>
            <w:r w:rsidRPr="00AF5A75">
              <w:t xml:space="preserve"> tjänsten.</w:t>
            </w:r>
          </w:p>
          <w:p w14:paraId="45D92B8B" w14:textId="77777777" w:rsidR="00755C70" w:rsidRPr="00AF5A75" w:rsidRDefault="00755C70">
            <w:pPr>
              <w:pStyle w:val="Brdtext"/>
              <w:rPr>
                <w:rPrChange w:id="189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190" w:author="Johan Eltes" w:date="2014-04-26T22:31:00Z">
                <w:pPr>
                  <w:pStyle w:val="Brdtext"/>
                  <w:tabs>
                    <w:tab w:val="left" w:pos="2376"/>
                  </w:tabs>
                  <w:spacing w:before="40"/>
                  <w:ind w:left="360"/>
                  <w:jc w:val="center"/>
                </w:pPr>
              </w:pPrChange>
            </w:pPr>
          </w:p>
          <w:p w14:paraId="28037C29" w14:textId="067467AF" w:rsidR="00134AA4" w:rsidRPr="00AF5A75" w:rsidDel="00306C66" w:rsidRDefault="00755C70">
            <w:pPr>
              <w:pStyle w:val="Brdtext"/>
              <w:numPr>
                <w:ilvl w:val="0"/>
                <w:numId w:val="23"/>
              </w:numPr>
              <w:rPr>
                <w:del w:id="191" w:author="Johan Eltes" w:date="2014-04-26T22:33:00Z"/>
                <w:rPrChange w:id="192" w:author="Lars Erik Röjerås" w:date="2014-04-04T12:08:00Z">
                  <w:rPr>
                    <w:del w:id="193" w:author="Johan Eltes" w:date="2014-04-26T22:33:00Z"/>
                    <w:color w:val="000000"/>
                    <w:sz w:val="16"/>
                    <w:szCs w:val="24"/>
                  </w:rPr>
                </w:rPrChange>
              </w:rPr>
              <w:pPrChange w:id="194" w:author="Johan Eltes" w:date="2014-04-26T22:31:00Z">
                <w:pPr>
                  <w:pStyle w:val="Brdtext"/>
                  <w:widowControl w:val="0"/>
                  <w:numPr>
                    <w:numId w:val="23"/>
                  </w:numPr>
                  <w:tabs>
                    <w:tab w:val="center" w:pos="4536"/>
                    <w:tab w:val="right" w:pos="9072"/>
                  </w:tabs>
                  <w:spacing w:before="40"/>
                  <w:ind w:left="720" w:hanging="360"/>
                  <w:jc w:val="right"/>
                </w:pPr>
              </w:pPrChange>
            </w:pPr>
            <w:r w:rsidRPr="00AF5A75">
              <w:rPr>
                <w:b/>
              </w:rPr>
              <w:t xml:space="preserve">Tjänsten </w:t>
            </w:r>
            <w:proofErr w:type="spellStart"/>
            <w:r w:rsidR="00FA1160" w:rsidRPr="00AF5A75">
              <w:rPr>
                <w:b/>
              </w:rPr>
              <w:t>Update</w:t>
            </w:r>
            <w:proofErr w:type="spellEnd"/>
            <w:r w:rsidRPr="00AF5A75">
              <w:rPr>
                <w:b/>
              </w:rPr>
              <w:t>.</w:t>
            </w:r>
            <w:r w:rsidR="00134AA4" w:rsidRPr="00AF5A75">
              <w:br/>
              <w:t xml:space="preserve">I gällande version står att </w:t>
            </w:r>
            <w:proofErr w:type="spellStart"/>
            <w:r w:rsidR="00134AA4" w:rsidRPr="00AF5A75">
              <w:t>DataController</w:t>
            </w:r>
            <w:proofErr w:type="spellEnd"/>
            <w:r w:rsidR="00134AA4" w:rsidRPr="00AF5A75">
              <w:t xml:space="preserve"> ska sättas till </w:t>
            </w:r>
            <w:proofErr w:type="spellStart"/>
            <w:r w:rsidR="00134AA4" w:rsidRPr="00AF5A75">
              <w:t>orgnummer</w:t>
            </w:r>
            <w:proofErr w:type="spellEnd"/>
            <w:r w:rsidR="00134AA4" w:rsidRPr="00AF5A75">
              <w:t xml:space="preserve"> (bolagsverket) för PU-ansvarig vårdgivare. Det har visat sig problematiskt att få fram </w:t>
            </w:r>
            <w:proofErr w:type="spellStart"/>
            <w:r w:rsidR="00134AA4" w:rsidRPr="00AF5A75">
              <w:t>orgnummer</w:t>
            </w:r>
            <w:proofErr w:type="spellEnd"/>
            <w:r w:rsidR="00134AA4" w:rsidRPr="00AF5A75">
              <w:t xml:space="preserve"> för journalleverantörerna. Resultatet är att de behöver införa manuell mappning mellan </w:t>
            </w:r>
            <w:proofErr w:type="spellStart"/>
            <w:r w:rsidR="00134AA4" w:rsidRPr="00AF5A75">
              <w:t>HSA</w:t>
            </w:r>
            <w:proofErr w:type="spellEnd"/>
            <w:r w:rsidR="00134AA4" w:rsidRPr="00AF5A75">
              <w:t xml:space="preserve">-id och </w:t>
            </w:r>
            <w:proofErr w:type="spellStart"/>
            <w:r w:rsidR="00134AA4" w:rsidRPr="00AF5A75">
              <w:t>orgnummer</w:t>
            </w:r>
            <w:proofErr w:type="spellEnd"/>
            <w:r w:rsidR="00134AA4" w:rsidRPr="00AF5A75">
              <w:t xml:space="preserve"> enbart för att kunna uppdatera EI enligt regelverket. Det är en stor börda för system med många vårdgivare (</w:t>
            </w:r>
            <w:proofErr w:type="spellStart"/>
            <w:r w:rsidR="00134AA4" w:rsidRPr="00AF5A75">
              <w:t>Take</w:t>
            </w:r>
            <w:proofErr w:type="spellEnd"/>
            <w:r w:rsidR="00134AA4" w:rsidRPr="00AF5A75">
              <w:t xml:space="preserve"> Care, </w:t>
            </w:r>
            <w:proofErr w:type="spellStart"/>
            <w:r w:rsidR="00134AA4" w:rsidRPr="00AF5A75">
              <w:t>Svevac</w:t>
            </w:r>
            <w:proofErr w:type="spellEnd"/>
            <w:r w:rsidR="00134AA4" w:rsidRPr="00AF5A75">
              <w:t xml:space="preserve"> vaccinationsjournal) </w:t>
            </w:r>
            <w:proofErr w:type="spellStart"/>
            <w:r w:rsidR="00134AA4" w:rsidRPr="00AF5A75">
              <w:t>etc</w:t>
            </w:r>
            <w:proofErr w:type="spellEnd"/>
            <w:r w:rsidR="00134AA4" w:rsidRPr="00AF5A75">
              <w:t xml:space="preserve"> </w:t>
            </w:r>
            <w:proofErr w:type="spellStart"/>
            <w:r w:rsidR="00134AA4" w:rsidRPr="00AF5A75">
              <w:t>iom</w:t>
            </w:r>
            <w:proofErr w:type="spellEnd"/>
            <w:r w:rsidR="00134AA4" w:rsidRPr="00AF5A75">
              <w:t xml:space="preserve"> att de inte redan har den uppgiften. </w:t>
            </w:r>
            <w:proofErr w:type="spellStart"/>
            <w:r w:rsidR="00134AA4" w:rsidRPr="00AF5A75">
              <w:t>HSA</w:t>
            </w:r>
            <w:proofErr w:type="spellEnd"/>
            <w:r w:rsidR="00134AA4" w:rsidRPr="00AF5A75">
              <w:t xml:space="preserve">-id innehåller organisationsnummer med det är </w:t>
            </w:r>
            <w:proofErr w:type="spellStart"/>
            <w:r w:rsidR="00134AA4" w:rsidRPr="00AF5A75">
              <w:t>HSA</w:t>
            </w:r>
            <w:proofErr w:type="spellEnd"/>
            <w:r w:rsidR="00134AA4" w:rsidRPr="00AF5A75">
              <w:t xml:space="preserve">-utfärdarens </w:t>
            </w:r>
            <w:proofErr w:type="spellStart"/>
            <w:r w:rsidR="00134AA4" w:rsidRPr="00AF5A75">
              <w:t>HSA</w:t>
            </w:r>
            <w:proofErr w:type="spellEnd"/>
            <w:r w:rsidR="00134AA4" w:rsidRPr="00AF5A75">
              <w:t xml:space="preserve">-id - inte vårdgivarens. Ibland sammanfaller dessa, men inte alltid. Inom SLL finns 100-tals vårdgivare under SLL:s </w:t>
            </w:r>
            <w:proofErr w:type="spellStart"/>
            <w:r w:rsidR="00134AA4" w:rsidRPr="00AF5A75">
              <w:t>HSA</w:t>
            </w:r>
            <w:proofErr w:type="spellEnd"/>
            <w:r w:rsidR="00134AA4" w:rsidRPr="00AF5A75">
              <w:t xml:space="preserve">-gren. Alla har SLL:s </w:t>
            </w:r>
            <w:proofErr w:type="spellStart"/>
            <w:r w:rsidR="00134AA4" w:rsidRPr="00AF5A75">
              <w:t>orgnummer</w:t>
            </w:r>
            <w:proofErr w:type="spellEnd"/>
            <w:r w:rsidR="00134AA4" w:rsidRPr="00AF5A75">
              <w:t xml:space="preserve"> som del i sina </w:t>
            </w:r>
            <w:proofErr w:type="spellStart"/>
            <w:r w:rsidR="00134AA4" w:rsidRPr="00AF5A75">
              <w:t>HSA-id:n</w:t>
            </w:r>
            <w:proofErr w:type="spellEnd"/>
            <w:r w:rsidR="00134AA4" w:rsidRPr="00AF5A75">
              <w:t>.</w:t>
            </w:r>
            <w:r w:rsidR="00134AA4" w:rsidRPr="00AF5A75">
              <w:br/>
            </w:r>
            <w:r w:rsidR="00134AA4" w:rsidRPr="00AF5A75">
              <w:br/>
              <w:t xml:space="preserve">Kravet omformuleras därför till att värdet för </w:t>
            </w:r>
            <w:proofErr w:type="spellStart"/>
            <w:r w:rsidR="00134AA4" w:rsidRPr="00AF5A75">
              <w:t>DataController</w:t>
            </w:r>
            <w:proofErr w:type="spellEnd"/>
            <w:r w:rsidR="00134AA4" w:rsidRPr="00AF5A75">
              <w:t xml:space="preserve"> skall vara något värde som i </w:t>
            </w:r>
            <w:proofErr w:type="spellStart"/>
            <w:r w:rsidR="00134AA4" w:rsidRPr="00AF5A75">
              <w:t>källsystemet</w:t>
            </w:r>
            <w:proofErr w:type="spellEnd"/>
            <w:r w:rsidR="00134AA4" w:rsidRPr="00AF5A75">
              <w:t xml:space="preserve"> (med id </w:t>
            </w:r>
            <w:proofErr w:type="spellStart"/>
            <w:r w:rsidR="00134AA4" w:rsidRPr="00AF5A75">
              <w:t>SourceSystem</w:t>
            </w:r>
            <w:proofErr w:type="spellEnd"/>
            <w:r w:rsidR="007D6B7D" w:rsidRPr="00AF5A75">
              <w:t xml:space="preserve"> (</w:t>
            </w:r>
            <w:proofErr w:type="spellStart"/>
            <w:r w:rsidR="00134AA4" w:rsidRPr="00AF5A75">
              <w:t>HSAid</w:t>
            </w:r>
            <w:proofErr w:type="spellEnd"/>
            <w:r w:rsidR="007D6B7D" w:rsidRPr="00AF5A75">
              <w:t>)</w:t>
            </w:r>
            <w:r w:rsidR="00134AA4" w:rsidRPr="00AF5A75">
              <w:t xml:space="preserve">) unikt identifierar PU-ansvarig organisation. Kravet från </w:t>
            </w:r>
            <w:proofErr w:type="spellStart"/>
            <w:r w:rsidR="00134AA4" w:rsidRPr="00AF5A75">
              <w:t>PUL</w:t>
            </w:r>
            <w:proofErr w:type="spellEnd"/>
            <w:r w:rsidR="00134AA4" w:rsidRPr="00AF5A75">
              <w:t xml:space="preserve"> är att ha spårbarhet till PU-ansvarig. Det finns inget krav på att detta måste ske genom att just organisationsnummer finns i posten.</w:t>
            </w:r>
            <w:r w:rsidR="002D0CE9" w:rsidRPr="00AF5A75">
              <w:br/>
            </w:r>
            <w:r w:rsidR="002D0CE9" w:rsidRPr="00AF5A75">
              <w:br/>
              <w:t xml:space="preserve">Denna förenkling är granskad och godkänd av Ewa </w:t>
            </w:r>
            <w:proofErr w:type="spellStart"/>
            <w:r w:rsidR="002D0CE9" w:rsidRPr="00AF5A75">
              <w:t>Jerilgård</w:t>
            </w:r>
            <w:proofErr w:type="spellEnd"/>
            <w:r w:rsidR="002D0CE9" w:rsidRPr="00AF5A75">
              <w:t xml:space="preserve">, ansvarig för säkerhetsarkitektur på </w:t>
            </w:r>
            <w:proofErr w:type="spellStart"/>
            <w:r w:rsidR="002D0CE9" w:rsidRPr="00AF5A75">
              <w:t>CeHis</w:t>
            </w:r>
            <w:proofErr w:type="spellEnd"/>
            <w:r w:rsidR="002D0CE9" w:rsidRPr="00AF5A75">
              <w:t xml:space="preserve"> 2013-05-29.</w:t>
            </w:r>
          </w:p>
          <w:p w14:paraId="67E1F2A7" w14:textId="70BC7D38" w:rsidR="00FA1160" w:rsidRPr="00AF5A75" w:rsidDel="00306C66" w:rsidRDefault="00FA1160">
            <w:pPr>
              <w:pStyle w:val="Brdtext"/>
              <w:numPr>
                <w:ilvl w:val="0"/>
                <w:numId w:val="23"/>
              </w:numPr>
              <w:rPr>
                <w:del w:id="195" w:author="Johan Eltes" w:date="2014-04-26T22:33:00Z"/>
                <w:rPrChange w:id="196" w:author="Lars Erik Röjerås" w:date="2014-04-04T12:08:00Z">
                  <w:rPr>
                    <w:del w:id="197" w:author="Johan Eltes" w:date="2014-04-26T22:33:00Z"/>
                    <w:color w:val="000000"/>
                    <w:sz w:val="16"/>
                    <w:szCs w:val="24"/>
                  </w:rPr>
                </w:rPrChange>
              </w:rPr>
              <w:pPrChange w:id="198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del w:id="199" w:author="Johan Eltes" w:date="2014-04-26T22:33:00Z">
              <w:r w:rsidRPr="00306C66" w:rsidDel="00306C66">
                <w:rPr>
                  <w:highlight w:val="yellow"/>
                </w:rPr>
                <w:delText>Alla ändringar är markerade i gult</w:delText>
              </w:r>
            </w:del>
          </w:p>
          <w:p w14:paraId="75722362" w14:textId="1F9B26A9" w:rsidR="00FA1160" w:rsidRPr="00AF5A75" w:rsidRDefault="00FA1160">
            <w:pPr>
              <w:pStyle w:val="Brdtext"/>
              <w:numPr>
                <w:ilvl w:val="0"/>
                <w:numId w:val="23"/>
              </w:numPr>
              <w:rPr>
                <w:rPrChange w:id="200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201" w:author="Johan Eltes" w:date="2014-04-26T22:33:00Z">
                <w:pPr>
                  <w:pStyle w:val="Brd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  <w:tc>
          <w:tcPr>
            <w:tcW w:w="1980" w:type="dxa"/>
          </w:tcPr>
          <w:p w14:paraId="36C45DBD" w14:textId="6E45B89C" w:rsidR="00FA1160" w:rsidRPr="00AF5A75" w:rsidRDefault="00FA1160">
            <w:pPr>
              <w:pStyle w:val="Brdtext"/>
              <w:rPr>
                <w:rPrChange w:id="202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203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lastRenderedPageBreak/>
              <w:t>Magnus Larsson</w:t>
            </w:r>
          </w:p>
        </w:tc>
        <w:tc>
          <w:tcPr>
            <w:tcW w:w="1440" w:type="dxa"/>
          </w:tcPr>
          <w:p w14:paraId="264CEE4F" w14:textId="77777777" w:rsidR="00FA1160" w:rsidRPr="00AF5A75" w:rsidRDefault="00FA1160">
            <w:pPr>
              <w:pStyle w:val="Brdtext"/>
              <w:rPr>
                <w:rPrChange w:id="204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205" w:author="Johan Eltes" w:date="2014-04-26T22:31:00Z">
                <w:pPr>
                  <w:pStyle w:val="Brd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</w:tr>
      <w:tr w:rsidR="00FD764C" w:rsidRPr="00AF5A75" w14:paraId="02FE055A" w14:textId="77777777" w:rsidTr="003C266F">
        <w:tc>
          <w:tcPr>
            <w:tcW w:w="964" w:type="dxa"/>
          </w:tcPr>
          <w:p w14:paraId="73B5FD60" w14:textId="661FED17" w:rsidR="00FD764C" w:rsidRPr="00AF5A75" w:rsidRDefault="00FD764C">
            <w:pPr>
              <w:pStyle w:val="Brdtext"/>
              <w:rPr>
                <w:rPrChange w:id="206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207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lastRenderedPageBreak/>
              <w:t>A</w:t>
            </w:r>
          </w:p>
        </w:tc>
        <w:tc>
          <w:tcPr>
            <w:tcW w:w="1224" w:type="dxa"/>
          </w:tcPr>
          <w:p w14:paraId="27C653DF" w14:textId="6C8A236A" w:rsidR="00FD764C" w:rsidRPr="00AF5A75" w:rsidRDefault="00FD764C">
            <w:pPr>
              <w:pStyle w:val="Brdtext"/>
              <w:rPr>
                <w:rPrChange w:id="208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209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2013-06-04</w:t>
            </w:r>
          </w:p>
        </w:tc>
        <w:tc>
          <w:tcPr>
            <w:tcW w:w="4140" w:type="dxa"/>
          </w:tcPr>
          <w:p w14:paraId="23664AEB" w14:textId="77777777" w:rsidR="00FD764C" w:rsidRPr="00AF5A75" w:rsidDel="00306C66" w:rsidRDefault="002614B5">
            <w:pPr>
              <w:pStyle w:val="Brdtext"/>
              <w:rPr>
                <w:del w:id="210" w:author="Johan Eltes" w:date="2014-04-26T22:33:00Z"/>
                <w:rPrChange w:id="211" w:author="Lars Erik Röjerås" w:date="2014-04-04T12:08:00Z">
                  <w:rPr>
                    <w:del w:id="212" w:author="Johan Eltes" w:date="2014-04-26T22:33:00Z"/>
                    <w:color w:val="000000"/>
                    <w:sz w:val="16"/>
                    <w:szCs w:val="24"/>
                  </w:rPr>
                </w:rPrChange>
              </w:rPr>
              <w:pPrChange w:id="213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 xml:space="preserve">Ytterligare en uppdatering av beskrivningen av fältet </w:t>
            </w:r>
            <w:proofErr w:type="spellStart"/>
            <w:r w:rsidRPr="00AF5A75">
              <w:t>DataController</w:t>
            </w:r>
            <w:proofErr w:type="spellEnd"/>
            <w:r w:rsidRPr="00AF5A75">
              <w:t>, se avsnittet för Informationsmodell.</w:t>
            </w:r>
          </w:p>
          <w:p w14:paraId="7E8C5F8F" w14:textId="68A37E6D" w:rsidR="002614B5" w:rsidRPr="00AF5A75" w:rsidRDefault="002614B5">
            <w:pPr>
              <w:pStyle w:val="Brdtext"/>
              <w:rPr>
                <w:rPrChange w:id="214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215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del w:id="216" w:author="Johan Eltes" w:date="2014-04-26T22:33:00Z">
              <w:r w:rsidRPr="00AF5A75" w:rsidDel="00306C66">
                <w:rPr>
                  <w:highlight w:val="yellow"/>
                </w:rPr>
                <w:delText>Ändring är markerad i gult</w:delText>
              </w:r>
            </w:del>
          </w:p>
        </w:tc>
        <w:tc>
          <w:tcPr>
            <w:tcW w:w="1980" w:type="dxa"/>
          </w:tcPr>
          <w:p w14:paraId="6A3AF113" w14:textId="4D881139" w:rsidR="00FD764C" w:rsidRPr="00AF5A75" w:rsidRDefault="002614B5">
            <w:pPr>
              <w:pStyle w:val="Brdtext"/>
              <w:rPr>
                <w:rPrChange w:id="217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218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Magnus Larsson</w:t>
            </w:r>
          </w:p>
        </w:tc>
        <w:tc>
          <w:tcPr>
            <w:tcW w:w="1440" w:type="dxa"/>
          </w:tcPr>
          <w:p w14:paraId="723F571E" w14:textId="55F224BC" w:rsidR="00FD764C" w:rsidRPr="00AF5A75" w:rsidRDefault="001E1A49">
            <w:pPr>
              <w:pStyle w:val="Brdtext"/>
              <w:rPr>
                <w:rPrChange w:id="219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220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Anders Bergman</w:t>
            </w:r>
          </w:p>
        </w:tc>
      </w:tr>
      <w:tr w:rsidR="00306C66" w:rsidRPr="00AF5A75" w14:paraId="1A5F1147" w14:textId="77777777" w:rsidTr="003C266F">
        <w:trPr>
          <w:ins w:id="221" w:author="Johan Eltes" w:date="2014-04-26T22:33:00Z"/>
        </w:trPr>
        <w:tc>
          <w:tcPr>
            <w:tcW w:w="964" w:type="dxa"/>
          </w:tcPr>
          <w:p w14:paraId="2A36D618" w14:textId="4C2685B1" w:rsidR="00306C66" w:rsidRPr="00AF5A75" w:rsidRDefault="00306C66" w:rsidP="00214A61">
            <w:pPr>
              <w:pStyle w:val="Brdtext"/>
              <w:rPr>
                <w:ins w:id="222" w:author="Johan Eltes" w:date="2014-04-26T22:33:00Z"/>
              </w:rPr>
            </w:pPr>
            <w:ins w:id="223" w:author="Johan Eltes" w:date="2014-04-26T22:33:00Z">
              <w:r>
                <w:t>PB1</w:t>
              </w:r>
            </w:ins>
          </w:p>
        </w:tc>
        <w:tc>
          <w:tcPr>
            <w:tcW w:w="1224" w:type="dxa"/>
          </w:tcPr>
          <w:p w14:paraId="14C0137D" w14:textId="5DD13C89" w:rsidR="00306C66" w:rsidRPr="00AF5A75" w:rsidRDefault="006A5D9F" w:rsidP="00214A61">
            <w:pPr>
              <w:pStyle w:val="Brdtext"/>
              <w:rPr>
                <w:ins w:id="224" w:author="Johan Eltes" w:date="2014-04-26T22:33:00Z"/>
              </w:rPr>
            </w:pPr>
            <w:ins w:id="225" w:author="Johan Eltes" w:date="2014-04-26T22:34:00Z">
              <w:r>
                <w:t>2014-05-26</w:t>
              </w:r>
            </w:ins>
          </w:p>
        </w:tc>
        <w:tc>
          <w:tcPr>
            <w:tcW w:w="4140" w:type="dxa"/>
          </w:tcPr>
          <w:p w14:paraId="27B861CD" w14:textId="7D14FEE3" w:rsidR="00306C66" w:rsidRPr="00AF5A75" w:rsidRDefault="006A5D9F" w:rsidP="00214A61">
            <w:pPr>
              <w:pStyle w:val="Brdtext"/>
              <w:rPr>
                <w:ins w:id="226" w:author="Johan Eltes" w:date="2014-04-26T22:33:00Z"/>
              </w:rPr>
            </w:pPr>
            <w:ins w:id="227" w:author="Johan Eltes" w:date="2014-04-26T22:34:00Z">
              <w:r>
                <w:t>Avsnitten om informationssäkerhet och domänens arkitektur är reviderade i syfte att klargöra godkända användningsmönster och för att tydliggöra juridiska aspekter.</w:t>
              </w:r>
            </w:ins>
          </w:p>
        </w:tc>
        <w:tc>
          <w:tcPr>
            <w:tcW w:w="1980" w:type="dxa"/>
          </w:tcPr>
          <w:p w14:paraId="678CC292" w14:textId="46F83A6D" w:rsidR="00306C66" w:rsidRPr="00AF5A75" w:rsidRDefault="006A5D9F" w:rsidP="00214A61">
            <w:pPr>
              <w:pStyle w:val="Brdtext"/>
              <w:rPr>
                <w:ins w:id="228" w:author="Johan Eltes" w:date="2014-04-26T22:33:00Z"/>
              </w:rPr>
            </w:pPr>
            <w:ins w:id="229" w:author="Johan Eltes" w:date="2014-04-26T22:35:00Z">
              <w:r>
                <w:t>Johan.eltes@inera.se</w:t>
              </w:r>
            </w:ins>
          </w:p>
        </w:tc>
        <w:tc>
          <w:tcPr>
            <w:tcW w:w="1440" w:type="dxa"/>
          </w:tcPr>
          <w:p w14:paraId="1E1157B9" w14:textId="77777777" w:rsidR="00306C66" w:rsidRPr="00AF5A75" w:rsidRDefault="00306C66" w:rsidP="00214A61">
            <w:pPr>
              <w:pStyle w:val="Brdtext"/>
              <w:rPr>
                <w:ins w:id="230" w:author="Johan Eltes" w:date="2014-04-26T22:33:00Z"/>
              </w:rPr>
            </w:pPr>
          </w:p>
        </w:tc>
      </w:tr>
    </w:tbl>
    <w:p w14:paraId="703AA12C" w14:textId="77777777" w:rsidR="007E46CE" w:rsidRPr="00AF5A75" w:rsidRDefault="007E46CE" w:rsidP="00F405F7">
      <w:pPr>
        <w:pStyle w:val="Friform"/>
        <w:rPr>
          <w:rFonts w:ascii="Arial" w:hAnsi="Arial"/>
          <w:sz w:val="36"/>
        </w:rPr>
      </w:pPr>
    </w:p>
    <w:p w14:paraId="5F938503" w14:textId="77777777" w:rsidR="00533A31" w:rsidRPr="00AF5A75" w:rsidRDefault="003D14FC" w:rsidP="0005186E">
      <w:pPr>
        <w:rPr>
          <w:sz w:val="36"/>
        </w:rPr>
      </w:pPr>
      <w:r w:rsidRPr="00AF5A75">
        <w:rPr>
          <w:sz w:val="36"/>
        </w:rPr>
        <w:br w:type="page"/>
      </w:r>
      <w:r w:rsidR="0005186E" w:rsidRPr="00AF5A75">
        <w:rPr>
          <w:sz w:val="36"/>
        </w:rPr>
        <w:lastRenderedPageBreak/>
        <w:t>Innehållsförteckning</w:t>
      </w:r>
    </w:p>
    <w:p w14:paraId="120DD90A" w14:textId="77777777" w:rsidR="00E772B4" w:rsidRDefault="00E75685">
      <w:pPr>
        <w:pStyle w:val="Innehll1"/>
        <w:tabs>
          <w:tab w:val="left" w:pos="407"/>
          <w:tab w:val="right" w:leader="dot" w:pos="9486"/>
        </w:tabs>
        <w:rPr>
          <w:ins w:id="231" w:author="Johan Eltes" w:date="2014-04-26T22:36:00Z"/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eastAsia="ja-JP"/>
        </w:rPr>
      </w:pPr>
      <w:r w:rsidRPr="00EE4003">
        <w:rPr>
          <w:sz w:val="36"/>
          <w:rPrChange w:id="232" w:author="Lars Erik Röjerås" w:date="2014-04-04T12:08:00Z">
            <w:rPr>
              <w:b w:val="0"/>
              <w:bCs w:val="0"/>
              <w:caps w:val="0"/>
              <w:noProof w:val="0"/>
              <w:sz w:val="36"/>
              <w:szCs w:val="24"/>
            </w:rPr>
          </w:rPrChange>
        </w:rPr>
        <w:fldChar w:fldCharType="begin"/>
      </w:r>
      <w:r w:rsidRPr="00AF5A75">
        <w:rPr>
          <w:sz w:val="36"/>
        </w:rPr>
        <w:instrText xml:space="preserve"> TOC \o "1-1" </w:instrText>
      </w:r>
      <w:r w:rsidRPr="00EE4003">
        <w:rPr>
          <w:sz w:val="36"/>
          <w:rPrChange w:id="233" w:author="Lars Erik Röjerås" w:date="2014-04-04T12:08:00Z">
            <w:rPr>
              <w:b w:val="0"/>
              <w:bCs w:val="0"/>
              <w:caps w:val="0"/>
              <w:noProof w:val="0"/>
              <w:sz w:val="36"/>
              <w:szCs w:val="24"/>
            </w:rPr>
          </w:rPrChange>
        </w:rPr>
        <w:fldChar w:fldCharType="separate"/>
      </w:r>
      <w:ins w:id="234" w:author="Johan Eltes" w:date="2014-04-26T22:36:00Z">
        <w:r w:rsidR="00E772B4">
          <w:t>1.</w:t>
        </w:r>
        <w:r w:rsidR="00E772B4"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  <w:sz w:val="24"/>
            <w:szCs w:val="24"/>
            <w:lang w:eastAsia="ja-JP"/>
          </w:rPr>
          <w:tab/>
        </w:r>
        <w:r w:rsidR="00E772B4">
          <w:t>Inledning</w:t>
        </w:r>
        <w:r w:rsidR="00E772B4">
          <w:tab/>
        </w:r>
        <w:r w:rsidR="00E772B4">
          <w:fldChar w:fldCharType="begin"/>
        </w:r>
        <w:r w:rsidR="00E772B4">
          <w:instrText xml:space="preserve"> PAGEREF _Toc260171106 \h </w:instrText>
        </w:r>
      </w:ins>
      <w:r w:rsidR="00E772B4">
        <w:fldChar w:fldCharType="separate"/>
      </w:r>
      <w:ins w:id="235" w:author="Johan Eltes" w:date="2014-04-26T22:36:00Z">
        <w:r w:rsidR="00E772B4">
          <w:t>6</w:t>
        </w:r>
        <w:r w:rsidR="00E772B4">
          <w:fldChar w:fldCharType="end"/>
        </w:r>
      </w:ins>
    </w:p>
    <w:p w14:paraId="384C0D94" w14:textId="77777777" w:rsidR="00E772B4" w:rsidRDefault="00E772B4">
      <w:pPr>
        <w:pStyle w:val="Innehll1"/>
        <w:tabs>
          <w:tab w:val="left" w:pos="407"/>
          <w:tab w:val="right" w:leader="dot" w:pos="9486"/>
        </w:tabs>
        <w:rPr>
          <w:ins w:id="236" w:author="Johan Eltes" w:date="2014-04-26T22:36:00Z"/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eastAsia="ja-JP"/>
        </w:rPr>
      </w:pPr>
      <w:ins w:id="237" w:author="Johan Eltes" w:date="2014-04-26T22:36:00Z">
        <w: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  <w:sz w:val="24"/>
            <w:szCs w:val="24"/>
            <w:lang w:eastAsia="ja-JP"/>
          </w:rPr>
          <w:tab/>
        </w:r>
        <w:r>
          <w:t>Informationsmodell</w:t>
        </w:r>
        <w:r>
          <w:tab/>
        </w:r>
        <w:r>
          <w:fldChar w:fldCharType="begin"/>
        </w:r>
        <w:r>
          <w:instrText xml:space="preserve"> PAGEREF _Toc260171107 \h </w:instrText>
        </w:r>
      </w:ins>
      <w:r>
        <w:fldChar w:fldCharType="separate"/>
      </w:r>
      <w:ins w:id="238" w:author="Johan Eltes" w:date="2014-04-26T22:36:00Z">
        <w:r>
          <w:t>8</w:t>
        </w:r>
        <w:r>
          <w:fldChar w:fldCharType="end"/>
        </w:r>
      </w:ins>
    </w:p>
    <w:p w14:paraId="58B1C267" w14:textId="77777777" w:rsidR="00E772B4" w:rsidRDefault="00E772B4">
      <w:pPr>
        <w:pStyle w:val="Innehll1"/>
        <w:tabs>
          <w:tab w:val="left" w:pos="407"/>
          <w:tab w:val="right" w:leader="dot" w:pos="9486"/>
        </w:tabs>
        <w:rPr>
          <w:ins w:id="239" w:author="Johan Eltes" w:date="2014-04-26T22:36:00Z"/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eastAsia="ja-JP"/>
        </w:rPr>
      </w:pPr>
      <w:ins w:id="240" w:author="Johan Eltes" w:date="2014-04-26T22:36:00Z">
        <w: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  <w:sz w:val="24"/>
            <w:szCs w:val="24"/>
            <w:lang w:eastAsia="ja-JP"/>
          </w:rPr>
          <w:tab/>
        </w:r>
        <w:r>
          <w:t>Informationssäkerhet</w:t>
        </w:r>
        <w:r>
          <w:tab/>
        </w:r>
        <w:r>
          <w:fldChar w:fldCharType="begin"/>
        </w:r>
        <w:r>
          <w:instrText xml:space="preserve"> PAGEREF _Toc260171108 \h </w:instrText>
        </w:r>
      </w:ins>
      <w:r>
        <w:fldChar w:fldCharType="separate"/>
      </w:r>
      <w:ins w:id="241" w:author="Johan Eltes" w:date="2014-04-26T22:36:00Z">
        <w:r>
          <w:t>11</w:t>
        </w:r>
        <w:r>
          <w:fldChar w:fldCharType="end"/>
        </w:r>
      </w:ins>
    </w:p>
    <w:p w14:paraId="367BC8E1" w14:textId="77777777" w:rsidR="00E772B4" w:rsidRDefault="00E772B4">
      <w:pPr>
        <w:pStyle w:val="Innehll1"/>
        <w:tabs>
          <w:tab w:val="left" w:pos="407"/>
          <w:tab w:val="right" w:leader="dot" w:pos="9486"/>
        </w:tabs>
        <w:rPr>
          <w:ins w:id="242" w:author="Johan Eltes" w:date="2014-04-26T22:36:00Z"/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eastAsia="ja-JP"/>
        </w:rPr>
      </w:pPr>
      <w:ins w:id="243" w:author="Johan Eltes" w:date="2014-04-26T22:36:00Z">
        <w: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  <w:sz w:val="24"/>
            <w:szCs w:val="24"/>
            <w:lang w:eastAsia="ja-JP"/>
          </w:rPr>
          <w:tab/>
        </w:r>
        <w:r>
          <w:t>Tjänstedomänens arkitektur</w:t>
        </w:r>
        <w:r>
          <w:tab/>
        </w:r>
        <w:r>
          <w:fldChar w:fldCharType="begin"/>
        </w:r>
        <w:r>
          <w:instrText xml:space="preserve"> PAGEREF _Toc260171109 \h </w:instrText>
        </w:r>
      </w:ins>
      <w:r>
        <w:fldChar w:fldCharType="separate"/>
      </w:r>
      <w:ins w:id="244" w:author="Johan Eltes" w:date="2014-04-26T22:36:00Z">
        <w:r>
          <w:t>12</w:t>
        </w:r>
        <w:r>
          <w:fldChar w:fldCharType="end"/>
        </w:r>
      </w:ins>
    </w:p>
    <w:p w14:paraId="45D622F3" w14:textId="77777777" w:rsidR="00E772B4" w:rsidRDefault="00E772B4">
      <w:pPr>
        <w:pStyle w:val="Innehll1"/>
        <w:tabs>
          <w:tab w:val="left" w:pos="407"/>
          <w:tab w:val="right" w:leader="dot" w:pos="9486"/>
        </w:tabs>
        <w:rPr>
          <w:ins w:id="245" w:author="Johan Eltes" w:date="2014-04-26T22:36:00Z"/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eastAsia="ja-JP"/>
        </w:rPr>
      </w:pPr>
      <w:ins w:id="246" w:author="Johan Eltes" w:date="2014-04-26T22:36:00Z">
        <w:r>
          <w:t>5.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  <w:sz w:val="24"/>
            <w:szCs w:val="24"/>
            <w:lang w:eastAsia="ja-JP"/>
          </w:rPr>
          <w:tab/>
        </w:r>
        <w:r>
          <w:t>Versionsinformation</w:t>
        </w:r>
        <w:r>
          <w:tab/>
        </w:r>
        <w:r>
          <w:fldChar w:fldCharType="begin"/>
        </w:r>
        <w:r>
          <w:instrText xml:space="preserve"> PAGEREF _Toc260171110 \h </w:instrText>
        </w:r>
      </w:ins>
      <w:r>
        <w:fldChar w:fldCharType="separate"/>
      </w:r>
      <w:ins w:id="247" w:author="Johan Eltes" w:date="2014-04-26T22:36:00Z">
        <w:r>
          <w:t>19</w:t>
        </w:r>
        <w:r>
          <w:fldChar w:fldCharType="end"/>
        </w:r>
      </w:ins>
    </w:p>
    <w:p w14:paraId="43079B7E" w14:textId="77777777" w:rsidR="00E772B4" w:rsidRDefault="00E772B4">
      <w:pPr>
        <w:pStyle w:val="Innehll1"/>
        <w:tabs>
          <w:tab w:val="left" w:pos="407"/>
          <w:tab w:val="right" w:leader="dot" w:pos="9486"/>
        </w:tabs>
        <w:rPr>
          <w:ins w:id="248" w:author="Johan Eltes" w:date="2014-04-26T22:36:00Z"/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eastAsia="ja-JP"/>
        </w:rPr>
      </w:pPr>
      <w:ins w:id="249" w:author="Johan Eltes" w:date="2014-04-26T22:36:00Z">
        <w:r>
          <w:t>6.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  <w:sz w:val="24"/>
            <w:szCs w:val="24"/>
            <w:lang w:eastAsia="ja-JP"/>
          </w:rPr>
          <w:tab/>
        </w:r>
        <w:r>
          <w:t>Generella regler</w:t>
        </w:r>
        <w:r>
          <w:tab/>
        </w:r>
        <w:r>
          <w:fldChar w:fldCharType="begin"/>
        </w:r>
        <w:r>
          <w:instrText xml:space="preserve"> PAGEREF _Toc260171111 \h </w:instrText>
        </w:r>
      </w:ins>
      <w:r>
        <w:fldChar w:fldCharType="separate"/>
      </w:r>
      <w:ins w:id="250" w:author="Johan Eltes" w:date="2014-04-26T22:36:00Z">
        <w:r>
          <w:t>20</w:t>
        </w:r>
        <w:r>
          <w:fldChar w:fldCharType="end"/>
        </w:r>
      </w:ins>
    </w:p>
    <w:p w14:paraId="15E51B19" w14:textId="77777777" w:rsidR="00E772B4" w:rsidRDefault="00E772B4">
      <w:pPr>
        <w:pStyle w:val="Innehll1"/>
        <w:tabs>
          <w:tab w:val="left" w:pos="407"/>
          <w:tab w:val="right" w:leader="dot" w:pos="9486"/>
        </w:tabs>
        <w:rPr>
          <w:ins w:id="251" w:author="Johan Eltes" w:date="2014-04-26T22:36:00Z"/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eastAsia="ja-JP"/>
        </w:rPr>
      </w:pPr>
      <w:ins w:id="252" w:author="Johan Eltes" w:date="2014-04-26T22:36:00Z">
        <w:r>
          <w:t>7.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  <w:sz w:val="24"/>
            <w:szCs w:val="24"/>
            <w:lang w:eastAsia="ja-JP"/>
          </w:rPr>
          <w:tab/>
        </w:r>
        <w:r>
          <w:t>Update</w:t>
        </w:r>
        <w:r>
          <w:tab/>
        </w:r>
        <w:r>
          <w:fldChar w:fldCharType="begin"/>
        </w:r>
        <w:r>
          <w:instrText xml:space="preserve"> PAGEREF _Toc260171112 \h </w:instrText>
        </w:r>
      </w:ins>
      <w:r>
        <w:fldChar w:fldCharType="separate"/>
      </w:r>
      <w:ins w:id="253" w:author="Johan Eltes" w:date="2014-04-26T22:36:00Z">
        <w:r>
          <w:t>21</w:t>
        </w:r>
        <w:r>
          <w:fldChar w:fldCharType="end"/>
        </w:r>
      </w:ins>
    </w:p>
    <w:p w14:paraId="114D5E42" w14:textId="77777777" w:rsidR="00E772B4" w:rsidRDefault="00E772B4">
      <w:pPr>
        <w:pStyle w:val="Innehll1"/>
        <w:tabs>
          <w:tab w:val="left" w:pos="407"/>
          <w:tab w:val="right" w:leader="dot" w:pos="9486"/>
        </w:tabs>
        <w:rPr>
          <w:ins w:id="254" w:author="Johan Eltes" w:date="2014-04-26T22:36:00Z"/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eastAsia="ja-JP"/>
        </w:rPr>
      </w:pPr>
      <w:ins w:id="255" w:author="Johan Eltes" w:date="2014-04-26T22:36:00Z">
        <w:r>
          <w:t>8.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  <w:sz w:val="24"/>
            <w:szCs w:val="24"/>
            <w:lang w:eastAsia="ja-JP"/>
          </w:rPr>
          <w:tab/>
        </w:r>
        <w:r>
          <w:t>GetUpdates</w:t>
        </w:r>
        <w:r>
          <w:tab/>
        </w:r>
        <w:r>
          <w:fldChar w:fldCharType="begin"/>
        </w:r>
        <w:r>
          <w:instrText xml:space="preserve"> PAGEREF _Toc260171113 \h </w:instrText>
        </w:r>
      </w:ins>
      <w:r>
        <w:fldChar w:fldCharType="separate"/>
      </w:r>
      <w:ins w:id="256" w:author="Johan Eltes" w:date="2014-04-26T22:36:00Z">
        <w:r>
          <w:t>25</w:t>
        </w:r>
        <w:r>
          <w:fldChar w:fldCharType="end"/>
        </w:r>
      </w:ins>
    </w:p>
    <w:p w14:paraId="6025CB16" w14:textId="77777777" w:rsidR="00E772B4" w:rsidRDefault="00E772B4">
      <w:pPr>
        <w:pStyle w:val="Innehll1"/>
        <w:tabs>
          <w:tab w:val="left" w:pos="407"/>
          <w:tab w:val="right" w:leader="dot" w:pos="9486"/>
        </w:tabs>
        <w:rPr>
          <w:ins w:id="257" w:author="Johan Eltes" w:date="2014-04-26T22:36:00Z"/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eastAsia="ja-JP"/>
        </w:rPr>
      </w:pPr>
      <w:ins w:id="258" w:author="Johan Eltes" w:date="2014-04-26T22:36:00Z">
        <w:r>
          <w:t>9.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  <w:sz w:val="24"/>
            <w:szCs w:val="24"/>
            <w:lang w:eastAsia="ja-JP"/>
          </w:rPr>
          <w:tab/>
        </w:r>
        <w:r>
          <w:t>FindContent</w:t>
        </w:r>
        <w:r>
          <w:tab/>
        </w:r>
        <w:r>
          <w:fldChar w:fldCharType="begin"/>
        </w:r>
        <w:r>
          <w:instrText xml:space="preserve"> PAGEREF _Toc260171114 \h </w:instrText>
        </w:r>
      </w:ins>
      <w:r>
        <w:fldChar w:fldCharType="separate"/>
      </w:r>
      <w:ins w:id="259" w:author="Johan Eltes" w:date="2014-04-26T22:36:00Z">
        <w:r>
          <w:t>29</w:t>
        </w:r>
        <w:r>
          <w:fldChar w:fldCharType="end"/>
        </w:r>
      </w:ins>
    </w:p>
    <w:p w14:paraId="24ED0547" w14:textId="77777777" w:rsidR="00E772B4" w:rsidRDefault="00E772B4">
      <w:pPr>
        <w:pStyle w:val="Innehll1"/>
        <w:tabs>
          <w:tab w:val="left" w:pos="518"/>
          <w:tab w:val="right" w:leader="dot" w:pos="9486"/>
        </w:tabs>
        <w:rPr>
          <w:ins w:id="260" w:author="Johan Eltes" w:date="2014-04-26T22:36:00Z"/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eastAsia="ja-JP"/>
        </w:rPr>
      </w:pPr>
      <w:ins w:id="261" w:author="Johan Eltes" w:date="2014-04-26T22:36:00Z">
        <w:r>
          <w:t>10.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  <w:sz w:val="24"/>
            <w:szCs w:val="24"/>
            <w:lang w:eastAsia="ja-JP"/>
          </w:rPr>
          <w:tab/>
        </w:r>
        <w:r>
          <w:t>ProcessNotification</w:t>
        </w:r>
        <w:r>
          <w:tab/>
        </w:r>
        <w:r>
          <w:fldChar w:fldCharType="begin"/>
        </w:r>
        <w:r>
          <w:instrText xml:space="preserve"> PAGEREF _Toc260171115 \h </w:instrText>
        </w:r>
      </w:ins>
      <w:r>
        <w:fldChar w:fldCharType="separate"/>
      </w:r>
      <w:ins w:id="262" w:author="Johan Eltes" w:date="2014-04-26T22:36:00Z">
        <w:r>
          <w:t>32</w:t>
        </w:r>
        <w:r>
          <w:fldChar w:fldCharType="end"/>
        </w:r>
      </w:ins>
    </w:p>
    <w:p w14:paraId="07EE1D4E" w14:textId="77777777" w:rsidR="00C73DB4" w:rsidRPr="00AF5A75" w:rsidDel="00E772B4" w:rsidRDefault="00C73DB4">
      <w:pPr>
        <w:pStyle w:val="Innehll1"/>
        <w:tabs>
          <w:tab w:val="left" w:pos="407"/>
          <w:tab w:val="right" w:leader="dot" w:pos="9486"/>
        </w:tabs>
        <w:rPr>
          <w:del w:id="263" w:author="Johan Eltes" w:date="2014-04-26T22:36:00Z"/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eastAsia="ja-JP"/>
          <w:rPrChange w:id="264" w:author="Lars Erik Röjerås" w:date="2014-04-04T12:08:00Z">
            <w:rPr>
              <w:del w:id="265" w:author="Johan Eltes" w:date="2014-04-26T22:36:00Z"/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4"/>
              <w:szCs w:val="24"/>
              <w:lang w:val="en-US" w:eastAsia="ja-JP"/>
            </w:rPr>
          </w:rPrChange>
        </w:rPr>
      </w:pPr>
      <w:del w:id="266" w:author="Johan Eltes" w:date="2014-04-26T22:36:00Z">
        <w:r w:rsidRPr="00AF5A75" w:rsidDel="00E772B4">
          <w:delText>1.</w:delText>
        </w:r>
        <w:r w:rsidRPr="00AF5A75" w:rsidDel="00E772B4">
          <w:rPr>
            <w:rFonts w:asciiTheme="minorHAnsi" w:eastAsiaTheme="minorEastAsia" w:hAnsiTheme="minorHAnsi" w:cstheme="minorBidi"/>
            <w:color w:val="auto"/>
            <w:sz w:val="24"/>
            <w:lang w:eastAsia="ja-JP"/>
            <w:rPrChange w:id="267" w:author="Lars Erik Röjerås" w:date="2014-04-04T12:08:00Z">
              <w:rPr>
                <w:rFonts w:asciiTheme="minorHAnsi" w:eastAsiaTheme="minorEastAsia" w:hAnsiTheme="minorHAnsi" w:cstheme="minorBidi"/>
                <w:color w:val="auto"/>
                <w:sz w:val="24"/>
                <w:lang w:val="en-US" w:eastAsia="ja-JP"/>
              </w:rPr>
            </w:rPrChange>
          </w:rPr>
          <w:tab/>
        </w:r>
        <w:r w:rsidRPr="00AF5A75" w:rsidDel="00E772B4">
          <w:delText>Inledning</w:delText>
        </w:r>
        <w:r w:rsidRPr="00AF5A75" w:rsidDel="00E772B4">
          <w:tab/>
          <w:delText>6</w:delText>
        </w:r>
      </w:del>
    </w:p>
    <w:p w14:paraId="54E6FC65" w14:textId="77777777" w:rsidR="00C73DB4" w:rsidRPr="00AF5A75" w:rsidDel="00E772B4" w:rsidRDefault="00C73DB4">
      <w:pPr>
        <w:pStyle w:val="Innehll1"/>
        <w:tabs>
          <w:tab w:val="left" w:pos="407"/>
          <w:tab w:val="right" w:leader="dot" w:pos="9486"/>
        </w:tabs>
        <w:rPr>
          <w:del w:id="268" w:author="Johan Eltes" w:date="2014-04-26T22:36:00Z"/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eastAsia="ja-JP"/>
          <w:rPrChange w:id="269" w:author="Lars Erik Röjerås" w:date="2014-04-04T12:08:00Z">
            <w:rPr>
              <w:del w:id="270" w:author="Johan Eltes" w:date="2014-04-26T22:36:00Z"/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4"/>
              <w:szCs w:val="24"/>
              <w:lang w:val="en-US" w:eastAsia="ja-JP"/>
            </w:rPr>
          </w:rPrChange>
        </w:rPr>
      </w:pPr>
      <w:del w:id="271" w:author="Johan Eltes" w:date="2014-04-26T22:36:00Z">
        <w:r w:rsidRPr="00AF5A75" w:rsidDel="00E772B4">
          <w:delText>2.</w:delText>
        </w:r>
        <w:r w:rsidRPr="00AF5A75" w:rsidDel="00E772B4">
          <w:rPr>
            <w:rFonts w:asciiTheme="minorHAnsi" w:eastAsiaTheme="minorEastAsia" w:hAnsiTheme="minorHAnsi" w:cstheme="minorBidi"/>
            <w:color w:val="auto"/>
            <w:sz w:val="24"/>
            <w:lang w:eastAsia="ja-JP"/>
            <w:rPrChange w:id="272" w:author="Lars Erik Röjerås" w:date="2014-04-04T12:08:00Z">
              <w:rPr>
                <w:rFonts w:asciiTheme="minorHAnsi" w:eastAsiaTheme="minorEastAsia" w:hAnsiTheme="minorHAnsi" w:cstheme="minorBidi"/>
                <w:color w:val="auto"/>
                <w:sz w:val="24"/>
                <w:lang w:val="en-US" w:eastAsia="ja-JP"/>
              </w:rPr>
            </w:rPrChange>
          </w:rPr>
          <w:tab/>
        </w:r>
        <w:r w:rsidRPr="00AF5A75" w:rsidDel="00E772B4">
          <w:delText>Informationsmodell</w:delText>
        </w:r>
        <w:r w:rsidRPr="00AF5A75" w:rsidDel="00E772B4">
          <w:tab/>
          <w:delText>8</w:delText>
        </w:r>
      </w:del>
    </w:p>
    <w:p w14:paraId="3C6D9E56" w14:textId="77777777" w:rsidR="00C73DB4" w:rsidRPr="00AF5A75" w:rsidDel="00E772B4" w:rsidRDefault="00C73DB4">
      <w:pPr>
        <w:pStyle w:val="Innehll1"/>
        <w:tabs>
          <w:tab w:val="left" w:pos="407"/>
          <w:tab w:val="right" w:leader="dot" w:pos="9486"/>
        </w:tabs>
        <w:rPr>
          <w:del w:id="273" w:author="Johan Eltes" w:date="2014-04-26T22:36:00Z"/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eastAsia="ja-JP"/>
          <w:rPrChange w:id="274" w:author="Lars Erik Röjerås" w:date="2014-04-04T12:08:00Z">
            <w:rPr>
              <w:del w:id="275" w:author="Johan Eltes" w:date="2014-04-26T22:36:00Z"/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4"/>
              <w:szCs w:val="24"/>
              <w:lang w:val="en-US" w:eastAsia="ja-JP"/>
            </w:rPr>
          </w:rPrChange>
        </w:rPr>
      </w:pPr>
      <w:del w:id="276" w:author="Johan Eltes" w:date="2014-04-26T22:36:00Z">
        <w:r w:rsidRPr="00AF5A75" w:rsidDel="00E772B4">
          <w:delText>3.</w:delText>
        </w:r>
        <w:r w:rsidRPr="00AF5A75" w:rsidDel="00E772B4">
          <w:rPr>
            <w:rFonts w:asciiTheme="minorHAnsi" w:eastAsiaTheme="minorEastAsia" w:hAnsiTheme="minorHAnsi" w:cstheme="minorBidi"/>
            <w:color w:val="auto"/>
            <w:sz w:val="24"/>
            <w:lang w:eastAsia="ja-JP"/>
            <w:rPrChange w:id="277" w:author="Lars Erik Röjerås" w:date="2014-04-04T12:08:00Z">
              <w:rPr>
                <w:rFonts w:asciiTheme="minorHAnsi" w:eastAsiaTheme="minorEastAsia" w:hAnsiTheme="minorHAnsi" w:cstheme="minorBidi"/>
                <w:color w:val="auto"/>
                <w:sz w:val="24"/>
                <w:lang w:val="en-US" w:eastAsia="ja-JP"/>
              </w:rPr>
            </w:rPrChange>
          </w:rPr>
          <w:tab/>
        </w:r>
        <w:r w:rsidRPr="00AF5A75" w:rsidDel="00E772B4">
          <w:delText>Informationssäkerhet</w:delText>
        </w:r>
        <w:r w:rsidRPr="00AF5A75" w:rsidDel="00E772B4">
          <w:tab/>
          <w:delText>11</w:delText>
        </w:r>
      </w:del>
    </w:p>
    <w:p w14:paraId="54601571" w14:textId="77777777" w:rsidR="00C73DB4" w:rsidRPr="00AF5A75" w:rsidDel="00E772B4" w:rsidRDefault="00C73DB4">
      <w:pPr>
        <w:pStyle w:val="Innehll1"/>
        <w:tabs>
          <w:tab w:val="left" w:pos="407"/>
          <w:tab w:val="right" w:leader="dot" w:pos="9486"/>
        </w:tabs>
        <w:rPr>
          <w:del w:id="278" w:author="Johan Eltes" w:date="2014-04-26T22:36:00Z"/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eastAsia="ja-JP"/>
          <w:rPrChange w:id="279" w:author="Lars Erik Röjerås" w:date="2014-04-04T12:08:00Z">
            <w:rPr>
              <w:del w:id="280" w:author="Johan Eltes" w:date="2014-04-26T22:36:00Z"/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4"/>
              <w:szCs w:val="24"/>
              <w:lang w:val="en-US" w:eastAsia="ja-JP"/>
            </w:rPr>
          </w:rPrChange>
        </w:rPr>
      </w:pPr>
      <w:del w:id="281" w:author="Johan Eltes" w:date="2014-04-26T22:36:00Z">
        <w:r w:rsidRPr="00AF5A75" w:rsidDel="00E772B4">
          <w:delText>4.</w:delText>
        </w:r>
        <w:r w:rsidRPr="00AF5A75" w:rsidDel="00E772B4">
          <w:rPr>
            <w:rFonts w:asciiTheme="minorHAnsi" w:eastAsiaTheme="minorEastAsia" w:hAnsiTheme="minorHAnsi" w:cstheme="minorBidi"/>
            <w:color w:val="auto"/>
            <w:sz w:val="24"/>
            <w:lang w:eastAsia="ja-JP"/>
            <w:rPrChange w:id="282" w:author="Lars Erik Röjerås" w:date="2014-04-04T12:08:00Z">
              <w:rPr>
                <w:rFonts w:asciiTheme="minorHAnsi" w:eastAsiaTheme="minorEastAsia" w:hAnsiTheme="minorHAnsi" w:cstheme="minorBidi"/>
                <w:color w:val="auto"/>
                <w:sz w:val="24"/>
                <w:lang w:val="en-US" w:eastAsia="ja-JP"/>
              </w:rPr>
            </w:rPrChange>
          </w:rPr>
          <w:tab/>
        </w:r>
        <w:r w:rsidRPr="00AF5A75" w:rsidDel="00E772B4">
          <w:delText>Tjänstedomänens arkitektur</w:delText>
        </w:r>
        <w:r w:rsidRPr="00AF5A75" w:rsidDel="00E772B4">
          <w:tab/>
          <w:delText>12</w:delText>
        </w:r>
      </w:del>
    </w:p>
    <w:p w14:paraId="052385D8" w14:textId="77777777" w:rsidR="00C73DB4" w:rsidRPr="00AF5A75" w:rsidDel="00E772B4" w:rsidRDefault="00C73DB4">
      <w:pPr>
        <w:pStyle w:val="Innehll1"/>
        <w:tabs>
          <w:tab w:val="left" w:pos="407"/>
          <w:tab w:val="right" w:leader="dot" w:pos="9486"/>
        </w:tabs>
        <w:rPr>
          <w:del w:id="283" w:author="Johan Eltes" w:date="2014-04-26T22:36:00Z"/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eastAsia="ja-JP"/>
          <w:rPrChange w:id="284" w:author="Lars Erik Röjerås" w:date="2014-04-04T12:08:00Z">
            <w:rPr>
              <w:del w:id="285" w:author="Johan Eltes" w:date="2014-04-26T22:36:00Z"/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4"/>
              <w:szCs w:val="24"/>
              <w:lang w:val="en-US" w:eastAsia="ja-JP"/>
            </w:rPr>
          </w:rPrChange>
        </w:rPr>
      </w:pPr>
      <w:del w:id="286" w:author="Johan Eltes" w:date="2014-04-26T22:36:00Z">
        <w:r w:rsidRPr="00AF5A75" w:rsidDel="00E772B4">
          <w:delText>5.</w:delText>
        </w:r>
        <w:r w:rsidRPr="00AF5A75" w:rsidDel="00E772B4">
          <w:rPr>
            <w:rFonts w:asciiTheme="minorHAnsi" w:eastAsiaTheme="minorEastAsia" w:hAnsiTheme="minorHAnsi" w:cstheme="minorBidi"/>
            <w:color w:val="auto"/>
            <w:sz w:val="24"/>
            <w:lang w:eastAsia="ja-JP"/>
            <w:rPrChange w:id="287" w:author="Lars Erik Röjerås" w:date="2014-04-04T12:08:00Z">
              <w:rPr>
                <w:rFonts w:asciiTheme="minorHAnsi" w:eastAsiaTheme="minorEastAsia" w:hAnsiTheme="minorHAnsi" w:cstheme="minorBidi"/>
                <w:color w:val="auto"/>
                <w:sz w:val="24"/>
                <w:lang w:val="en-US" w:eastAsia="ja-JP"/>
              </w:rPr>
            </w:rPrChange>
          </w:rPr>
          <w:tab/>
        </w:r>
        <w:r w:rsidRPr="00AF5A75" w:rsidDel="00E772B4">
          <w:delText>Versionsinformation</w:delText>
        </w:r>
        <w:r w:rsidRPr="00AF5A75" w:rsidDel="00E772B4">
          <w:tab/>
          <w:delText>16</w:delText>
        </w:r>
      </w:del>
    </w:p>
    <w:p w14:paraId="3ED25143" w14:textId="77777777" w:rsidR="00C73DB4" w:rsidRPr="00AF5A75" w:rsidDel="00E772B4" w:rsidRDefault="00C73DB4">
      <w:pPr>
        <w:pStyle w:val="Innehll1"/>
        <w:tabs>
          <w:tab w:val="left" w:pos="407"/>
          <w:tab w:val="right" w:leader="dot" w:pos="9486"/>
        </w:tabs>
        <w:rPr>
          <w:del w:id="288" w:author="Johan Eltes" w:date="2014-04-26T22:36:00Z"/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eastAsia="ja-JP"/>
          <w:rPrChange w:id="289" w:author="Lars Erik Röjerås" w:date="2014-04-04T12:08:00Z">
            <w:rPr>
              <w:del w:id="290" w:author="Johan Eltes" w:date="2014-04-26T22:36:00Z"/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4"/>
              <w:szCs w:val="24"/>
              <w:lang w:val="en-US" w:eastAsia="ja-JP"/>
            </w:rPr>
          </w:rPrChange>
        </w:rPr>
      </w:pPr>
      <w:del w:id="291" w:author="Johan Eltes" w:date="2014-04-26T22:36:00Z">
        <w:r w:rsidRPr="00AF5A75" w:rsidDel="00E772B4">
          <w:delText>6.</w:delText>
        </w:r>
        <w:r w:rsidRPr="00AF5A75" w:rsidDel="00E772B4">
          <w:rPr>
            <w:rFonts w:asciiTheme="minorHAnsi" w:eastAsiaTheme="minorEastAsia" w:hAnsiTheme="minorHAnsi" w:cstheme="minorBidi"/>
            <w:color w:val="auto"/>
            <w:sz w:val="24"/>
            <w:lang w:eastAsia="ja-JP"/>
            <w:rPrChange w:id="292" w:author="Lars Erik Röjerås" w:date="2014-04-04T12:08:00Z">
              <w:rPr>
                <w:rFonts w:asciiTheme="minorHAnsi" w:eastAsiaTheme="minorEastAsia" w:hAnsiTheme="minorHAnsi" w:cstheme="minorBidi"/>
                <w:color w:val="auto"/>
                <w:sz w:val="24"/>
                <w:lang w:val="en-US" w:eastAsia="ja-JP"/>
              </w:rPr>
            </w:rPrChange>
          </w:rPr>
          <w:tab/>
        </w:r>
        <w:r w:rsidRPr="00AF5A75" w:rsidDel="00E772B4">
          <w:delText>Generella regler</w:delText>
        </w:r>
        <w:r w:rsidRPr="00AF5A75" w:rsidDel="00E772B4">
          <w:tab/>
          <w:delText>17</w:delText>
        </w:r>
      </w:del>
    </w:p>
    <w:p w14:paraId="25844E1C" w14:textId="77777777" w:rsidR="00C73DB4" w:rsidRPr="00AF5A75" w:rsidDel="00E772B4" w:rsidRDefault="00C73DB4">
      <w:pPr>
        <w:pStyle w:val="Innehll1"/>
        <w:tabs>
          <w:tab w:val="left" w:pos="407"/>
          <w:tab w:val="right" w:leader="dot" w:pos="9486"/>
        </w:tabs>
        <w:rPr>
          <w:del w:id="293" w:author="Johan Eltes" w:date="2014-04-26T22:36:00Z"/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eastAsia="ja-JP"/>
          <w:rPrChange w:id="294" w:author="Lars Erik Röjerås" w:date="2014-04-04T12:08:00Z">
            <w:rPr>
              <w:del w:id="295" w:author="Johan Eltes" w:date="2014-04-26T22:36:00Z"/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4"/>
              <w:szCs w:val="24"/>
              <w:lang w:val="en-US" w:eastAsia="ja-JP"/>
            </w:rPr>
          </w:rPrChange>
        </w:rPr>
      </w:pPr>
      <w:del w:id="296" w:author="Johan Eltes" w:date="2014-04-26T22:36:00Z">
        <w:r w:rsidRPr="00AF5A75" w:rsidDel="00E772B4">
          <w:delText>7.</w:delText>
        </w:r>
        <w:r w:rsidRPr="00AF5A75" w:rsidDel="00E772B4">
          <w:rPr>
            <w:rFonts w:asciiTheme="minorHAnsi" w:eastAsiaTheme="minorEastAsia" w:hAnsiTheme="minorHAnsi" w:cstheme="minorBidi"/>
            <w:color w:val="auto"/>
            <w:sz w:val="24"/>
            <w:lang w:eastAsia="ja-JP"/>
            <w:rPrChange w:id="297" w:author="Lars Erik Röjerås" w:date="2014-04-04T12:08:00Z">
              <w:rPr>
                <w:rFonts w:asciiTheme="minorHAnsi" w:eastAsiaTheme="minorEastAsia" w:hAnsiTheme="minorHAnsi" w:cstheme="minorBidi"/>
                <w:color w:val="auto"/>
                <w:sz w:val="24"/>
                <w:lang w:val="en-US" w:eastAsia="ja-JP"/>
              </w:rPr>
            </w:rPrChange>
          </w:rPr>
          <w:tab/>
        </w:r>
        <w:r w:rsidRPr="00AF5A75" w:rsidDel="00E772B4">
          <w:delText>Update</w:delText>
        </w:r>
        <w:r w:rsidRPr="00AF5A75" w:rsidDel="00E772B4">
          <w:tab/>
          <w:delText>18</w:delText>
        </w:r>
      </w:del>
    </w:p>
    <w:p w14:paraId="5FB548AF" w14:textId="77777777" w:rsidR="00C73DB4" w:rsidRPr="00AF5A75" w:rsidDel="00E772B4" w:rsidRDefault="00C73DB4">
      <w:pPr>
        <w:pStyle w:val="Innehll1"/>
        <w:tabs>
          <w:tab w:val="left" w:pos="407"/>
          <w:tab w:val="right" w:leader="dot" w:pos="9486"/>
        </w:tabs>
        <w:rPr>
          <w:del w:id="298" w:author="Johan Eltes" w:date="2014-04-26T22:36:00Z"/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eastAsia="ja-JP"/>
          <w:rPrChange w:id="299" w:author="Lars Erik Röjerås" w:date="2014-04-04T12:08:00Z">
            <w:rPr>
              <w:del w:id="300" w:author="Johan Eltes" w:date="2014-04-26T22:36:00Z"/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4"/>
              <w:szCs w:val="24"/>
              <w:lang w:val="en-US" w:eastAsia="ja-JP"/>
            </w:rPr>
          </w:rPrChange>
        </w:rPr>
      </w:pPr>
      <w:del w:id="301" w:author="Johan Eltes" w:date="2014-04-26T22:36:00Z">
        <w:r w:rsidRPr="00AF5A75" w:rsidDel="00E772B4">
          <w:delText>8.</w:delText>
        </w:r>
        <w:r w:rsidRPr="00AF5A75" w:rsidDel="00E772B4">
          <w:rPr>
            <w:rFonts w:asciiTheme="minorHAnsi" w:eastAsiaTheme="minorEastAsia" w:hAnsiTheme="minorHAnsi" w:cstheme="minorBidi"/>
            <w:color w:val="auto"/>
            <w:sz w:val="24"/>
            <w:lang w:eastAsia="ja-JP"/>
            <w:rPrChange w:id="302" w:author="Lars Erik Röjerås" w:date="2014-04-04T12:08:00Z">
              <w:rPr>
                <w:rFonts w:asciiTheme="minorHAnsi" w:eastAsiaTheme="minorEastAsia" w:hAnsiTheme="minorHAnsi" w:cstheme="minorBidi"/>
                <w:color w:val="auto"/>
                <w:sz w:val="24"/>
                <w:lang w:val="en-US" w:eastAsia="ja-JP"/>
              </w:rPr>
            </w:rPrChange>
          </w:rPr>
          <w:tab/>
        </w:r>
        <w:r w:rsidRPr="00AF5A75" w:rsidDel="00E772B4">
          <w:delText>GetUpdates</w:delText>
        </w:r>
        <w:r w:rsidRPr="00AF5A75" w:rsidDel="00E772B4">
          <w:tab/>
          <w:delText>21</w:delText>
        </w:r>
      </w:del>
    </w:p>
    <w:p w14:paraId="48B24A79" w14:textId="77777777" w:rsidR="00C73DB4" w:rsidRPr="00AF5A75" w:rsidDel="00E772B4" w:rsidRDefault="00C73DB4">
      <w:pPr>
        <w:pStyle w:val="Innehll1"/>
        <w:tabs>
          <w:tab w:val="left" w:pos="407"/>
          <w:tab w:val="right" w:leader="dot" w:pos="9486"/>
        </w:tabs>
        <w:rPr>
          <w:del w:id="303" w:author="Johan Eltes" w:date="2014-04-26T22:36:00Z"/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eastAsia="ja-JP"/>
          <w:rPrChange w:id="304" w:author="Lars Erik Röjerås" w:date="2014-04-04T12:08:00Z">
            <w:rPr>
              <w:del w:id="305" w:author="Johan Eltes" w:date="2014-04-26T22:36:00Z"/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4"/>
              <w:szCs w:val="24"/>
              <w:lang w:val="en-US" w:eastAsia="ja-JP"/>
            </w:rPr>
          </w:rPrChange>
        </w:rPr>
      </w:pPr>
      <w:del w:id="306" w:author="Johan Eltes" w:date="2014-04-26T22:36:00Z">
        <w:r w:rsidRPr="00AF5A75" w:rsidDel="00E772B4">
          <w:delText>9.</w:delText>
        </w:r>
        <w:r w:rsidRPr="00AF5A75" w:rsidDel="00E772B4">
          <w:rPr>
            <w:rFonts w:asciiTheme="minorHAnsi" w:eastAsiaTheme="minorEastAsia" w:hAnsiTheme="minorHAnsi" w:cstheme="minorBidi"/>
            <w:color w:val="auto"/>
            <w:sz w:val="24"/>
            <w:lang w:eastAsia="ja-JP"/>
            <w:rPrChange w:id="307" w:author="Lars Erik Röjerås" w:date="2014-04-04T12:08:00Z">
              <w:rPr>
                <w:rFonts w:asciiTheme="minorHAnsi" w:eastAsiaTheme="minorEastAsia" w:hAnsiTheme="minorHAnsi" w:cstheme="minorBidi"/>
                <w:color w:val="auto"/>
                <w:sz w:val="24"/>
                <w:lang w:val="en-US" w:eastAsia="ja-JP"/>
              </w:rPr>
            </w:rPrChange>
          </w:rPr>
          <w:tab/>
        </w:r>
        <w:r w:rsidRPr="00AF5A75" w:rsidDel="00E772B4">
          <w:delText>FindContent</w:delText>
        </w:r>
        <w:r w:rsidRPr="00AF5A75" w:rsidDel="00E772B4">
          <w:tab/>
          <w:delText>25</w:delText>
        </w:r>
      </w:del>
    </w:p>
    <w:p w14:paraId="7ADFE92F" w14:textId="77777777" w:rsidR="00C73DB4" w:rsidRPr="00AF5A75" w:rsidDel="00E772B4" w:rsidRDefault="00C73DB4">
      <w:pPr>
        <w:pStyle w:val="Innehll1"/>
        <w:tabs>
          <w:tab w:val="left" w:pos="518"/>
          <w:tab w:val="right" w:leader="dot" w:pos="9486"/>
        </w:tabs>
        <w:rPr>
          <w:del w:id="308" w:author="Johan Eltes" w:date="2014-04-26T22:36:00Z"/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eastAsia="ja-JP"/>
          <w:rPrChange w:id="309" w:author="Lars Erik Röjerås" w:date="2014-04-04T12:08:00Z">
            <w:rPr>
              <w:del w:id="310" w:author="Johan Eltes" w:date="2014-04-26T22:36:00Z"/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4"/>
              <w:szCs w:val="24"/>
              <w:lang w:val="en-US" w:eastAsia="ja-JP"/>
            </w:rPr>
          </w:rPrChange>
        </w:rPr>
      </w:pPr>
      <w:del w:id="311" w:author="Johan Eltes" w:date="2014-04-26T22:36:00Z">
        <w:r w:rsidRPr="00AF5A75" w:rsidDel="00E772B4">
          <w:delText>10.</w:delText>
        </w:r>
        <w:r w:rsidRPr="00AF5A75" w:rsidDel="00E772B4">
          <w:rPr>
            <w:rFonts w:asciiTheme="minorHAnsi" w:eastAsiaTheme="minorEastAsia" w:hAnsiTheme="minorHAnsi" w:cstheme="minorBidi"/>
            <w:color w:val="auto"/>
            <w:sz w:val="24"/>
            <w:lang w:eastAsia="ja-JP"/>
            <w:rPrChange w:id="312" w:author="Lars Erik Röjerås" w:date="2014-04-04T12:08:00Z">
              <w:rPr>
                <w:rFonts w:asciiTheme="minorHAnsi" w:eastAsiaTheme="minorEastAsia" w:hAnsiTheme="minorHAnsi" w:cstheme="minorBidi"/>
                <w:color w:val="auto"/>
                <w:sz w:val="24"/>
                <w:lang w:val="en-US" w:eastAsia="ja-JP"/>
              </w:rPr>
            </w:rPrChange>
          </w:rPr>
          <w:tab/>
        </w:r>
        <w:r w:rsidRPr="00AF5A75" w:rsidDel="00E772B4">
          <w:delText>ProcessNotification</w:delText>
        </w:r>
        <w:r w:rsidRPr="00AF5A75" w:rsidDel="00E772B4">
          <w:tab/>
          <w:delText>28</w:delText>
        </w:r>
      </w:del>
    </w:p>
    <w:p w14:paraId="7AAA2FAC" w14:textId="77777777" w:rsidR="00E75685" w:rsidRPr="00AF5A75" w:rsidRDefault="00E75685" w:rsidP="0005186E">
      <w:pPr>
        <w:rPr>
          <w:sz w:val="36"/>
          <w:rPrChange w:id="313" w:author="Lars Erik Röjerås" w:date="2014-04-04T12:08:00Z">
            <w:rPr>
              <w:sz w:val="36"/>
              <w:lang w:val="en-US"/>
            </w:rPr>
          </w:rPrChange>
        </w:rPr>
      </w:pPr>
      <w:r w:rsidRPr="00EE4003">
        <w:rPr>
          <w:sz w:val="36"/>
        </w:rPr>
        <w:fldChar w:fldCharType="end"/>
      </w:r>
    </w:p>
    <w:p w14:paraId="6DF3C6BA" w14:textId="77777777" w:rsidR="00533A31" w:rsidRPr="00AF5A75" w:rsidRDefault="00533A31" w:rsidP="00533A31">
      <w:pPr>
        <w:pStyle w:val="Rubrik1"/>
      </w:pPr>
      <w:bookmarkStart w:id="314" w:name="_Toc163963305"/>
      <w:bookmarkStart w:id="315" w:name="_Toc199311100"/>
      <w:bookmarkStart w:id="316" w:name="_Toc199552311"/>
      <w:bookmarkStart w:id="317" w:name="_Toc199552341"/>
      <w:bookmarkStart w:id="318" w:name="_Toc199552434"/>
      <w:bookmarkStart w:id="319" w:name="_Toc163300577"/>
      <w:bookmarkStart w:id="320" w:name="_Toc163300879"/>
      <w:bookmarkStart w:id="321" w:name="_Toc260171106"/>
      <w:r w:rsidRPr="00AF5A75">
        <w:lastRenderedPageBreak/>
        <w:t>Inledning</w:t>
      </w:r>
      <w:bookmarkEnd w:id="314"/>
      <w:bookmarkEnd w:id="315"/>
      <w:bookmarkEnd w:id="316"/>
      <w:bookmarkEnd w:id="317"/>
      <w:bookmarkEnd w:id="318"/>
      <w:bookmarkEnd w:id="319"/>
      <w:bookmarkEnd w:id="320"/>
      <w:bookmarkEnd w:id="321"/>
    </w:p>
    <w:p w14:paraId="3C1BC77B" w14:textId="77777777" w:rsidR="00533A31" w:rsidRPr="00C23F04" w:rsidRDefault="00533A31" w:rsidP="00533A31"/>
    <w:p w14:paraId="10C0818B" w14:textId="77777777" w:rsidR="00F7201D" w:rsidRPr="008D2D09" w:rsidRDefault="00533A31" w:rsidP="00370920">
      <w:r w:rsidRPr="00C23F04">
        <w:t>Detta är beskrivningen av tjänst</w:t>
      </w:r>
      <w:r w:rsidR="00E47F33" w:rsidRPr="00C23F04">
        <w:t xml:space="preserve">ekontrakten i tjänstedomänen </w:t>
      </w:r>
      <w:commentRangeStart w:id="322"/>
      <w:proofErr w:type="spellStart"/>
      <w:proofErr w:type="gramStart"/>
      <w:r w:rsidR="00E47F33" w:rsidRPr="00C23F04">
        <w:t>itintegration</w:t>
      </w:r>
      <w:r w:rsidRPr="00C23F04">
        <w:t>:</w:t>
      </w:r>
      <w:r w:rsidR="00E47F33" w:rsidRPr="008D2D09">
        <w:t>engagementindex</w:t>
      </w:r>
      <w:commentRangeEnd w:id="322"/>
      <w:proofErr w:type="spellEnd"/>
      <w:proofErr w:type="gramEnd"/>
      <w:r w:rsidR="00AF5A75" w:rsidRPr="00AF5A75">
        <w:rPr>
          <w:rStyle w:val="Kommentarsreferens"/>
          <w:i/>
          <w:rPrChange w:id="323" w:author="Lars Erik Röjerås" w:date="2014-04-04T12:08:00Z">
            <w:rPr>
              <w:rStyle w:val="Kommentarsreferens"/>
              <w:i/>
              <w:lang w:val="en-GB"/>
            </w:rPr>
          </w:rPrChange>
        </w:rPr>
        <w:commentReference w:id="322"/>
      </w:r>
      <w:r w:rsidRPr="00AF5A75">
        <w:t xml:space="preserve"> (huvud domän ”</w:t>
      </w:r>
      <w:r w:rsidR="00E47F33" w:rsidRPr="00AF5A75">
        <w:t>IT Integration</w:t>
      </w:r>
      <w:r w:rsidRPr="00C23F04">
        <w:t>”, underdomän ”</w:t>
      </w:r>
      <w:proofErr w:type="spellStart"/>
      <w:r w:rsidR="007E4B48" w:rsidRPr="00C23F04">
        <w:t>Engageme</w:t>
      </w:r>
      <w:r w:rsidR="00E47F33" w:rsidRPr="00C23F04">
        <w:t>ntindex</w:t>
      </w:r>
      <w:proofErr w:type="spellEnd"/>
      <w:r w:rsidRPr="00C23F04">
        <w:t xml:space="preserve">”). Den svenska benämningen är ”Nationella Tjänstekontrakt för </w:t>
      </w:r>
      <w:r w:rsidR="00E47F33" w:rsidRPr="008D2D09">
        <w:t>Engagemangsindex</w:t>
      </w:r>
      <w:r w:rsidR="000A317F" w:rsidRPr="008D2D09">
        <w:t xml:space="preserve">”. Tjänstedomänen omfattar tjänstekontrakt för att stödja konsumtion av engagemangsinformation, uppdatering av engagemangsinformation och </w:t>
      </w:r>
      <w:proofErr w:type="gramStart"/>
      <w:r w:rsidR="000A317F" w:rsidRPr="008D2D09">
        <w:t>notifiering</w:t>
      </w:r>
      <w:proofErr w:type="gramEnd"/>
      <w:r w:rsidR="000A317F" w:rsidRPr="008D2D09">
        <w:t xml:space="preserve"> av prenumeranter av engagemangsinformation</w:t>
      </w:r>
      <w:r w:rsidRPr="008D2D09">
        <w:t>.</w:t>
      </w:r>
      <w:r w:rsidR="004D74A2" w:rsidRPr="008D2D09">
        <w:t xml:space="preserve"> </w:t>
      </w:r>
    </w:p>
    <w:p w14:paraId="44366C64" w14:textId="77777777" w:rsidR="00F7201D" w:rsidRPr="008D2D09" w:rsidRDefault="00F7201D" w:rsidP="00370920"/>
    <w:p w14:paraId="76E90953" w14:textId="77777777" w:rsidR="00F7201D" w:rsidRPr="00AF5A75" w:rsidRDefault="00F7201D" w:rsidP="00370920">
      <w:r w:rsidRPr="008D2D09">
        <w:t>Engagemangsindex är en stödtjänst för integration med landstingens vårdsystem. Informationen i indexet syftar till att hjälpa tjänstekonsumenter att rikta tjänsteanrop mot system där det finns information om patienten, men indexet i sig innehåller inte patientinformationen. Indexets uppgift är att möjliggöra optimering av informations</w:t>
      </w:r>
      <w:r w:rsidRPr="00AF5A75">
        <w:t>hämtning genom att hjälpa tjänstekonsumenter begränsa anrop av tjänster till de system där det finns något att hämta.</w:t>
      </w:r>
    </w:p>
    <w:p w14:paraId="65179C8D" w14:textId="77777777" w:rsidR="00F7201D" w:rsidRPr="00AF5A75" w:rsidRDefault="00F7201D" w:rsidP="00370920"/>
    <w:p w14:paraId="55DDC089" w14:textId="77777777" w:rsidR="004D74A2" w:rsidRPr="008D2D09" w:rsidRDefault="00E75333" w:rsidP="00370920">
      <w:r w:rsidRPr="00AF5A75">
        <w:t>D</w:t>
      </w:r>
      <w:r w:rsidR="006F788C" w:rsidRPr="00AF5A75">
        <w:t>et nationella regelverket för teknisk arkitektur (</w:t>
      </w:r>
      <w:commentRangeStart w:id="324"/>
      <w:r w:rsidR="006F788C" w:rsidRPr="00AF5A75">
        <w:t>VIT(S)-b</w:t>
      </w:r>
      <w:r w:rsidRPr="00AF5A75">
        <w:t xml:space="preserve">okens tekniska arkitektur </w:t>
      </w:r>
      <w:commentRangeEnd w:id="324"/>
      <w:r w:rsidR="00AF5A75" w:rsidRPr="00AF5A75">
        <w:rPr>
          <w:rStyle w:val="Kommentarsreferens"/>
          <w:i/>
          <w:rPrChange w:id="325" w:author="Lars Erik Röjerås" w:date="2014-04-04T12:08:00Z">
            <w:rPr>
              <w:rStyle w:val="Kommentarsreferens"/>
              <w:i/>
              <w:lang w:val="en-GB"/>
            </w:rPr>
          </w:rPrChange>
        </w:rPr>
        <w:commentReference w:id="324"/>
      </w:r>
      <w:r w:rsidRPr="00AF5A75">
        <w:t xml:space="preserve">REV B beskriver </w:t>
      </w:r>
      <w:proofErr w:type="spellStart"/>
      <w:r w:rsidRPr="00AF5A75">
        <w:t>engagemengsindex</w:t>
      </w:r>
      <w:proofErr w:type="spellEnd"/>
      <w:r w:rsidRPr="00AF5A75">
        <w:t xml:space="preserve"> i ett sammanhang</w:t>
      </w:r>
      <w:r w:rsidR="004D74A2" w:rsidRPr="00C23F04">
        <w:t xml:space="preserve">. </w:t>
      </w:r>
      <w:r w:rsidR="00CE46EB" w:rsidRPr="00C23F04">
        <w:t>Syftet kan sammanfattas till att skapa förutsättningar för att sammanställa information ur ett nationellt patientperspektiv.</w:t>
      </w:r>
    </w:p>
    <w:p w14:paraId="37303684" w14:textId="77777777" w:rsidR="004D74A2" w:rsidRPr="008D2D09" w:rsidRDefault="004D74A2" w:rsidP="00370920"/>
    <w:p w14:paraId="4FA82B43" w14:textId="77777777" w:rsidR="000420E9" w:rsidRPr="00AF5A75" w:rsidRDefault="00533A31" w:rsidP="00533A31">
      <w:r w:rsidRPr="008D2D09">
        <w:t xml:space="preserve">Tjänstekontraktsbeskrivningen är </w:t>
      </w:r>
      <w:r w:rsidR="00DD1B84" w:rsidRPr="008D2D09">
        <w:t>ett</w:t>
      </w:r>
      <w:r w:rsidR="00C06A1F" w:rsidRPr="008D2D09">
        <w:t xml:space="preserve"> tekni</w:t>
      </w:r>
      <w:r w:rsidRPr="008D2D09">
        <w:t xml:space="preserve">k-oberoende, formellt regelverk som reglerar integrationskrav </w:t>
      </w:r>
      <w:r w:rsidR="00652723" w:rsidRPr="00AF5A75">
        <w:t>mellan</w:t>
      </w:r>
      <w:r w:rsidR="00DB75F7" w:rsidRPr="00AF5A75">
        <w:t xml:space="preserve"> </w:t>
      </w:r>
      <w:r w:rsidRPr="00AF5A75">
        <w:t xml:space="preserve">parter (tjänstekonsumenter och tjänsteproducenter) </w:t>
      </w:r>
      <w:r w:rsidR="00DB75F7" w:rsidRPr="00AF5A75">
        <w:t>med behov av</w:t>
      </w:r>
      <w:r w:rsidRPr="00AF5A75">
        <w:t xml:space="preserve"> </w:t>
      </w:r>
      <w:r w:rsidR="00DB75F7" w:rsidRPr="00AF5A75">
        <w:t xml:space="preserve">elektronisk </w:t>
      </w:r>
      <w:r w:rsidRPr="00AF5A75">
        <w:t xml:space="preserve">samverkan </w:t>
      </w:r>
      <w:r w:rsidR="000420E9" w:rsidRPr="00AF5A75">
        <w:t xml:space="preserve">i </w:t>
      </w:r>
      <w:r w:rsidR="00652723" w:rsidRPr="00AF5A75">
        <w:t>ett speciellt syfte</w:t>
      </w:r>
      <w:proofErr w:type="gramStart"/>
      <w:r w:rsidR="00652723" w:rsidRPr="00AF5A75">
        <w:t xml:space="preserve"> (</w:t>
      </w:r>
      <w:r w:rsidR="00C322F3" w:rsidRPr="00AF5A75">
        <w:t xml:space="preserve">i detta fall integration </w:t>
      </w:r>
      <w:r w:rsidR="00E75333" w:rsidRPr="00AF5A75">
        <w:t xml:space="preserve">mellan nationella tjänster och </w:t>
      </w:r>
      <w:r w:rsidR="00C322F3" w:rsidRPr="00AF5A75">
        <w:t xml:space="preserve">lokala </w:t>
      </w:r>
      <w:proofErr w:type="spellStart"/>
      <w:r w:rsidR="00C322F3" w:rsidRPr="00AF5A75">
        <w:t>informationkällor</w:t>
      </w:r>
      <w:proofErr w:type="spellEnd"/>
      <w:r w:rsidRPr="00AF5A75">
        <w:t>.</w:t>
      </w:r>
      <w:proofErr w:type="gramEnd"/>
      <w:r w:rsidRPr="00AF5A75">
        <w:t xml:space="preserve"> </w:t>
      </w:r>
    </w:p>
    <w:p w14:paraId="019083DB" w14:textId="77777777" w:rsidR="000420E9" w:rsidRPr="00AF5A75" w:rsidRDefault="000420E9" w:rsidP="00533A31"/>
    <w:p w14:paraId="201F2C39" w14:textId="77777777" w:rsidR="00533A31" w:rsidRPr="00AF5A75" w:rsidRDefault="00533A31" w:rsidP="00533A31">
      <w:r w:rsidRPr="00AF5A75">
        <w:t>Tjänsteko</w:t>
      </w:r>
      <w:r w:rsidR="00133C3C" w:rsidRPr="00AF5A75">
        <w:t>ntraktsbeskrivningen är också</w:t>
      </w:r>
      <w:r w:rsidRPr="00AF5A75">
        <w:t xml:space="preserve"> ett viktigt underlag för skapande </w:t>
      </w:r>
      <w:r w:rsidR="00CE16F1" w:rsidRPr="00AF5A75">
        <w:t xml:space="preserve">av </w:t>
      </w:r>
      <w:r w:rsidRPr="00AF5A75">
        <w:t xml:space="preserve">de tekniska </w:t>
      </w:r>
      <w:r w:rsidR="00133C3C" w:rsidRPr="00AF5A75">
        <w:t xml:space="preserve">kontrakten </w:t>
      </w:r>
      <w:r w:rsidRPr="00AF5A75">
        <w:t xml:space="preserve">(scheman och </w:t>
      </w:r>
      <w:proofErr w:type="spellStart"/>
      <w:r w:rsidRPr="00AF5A75">
        <w:t>WSDL</w:t>
      </w:r>
      <w:proofErr w:type="spellEnd"/>
      <w:r w:rsidRPr="00AF5A75">
        <w:t xml:space="preserve">-filer). </w:t>
      </w:r>
    </w:p>
    <w:p w14:paraId="66F03B02" w14:textId="77777777" w:rsidR="00533A31" w:rsidRPr="00AF5A75" w:rsidRDefault="00533A31" w:rsidP="00533A31"/>
    <w:p w14:paraId="291498D4" w14:textId="77777777" w:rsidR="00DD1B84" w:rsidRPr="00AF5A75" w:rsidRDefault="00533A31" w:rsidP="006D1817">
      <w:pPr>
        <w:rPr>
          <w:i/>
        </w:rPr>
      </w:pPr>
      <w:r w:rsidRPr="00AF5A75">
        <w:rPr>
          <w:i/>
        </w:rPr>
        <w:t>Detta dokument komplettera</w:t>
      </w:r>
      <w:r w:rsidR="0058014B" w:rsidRPr="00AF5A75">
        <w:rPr>
          <w:i/>
        </w:rPr>
        <w:t>r</w:t>
      </w:r>
      <w:r w:rsidRPr="00AF5A75">
        <w:rPr>
          <w:i/>
        </w:rPr>
        <w:t xml:space="preserve"> </w:t>
      </w:r>
      <w:r w:rsidR="002B7BD4" w:rsidRPr="00AF5A75">
        <w:rPr>
          <w:i/>
        </w:rPr>
        <w:t xml:space="preserve">reglerna i </w:t>
      </w:r>
      <w:r w:rsidRPr="00AF5A75">
        <w:rPr>
          <w:i/>
        </w:rPr>
        <w:t>de tekniska kontrakten</w:t>
      </w:r>
      <w:r w:rsidR="002B7BD4" w:rsidRPr="00AF5A75">
        <w:rPr>
          <w:i/>
        </w:rPr>
        <w:t>. Tjänsteproducenter och tjänstekonsumenter ska m.a.o. följa såväl de maskintolkbara reglerna i de tekniska kontrak</w:t>
      </w:r>
      <w:r w:rsidR="006F5938" w:rsidRPr="00AF5A75">
        <w:rPr>
          <w:i/>
        </w:rPr>
        <w:t>ten, som de regler som uttrycks</w:t>
      </w:r>
      <w:r w:rsidR="002B7BD4" w:rsidRPr="00AF5A75">
        <w:rPr>
          <w:i/>
        </w:rPr>
        <w:t xml:space="preserve"> detta dokument.</w:t>
      </w:r>
      <w:r w:rsidR="00FC6F8C" w:rsidRPr="00AF5A75">
        <w:rPr>
          <w:i/>
        </w:rPr>
        <w:t xml:space="preserve"> Tjänsteproducenter och konsumenter ska följa regelverket i RIVTA 2.1 med avseende på säkerhet och publicering av s.k. </w:t>
      </w:r>
      <w:proofErr w:type="spellStart"/>
      <w:r w:rsidR="00FC6F8C" w:rsidRPr="00AF5A75">
        <w:rPr>
          <w:i/>
        </w:rPr>
        <w:t>ping</w:t>
      </w:r>
      <w:proofErr w:type="spellEnd"/>
      <w:r w:rsidR="00FC6F8C" w:rsidRPr="00AF5A75">
        <w:rPr>
          <w:i/>
        </w:rPr>
        <w:t>-tjänst.</w:t>
      </w:r>
    </w:p>
    <w:p w14:paraId="1637B7C3" w14:textId="77777777" w:rsidR="004B1FF5" w:rsidRPr="00AF5A75" w:rsidRDefault="004B1FF5" w:rsidP="006D1817"/>
    <w:p w14:paraId="729176E6" w14:textId="77777777" w:rsidR="004B1FF5" w:rsidRPr="00AF5A75" w:rsidRDefault="004B1FF5" w:rsidP="004B1FF5"/>
    <w:p w14:paraId="518B4532" w14:textId="77777777" w:rsidR="004B1FF5" w:rsidRPr="00AF5A75" w:rsidRDefault="00490CAF" w:rsidP="004B1FF5">
      <w:r w:rsidRPr="00EE4003">
        <w:rPr>
          <w:noProof/>
          <w:lang w:eastAsia="sv-SE"/>
        </w:rPr>
        <w:lastRenderedPageBreak/>
        <mc:AlternateContent>
          <mc:Choice Requires="wps">
            <w:drawing>
              <wp:inline distT="0" distB="0" distL="0" distR="0" wp14:anchorId="0DAD217F" wp14:editId="45EAAFFF">
                <wp:extent cx="3237865" cy="3684270"/>
                <wp:effectExtent l="9525" t="9525" r="10160" b="11430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7865" cy="368427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97E530" w14:textId="77777777" w:rsidR="00AF5A75" w:rsidRPr="00FE3AAD" w:rsidRDefault="00AF5A75" w:rsidP="004B1FF5">
                            <w:pPr>
                              <w:pStyle w:val="Sidfot"/>
                              <w:rPr>
                                <w:b/>
                                <w:i/>
                                <w:lang w:val="sv-SE"/>
                              </w:rPr>
                            </w:pPr>
                            <w:r w:rsidRPr="00FE3AAD">
                              <w:rPr>
                                <w:b/>
                                <w:i/>
                                <w:lang w:val="sv-SE"/>
                              </w:rPr>
                              <w:t>I arbetet har följande personer deltagit:</w:t>
                            </w:r>
                          </w:p>
                          <w:p w14:paraId="1C404725" w14:textId="77777777" w:rsidR="00AF5A75" w:rsidRDefault="00AF5A75" w:rsidP="004B1FF5"/>
                          <w:p w14:paraId="68F60EB6" w14:textId="56AF35FB" w:rsidR="00AF5A75" w:rsidRDefault="00AF5A75" w:rsidP="004B1FF5">
                            <w:pPr>
                              <w:pStyle w:val="Sidfot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  <w:r w:rsidRPr="00302B6B"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 xml:space="preserve">Maria Berglund, </w:t>
                            </w:r>
                            <w:del w:id="326" w:author="Johan Eltes" w:date="2014-04-24T16:52:00Z">
                              <w:r w:rsidRPr="00302B6B" w:rsidDel="00BC48B3">
                                <w:rPr>
                                  <w:noProof/>
                                  <w:sz w:val="20"/>
                                  <w:szCs w:val="24"/>
                                  <w:lang w:val="sv-SE"/>
                                </w:rPr>
                                <w:delText>Inera</w:delText>
                              </w:r>
                            </w:del>
                            <w:ins w:id="327" w:author="Johan Eltes" w:date="2014-04-24T16:52:00Z">
                              <w:r w:rsidR="00BC48B3">
                                <w:rPr>
                                  <w:noProof/>
                                  <w:sz w:val="20"/>
                                  <w:szCs w:val="24"/>
                                  <w:lang w:val="sv-SE"/>
                                </w:rPr>
                                <w:t>SLL</w:t>
                              </w:r>
                            </w:ins>
                            <w:r w:rsidRPr="00302B6B"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>, Förvaltningsansvarig för</w:t>
                            </w: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 xml:space="preserve"> Mina Vårdkontakter</w:t>
                            </w:r>
                          </w:p>
                          <w:p w14:paraId="429F45C4" w14:textId="77777777" w:rsidR="00AF5A75" w:rsidRDefault="00AF5A75" w:rsidP="00A43CD4">
                            <w:pPr>
                              <w:pStyle w:val="Sidfot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</w:p>
                          <w:p w14:paraId="73444E63" w14:textId="77777777" w:rsidR="00AF5A75" w:rsidRDefault="00AF5A75" w:rsidP="00A43CD4">
                            <w:pPr>
                              <w:pStyle w:val="Sidfot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>Marco De Luca, arkitekt för ny plattform, Mina Hälsotjänster (SLL)</w:t>
                            </w:r>
                          </w:p>
                          <w:p w14:paraId="1E80122B" w14:textId="77777777" w:rsidR="00AF5A75" w:rsidRDefault="00AF5A75" w:rsidP="00F84833">
                            <w:pPr>
                              <w:pStyle w:val="Sidfot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</w:p>
                          <w:p w14:paraId="3245CC2C" w14:textId="77777777" w:rsidR="00AF5A75" w:rsidRDefault="00AF5A75" w:rsidP="00F84833">
                            <w:pPr>
                              <w:pStyle w:val="Sidfot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  <w:r w:rsidRPr="00302B6B"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>Johan Eltes, Cehis Arkitekturledning, Tekniska Expertgruppen</w:t>
                            </w: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 xml:space="preserve"> och chefsarkitekt i Mina Hälsotjänsterprojektet (SLL/Cehis)</w:t>
                            </w:r>
                          </w:p>
                          <w:p w14:paraId="3AB67193" w14:textId="77777777" w:rsidR="00AF5A75" w:rsidRDefault="00AF5A75" w:rsidP="00F84833">
                            <w:pPr>
                              <w:pStyle w:val="Sidfot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</w:p>
                          <w:p w14:paraId="042FFA16" w14:textId="5668AB16" w:rsidR="00AF5A75" w:rsidRDefault="00AF5A75" w:rsidP="00F84833">
                            <w:pPr>
                              <w:pStyle w:val="Sidfot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 xml:space="preserve">Lars Palmberg, SLL, </w:t>
                            </w:r>
                            <w:del w:id="328" w:author="Johan Eltes" w:date="2014-04-24T16:53:00Z">
                              <w:r w:rsidDel="00BC48B3">
                                <w:rPr>
                                  <w:noProof/>
                                  <w:sz w:val="20"/>
                                  <w:szCs w:val="24"/>
                                  <w:lang w:val="sv-SE"/>
                                </w:rPr>
                                <w:delText xml:space="preserve">SNF </w:delText>
                              </w:r>
                            </w:del>
                            <w:ins w:id="329" w:author="Johan Eltes" w:date="2014-04-24T16:53:00Z">
                              <w:r w:rsidR="00BC48B3">
                                <w:rPr>
                                  <w:noProof/>
                                  <w:sz w:val="20"/>
                                  <w:szCs w:val="24"/>
                                  <w:lang w:val="sv-SE"/>
                                </w:rPr>
                                <w:t xml:space="preserve">HSF </w:t>
                              </w:r>
                            </w:ins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>- Vårdguiden</w:t>
                            </w:r>
                          </w:p>
                          <w:p w14:paraId="3F99BDC3" w14:textId="77777777" w:rsidR="00AF5A75" w:rsidRDefault="00AF5A75" w:rsidP="00F84833">
                            <w:pPr>
                              <w:pStyle w:val="Sidfot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</w:p>
                          <w:p w14:paraId="0811BC48" w14:textId="77777777" w:rsidR="00AF5A75" w:rsidRDefault="00AF5A75" w:rsidP="00F84833">
                            <w:pPr>
                              <w:pStyle w:val="Sidfot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>Björn Strihagen, Inera, Arkitekt för Nationella patientöversikten</w:t>
                            </w:r>
                          </w:p>
                          <w:p w14:paraId="2B70D2DA" w14:textId="77777777" w:rsidR="00AF5A75" w:rsidRDefault="00AF5A75" w:rsidP="00F84833">
                            <w:pPr>
                              <w:pStyle w:val="Sidfot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</w:p>
                          <w:p w14:paraId="2255AD9E" w14:textId="77777777" w:rsidR="00AF5A75" w:rsidRDefault="00AF5A75" w:rsidP="00F84833">
                            <w:pPr>
                              <w:pStyle w:val="Sidfot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>Hjalmar Jacobson, Lösningsarkitekt för Tietos leverans av NPÖ</w:t>
                            </w:r>
                          </w:p>
                          <w:p w14:paraId="4BF2579F" w14:textId="77777777" w:rsidR="00AF5A75" w:rsidRDefault="00AF5A75" w:rsidP="00F84833">
                            <w:pPr>
                              <w:pStyle w:val="Sidfot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</w:p>
                          <w:p w14:paraId="2B1844B5" w14:textId="77777777" w:rsidR="00AF5A75" w:rsidRPr="00302B6B" w:rsidRDefault="00AF5A75" w:rsidP="00F84833">
                            <w:pPr>
                              <w:pStyle w:val="Sidfot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>Otto Medin, Intersystems</w:t>
                            </w:r>
                          </w:p>
                          <w:p w14:paraId="5D109457" w14:textId="77777777" w:rsidR="00AF5A75" w:rsidRPr="00302B6B" w:rsidRDefault="00AF5A75" w:rsidP="00A43CD4">
                            <w:pPr>
                              <w:pStyle w:val="Sidfot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</w:p>
                          <w:p w14:paraId="6017BD79" w14:textId="77777777" w:rsidR="00AF5A75" w:rsidRPr="00E51C6C" w:rsidRDefault="00AF5A75" w:rsidP="004B1FF5">
                            <w:pPr>
                              <w:pStyle w:val="Sidfot"/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width:254.95pt;height:29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" fillcolor="#ddd">
                <v:textbox>
                  <w:txbxContent>
                    <w:p w14:paraId="5697E530" w14:textId="77777777" w:rsidR="00AF5A75" w:rsidRPr="00FE3AAD" w:rsidRDefault="00AF5A75" w:rsidP="004B1FF5">
                      <w:pPr>
                        <w:pStyle w:val="Sidfot"/>
                        <w:rPr>
                          <w:b/>
                          <w:i/>
                          <w:lang w:val="sv-SE"/>
                        </w:rPr>
                      </w:pPr>
                      <w:r w:rsidRPr="00FE3AAD">
                        <w:rPr>
                          <w:b/>
                          <w:i/>
                          <w:lang w:val="sv-SE"/>
                        </w:rPr>
                        <w:t>I arbetet har följande personer deltagit:</w:t>
                      </w:r>
                    </w:p>
                    <w:p w14:paraId="1C404725" w14:textId="77777777" w:rsidR="00AF5A75" w:rsidRDefault="00AF5A75" w:rsidP="004B1FF5"/>
                    <w:p w14:paraId="68F60EB6" w14:textId="56AF35FB" w:rsidR="00AF5A75" w:rsidRDefault="00AF5A75" w:rsidP="004B1FF5">
                      <w:pPr>
                        <w:pStyle w:val="Sidfot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  <w:r w:rsidRPr="00302B6B">
                        <w:rPr>
                          <w:noProof/>
                          <w:sz w:val="20"/>
                          <w:szCs w:val="24"/>
                          <w:lang w:val="sv-SE"/>
                        </w:rPr>
                        <w:t xml:space="preserve">Maria Berglund, </w:t>
                      </w:r>
                      <w:del w:id="331" w:author="Johan Eltes" w:date="2014-04-24T16:52:00Z">
                        <w:r w:rsidRPr="00302B6B" w:rsidDel="00BC48B3">
                          <w:rPr>
                            <w:noProof/>
                            <w:sz w:val="20"/>
                            <w:szCs w:val="24"/>
                            <w:lang w:val="sv-SE"/>
                          </w:rPr>
                          <w:delText>Inera</w:delText>
                        </w:r>
                      </w:del>
                      <w:ins w:id="332" w:author="Johan Eltes" w:date="2014-04-24T16:52:00Z">
                        <w:r w:rsidR="00BC48B3">
                          <w:rPr>
                            <w:noProof/>
                            <w:sz w:val="20"/>
                            <w:szCs w:val="24"/>
                            <w:lang w:val="sv-SE"/>
                          </w:rPr>
                          <w:t>SLL</w:t>
                        </w:r>
                      </w:ins>
                      <w:r w:rsidRPr="00302B6B">
                        <w:rPr>
                          <w:noProof/>
                          <w:sz w:val="20"/>
                          <w:szCs w:val="24"/>
                          <w:lang w:val="sv-SE"/>
                        </w:rPr>
                        <w:t>, Förvaltningsansvarig för</w:t>
                      </w: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 xml:space="preserve"> Mina Vårdkontakter</w:t>
                      </w:r>
                    </w:p>
                    <w:p w14:paraId="429F45C4" w14:textId="77777777" w:rsidR="00AF5A75" w:rsidRDefault="00AF5A75" w:rsidP="00A43CD4">
                      <w:pPr>
                        <w:pStyle w:val="Sidfot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</w:p>
                    <w:p w14:paraId="73444E63" w14:textId="77777777" w:rsidR="00AF5A75" w:rsidRDefault="00AF5A75" w:rsidP="00A43CD4">
                      <w:pPr>
                        <w:pStyle w:val="Sidfot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>Marco De Luca, arkitekt för ny plattform, Mina Hälsotjänster (SLL)</w:t>
                      </w:r>
                    </w:p>
                    <w:p w14:paraId="1E80122B" w14:textId="77777777" w:rsidR="00AF5A75" w:rsidRDefault="00AF5A75" w:rsidP="00F84833">
                      <w:pPr>
                        <w:pStyle w:val="Sidfot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</w:p>
                    <w:p w14:paraId="3245CC2C" w14:textId="77777777" w:rsidR="00AF5A75" w:rsidRDefault="00AF5A75" w:rsidP="00F84833">
                      <w:pPr>
                        <w:pStyle w:val="Sidfot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  <w:r w:rsidRPr="00302B6B">
                        <w:rPr>
                          <w:noProof/>
                          <w:sz w:val="20"/>
                          <w:szCs w:val="24"/>
                          <w:lang w:val="sv-SE"/>
                        </w:rPr>
                        <w:t>Johan Eltes, Cehis Arkitekturledning, Tekniska Expertgruppen</w:t>
                      </w: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 xml:space="preserve"> och chefsarkitekt i Mina Hälsotjänsterprojektet (SLL/Cehis)</w:t>
                      </w:r>
                    </w:p>
                    <w:p w14:paraId="3AB67193" w14:textId="77777777" w:rsidR="00AF5A75" w:rsidRDefault="00AF5A75" w:rsidP="00F84833">
                      <w:pPr>
                        <w:pStyle w:val="Sidfot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</w:p>
                    <w:p w14:paraId="042FFA16" w14:textId="5668AB16" w:rsidR="00AF5A75" w:rsidRDefault="00AF5A75" w:rsidP="00F84833">
                      <w:pPr>
                        <w:pStyle w:val="Sidfot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 xml:space="preserve">Lars Palmberg, SLL, </w:t>
                      </w:r>
                      <w:del w:id="333" w:author="Johan Eltes" w:date="2014-04-24T16:53:00Z">
                        <w:r w:rsidDel="00BC48B3">
                          <w:rPr>
                            <w:noProof/>
                            <w:sz w:val="20"/>
                            <w:szCs w:val="24"/>
                            <w:lang w:val="sv-SE"/>
                          </w:rPr>
                          <w:delText xml:space="preserve">SNF </w:delText>
                        </w:r>
                      </w:del>
                      <w:ins w:id="334" w:author="Johan Eltes" w:date="2014-04-24T16:53:00Z">
                        <w:r w:rsidR="00BC48B3">
                          <w:rPr>
                            <w:noProof/>
                            <w:sz w:val="20"/>
                            <w:szCs w:val="24"/>
                            <w:lang w:val="sv-SE"/>
                          </w:rPr>
                          <w:t>HSF</w:t>
                        </w:r>
                        <w:r w:rsidR="00BC48B3">
                          <w:rPr>
                            <w:noProof/>
                            <w:sz w:val="20"/>
                            <w:szCs w:val="24"/>
                            <w:lang w:val="sv-SE"/>
                          </w:rPr>
                          <w:t xml:space="preserve"> </w:t>
                        </w:r>
                      </w:ins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>- Vårdguiden</w:t>
                      </w:r>
                    </w:p>
                    <w:p w14:paraId="3F99BDC3" w14:textId="77777777" w:rsidR="00AF5A75" w:rsidRDefault="00AF5A75" w:rsidP="00F84833">
                      <w:pPr>
                        <w:pStyle w:val="Sidfot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</w:p>
                    <w:p w14:paraId="0811BC48" w14:textId="77777777" w:rsidR="00AF5A75" w:rsidRDefault="00AF5A75" w:rsidP="00F84833">
                      <w:pPr>
                        <w:pStyle w:val="Sidfot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>Björn Strihagen, Inera, Arkitekt för Nationella patientöversikten</w:t>
                      </w:r>
                    </w:p>
                    <w:p w14:paraId="2B70D2DA" w14:textId="77777777" w:rsidR="00AF5A75" w:rsidRDefault="00AF5A75" w:rsidP="00F84833">
                      <w:pPr>
                        <w:pStyle w:val="Sidfot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</w:p>
                    <w:p w14:paraId="2255AD9E" w14:textId="77777777" w:rsidR="00AF5A75" w:rsidRDefault="00AF5A75" w:rsidP="00F84833">
                      <w:pPr>
                        <w:pStyle w:val="Sidfot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>Hjalmar Jacobson, Lösningsarkitekt för Tietos leverans av NPÖ</w:t>
                      </w:r>
                    </w:p>
                    <w:p w14:paraId="4BF2579F" w14:textId="77777777" w:rsidR="00AF5A75" w:rsidRDefault="00AF5A75" w:rsidP="00F84833">
                      <w:pPr>
                        <w:pStyle w:val="Sidfot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</w:p>
                    <w:p w14:paraId="2B1844B5" w14:textId="77777777" w:rsidR="00AF5A75" w:rsidRPr="00302B6B" w:rsidRDefault="00AF5A75" w:rsidP="00F84833">
                      <w:pPr>
                        <w:pStyle w:val="Sidfot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>Otto Medin, Intersystems</w:t>
                      </w:r>
                    </w:p>
                    <w:p w14:paraId="5D109457" w14:textId="77777777" w:rsidR="00AF5A75" w:rsidRPr="00302B6B" w:rsidRDefault="00AF5A75" w:rsidP="00A43CD4">
                      <w:pPr>
                        <w:pStyle w:val="Sidfot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</w:p>
                    <w:p w14:paraId="6017BD79" w14:textId="77777777" w:rsidR="00AF5A75" w:rsidRPr="00E51C6C" w:rsidRDefault="00AF5A75" w:rsidP="004B1FF5">
                      <w:pPr>
                        <w:pStyle w:val="Sidfot"/>
                        <w:rPr>
                          <w:i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AF5A75">
        <w:rPr>
          <w:rStyle w:val="Kommentarsreferens"/>
          <w:i/>
          <w:lang w:val="en-GB"/>
        </w:rPr>
        <w:commentReference w:id="330"/>
      </w:r>
    </w:p>
    <w:p w14:paraId="66EA81E1" w14:textId="77777777" w:rsidR="004B1FF5" w:rsidRPr="00AF5A75" w:rsidRDefault="004B1FF5" w:rsidP="006D1817"/>
    <w:p w14:paraId="4D857219" w14:textId="77777777" w:rsidR="0088256E" w:rsidRPr="00AF5A75" w:rsidRDefault="0088256E" w:rsidP="003F0D91">
      <w:pPr>
        <w:pStyle w:val="Rubrik1"/>
      </w:pPr>
      <w:bookmarkStart w:id="331" w:name="_Toc260171107"/>
      <w:bookmarkStart w:id="332" w:name="_Toc163300578"/>
      <w:bookmarkStart w:id="333" w:name="_Toc163300880"/>
      <w:r w:rsidRPr="00AF5A75">
        <w:lastRenderedPageBreak/>
        <w:t>Informationsmodell</w:t>
      </w:r>
      <w:bookmarkEnd w:id="331"/>
    </w:p>
    <w:p w14:paraId="13770F5D" w14:textId="77777777" w:rsidR="003F0D91" w:rsidRPr="00C23F04" w:rsidRDefault="003F0D91" w:rsidP="00214A61">
      <w:pPr>
        <w:pStyle w:val="Brdtext"/>
      </w:pPr>
      <w:r w:rsidRPr="00C23F04">
        <w:t>Följande tabell beskriver innehållet i en engagemangspost:</w:t>
      </w:r>
    </w:p>
    <w:p w14:paraId="599513F0" w14:textId="77777777" w:rsidR="003F0D91" w:rsidRPr="008D2D09" w:rsidRDefault="003F0D91" w:rsidP="00306C66">
      <w:pPr>
        <w:pStyle w:val="Brdtex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0"/>
        <w:gridCol w:w="1687"/>
        <w:gridCol w:w="2019"/>
        <w:gridCol w:w="788"/>
        <w:gridCol w:w="1998"/>
        <w:gridCol w:w="1330"/>
      </w:tblGrid>
      <w:tr w:rsidR="003F0D91" w:rsidRPr="00AF5A75" w14:paraId="7AA3BD48" w14:textId="77777777" w:rsidTr="00FD764C">
        <w:tc>
          <w:tcPr>
            <w:tcW w:w="1540" w:type="dxa"/>
            <w:shd w:val="clear" w:color="auto" w:fill="auto"/>
          </w:tcPr>
          <w:p w14:paraId="472ABE05" w14:textId="77777777" w:rsidR="003F0D91" w:rsidRPr="008D2D09" w:rsidRDefault="003F0D91" w:rsidP="006A6C50">
            <w:pPr>
              <w:pStyle w:val="Brdtext"/>
            </w:pPr>
            <w:r w:rsidRPr="008D2D09">
              <w:t>Attribut</w:t>
            </w:r>
          </w:p>
        </w:tc>
        <w:tc>
          <w:tcPr>
            <w:tcW w:w="1687" w:type="dxa"/>
            <w:shd w:val="clear" w:color="auto" w:fill="auto"/>
          </w:tcPr>
          <w:p w14:paraId="4DC8ABDE" w14:textId="77777777" w:rsidR="003F0D91" w:rsidRPr="008D2D09" w:rsidRDefault="003F0D91" w:rsidP="00F426F4">
            <w:pPr>
              <w:pStyle w:val="Brdtext"/>
            </w:pPr>
            <w:r w:rsidRPr="008D2D09">
              <w:t>Beskrivning</w:t>
            </w:r>
          </w:p>
        </w:tc>
        <w:tc>
          <w:tcPr>
            <w:tcW w:w="2019" w:type="dxa"/>
            <w:shd w:val="clear" w:color="auto" w:fill="auto"/>
          </w:tcPr>
          <w:p w14:paraId="26764CA0" w14:textId="77777777" w:rsidR="003F0D91" w:rsidRPr="008D2D09" w:rsidRDefault="003F0D91" w:rsidP="006A5D9F">
            <w:pPr>
              <w:pStyle w:val="Brdtext"/>
            </w:pPr>
            <w:r w:rsidRPr="008D2D09">
              <w:t>Format</w:t>
            </w:r>
          </w:p>
        </w:tc>
        <w:tc>
          <w:tcPr>
            <w:tcW w:w="788" w:type="dxa"/>
            <w:shd w:val="clear" w:color="auto" w:fill="auto"/>
          </w:tcPr>
          <w:p w14:paraId="23665BF6" w14:textId="77777777" w:rsidR="003F0D91" w:rsidRPr="00AF5A75" w:rsidRDefault="003F0D91">
            <w:pPr>
              <w:pStyle w:val="Brdtext"/>
              <w:rPr>
                <w:rPrChange w:id="334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335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proofErr w:type="spellStart"/>
            <w:r w:rsidRPr="00AF5A75">
              <w:t>Mult</w:t>
            </w:r>
            <w:proofErr w:type="spellEnd"/>
          </w:p>
        </w:tc>
        <w:tc>
          <w:tcPr>
            <w:tcW w:w="1998" w:type="dxa"/>
            <w:shd w:val="clear" w:color="auto" w:fill="auto"/>
          </w:tcPr>
          <w:p w14:paraId="28E2AAEF" w14:textId="77777777" w:rsidR="003F0D91" w:rsidRPr="00AF5A75" w:rsidRDefault="003F0D91">
            <w:pPr>
              <w:pStyle w:val="Brdtext"/>
              <w:rPr>
                <w:rPrChange w:id="336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337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proofErr w:type="spellStart"/>
            <w:r w:rsidRPr="00AF5A75">
              <w:t>Kodverk</w:t>
            </w:r>
            <w:proofErr w:type="spellEnd"/>
            <w:r w:rsidRPr="00AF5A75">
              <w:t xml:space="preserve">/värde-mängd </w:t>
            </w:r>
            <w:r w:rsidRPr="00AF5A75">
              <w:br/>
              <w:t xml:space="preserve">/ </w:t>
            </w:r>
            <w:proofErr w:type="spellStart"/>
            <w:r w:rsidRPr="00AF5A75">
              <w:t>ev</w:t>
            </w:r>
            <w:proofErr w:type="spellEnd"/>
            <w:r w:rsidRPr="00AF5A75">
              <w:t xml:space="preserve"> begränsningar</w:t>
            </w:r>
          </w:p>
        </w:tc>
        <w:tc>
          <w:tcPr>
            <w:tcW w:w="1330" w:type="dxa"/>
            <w:shd w:val="clear" w:color="auto" w:fill="auto"/>
          </w:tcPr>
          <w:p w14:paraId="1AC46001" w14:textId="77777777" w:rsidR="003F0D91" w:rsidRPr="00AF5A75" w:rsidRDefault="003F0D91">
            <w:pPr>
              <w:pStyle w:val="Brdtext"/>
              <w:rPr>
                <w:rPrChange w:id="338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339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Beslutsregler och kommentar</w:t>
            </w:r>
          </w:p>
        </w:tc>
      </w:tr>
      <w:tr w:rsidR="003F0D91" w:rsidRPr="00AF5A75" w14:paraId="2A3682CF" w14:textId="77777777" w:rsidTr="00FD764C">
        <w:tc>
          <w:tcPr>
            <w:tcW w:w="1540" w:type="dxa"/>
            <w:shd w:val="clear" w:color="auto" w:fill="auto"/>
          </w:tcPr>
          <w:p w14:paraId="76A178D3" w14:textId="77777777" w:rsidR="003F0D91" w:rsidRPr="00AF5A75" w:rsidRDefault="003F0D91">
            <w:pPr>
              <w:pStyle w:val="Brdtext"/>
              <w:rPr>
                <w:rPrChange w:id="340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341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proofErr w:type="spellStart"/>
            <w:r w:rsidRPr="00AF5A75">
              <w:t>Registered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ResidentIdent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Identification</w:t>
            </w:r>
            <w:proofErr w:type="spellEnd"/>
          </w:p>
        </w:tc>
        <w:tc>
          <w:tcPr>
            <w:tcW w:w="1687" w:type="dxa"/>
            <w:shd w:val="clear" w:color="auto" w:fill="auto"/>
          </w:tcPr>
          <w:p w14:paraId="2BA538A8" w14:textId="77777777" w:rsidR="003F0D91" w:rsidRPr="00AF5A75" w:rsidRDefault="003F0D91">
            <w:pPr>
              <w:pStyle w:val="Brdtext"/>
              <w:rPr>
                <w:rPrChange w:id="342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343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Invånarens person-nummer</w:t>
            </w:r>
          </w:p>
        </w:tc>
        <w:tc>
          <w:tcPr>
            <w:tcW w:w="2019" w:type="dxa"/>
            <w:shd w:val="clear" w:color="auto" w:fill="auto"/>
          </w:tcPr>
          <w:p w14:paraId="7C7B3E33" w14:textId="77777777" w:rsidR="003F0D91" w:rsidRPr="00AF5A75" w:rsidRDefault="003F0D91">
            <w:pPr>
              <w:pStyle w:val="Brdtext"/>
              <w:rPr>
                <w:rPrChange w:id="344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345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 xml:space="preserve">Person- eller samordningsnummer enligt skatteverkets definition (12 tecken). </w:t>
            </w:r>
          </w:p>
        </w:tc>
        <w:tc>
          <w:tcPr>
            <w:tcW w:w="788" w:type="dxa"/>
            <w:shd w:val="clear" w:color="auto" w:fill="auto"/>
          </w:tcPr>
          <w:p w14:paraId="1F0E1B12" w14:textId="77777777" w:rsidR="003F0D91" w:rsidRPr="00AF5A75" w:rsidRDefault="003F0D91">
            <w:pPr>
              <w:pStyle w:val="Brdtext"/>
              <w:rPr>
                <w:rPrChange w:id="346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347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7B3154C8" w14:textId="77777777" w:rsidR="003F0D91" w:rsidRPr="00AF5A75" w:rsidRDefault="003F0D91">
            <w:pPr>
              <w:pStyle w:val="Brdtext"/>
              <w:rPr>
                <w:rPrChange w:id="348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349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^[0-9]{8}[0-9pPtTfF][0-9]{3}$</w:t>
            </w:r>
          </w:p>
        </w:tc>
        <w:tc>
          <w:tcPr>
            <w:tcW w:w="1330" w:type="dxa"/>
            <w:shd w:val="clear" w:color="auto" w:fill="auto"/>
          </w:tcPr>
          <w:p w14:paraId="2E8E754B" w14:textId="77777777" w:rsidR="003F0D91" w:rsidRPr="00AF5A75" w:rsidRDefault="003F0D91">
            <w:pPr>
              <w:pStyle w:val="Brdtext"/>
              <w:rPr>
                <w:rPrChange w:id="350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351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 xml:space="preserve">Del av instansens </w:t>
            </w:r>
            <w:proofErr w:type="spellStart"/>
            <w:r w:rsidRPr="00AF5A75">
              <w:t>unikhet</w:t>
            </w:r>
            <w:proofErr w:type="spellEnd"/>
          </w:p>
        </w:tc>
      </w:tr>
      <w:tr w:rsidR="003F0D91" w:rsidRPr="00AF5A75" w14:paraId="74F59B0C" w14:textId="77777777" w:rsidTr="00FD764C">
        <w:tc>
          <w:tcPr>
            <w:tcW w:w="1540" w:type="dxa"/>
            <w:shd w:val="clear" w:color="auto" w:fill="auto"/>
          </w:tcPr>
          <w:p w14:paraId="0844FA65" w14:textId="77777777" w:rsidR="003F0D91" w:rsidRPr="00AF5A75" w:rsidRDefault="003F0D91">
            <w:pPr>
              <w:pStyle w:val="Brdtext"/>
              <w:rPr>
                <w:rPrChange w:id="352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353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 xml:space="preserve">Service </w:t>
            </w:r>
            <w:proofErr w:type="spellStart"/>
            <w:r w:rsidRPr="00AF5A75">
              <w:t>domain</w:t>
            </w:r>
            <w:proofErr w:type="spellEnd"/>
          </w:p>
        </w:tc>
        <w:tc>
          <w:tcPr>
            <w:tcW w:w="1687" w:type="dxa"/>
            <w:shd w:val="clear" w:color="auto" w:fill="auto"/>
          </w:tcPr>
          <w:p w14:paraId="5946BB33" w14:textId="77777777" w:rsidR="003F0D91" w:rsidRPr="00AF5A75" w:rsidRDefault="003F0D91">
            <w:pPr>
              <w:pStyle w:val="Brdtext"/>
              <w:rPr>
                <w:rPrChange w:id="354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355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 xml:space="preserve">Den tjänstedomän som förekomsten avser. </w:t>
            </w:r>
          </w:p>
        </w:tc>
        <w:tc>
          <w:tcPr>
            <w:tcW w:w="2019" w:type="dxa"/>
            <w:shd w:val="clear" w:color="auto" w:fill="auto"/>
          </w:tcPr>
          <w:p w14:paraId="09886A73" w14:textId="77777777" w:rsidR="003F0D91" w:rsidRPr="00AF5A75" w:rsidRDefault="003F0D91">
            <w:pPr>
              <w:pStyle w:val="Brdtext"/>
              <w:rPr>
                <w:rPrChange w:id="356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357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proofErr w:type="spellStart"/>
            <w:r w:rsidRPr="00AF5A75">
              <w:t>URN</w:t>
            </w:r>
            <w:proofErr w:type="spellEnd"/>
            <w:r w:rsidRPr="00AF5A75">
              <w:t xml:space="preserve"> på formen &lt;regelverk&gt;:&lt;huvuddomän&gt;:&lt;underdomän&gt;:&lt;ev. </w:t>
            </w:r>
            <w:proofErr w:type="spellStart"/>
            <w:r w:rsidRPr="00AF5A75">
              <w:t>ytterkligare</w:t>
            </w:r>
            <w:proofErr w:type="spellEnd"/>
            <w:r w:rsidRPr="00AF5A75">
              <w:t xml:space="preserve"> nivå&gt;. Ex: ”</w:t>
            </w:r>
            <w:proofErr w:type="spellStart"/>
            <w:proofErr w:type="gramStart"/>
            <w:r w:rsidRPr="00AF5A75">
              <w:t>riv:crm</w:t>
            </w:r>
            <w:proofErr w:type="gramEnd"/>
            <w:r w:rsidRPr="00AF5A75">
              <w:t>:scheduling</w:t>
            </w:r>
            <w:proofErr w:type="spellEnd"/>
            <w:r w:rsidRPr="00AF5A75">
              <w:t>”</w:t>
            </w:r>
          </w:p>
        </w:tc>
        <w:tc>
          <w:tcPr>
            <w:tcW w:w="788" w:type="dxa"/>
            <w:shd w:val="clear" w:color="auto" w:fill="auto"/>
          </w:tcPr>
          <w:p w14:paraId="516865DD" w14:textId="77777777" w:rsidR="003F0D91" w:rsidRPr="00AF5A75" w:rsidRDefault="003F0D91">
            <w:pPr>
              <w:pStyle w:val="Brdtext"/>
              <w:rPr>
                <w:rPrChange w:id="358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359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2D18AFF2" w14:textId="77777777" w:rsidR="003F0D91" w:rsidRPr="00AF5A75" w:rsidRDefault="003F0D91">
            <w:pPr>
              <w:pStyle w:val="Brdtext"/>
              <w:rPr>
                <w:rPrChange w:id="360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361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 xml:space="preserve">Tjänstedomän enligt </w:t>
            </w:r>
            <w:proofErr w:type="spellStart"/>
            <w:r w:rsidRPr="00AF5A75">
              <w:t>CeHis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kodverk</w:t>
            </w:r>
            <w:proofErr w:type="spellEnd"/>
            <w:r w:rsidRPr="00AF5A75">
              <w:t xml:space="preserve"> för tjänstedomäner.</w:t>
            </w:r>
          </w:p>
        </w:tc>
        <w:tc>
          <w:tcPr>
            <w:tcW w:w="1330" w:type="dxa"/>
            <w:shd w:val="clear" w:color="auto" w:fill="auto"/>
          </w:tcPr>
          <w:p w14:paraId="27229688" w14:textId="77777777" w:rsidR="003F0D91" w:rsidRPr="00AF5A75" w:rsidRDefault="003F0D91">
            <w:pPr>
              <w:pStyle w:val="Brdtext"/>
              <w:rPr>
                <w:rPrChange w:id="362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363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 xml:space="preserve">Del av instansens </w:t>
            </w:r>
            <w:proofErr w:type="spellStart"/>
            <w:r w:rsidRPr="00AF5A75">
              <w:t>unikhet</w:t>
            </w:r>
            <w:proofErr w:type="spellEnd"/>
          </w:p>
        </w:tc>
      </w:tr>
      <w:tr w:rsidR="003F0D91" w:rsidRPr="00AF5A75" w14:paraId="06E11B6B" w14:textId="77777777" w:rsidTr="00FD764C">
        <w:tc>
          <w:tcPr>
            <w:tcW w:w="1540" w:type="dxa"/>
            <w:shd w:val="clear" w:color="auto" w:fill="auto"/>
          </w:tcPr>
          <w:p w14:paraId="0D4A0BAE" w14:textId="77777777" w:rsidR="003F0D91" w:rsidRPr="00AF5A75" w:rsidRDefault="003F0D91">
            <w:pPr>
              <w:pStyle w:val="Brdtext"/>
              <w:rPr>
                <w:rPrChange w:id="364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365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proofErr w:type="spellStart"/>
            <w:r w:rsidRPr="00AF5A75">
              <w:t>Categori-zation</w:t>
            </w:r>
            <w:proofErr w:type="spellEnd"/>
            <w:r w:rsidRPr="00AF5A75">
              <w:t>*</w:t>
            </w:r>
          </w:p>
        </w:tc>
        <w:tc>
          <w:tcPr>
            <w:tcW w:w="1687" w:type="dxa"/>
            <w:shd w:val="clear" w:color="auto" w:fill="auto"/>
          </w:tcPr>
          <w:p w14:paraId="6CAED079" w14:textId="77777777" w:rsidR="003F0D91" w:rsidRPr="00AF5A75" w:rsidRDefault="003F0D91">
            <w:pPr>
              <w:pStyle w:val="Brdtext"/>
              <w:rPr>
                <w:rPrChange w:id="366" w:author="Lars Erik Röjerås" w:date="2014-04-04T12:08:00Z">
                  <w:rPr>
                    <w:color w:val="000000"/>
                    <w:sz w:val="16"/>
                  </w:rPr>
                </w:rPrChange>
              </w:rPr>
              <w:pPrChange w:id="367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Kategori-</w:t>
            </w:r>
            <w:proofErr w:type="spellStart"/>
            <w:r w:rsidRPr="00AF5A75">
              <w:t>sering</w:t>
            </w:r>
            <w:proofErr w:type="spellEnd"/>
            <w:r w:rsidRPr="00AF5A75">
              <w:t xml:space="preserve"> enligt </w:t>
            </w:r>
            <w:proofErr w:type="spellStart"/>
            <w:r w:rsidRPr="00AF5A75">
              <w:t>kodverk</w:t>
            </w:r>
            <w:proofErr w:type="spellEnd"/>
            <w:r w:rsidRPr="00AF5A75">
              <w:t xml:space="preserve"> som är specifikt för tjänste-domänen </w:t>
            </w:r>
          </w:p>
        </w:tc>
        <w:tc>
          <w:tcPr>
            <w:tcW w:w="2019" w:type="dxa"/>
            <w:shd w:val="clear" w:color="auto" w:fill="auto"/>
          </w:tcPr>
          <w:p w14:paraId="0980AFFD" w14:textId="77777777" w:rsidR="003F0D91" w:rsidRPr="00AF5A75" w:rsidRDefault="003F0D91">
            <w:pPr>
              <w:pStyle w:val="Brdtext"/>
              <w:rPr>
                <w:rPrChange w:id="368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369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 xml:space="preserve">Text bestående av bokstäver i ASCII. Exempel för domänen </w:t>
            </w:r>
            <w:proofErr w:type="spellStart"/>
            <w:proofErr w:type="gramStart"/>
            <w:r w:rsidRPr="00AF5A75">
              <w:t>crm:scheduling</w:t>
            </w:r>
            <w:proofErr w:type="spellEnd"/>
            <w:proofErr w:type="gramEnd"/>
            <w:r w:rsidRPr="00AF5A75">
              <w:t>: ”</w:t>
            </w:r>
            <w:proofErr w:type="spellStart"/>
            <w:r w:rsidRPr="00AF5A75">
              <w:t>Booking</w:t>
            </w:r>
            <w:proofErr w:type="spellEnd"/>
            <w:r w:rsidRPr="00AF5A75">
              <w:t>”, ”Invitation”</w:t>
            </w:r>
          </w:p>
          <w:p w14:paraId="28EC4478" w14:textId="77777777" w:rsidR="003F0D91" w:rsidRPr="00AF5A75" w:rsidRDefault="003F0D91">
            <w:pPr>
              <w:pStyle w:val="Brdtext"/>
              <w:rPr>
                <w:rPrChange w:id="370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371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 xml:space="preserve">Exempel för domänen </w:t>
            </w:r>
            <w:proofErr w:type="spellStart"/>
            <w:proofErr w:type="gramStart"/>
            <w:r w:rsidRPr="00AF5A75">
              <w:t>careprocess:request</w:t>
            </w:r>
            <w:proofErr w:type="spellEnd"/>
            <w:proofErr w:type="gramEnd"/>
            <w:r w:rsidRPr="00AF5A75">
              <w:t xml:space="preserve">: </w:t>
            </w:r>
            <w:proofErr w:type="spellStart"/>
            <w:r w:rsidRPr="00AF5A75">
              <w:t>RequestStatus</w:t>
            </w:r>
            <w:proofErr w:type="spellEnd"/>
            <w:r w:rsidRPr="00AF5A75">
              <w:t xml:space="preserve"> (remisstatus)</w:t>
            </w:r>
          </w:p>
        </w:tc>
        <w:tc>
          <w:tcPr>
            <w:tcW w:w="788" w:type="dxa"/>
            <w:shd w:val="clear" w:color="auto" w:fill="auto"/>
          </w:tcPr>
          <w:p w14:paraId="0B0B74FB" w14:textId="77777777" w:rsidR="003F0D91" w:rsidRPr="00AF5A75" w:rsidRDefault="003F0D91">
            <w:pPr>
              <w:pStyle w:val="Brdtext"/>
              <w:rPr>
                <w:rPrChange w:id="372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373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51937C4D" w14:textId="77777777" w:rsidR="003F0D91" w:rsidRPr="00AF5A75" w:rsidRDefault="003F0D91">
            <w:pPr>
              <w:pStyle w:val="Brdtext"/>
              <w:rPr>
                <w:rPrChange w:id="374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375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 xml:space="preserve">Enligt </w:t>
            </w:r>
            <w:proofErr w:type="spellStart"/>
            <w:r w:rsidRPr="00AF5A75">
              <w:t>kodverk</w:t>
            </w:r>
            <w:proofErr w:type="spellEnd"/>
            <w:r w:rsidRPr="00AF5A75">
              <w:t xml:space="preserve"> som beskrivs i respektive tjänstedomäns tjänstekontrakts-beskrivning.</w:t>
            </w:r>
          </w:p>
        </w:tc>
        <w:tc>
          <w:tcPr>
            <w:tcW w:w="1330" w:type="dxa"/>
            <w:shd w:val="clear" w:color="auto" w:fill="auto"/>
          </w:tcPr>
          <w:p w14:paraId="22147BE1" w14:textId="77777777" w:rsidR="003F0D91" w:rsidRPr="00AF5A75" w:rsidRDefault="003F0D91">
            <w:pPr>
              <w:pStyle w:val="Brdtext"/>
              <w:rPr>
                <w:rPrChange w:id="376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377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 xml:space="preserve">Del av instansens </w:t>
            </w:r>
            <w:proofErr w:type="spellStart"/>
            <w:r w:rsidRPr="00AF5A75">
              <w:t>unikhet</w:t>
            </w:r>
            <w:proofErr w:type="spellEnd"/>
          </w:p>
        </w:tc>
      </w:tr>
      <w:tr w:rsidR="003F0D91" w:rsidRPr="00AF5A75" w14:paraId="7BA805C7" w14:textId="77777777" w:rsidTr="00FD764C">
        <w:tc>
          <w:tcPr>
            <w:tcW w:w="1540" w:type="dxa"/>
            <w:shd w:val="clear" w:color="auto" w:fill="auto"/>
          </w:tcPr>
          <w:p w14:paraId="04E57F96" w14:textId="77777777" w:rsidR="003F0D91" w:rsidRPr="00AF5A75" w:rsidRDefault="003F0D91" w:rsidP="00214A61">
            <w:pPr>
              <w:pStyle w:val="Brdtext"/>
              <w:rPr>
                <w:szCs w:val="16"/>
                <w:rPrChange w:id="378" w:author="Lars Erik Röjerås" w:date="2014-04-04T12:08:00Z">
                  <w:rPr>
                    <w:color w:val="000000"/>
                    <w:szCs w:val="16"/>
                    <w:lang w:val="en-GB"/>
                  </w:rPr>
                </w:rPrChange>
              </w:rPr>
            </w:pPr>
            <w:proofErr w:type="spellStart"/>
            <w:r w:rsidRPr="00AF5A75">
              <w:t>Logical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address</w:t>
            </w:r>
            <w:proofErr w:type="spellEnd"/>
            <w:r w:rsidRPr="00AF5A75">
              <w:t>*</w:t>
            </w:r>
          </w:p>
        </w:tc>
        <w:tc>
          <w:tcPr>
            <w:tcW w:w="1687" w:type="dxa"/>
            <w:shd w:val="clear" w:color="auto" w:fill="auto"/>
          </w:tcPr>
          <w:p w14:paraId="735C5B4E" w14:textId="77777777" w:rsidR="003F0D91" w:rsidRPr="00AF5A75" w:rsidRDefault="003F0D91" w:rsidP="00306C66">
            <w:pPr>
              <w:pStyle w:val="Brdtext"/>
            </w:pPr>
            <w:r w:rsidRPr="00AF5A75">
              <w:t>Referens till informationskällan enligt tjänste-domänens definition</w:t>
            </w:r>
          </w:p>
        </w:tc>
        <w:tc>
          <w:tcPr>
            <w:tcW w:w="2019" w:type="dxa"/>
            <w:shd w:val="clear" w:color="auto" w:fill="auto"/>
          </w:tcPr>
          <w:p w14:paraId="3927B9EB" w14:textId="77777777" w:rsidR="003F0D91" w:rsidRPr="00C23F04" w:rsidRDefault="003F0D91" w:rsidP="006A6C50">
            <w:pPr>
              <w:pStyle w:val="Brdtext"/>
            </w:pPr>
            <w:r w:rsidRPr="00AF5A75">
              <w:t xml:space="preserve">Logisk adress </w:t>
            </w:r>
            <w:commentRangeStart w:id="379"/>
            <w:r w:rsidRPr="00AF5A75">
              <w:t xml:space="preserve">enligt adresseringsmodell för den tjänstedomän som anges av </w:t>
            </w:r>
            <w:r w:rsidRPr="00C23F04">
              <w:t xml:space="preserve">fältet Service </w:t>
            </w:r>
            <w:proofErr w:type="spellStart"/>
            <w:r w:rsidRPr="00C23F04">
              <w:t>Domain</w:t>
            </w:r>
            <w:commentRangeEnd w:id="379"/>
            <w:proofErr w:type="spellEnd"/>
            <w:r w:rsidR="00C23F04">
              <w:rPr>
                <w:rStyle w:val="Kommentarsreferens"/>
                <w:color w:val="000000"/>
                <w:lang w:val="en-GB"/>
              </w:rPr>
              <w:commentReference w:id="379"/>
            </w:r>
            <w:r w:rsidRPr="00C23F04">
              <w:t>.</w:t>
            </w:r>
          </w:p>
        </w:tc>
        <w:tc>
          <w:tcPr>
            <w:tcW w:w="788" w:type="dxa"/>
            <w:shd w:val="clear" w:color="auto" w:fill="auto"/>
          </w:tcPr>
          <w:p w14:paraId="44144C81" w14:textId="77777777" w:rsidR="003F0D91" w:rsidRPr="00C23F04" w:rsidRDefault="003F0D91" w:rsidP="00F426F4">
            <w:pPr>
              <w:pStyle w:val="Brdtext"/>
            </w:pPr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  <w:tc>
          <w:tcPr>
            <w:tcW w:w="1998" w:type="dxa"/>
            <w:shd w:val="clear" w:color="auto" w:fill="auto"/>
          </w:tcPr>
          <w:p w14:paraId="59C7CC6D" w14:textId="77777777" w:rsidR="003F0D91" w:rsidRPr="00C23F04" w:rsidRDefault="003F0D91" w:rsidP="006A5D9F">
            <w:pPr>
              <w:pStyle w:val="Brdtext"/>
            </w:pPr>
            <w:commentRangeStart w:id="380"/>
            <w:r w:rsidRPr="00C23F04">
              <w:t xml:space="preserve">Vanligen </w:t>
            </w:r>
            <w:proofErr w:type="spellStart"/>
            <w:r w:rsidRPr="00C23F04">
              <w:t>HSA</w:t>
            </w:r>
            <w:proofErr w:type="spellEnd"/>
            <w:r w:rsidRPr="00C23F04">
              <w:t xml:space="preserve">-id för verksamhet så som mottagningens </w:t>
            </w:r>
            <w:proofErr w:type="spellStart"/>
            <w:r w:rsidRPr="00C23F04">
              <w:t>HSA</w:t>
            </w:r>
            <w:proofErr w:type="spellEnd"/>
            <w:r w:rsidRPr="00C23F04">
              <w:t xml:space="preserve">-id eller PDL-enhetens </w:t>
            </w:r>
            <w:proofErr w:type="spellStart"/>
            <w:r w:rsidRPr="00C23F04">
              <w:t>HSA</w:t>
            </w:r>
            <w:proofErr w:type="spellEnd"/>
            <w:r w:rsidRPr="00C23F04">
              <w:t xml:space="preserve">-id. </w:t>
            </w:r>
          </w:p>
          <w:p w14:paraId="60FA4A16" w14:textId="77777777" w:rsidR="003F0D91" w:rsidRPr="00C23F04" w:rsidRDefault="003F0D91" w:rsidP="00E772B4">
            <w:pPr>
              <w:pStyle w:val="Brdtext"/>
            </w:pPr>
            <w:r w:rsidRPr="00C23F04">
              <w:t>Exakt definition bestäms i tjänstekontraktsbeskrivningen för tjänstedomänen</w:t>
            </w:r>
            <w:commentRangeEnd w:id="380"/>
            <w:r w:rsidR="00C23F04">
              <w:rPr>
                <w:rStyle w:val="Kommentarsreferens"/>
                <w:color w:val="000000"/>
                <w:lang w:val="en-GB"/>
              </w:rPr>
              <w:commentReference w:id="380"/>
            </w:r>
            <w:r w:rsidRPr="00C23F04">
              <w:t xml:space="preserve">. </w:t>
            </w:r>
          </w:p>
        </w:tc>
        <w:tc>
          <w:tcPr>
            <w:tcW w:w="1330" w:type="dxa"/>
            <w:shd w:val="clear" w:color="auto" w:fill="auto"/>
          </w:tcPr>
          <w:p w14:paraId="7CF91BAF" w14:textId="77777777" w:rsidR="003F0D91" w:rsidRPr="008D2D09" w:rsidRDefault="003F0D91">
            <w:pPr>
              <w:pStyle w:val="Brdtext"/>
              <w:rPr>
                <w:color w:val="000000"/>
                <w:sz w:val="16"/>
              </w:rPr>
              <w:pPrChange w:id="381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</w:pPr>
              </w:pPrChange>
            </w:pPr>
            <w:r w:rsidRPr="008D2D09">
              <w:t xml:space="preserve">Del av instansens </w:t>
            </w:r>
            <w:proofErr w:type="spellStart"/>
            <w:r w:rsidRPr="008D2D09">
              <w:t>unikhet</w:t>
            </w:r>
            <w:proofErr w:type="spellEnd"/>
          </w:p>
        </w:tc>
      </w:tr>
      <w:tr w:rsidR="003F0D91" w:rsidRPr="00AF5A75" w14:paraId="0DE47E3C" w14:textId="77777777" w:rsidTr="00FD764C">
        <w:tc>
          <w:tcPr>
            <w:tcW w:w="1540" w:type="dxa"/>
            <w:shd w:val="clear" w:color="auto" w:fill="auto"/>
          </w:tcPr>
          <w:p w14:paraId="77F29136" w14:textId="77777777" w:rsidR="003F0D91" w:rsidRPr="00AF5A75" w:rsidRDefault="003F0D91">
            <w:pPr>
              <w:pStyle w:val="Brdtext"/>
              <w:rPr>
                <w:rPrChange w:id="382" w:author="Lars Erik Röjerås" w:date="2014-04-04T12:08:00Z">
                  <w:rPr>
                    <w:color w:val="000000"/>
                    <w:sz w:val="16"/>
                  </w:rPr>
                </w:rPrChange>
              </w:rPr>
              <w:pPrChange w:id="383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 xml:space="preserve">Business </w:t>
            </w:r>
            <w:proofErr w:type="spellStart"/>
            <w:r w:rsidRPr="00AF5A75">
              <w:t>object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Instance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Identifier</w:t>
            </w:r>
            <w:proofErr w:type="spellEnd"/>
            <w:r w:rsidRPr="00AF5A75">
              <w:t>*</w:t>
            </w:r>
          </w:p>
        </w:tc>
        <w:tc>
          <w:tcPr>
            <w:tcW w:w="1687" w:type="dxa"/>
            <w:shd w:val="clear" w:color="auto" w:fill="auto"/>
          </w:tcPr>
          <w:p w14:paraId="2FB9B071" w14:textId="77777777" w:rsidR="003F0D91" w:rsidRPr="00AF5A75" w:rsidRDefault="003F0D91">
            <w:pPr>
              <w:pStyle w:val="Brdtext"/>
              <w:rPr>
                <w:rPrChange w:id="384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385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Unik identifierare för händelse-bärande objekt</w:t>
            </w:r>
          </w:p>
        </w:tc>
        <w:tc>
          <w:tcPr>
            <w:tcW w:w="2019" w:type="dxa"/>
            <w:shd w:val="clear" w:color="auto" w:fill="auto"/>
          </w:tcPr>
          <w:p w14:paraId="01B2A137" w14:textId="77777777" w:rsidR="003F0D91" w:rsidRPr="00AF5A75" w:rsidRDefault="003F0D91">
            <w:pPr>
              <w:pStyle w:val="Brdtext"/>
              <w:rPr>
                <w:rPrChange w:id="386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387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Format enligt aktuell identifierare.</w:t>
            </w:r>
          </w:p>
          <w:p w14:paraId="3CDF7D5E" w14:textId="77777777" w:rsidR="003F0D91" w:rsidRPr="00AF5A75" w:rsidRDefault="003F0D91" w:rsidP="00214A61">
            <w:pPr>
              <w:pStyle w:val="Brdtext"/>
              <w:rPr>
                <w:rPrChange w:id="388" w:author="Lars Erik Röjerås" w:date="2014-04-04T12:08:00Z">
                  <w:rPr>
                    <w:color w:val="000000"/>
                    <w:szCs w:val="24"/>
                  </w:rPr>
                </w:rPrChange>
              </w:rPr>
            </w:pPr>
            <w:r w:rsidRPr="00AF5A75">
              <w:t xml:space="preserve">Exempel för domänen </w:t>
            </w:r>
            <w:proofErr w:type="spellStart"/>
            <w:proofErr w:type="gramStart"/>
            <w:r w:rsidRPr="00AF5A75">
              <w:t>crm:scheduling</w:t>
            </w:r>
            <w:proofErr w:type="spellEnd"/>
            <w:proofErr w:type="gramEnd"/>
            <w:r w:rsidRPr="00AF5A75">
              <w:t xml:space="preserve">: </w:t>
            </w:r>
            <w:proofErr w:type="spellStart"/>
            <w:r w:rsidRPr="00AF5A75">
              <w:t>bookingid</w:t>
            </w:r>
            <w:proofErr w:type="spellEnd"/>
          </w:p>
          <w:p w14:paraId="64D95671" w14:textId="77777777" w:rsidR="003F0D91" w:rsidRPr="00AF5A75" w:rsidRDefault="003F0D91" w:rsidP="00306C66">
            <w:pPr>
              <w:pStyle w:val="Brdtext"/>
              <w:rPr>
                <w:rPrChange w:id="389" w:author="Lars Erik Röjerås" w:date="2014-04-04T12:08:00Z">
                  <w:rPr>
                    <w:color w:val="000000"/>
                    <w:szCs w:val="24"/>
                  </w:rPr>
                </w:rPrChange>
              </w:rPr>
            </w:pPr>
            <w:r w:rsidRPr="00AF5A75">
              <w:t xml:space="preserve">Exempel för domänen </w:t>
            </w:r>
            <w:proofErr w:type="spellStart"/>
            <w:proofErr w:type="gramStart"/>
            <w:r w:rsidRPr="00AF5A75">
              <w:t>ehr:patientoverview</w:t>
            </w:r>
            <w:proofErr w:type="spellEnd"/>
            <w:proofErr w:type="gramEnd"/>
            <w:r w:rsidRPr="00AF5A75">
              <w:t xml:space="preserve">: </w:t>
            </w:r>
            <w:r w:rsidRPr="00AF5A75">
              <w:lastRenderedPageBreak/>
              <w:t>Konstanten ”NA”</w:t>
            </w:r>
          </w:p>
          <w:p w14:paraId="00D60EFC" w14:textId="77777777" w:rsidR="003F0D91" w:rsidRPr="00AF5A75" w:rsidRDefault="003F0D91" w:rsidP="006A6C50">
            <w:pPr>
              <w:pStyle w:val="Brdtext"/>
              <w:rPr>
                <w:rPrChange w:id="390" w:author="Lars Erik Röjerås" w:date="2014-04-04T12:08:00Z">
                  <w:rPr>
                    <w:color w:val="000000"/>
                    <w:szCs w:val="24"/>
                  </w:rPr>
                </w:rPrChange>
              </w:rPr>
            </w:pPr>
            <w:r w:rsidRPr="00AF5A75">
              <w:t xml:space="preserve">Exempel för domänen </w:t>
            </w:r>
            <w:proofErr w:type="spellStart"/>
            <w:proofErr w:type="gramStart"/>
            <w:r w:rsidRPr="00AF5A75">
              <w:t>careprocess:request</w:t>
            </w:r>
            <w:proofErr w:type="spellEnd"/>
            <w:proofErr w:type="gramEnd"/>
            <w:r w:rsidRPr="00AF5A75">
              <w:t xml:space="preserve">: </w:t>
            </w:r>
            <w:proofErr w:type="spellStart"/>
            <w:r w:rsidRPr="00AF5A75">
              <w:t>requestId</w:t>
            </w:r>
            <w:proofErr w:type="spellEnd"/>
          </w:p>
          <w:p w14:paraId="2F099C89" w14:textId="77777777" w:rsidR="003F0D91" w:rsidRPr="00AF5A75" w:rsidRDefault="003F0D91">
            <w:pPr>
              <w:pStyle w:val="Brdtext"/>
              <w:rPr>
                <w:rPrChange w:id="391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392" w:author="Johan Eltes" w:date="2014-04-26T22:31:00Z">
                <w:pPr>
                  <w:pStyle w:val="Brd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  <w:tc>
          <w:tcPr>
            <w:tcW w:w="788" w:type="dxa"/>
            <w:shd w:val="clear" w:color="auto" w:fill="auto"/>
          </w:tcPr>
          <w:p w14:paraId="1EC6F616" w14:textId="77777777" w:rsidR="003F0D91" w:rsidRPr="00AF5A75" w:rsidRDefault="003F0D91">
            <w:pPr>
              <w:pStyle w:val="Brdtext"/>
              <w:rPr>
                <w:rPrChange w:id="393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394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lastRenderedPageBreak/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51DB5F74" w14:textId="77777777" w:rsidR="003F0D91" w:rsidRPr="00AF5A75" w:rsidRDefault="003F0D91">
            <w:pPr>
              <w:pStyle w:val="Brdtext"/>
              <w:rPr>
                <w:rPrChange w:id="395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396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 xml:space="preserve">Typen av identifierare beror av tjänstedomänen. Om tjänstedomänen inte exponerar tjänster baserat på unika händelsebärande objekt, ska värdet </w:t>
            </w:r>
            <w:r w:rsidRPr="00AF5A75">
              <w:lastRenderedPageBreak/>
              <w:t xml:space="preserve">vara konstanten ”NA” (not </w:t>
            </w:r>
            <w:proofErr w:type="spellStart"/>
            <w:r w:rsidRPr="00AF5A75">
              <w:t>applicable</w:t>
            </w:r>
            <w:proofErr w:type="spellEnd"/>
            <w:r w:rsidRPr="00AF5A75">
              <w:t>).</w:t>
            </w:r>
          </w:p>
        </w:tc>
        <w:tc>
          <w:tcPr>
            <w:tcW w:w="1330" w:type="dxa"/>
            <w:shd w:val="clear" w:color="auto" w:fill="auto"/>
          </w:tcPr>
          <w:p w14:paraId="67E9C2D6" w14:textId="77777777" w:rsidR="003F0D91" w:rsidRPr="00AF5A75" w:rsidRDefault="003F0D91">
            <w:pPr>
              <w:pStyle w:val="Brdtext"/>
              <w:rPr>
                <w:rPrChange w:id="397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398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lastRenderedPageBreak/>
              <w:t xml:space="preserve">Del av instansens </w:t>
            </w:r>
            <w:proofErr w:type="spellStart"/>
            <w:r w:rsidRPr="00AF5A75">
              <w:t>unikhet</w:t>
            </w:r>
            <w:proofErr w:type="spellEnd"/>
          </w:p>
        </w:tc>
      </w:tr>
      <w:tr w:rsidR="003F0D91" w:rsidRPr="00AF5A75" w14:paraId="17AAB955" w14:textId="77777777" w:rsidTr="00FD764C">
        <w:tc>
          <w:tcPr>
            <w:tcW w:w="1540" w:type="dxa"/>
            <w:shd w:val="clear" w:color="auto" w:fill="auto"/>
          </w:tcPr>
          <w:p w14:paraId="11CB8C41" w14:textId="77777777" w:rsidR="003F0D91" w:rsidRPr="00AF5A75" w:rsidRDefault="003F0D91">
            <w:pPr>
              <w:pStyle w:val="Brdtext"/>
              <w:rPr>
                <w:rPrChange w:id="399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00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lastRenderedPageBreak/>
              <w:t xml:space="preserve">Clinical process </w:t>
            </w:r>
            <w:proofErr w:type="spellStart"/>
            <w:r w:rsidRPr="00AF5A75">
              <w:t>interest</w:t>
            </w:r>
            <w:proofErr w:type="spellEnd"/>
            <w:r w:rsidRPr="00AF5A75">
              <w:t xml:space="preserve"> id</w:t>
            </w:r>
          </w:p>
        </w:tc>
        <w:tc>
          <w:tcPr>
            <w:tcW w:w="1687" w:type="dxa"/>
            <w:shd w:val="clear" w:color="auto" w:fill="auto"/>
          </w:tcPr>
          <w:p w14:paraId="48D065E4" w14:textId="77777777" w:rsidR="003F0D91" w:rsidRPr="00AF5A75" w:rsidRDefault="003F0D91">
            <w:pPr>
              <w:pStyle w:val="Brdtext"/>
              <w:rPr>
                <w:rPrChange w:id="401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02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Hälsoärende-id</w:t>
            </w:r>
          </w:p>
        </w:tc>
        <w:tc>
          <w:tcPr>
            <w:tcW w:w="2019" w:type="dxa"/>
            <w:shd w:val="clear" w:color="auto" w:fill="auto"/>
          </w:tcPr>
          <w:p w14:paraId="7DE1B238" w14:textId="77777777" w:rsidR="003F0D91" w:rsidRPr="00AF5A75" w:rsidRDefault="003F0D91">
            <w:pPr>
              <w:pStyle w:val="Brdtext"/>
              <w:rPr>
                <w:rPrChange w:id="403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04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proofErr w:type="spellStart"/>
            <w:r w:rsidRPr="00AF5A75">
              <w:t>GUID</w:t>
            </w:r>
            <w:proofErr w:type="spellEnd"/>
          </w:p>
        </w:tc>
        <w:tc>
          <w:tcPr>
            <w:tcW w:w="788" w:type="dxa"/>
            <w:shd w:val="clear" w:color="auto" w:fill="auto"/>
          </w:tcPr>
          <w:p w14:paraId="567EF8BE" w14:textId="77777777" w:rsidR="003F0D91" w:rsidRPr="00AF5A75" w:rsidRDefault="003F0D91">
            <w:pPr>
              <w:pStyle w:val="Brdtext"/>
              <w:rPr>
                <w:rPrChange w:id="405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06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6019682A" w14:textId="77777777" w:rsidR="003F0D91" w:rsidRPr="00AF5A75" w:rsidRDefault="003F0D91">
            <w:pPr>
              <w:pStyle w:val="Brdtext"/>
              <w:rPr>
                <w:rPrChange w:id="407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08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”NA” anges om hälsoärende-id inte tillämpas för domänen, annars värde enl. nat. standard för hälsoärende-id.</w:t>
            </w:r>
          </w:p>
        </w:tc>
        <w:tc>
          <w:tcPr>
            <w:tcW w:w="1330" w:type="dxa"/>
            <w:shd w:val="clear" w:color="auto" w:fill="auto"/>
          </w:tcPr>
          <w:p w14:paraId="49BDF69D" w14:textId="77777777" w:rsidR="003F0D91" w:rsidRPr="00AF5A75" w:rsidRDefault="003F0D91">
            <w:pPr>
              <w:pStyle w:val="Brdtext"/>
              <w:rPr>
                <w:rPrChange w:id="409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10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 xml:space="preserve">Del av instansens </w:t>
            </w:r>
            <w:proofErr w:type="spellStart"/>
            <w:r w:rsidRPr="00AF5A75">
              <w:t>unikhet</w:t>
            </w:r>
            <w:proofErr w:type="spellEnd"/>
          </w:p>
        </w:tc>
      </w:tr>
      <w:tr w:rsidR="003F0D91" w:rsidRPr="00AF5A75" w14:paraId="1950F979" w14:textId="77777777" w:rsidTr="00FD764C">
        <w:tc>
          <w:tcPr>
            <w:tcW w:w="1540" w:type="dxa"/>
            <w:shd w:val="clear" w:color="auto" w:fill="auto"/>
          </w:tcPr>
          <w:p w14:paraId="0B94B29F" w14:textId="77777777" w:rsidR="003F0D91" w:rsidRPr="00AF5A75" w:rsidRDefault="003F0D91">
            <w:pPr>
              <w:pStyle w:val="Brdtext"/>
              <w:rPr>
                <w:rPrChange w:id="411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12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 xml:space="preserve">Most Recent </w:t>
            </w:r>
            <w:proofErr w:type="spellStart"/>
            <w:r w:rsidRPr="00AF5A75">
              <w:t>Content</w:t>
            </w:r>
            <w:proofErr w:type="spellEnd"/>
            <w:r w:rsidRPr="00AF5A75">
              <w:t>*</w:t>
            </w:r>
          </w:p>
        </w:tc>
        <w:tc>
          <w:tcPr>
            <w:tcW w:w="1687" w:type="dxa"/>
            <w:shd w:val="clear" w:color="auto" w:fill="auto"/>
          </w:tcPr>
          <w:p w14:paraId="62952ED7" w14:textId="77777777" w:rsidR="003F0D91" w:rsidRPr="00AF5A75" w:rsidRDefault="003F0D91">
            <w:pPr>
              <w:pStyle w:val="Brdtext"/>
              <w:rPr>
                <w:rPrChange w:id="413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14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 xml:space="preserve">Verksamhetsmässig tidpunkt för senaste informations-förekomsten i källan som indexeras av </w:t>
            </w:r>
            <w:proofErr w:type="gramStart"/>
            <w:r w:rsidRPr="00AF5A75">
              <w:t>denna  indexpost</w:t>
            </w:r>
            <w:proofErr w:type="gramEnd"/>
          </w:p>
        </w:tc>
        <w:tc>
          <w:tcPr>
            <w:tcW w:w="2019" w:type="dxa"/>
            <w:shd w:val="clear" w:color="auto" w:fill="auto"/>
          </w:tcPr>
          <w:p w14:paraId="1032C6F9" w14:textId="77777777" w:rsidR="003F0D91" w:rsidRPr="00AF5A75" w:rsidRDefault="003F0D91">
            <w:pPr>
              <w:pStyle w:val="Brdtext"/>
              <w:rPr>
                <w:rPrChange w:id="415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16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DT</w:t>
            </w:r>
          </w:p>
        </w:tc>
        <w:tc>
          <w:tcPr>
            <w:tcW w:w="788" w:type="dxa"/>
            <w:shd w:val="clear" w:color="auto" w:fill="auto"/>
          </w:tcPr>
          <w:p w14:paraId="07080245" w14:textId="77777777" w:rsidR="003F0D91" w:rsidRPr="00AF5A75" w:rsidRDefault="003F0D91">
            <w:pPr>
              <w:pStyle w:val="Brdtext"/>
              <w:rPr>
                <w:rPrChange w:id="417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18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0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594BD34D" w14:textId="77777777" w:rsidR="003F0D91" w:rsidRPr="00AF5A75" w:rsidRDefault="003F0D91">
            <w:pPr>
              <w:pStyle w:val="Brdtext"/>
              <w:rPr>
                <w:rPrChange w:id="419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20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Exakt betydelse är specifik för tjänstedomänen och definieras i respektive tjänstedomäns tjänstekontraktsbeskrivning.</w:t>
            </w:r>
          </w:p>
        </w:tc>
        <w:tc>
          <w:tcPr>
            <w:tcW w:w="1330" w:type="dxa"/>
            <w:shd w:val="clear" w:color="auto" w:fill="auto"/>
          </w:tcPr>
          <w:p w14:paraId="4CF620B1" w14:textId="77777777" w:rsidR="003F0D91" w:rsidRPr="00AF5A75" w:rsidRDefault="003F0D91">
            <w:pPr>
              <w:pStyle w:val="Brdtext"/>
              <w:rPr>
                <w:rPrChange w:id="421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22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proofErr w:type="spellStart"/>
            <w:r w:rsidRPr="00AF5A75">
              <w:t>Multiplicitet</w:t>
            </w:r>
            <w:proofErr w:type="spellEnd"/>
            <w:r w:rsidRPr="00AF5A75">
              <w:t xml:space="preserve"> varierar med tjänstedomän. Möjliga regler är 0</w:t>
            </w:r>
            <w:proofErr w:type="gramStart"/>
            <w:r w:rsidRPr="00AF5A75">
              <w:t>..</w:t>
            </w:r>
            <w:proofErr w:type="gramEnd"/>
            <w:r w:rsidRPr="00AF5A75">
              <w:t>1 och 1..1</w:t>
            </w:r>
          </w:p>
        </w:tc>
      </w:tr>
      <w:tr w:rsidR="003F0D91" w:rsidRPr="00AF5A75" w14:paraId="28F32E6E" w14:textId="77777777" w:rsidTr="00FD764C">
        <w:tc>
          <w:tcPr>
            <w:tcW w:w="1540" w:type="dxa"/>
            <w:shd w:val="clear" w:color="auto" w:fill="auto"/>
          </w:tcPr>
          <w:p w14:paraId="527F6242" w14:textId="77777777" w:rsidR="003F0D91" w:rsidRPr="00AF5A75" w:rsidRDefault="003F0D91">
            <w:pPr>
              <w:pStyle w:val="Brdtext"/>
              <w:rPr>
                <w:rPrChange w:id="423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24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Creation</w:t>
            </w:r>
          </w:p>
          <w:p w14:paraId="7BE96CDE" w14:textId="77777777" w:rsidR="003F0D91" w:rsidRPr="00AF5A75" w:rsidRDefault="003F0D91">
            <w:pPr>
              <w:pStyle w:val="Brdtext"/>
              <w:rPr>
                <w:rPrChange w:id="425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26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proofErr w:type="spellStart"/>
            <w:r w:rsidRPr="00AF5A75">
              <w:t>Time</w:t>
            </w:r>
            <w:proofErr w:type="spellEnd"/>
          </w:p>
        </w:tc>
        <w:tc>
          <w:tcPr>
            <w:tcW w:w="1687" w:type="dxa"/>
            <w:shd w:val="clear" w:color="auto" w:fill="auto"/>
          </w:tcPr>
          <w:p w14:paraId="45027A42" w14:textId="77777777" w:rsidR="003F0D91" w:rsidRPr="00AF5A75" w:rsidRDefault="003F0D91">
            <w:pPr>
              <w:pStyle w:val="Brdtext"/>
              <w:rPr>
                <w:rPrChange w:id="427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28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Tidpunkten då indexinstansen registrerades</w:t>
            </w:r>
          </w:p>
        </w:tc>
        <w:tc>
          <w:tcPr>
            <w:tcW w:w="2019" w:type="dxa"/>
            <w:shd w:val="clear" w:color="auto" w:fill="auto"/>
          </w:tcPr>
          <w:p w14:paraId="0B190854" w14:textId="77777777" w:rsidR="003F0D91" w:rsidRPr="00AF5A75" w:rsidRDefault="003F0D91">
            <w:pPr>
              <w:pStyle w:val="Brdtext"/>
              <w:rPr>
                <w:rPrChange w:id="429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30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DT</w:t>
            </w:r>
          </w:p>
        </w:tc>
        <w:tc>
          <w:tcPr>
            <w:tcW w:w="788" w:type="dxa"/>
            <w:shd w:val="clear" w:color="auto" w:fill="auto"/>
          </w:tcPr>
          <w:p w14:paraId="5A612387" w14:textId="77777777" w:rsidR="003F0D91" w:rsidRPr="00AF5A75" w:rsidRDefault="003F0D91">
            <w:pPr>
              <w:pStyle w:val="Brdtext"/>
              <w:rPr>
                <w:rPrChange w:id="431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32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5B9CE7E7" w14:textId="77777777" w:rsidR="003F0D91" w:rsidRPr="00AF5A75" w:rsidRDefault="003F0D91">
            <w:pPr>
              <w:pStyle w:val="Brdtext"/>
              <w:rPr>
                <w:rPrChange w:id="433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434" w:author="Johan Eltes" w:date="2014-04-26T22:31:00Z">
                <w:pPr>
                  <w:pStyle w:val="Brd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  <w:tc>
          <w:tcPr>
            <w:tcW w:w="1330" w:type="dxa"/>
            <w:shd w:val="clear" w:color="auto" w:fill="auto"/>
          </w:tcPr>
          <w:p w14:paraId="2D797E68" w14:textId="77777777" w:rsidR="003F0D91" w:rsidRPr="00C23F04" w:rsidRDefault="003F0D91" w:rsidP="00214A61">
            <w:pPr>
              <w:pStyle w:val="Brdtext"/>
            </w:pPr>
            <w:commentRangeStart w:id="435"/>
            <w:r w:rsidRPr="00AF5A75">
              <w:t>Genereras automatiskt av kontraktets tjänste-producent</w:t>
            </w:r>
            <w:commentRangeEnd w:id="435"/>
            <w:r w:rsidR="00C23F04">
              <w:rPr>
                <w:rStyle w:val="Kommentarsreferens"/>
                <w:color w:val="000000"/>
                <w:lang w:val="en-GB"/>
              </w:rPr>
              <w:commentReference w:id="435"/>
            </w:r>
          </w:p>
        </w:tc>
      </w:tr>
      <w:tr w:rsidR="003F0D91" w:rsidRPr="00AF5A75" w14:paraId="640ECBD4" w14:textId="77777777" w:rsidTr="00FD764C">
        <w:tc>
          <w:tcPr>
            <w:tcW w:w="1540" w:type="dxa"/>
            <w:shd w:val="clear" w:color="auto" w:fill="auto"/>
          </w:tcPr>
          <w:p w14:paraId="1448F2DA" w14:textId="77777777" w:rsidR="003F0D91" w:rsidRPr="00AF5A75" w:rsidRDefault="003F0D91">
            <w:pPr>
              <w:pStyle w:val="Brdtext"/>
              <w:rPr>
                <w:rPrChange w:id="436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37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proofErr w:type="spellStart"/>
            <w:r w:rsidRPr="00AF5A75">
              <w:t>Update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Time</w:t>
            </w:r>
            <w:proofErr w:type="spellEnd"/>
          </w:p>
        </w:tc>
        <w:tc>
          <w:tcPr>
            <w:tcW w:w="1687" w:type="dxa"/>
            <w:shd w:val="clear" w:color="auto" w:fill="auto"/>
          </w:tcPr>
          <w:p w14:paraId="4D995436" w14:textId="77777777" w:rsidR="003F0D91" w:rsidRPr="00AF5A75" w:rsidRDefault="003F0D91">
            <w:pPr>
              <w:pStyle w:val="Brdtext"/>
              <w:rPr>
                <w:rPrChange w:id="438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39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Tidpunkten då indexinstansen senast uppdaterades</w:t>
            </w:r>
          </w:p>
        </w:tc>
        <w:tc>
          <w:tcPr>
            <w:tcW w:w="2019" w:type="dxa"/>
            <w:shd w:val="clear" w:color="auto" w:fill="auto"/>
          </w:tcPr>
          <w:p w14:paraId="0E406C3E" w14:textId="77777777" w:rsidR="003F0D91" w:rsidRPr="00AF5A75" w:rsidRDefault="003F0D91">
            <w:pPr>
              <w:pStyle w:val="Brdtext"/>
              <w:rPr>
                <w:rPrChange w:id="440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41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DT</w:t>
            </w:r>
          </w:p>
        </w:tc>
        <w:tc>
          <w:tcPr>
            <w:tcW w:w="788" w:type="dxa"/>
            <w:shd w:val="clear" w:color="auto" w:fill="auto"/>
          </w:tcPr>
          <w:p w14:paraId="58854B15" w14:textId="77777777" w:rsidR="003F0D91" w:rsidRPr="00AF5A75" w:rsidRDefault="003F0D91">
            <w:pPr>
              <w:pStyle w:val="Brdtext"/>
              <w:rPr>
                <w:rPrChange w:id="442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43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0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0C9E4630" w14:textId="77777777" w:rsidR="003F0D91" w:rsidRPr="00AF5A75" w:rsidRDefault="003F0D91">
            <w:pPr>
              <w:pStyle w:val="Brdtext"/>
              <w:rPr>
                <w:rPrChange w:id="444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445" w:author="Johan Eltes" w:date="2014-04-26T22:31:00Z">
                <w:pPr>
                  <w:pStyle w:val="Brd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  <w:tc>
          <w:tcPr>
            <w:tcW w:w="1330" w:type="dxa"/>
            <w:shd w:val="clear" w:color="auto" w:fill="auto"/>
          </w:tcPr>
          <w:p w14:paraId="2EF765F2" w14:textId="77777777" w:rsidR="003F0D91" w:rsidRPr="00AF5A75" w:rsidRDefault="003F0D91">
            <w:pPr>
              <w:pStyle w:val="Brdtext"/>
              <w:rPr>
                <w:rPrChange w:id="446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47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 xml:space="preserve">Uppdatering innebär ny post som matchar samtliga attribut som är del av en instans </w:t>
            </w:r>
            <w:proofErr w:type="spellStart"/>
            <w:r w:rsidRPr="00AF5A75">
              <w:t>unikitet</w:t>
            </w:r>
            <w:proofErr w:type="spellEnd"/>
            <w:r w:rsidRPr="00AF5A75">
              <w:t>.</w:t>
            </w:r>
          </w:p>
        </w:tc>
      </w:tr>
      <w:tr w:rsidR="003F0D91" w:rsidRPr="00AF5A75" w14:paraId="7B115A3C" w14:textId="77777777" w:rsidTr="00FD764C">
        <w:tc>
          <w:tcPr>
            <w:tcW w:w="1540" w:type="dxa"/>
            <w:shd w:val="clear" w:color="auto" w:fill="auto"/>
          </w:tcPr>
          <w:p w14:paraId="26AE78D5" w14:textId="77777777" w:rsidR="003F0D91" w:rsidRPr="00AF5A75" w:rsidRDefault="003F0D91">
            <w:pPr>
              <w:pStyle w:val="Brdtext"/>
              <w:rPr>
                <w:rPrChange w:id="448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49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Data Controller</w:t>
            </w:r>
          </w:p>
        </w:tc>
        <w:tc>
          <w:tcPr>
            <w:tcW w:w="1687" w:type="dxa"/>
            <w:shd w:val="clear" w:color="auto" w:fill="auto"/>
          </w:tcPr>
          <w:p w14:paraId="0E5E3DAD" w14:textId="77777777" w:rsidR="003F0D91" w:rsidRPr="00AF5A75" w:rsidRDefault="003F0D91">
            <w:pPr>
              <w:pStyle w:val="Brdtext"/>
              <w:rPr>
                <w:rPrChange w:id="450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51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proofErr w:type="spellStart"/>
            <w:r w:rsidRPr="00AF5A75">
              <w:t>Personuppgitsansvarig</w:t>
            </w:r>
            <w:proofErr w:type="spellEnd"/>
            <w:r w:rsidRPr="00AF5A75">
              <w:t xml:space="preserve"> organisation</w:t>
            </w:r>
          </w:p>
        </w:tc>
        <w:tc>
          <w:tcPr>
            <w:tcW w:w="2019" w:type="dxa"/>
            <w:shd w:val="clear" w:color="auto" w:fill="auto"/>
          </w:tcPr>
          <w:p w14:paraId="5070D576" w14:textId="7BC0DD89" w:rsidR="003F0D91" w:rsidRPr="00AF5A75" w:rsidRDefault="00FD764C">
            <w:pPr>
              <w:pStyle w:val="Brdtext"/>
              <w:rPr>
                <w:rPrChange w:id="452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53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rPr>
                <w:highlight w:val="yellow"/>
              </w:rPr>
              <w:t>Ett v</w:t>
            </w:r>
            <w:r w:rsidR="002614B5" w:rsidRPr="00AF5A75">
              <w:rPr>
                <w:highlight w:val="yellow"/>
              </w:rPr>
              <w:t xml:space="preserve">ärde som i </w:t>
            </w:r>
            <w:proofErr w:type="spellStart"/>
            <w:r w:rsidR="002614B5" w:rsidRPr="00AF5A75">
              <w:rPr>
                <w:highlight w:val="yellow"/>
              </w:rPr>
              <w:t>källsystemet</w:t>
            </w:r>
            <w:proofErr w:type="spellEnd"/>
            <w:r w:rsidR="002614B5" w:rsidRPr="00AF5A75">
              <w:rPr>
                <w:highlight w:val="yellow"/>
              </w:rPr>
              <w:t xml:space="preserve"> med id </w:t>
            </w:r>
            <w:proofErr w:type="spellStart"/>
            <w:r w:rsidR="002614B5" w:rsidRPr="00AF5A75">
              <w:rPr>
                <w:highlight w:val="yellow"/>
              </w:rPr>
              <w:t>S</w:t>
            </w:r>
            <w:r w:rsidRPr="00AF5A75">
              <w:rPr>
                <w:highlight w:val="yellow"/>
              </w:rPr>
              <w:t>ourceSystem</w:t>
            </w:r>
            <w:proofErr w:type="spellEnd"/>
            <w:r w:rsidRPr="00AF5A75">
              <w:rPr>
                <w:highlight w:val="yellow"/>
              </w:rPr>
              <w:t xml:space="preserve"> unikt identifierar PU-ansvarig organisation.</w:t>
            </w:r>
          </w:p>
        </w:tc>
        <w:tc>
          <w:tcPr>
            <w:tcW w:w="788" w:type="dxa"/>
            <w:shd w:val="clear" w:color="auto" w:fill="auto"/>
          </w:tcPr>
          <w:p w14:paraId="13B9F1E0" w14:textId="77777777" w:rsidR="003F0D91" w:rsidRPr="00AF5A75" w:rsidRDefault="003F0D91">
            <w:pPr>
              <w:pStyle w:val="Brdtext"/>
              <w:rPr>
                <w:rPrChange w:id="454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55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5F80E854" w14:textId="2D83A6AA" w:rsidR="003F0D91" w:rsidRPr="00AF5A75" w:rsidRDefault="00FD764C">
            <w:pPr>
              <w:pStyle w:val="Brdtext"/>
              <w:rPr>
                <w:rPrChange w:id="456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57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rPr>
                <w:highlight w:val="yellow"/>
              </w:rPr>
              <w:t>”SE”&lt;organisationsnummer&gt;, (t ex</w:t>
            </w:r>
            <w:r w:rsidR="003F0D91" w:rsidRPr="00AF5A75">
              <w:rPr>
                <w:highlight w:val="yellow"/>
              </w:rPr>
              <w:t xml:space="preserve">: </w:t>
            </w:r>
            <w:r w:rsidRPr="00AF5A75">
              <w:rPr>
                <w:highlight w:val="yellow"/>
              </w:rPr>
              <w:t xml:space="preserve">”SE5565594230”), </w:t>
            </w:r>
            <w:proofErr w:type="spellStart"/>
            <w:r w:rsidRPr="00AF5A75">
              <w:rPr>
                <w:highlight w:val="yellow"/>
              </w:rPr>
              <w:t>HSA</w:t>
            </w:r>
            <w:proofErr w:type="spellEnd"/>
            <w:r w:rsidRPr="00AF5A75">
              <w:rPr>
                <w:highlight w:val="yellow"/>
              </w:rPr>
              <w:t xml:space="preserve">-id, </w:t>
            </w:r>
            <w:r w:rsidR="002614B5" w:rsidRPr="00AF5A75">
              <w:rPr>
                <w:highlight w:val="yellow"/>
              </w:rPr>
              <w:t>eller systemspecifik identitet</w:t>
            </w:r>
            <w:r w:rsidRPr="00AF5A75">
              <w:rPr>
                <w:highlight w:val="yellow"/>
              </w:rPr>
              <w:t>.</w:t>
            </w:r>
          </w:p>
        </w:tc>
        <w:tc>
          <w:tcPr>
            <w:tcW w:w="1330" w:type="dxa"/>
            <w:shd w:val="clear" w:color="auto" w:fill="auto"/>
          </w:tcPr>
          <w:p w14:paraId="6F5DC311" w14:textId="77777777" w:rsidR="003F0D91" w:rsidRPr="00AF5A75" w:rsidRDefault="003F0D91">
            <w:pPr>
              <w:pStyle w:val="Brdtext"/>
              <w:rPr>
                <w:rPrChange w:id="458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59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 xml:space="preserve">Del av instansens </w:t>
            </w:r>
            <w:proofErr w:type="spellStart"/>
            <w:r w:rsidRPr="00AF5A75">
              <w:t>unikhet</w:t>
            </w:r>
            <w:proofErr w:type="spellEnd"/>
          </w:p>
        </w:tc>
      </w:tr>
      <w:tr w:rsidR="003F0D91" w:rsidRPr="00AF5A75" w14:paraId="078ADDCF" w14:textId="77777777" w:rsidTr="00FD764C">
        <w:tc>
          <w:tcPr>
            <w:tcW w:w="1540" w:type="dxa"/>
            <w:shd w:val="clear" w:color="auto" w:fill="auto"/>
          </w:tcPr>
          <w:p w14:paraId="63BFA1C3" w14:textId="77777777" w:rsidR="003F0D91" w:rsidRPr="00AF5A75" w:rsidRDefault="003F0D91">
            <w:pPr>
              <w:pStyle w:val="Brdtext"/>
              <w:rPr>
                <w:rPrChange w:id="460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61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Source System</w:t>
            </w:r>
          </w:p>
        </w:tc>
        <w:tc>
          <w:tcPr>
            <w:tcW w:w="1687" w:type="dxa"/>
            <w:shd w:val="clear" w:color="auto" w:fill="auto"/>
          </w:tcPr>
          <w:p w14:paraId="49AD9A52" w14:textId="77777777" w:rsidR="003F0D91" w:rsidRPr="00AF5A75" w:rsidRDefault="003F0D91">
            <w:pPr>
              <w:pStyle w:val="Brdtext"/>
              <w:rPr>
                <w:rPrChange w:id="462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63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Systemet som genererade engagemangsposten</w:t>
            </w:r>
          </w:p>
        </w:tc>
        <w:tc>
          <w:tcPr>
            <w:tcW w:w="2019" w:type="dxa"/>
            <w:shd w:val="clear" w:color="auto" w:fill="auto"/>
          </w:tcPr>
          <w:p w14:paraId="24060585" w14:textId="77777777" w:rsidR="003F0D91" w:rsidRPr="00AF5A75" w:rsidRDefault="003F0D91">
            <w:pPr>
              <w:pStyle w:val="Brdtext"/>
              <w:rPr>
                <w:rPrChange w:id="464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65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proofErr w:type="spellStart"/>
            <w:r w:rsidRPr="00AF5A75">
              <w:t>Källsystemets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HSA</w:t>
            </w:r>
            <w:proofErr w:type="spellEnd"/>
            <w:r w:rsidRPr="00AF5A75">
              <w:t xml:space="preserve">-id. Detta </w:t>
            </w:r>
            <w:proofErr w:type="spellStart"/>
            <w:r w:rsidRPr="00AF5A75">
              <w:t>HSA</w:t>
            </w:r>
            <w:proofErr w:type="spellEnd"/>
            <w:r w:rsidRPr="00AF5A75">
              <w:t xml:space="preserve">-id ska gälla den systeminstans som ansvarar för originalinformationen. Det kan vara ett annat </w:t>
            </w:r>
            <w:proofErr w:type="spellStart"/>
            <w:r w:rsidRPr="00AF5A75">
              <w:t>HSA</w:t>
            </w:r>
            <w:proofErr w:type="spellEnd"/>
            <w:r w:rsidRPr="00AF5A75">
              <w:t>-id än för den tekniska anslutningspunkten.</w:t>
            </w:r>
          </w:p>
        </w:tc>
        <w:tc>
          <w:tcPr>
            <w:tcW w:w="788" w:type="dxa"/>
            <w:shd w:val="clear" w:color="auto" w:fill="auto"/>
          </w:tcPr>
          <w:p w14:paraId="160E8EF8" w14:textId="77777777" w:rsidR="003F0D91" w:rsidRPr="00AF5A75" w:rsidRDefault="003F0D91">
            <w:pPr>
              <w:pStyle w:val="Brdtext"/>
              <w:rPr>
                <w:rPrChange w:id="466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67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478F76CB" w14:textId="77777777" w:rsidR="003F0D91" w:rsidRPr="00AF5A75" w:rsidRDefault="003F0D91">
            <w:pPr>
              <w:pStyle w:val="Brdtext"/>
              <w:rPr>
                <w:rPrChange w:id="468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69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Syftet är att underlätta felsökning och ge spårbarhet.</w:t>
            </w:r>
          </w:p>
        </w:tc>
        <w:tc>
          <w:tcPr>
            <w:tcW w:w="1330" w:type="dxa"/>
            <w:shd w:val="clear" w:color="auto" w:fill="auto"/>
          </w:tcPr>
          <w:p w14:paraId="65CD1426" w14:textId="77777777" w:rsidR="003F0D91" w:rsidRPr="00AF5A75" w:rsidRDefault="003F0D91">
            <w:pPr>
              <w:pStyle w:val="Brdtext"/>
              <w:rPr>
                <w:rPrChange w:id="470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71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 xml:space="preserve">Del av instansens </w:t>
            </w:r>
            <w:proofErr w:type="spellStart"/>
            <w:r w:rsidRPr="00AF5A75">
              <w:t>unikhet</w:t>
            </w:r>
            <w:proofErr w:type="spellEnd"/>
          </w:p>
        </w:tc>
      </w:tr>
      <w:tr w:rsidR="003F0D91" w:rsidRPr="00AF5A75" w14:paraId="05BB7A26" w14:textId="77777777" w:rsidTr="00FD764C">
        <w:tc>
          <w:tcPr>
            <w:tcW w:w="1540" w:type="dxa"/>
            <w:shd w:val="clear" w:color="auto" w:fill="auto"/>
          </w:tcPr>
          <w:p w14:paraId="756C062B" w14:textId="77777777" w:rsidR="003F0D91" w:rsidRPr="00AF5A75" w:rsidRDefault="003F0D91">
            <w:pPr>
              <w:pStyle w:val="Brdtext"/>
              <w:rPr>
                <w:rPrChange w:id="472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73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proofErr w:type="spellStart"/>
            <w:r w:rsidRPr="00AF5A75">
              <w:t>Owner</w:t>
            </w:r>
            <w:proofErr w:type="spellEnd"/>
          </w:p>
        </w:tc>
        <w:tc>
          <w:tcPr>
            <w:tcW w:w="1687" w:type="dxa"/>
            <w:shd w:val="clear" w:color="auto" w:fill="auto"/>
          </w:tcPr>
          <w:p w14:paraId="4C3593C2" w14:textId="77777777" w:rsidR="003F0D91" w:rsidRPr="00AF5A75" w:rsidRDefault="003F0D91">
            <w:pPr>
              <w:pStyle w:val="Brdtext"/>
              <w:rPr>
                <w:rPrChange w:id="474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75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 xml:space="preserve">Organisation </w:t>
            </w:r>
            <w:r w:rsidRPr="00AF5A75">
              <w:lastRenderedPageBreak/>
              <w:t>vars index tog emot ”</w:t>
            </w:r>
            <w:proofErr w:type="spellStart"/>
            <w:r w:rsidRPr="00AF5A75">
              <w:t>update</w:t>
            </w:r>
            <w:proofErr w:type="spellEnd"/>
            <w:r w:rsidRPr="00AF5A75">
              <w:t>” från ”source system”</w:t>
            </w:r>
          </w:p>
        </w:tc>
        <w:tc>
          <w:tcPr>
            <w:tcW w:w="2019" w:type="dxa"/>
            <w:shd w:val="clear" w:color="auto" w:fill="auto"/>
          </w:tcPr>
          <w:p w14:paraId="3E72684C" w14:textId="77777777" w:rsidR="003F0D91" w:rsidRPr="00AF5A75" w:rsidRDefault="003F0D91">
            <w:pPr>
              <w:pStyle w:val="Brdtext"/>
              <w:rPr>
                <w:rPrChange w:id="476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77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lastRenderedPageBreak/>
              <w:t>Organisationsnumm</w:t>
            </w:r>
            <w:r w:rsidRPr="00AF5A75">
              <w:lastRenderedPageBreak/>
              <w:t>er (</w:t>
            </w:r>
            <w:proofErr w:type="spellStart"/>
            <w:r w:rsidRPr="00AF5A75">
              <w:t>HSA</w:t>
            </w:r>
            <w:proofErr w:type="spellEnd"/>
            <w:r w:rsidRPr="00AF5A75">
              <w:t xml:space="preserve">-id) för organisationen som äger indexinstansen. Organisationen är en myndighet eller </w:t>
            </w:r>
            <w:proofErr w:type="spellStart"/>
            <w:r w:rsidRPr="00AF5A75">
              <w:t>Inera</w:t>
            </w:r>
            <w:proofErr w:type="spellEnd"/>
            <w:r w:rsidRPr="00AF5A75">
              <w:t xml:space="preserve"> om uppdateringen togs emot direkt av nationellt index.</w:t>
            </w:r>
          </w:p>
        </w:tc>
        <w:tc>
          <w:tcPr>
            <w:tcW w:w="788" w:type="dxa"/>
            <w:shd w:val="clear" w:color="auto" w:fill="auto"/>
          </w:tcPr>
          <w:p w14:paraId="4617F7E3" w14:textId="77777777" w:rsidR="003F0D91" w:rsidRPr="00AF5A75" w:rsidRDefault="003F0D91">
            <w:pPr>
              <w:pStyle w:val="Brdtext"/>
              <w:rPr>
                <w:rPrChange w:id="478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79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lastRenderedPageBreak/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208D95DC" w14:textId="77777777" w:rsidR="003F0D91" w:rsidRPr="00AF5A75" w:rsidRDefault="003F0D91">
            <w:pPr>
              <w:pStyle w:val="Brdtext"/>
              <w:rPr>
                <w:rPrChange w:id="480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81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 xml:space="preserve">Syftet är att skapa </w:t>
            </w:r>
            <w:r w:rsidRPr="00AF5A75">
              <w:lastRenderedPageBreak/>
              <w:t xml:space="preserve">förutsättningar för att undvika rundgång mellan </w:t>
            </w:r>
            <w:proofErr w:type="gramStart"/>
            <w:r w:rsidRPr="00AF5A75">
              <w:t>notifierande</w:t>
            </w:r>
            <w:proofErr w:type="gramEnd"/>
            <w:r w:rsidRPr="00AF5A75">
              <w:t xml:space="preserve"> parter.</w:t>
            </w:r>
          </w:p>
        </w:tc>
        <w:tc>
          <w:tcPr>
            <w:tcW w:w="1330" w:type="dxa"/>
            <w:shd w:val="clear" w:color="auto" w:fill="auto"/>
          </w:tcPr>
          <w:p w14:paraId="72BADCF4" w14:textId="77777777" w:rsidR="003F0D91" w:rsidRPr="00AF5A75" w:rsidRDefault="003F0D91">
            <w:pPr>
              <w:pStyle w:val="Brdtext"/>
              <w:rPr>
                <w:rPrChange w:id="482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83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lastRenderedPageBreak/>
              <w:t xml:space="preserve">Del av </w:t>
            </w:r>
            <w:r w:rsidRPr="00AF5A75">
              <w:lastRenderedPageBreak/>
              <w:t xml:space="preserve">instansens </w:t>
            </w:r>
            <w:proofErr w:type="spellStart"/>
            <w:r w:rsidRPr="00AF5A75">
              <w:t>unikhet</w:t>
            </w:r>
            <w:proofErr w:type="spellEnd"/>
          </w:p>
        </w:tc>
      </w:tr>
    </w:tbl>
    <w:p w14:paraId="0449C0E0" w14:textId="77777777" w:rsidR="003F0D91" w:rsidRPr="00AF5A75" w:rsidRDefault="003F0D91" w:rsidP="003F0D91"/>
    <w:p w14:paraId="1C790647" w14:textId="77777777" w:rsidR="0088256E" w:rsidRPr="00AF5A75" w:rsidRDefault="00D6573A" w:rsidP="001C349A">
      <w:pPr>
        <w:pStyle w:val="Rubrik2"/>
      </w:pPr>
      <w:proofErr w:type="spellStart"/>
      <w:r w:rsidRPr="00AF5A75">
        <w:t>Tillämpningsansvisning</w:t>
      </w:r>
      <w:proofErr w:type="spellEnd"/>
      <w:r w:rsidR="001C349A" w:rsidRPr="00AF5A75">
        <w:t xml:space="preserve"> per tjänstedomän</w:t>
      </w:r>
      <w:r w:rsidR="0088256E" w:rsidRPr="00AF5A75">
        <w:t xml:space="preserve"> </w:t>
      </w:r>
    </w:p>
    <w:p w14:paraId="69F28E68" w14:textId="77777777" w:rsidR="004E2B17" w:rsidRPr="00AF5A75" w:rsidRDefault="009A6505" w:rsidP="00214A61">
      <w:pPr>
        <w:pStyle w:val="Brdtext"/>
      </w:pPr>
      <w:r w:rsidRPr="00AF5A75">
        <w:t xml:space="preserve">Varje tjänstedomän </w:t>
      </w:r>
      <w:r w:rsidR="00995C6D" w:rsidRPr="00AF5A75">
        <w:t xml:space="preserve">preciserar </w:t>
      </w:r>
      <w:r w:rsidR="0047764D" w:rsidRPr="00AF5A75">
        <w:t>betydelsen</w:t>
      </w:r>
      <w:r w:rsidRPr="00AF5A75">
        <w:t xml:space="preserve"> för </w:t>
      </w:r>
      <w:r w:rsidR="00D6573A" w:rsidRPr="00AF5A75">
        <w:t xml:space="preserve">de fält som är markerade med asterisk i informationsmodellen. </w:t>
      </w:r>
    </w:p>
    <w:p w14:paraId="194E29F7" w14:textId="77777777" w:rsidR="004E2B17" w:rsidRPr="00AF5A75" w:rsidRDefault="004E2B17" w:rsidP="00306C66">
      <w:pPr>
        <w:pStyle w:val="Brdtext"/>
      </w:pPr>
    </w:p>
    <w:p w14:paraId="66AC97B5" w14:textId="77777777" w:rsidR="008576AE" w:rsidRPr="00AF5A75" w:rsidRDefault="008576AE" w:rsidP="00F622F2">
      <w:pPr>
        <w:pStyle w:val="Rubrik1"/>
      </w:pPr>
      <w:bookmarkStart w:id="484" w:name="_Toc260171108"/>
      <w:r w:rsidRPr="00AF5A75">
        <w:lastRenderedPageBreak/>
        <w:t>Informationssäkerhet</w:t>
      </w:r>
      <w:bookmarkEnd w:id="332"/>
      <w:bookmarkEnd w:id="333"/>
      <w:bookmarkEnd w:id="484"/>
    </w:p>
    <w:p w14:paraId="62D0F261" w14:textId="3A832D21" w:rsidR="00593868" w:rsidRDefault="00D60EF2" w:rsidP="00214A61">
      <w:pPr>
        <w:pStyle w:val="Brdtext"/>
        <w:rPr>
          <w:ins w:id="485" w:author="Johan Eltes" w:date="2014-04-23T10:41:00Z"/>
        </w:rPr>
      </w:pPr>
      <w:commentRangeStart w:id="486"/>
      <w:r w:rsidRPr="00AF5A75">
        <w:t>Engagemangs</w:t>
      </w:r>
      <w:r w:rsidR="00CC5F09" w:rsidRPr="00AF5A75">
        <w:t>index</w:t>
      </w:r>
      <w:r w:rsidRPr="00AF5A75">
        <w:t>information</w:t>
      </w:r>
      <w:r w:rsidR="0056707C" w:rsidRPr="00AF5A75">
        <w:t xml:space="preserve"> klassas som patientuppgift</w:t>
      </w:r>
      <w:r w:rsidR="00787320" w:rsidRPr="00AF5A75">
        <w:t xml:space="preserve">. </w:t>
      </w:r>
      <w:r w:rsidR="00621D71" w:rsidRPr="00AF5A75">
        <w:t xml:space="preserve">Det betyder att ett engagemangsindex är ett personregister. </w:t>
      </w:r>
      <w:ins w:id="487" w:author="Johan Eltes" w:date="2014-04-23T10:41:00Z">
        <w:r w:rsidR="00593868" w:rsidRPr="00AF5A75">
          <w:t xml:space="preserve">Engagemangsindexinformation består inte av klinisk information, men kan ändå röja patientens vårdbehov. Om en invånare </w:t>
        </w:r>
        <w:r w:rsidR="00593868">
          <w:t xml:space="preserve">har bokad tid </w:t>
        </w:r>
        <w:r w:rsidR="00593868" w:rsidRPr="00AF5A75">
          <w:t>hos en psykolog-mottagning, kommer detta att kunna konstateras genom informationen i engagemangsindex.</w:t>
        </w:r>
      </w:ins>
    </w:p>
    <w:p w14:paraId="53B7E211" w14:textId="22A7194C" w:rsidR="00593868" w:rsidRDefault="00593868">
      <w:pPr>
        <w:pStyle w:val="Rubrik2"/>
        <w:rPr>
          <w:ins w:id="488" w:author="Johan Eltes" w:date="2014-04-23T10:33:00Z"/>
        </w:rPr>
        <w:pPrChange w:id="489" w:author="Johan Eltes" w:date="2014-04-23T10:42:00Z">
          <w:pPr>
            <w:pStyle w:val="Brdtext"/>
          </w:pPr>
        </w:pPrChange>
      </w:pPr>
      <w:ins w:id="490" w:author="Johan Eltes" w:date="2014-04-23T10:41:00Z">
        <w:r>
          <w:t>Personuppgiftsansvar</w:t>
        </w:r>
      </w:ins>
    </w:p>
    <w:p w14:paraId="0644F6B0" w14:textId="6A822C9C" w:rsidR="001A3AD0" w:rsidDel="003B348C" w:rsidRDefault="00621D71">
      <w:pPr>
        <w:pStyle w:val="Brdtext"/>
        <w:rPr>
          <w:del w:id="491" w:author="Johan Eltes" w:date="2014-04-23T10:48:00Z"/>
        </w:rPr>
      </w:pPr>
      <w:del w:id="492" w:author="Johan Eltes" w:date="2014-04-23T10:42:00Z">
        <w:r w:rsidRPr="00AF5A75" w:rsidDel="00593868">
          <w:delText xml:space="preserve">Därför måste </w:delText>
        </w:r>
      </w:del>
      <w:ins w:id="493" w:author="Johan Eltes" w:date="2014-04-23T10:42:00Z">
        <w:r w:rsidR="00593868">
          <w:t>V</w:t>
        </w:r>
      </w:ins>
      <w:del w:id="494" w:author="Johan Eltes" w:date="2014-04-23T10:42:00Z">
        <w:r w:rsidRPr="00AF5A75" w:rsidDel="00593868">
          <w:delText>v</w:delText>
        </w:r>
      </w:del>
      <w:r w:rsidRPr="00AF5A75">
        <w:t xml:space="preserve">arje post </w:t>
      </w:r>
      <w:ins w:id="495" w:author="Johan Eltes" w:date="2014-04-23T10:42:00Z">
        <w:r w:rsidR="00FD78EE">
          <w:t xml:space="preserve">ska </w:t>
        </w:r>
      </w:ins>
      <w:r w:rsidRPr="00AF5A75">
        <w:t>innehålla information om personuppgiftsansvarig organisation.</w:t>
      </w:r>
      <w:r w:rsidR="00962221" w:rsidRPr="00AF5A75">
        <w:t xml:space="preserve"> Det anges i fältet Data Controller.</w:t>
      </w:r>
      <w:r w:rsidR="002D0CE9" w:rsidRPr="00AF5A75">
        <w:t xml:space="preserve"> </w:t>
      </w:r>
      <w:ins w:id="496" w:author="Johan Eltes" w:date="2014-04-23T10:42:00Z">
        <w:r w:rsidR="00F005AB">
          <w:t xml:space="preserve">Om ett </w:t>
        </w:r>
        <w:proofErr w:type="spellStart"/>
        <w:r w:rsidR="00F005AB">
          <w:t>källsystem</w:t>
        </w:r>
        <w:proofErr w:type="spellEnd"/>
        <w:r w:rsidR="00F005AB">
          <w:t xml:space="preserve"> betjänar flera </w:t>
        </w:r>
      </w:ins>
      <w:ins w:id="497" w:author="Johan Eltes" w:date="2014-04-23T10:43:00Z">
        <w:r w:rsidR="00F005AB">
          <w:t xml:space="preserve">personuppgiftsansvariga organisationer ska </w:t>
        </w:r>
        <w:proofErr w:type="spellStart"/>
        <w:r w:rsidR="00F005AB">
          <w:t>källsystemet</w:t>
        </w:r>
        <w:proofErr w:type="spellEnd"/>
        <w:r w:rsidR="00F005AB">
          <w:t xml:space="preserve"> säkerställa att EI</w:t>
        </w:r>
      </w:ins>
      <w:ins w:id="498" w:author="Johan Eltes" w:date="2014-04-23T10:46:00Z">
        <w:r w:rsidR="00C37295">
          <w:t xml:space="preserve">-posterna </w:t>
        </w:r>
      </w:ins>
      <w:ins w:id="499" w:author="Johan Eltes" w:date="2014-04-23T10:47:00Z">
        <w:r w:rsidR="00C37295">
          <w:t>speglar detta</w:t>
        </w:r>
        <w:r w:rsidR="002D2F4D">
          <w:t xml:space="preserve"> så att antalet EI-poster blir det samma som om var</w:t>
        </w:r>
      </w:ins>
      <w:ins w:id="500" w:author="Johan Eltes" w:date="2014-04-23T10:43:00Z">
        <w:r w:rsidR="002D2F4D">
          <w:t xml:space="preserve">je PU-ansvarig organisation hade använt ett eget </w:t>
        </w:r>
        <w:proofErr w:type="spellStart"/>
        <w:r w:rsidR="002D2F4D">
          <w:t>källsystem</w:t>
        </w:r>
        <w:proofErr w:type="spellEnd"/>
        <w:r w:rsidR="002D2F4D">
          <w:t>.</w:t>
        </w:r>
      </w:ins>
      <w:ins w:id="501" w:author="Johan Eltes" w:date="2014-04-23T11:12:00Z">
        <w:r w:rsidR="003B6BA2">
          <w:t xml:space="preserve"> </w:t>
        </w:r>
      </w:ins>
      <w:del w:id="502" w:author="Johan Eltes" w:date="2014-04-23T10:42:00Z">
        <w:r w:rsidR="002D0CE9" w:rsidRPr="00AF5A75" w:rsidDel="00F005AB">
          <w:rPr>
            <w:highlight w:val="yellow"/>
          </w:rPr>
          <w:delText>Värdet för DataController skall vara något värde som i källsystemet</w:delText>
        </w:r>
      </w:del>
      <w:del w:id="503" w:author="Johan Eltes" w:date="2014-04-23T10:32:00Z">
        <w:r w:rsidR="002D0CE9" w:rsidRPr="00AF5A75" w:rsidDel="00D557BA">
          <w:rPr>
            <w:highlight w:val="yellow"/>
          </w:rPr>
          <w:delText xml:space="preserve"> (med id SourceSystem (HSAid)</w:delText>
        </w:r>
      </w:del>
      <w:del w:id="504" w:author="Johan Eltes" w:date="2014-04-23T10:42:00Z">
        <w:r w:rsidR="002D0CE9" w:rsidRPr="00AF5A75" w:rsidDel="00F005AB">
          <w:rPr>
            <w:highlight w:val="yellow"/>
          </w:rPr>
          <w:delText>) unikt identifierar PU-ansvarig organisation.</w:delText>
        </w:r>
      </w:del>
    </w:p>
    <w:p w14:paraId="00B290CE" w14:textId="77777777" w:rsidR="003B348C" w:rsidRPr="00AF5A75" w:rsidRDefault="003B348C">
      <w:pPr>
        <w:pStyle w:val="Brdtext"/>
        <w:rPr>
          <w:ins w:id="505" w:author="Johan Eltes" w:date="2014-04-23T10:48:00Z"/>
        </w:rPr>
      </w:pPr>
    </w:p>
    <w:p w14:paraId="1EB8820D" w14:textId="6D7A5AF9" w:rsidR="00B1002B" w:rsidRPr="00AF5A75" w:rsidRDefault="003B348C">
      <w:pPr>
        <w:pStyle w:val="Rubrik2"/>
        <w:pPrChange w:id="506" w:author="Johan Eltes" w:date="2014-04-23T11:11:00Z">
          <w:pPr>
            <w:pStyle w:val="Brdtext"/>
          </w:pPr>
        </w:pPrChange>
      </w:pPr>
      <w:ins w:id="507" w:author="Johan Eltes" w:date="2014-04-23T10:48:00Z">
        <w:r>
          <w:t>Personuppgiftsbehandli</w:t>
        </w:r>
      </w:ins>
      <w:ins w:id="508" w:author="Johan Eltes" w:date="2014-04-23T11:11:00Z">
        <w:r w:rsidR="003B6BA2">
          <w:t>n</w:t>
        </w:r>
      </w:ins>
      <w:ins w:id="509" w:author="Johan Eltes" w:date="2014-04-23T10:48:00Z">
        <w:r>
          <w:t>gens syfte och ändamål</w:t>
        </w:r>
      </w:ins>
      <w:del w:id="510" w:author="Johan Eltes" w:date="2014-04-23T10:48:00Z">
        <w:r w:rsidR="00610104" w:rsidRPr="00AF5A75" w:rsidDel="003B348C">
          <w:delText xml:space="preserve">Patientuppgifter i engagemangsindex </w:delText>
        </w:r>
        <w:r w:rsidR="00D60EF2" w:rsidRPr="00AF5A75" w:rsidDel="003B348C">
          <w:delText xml:space="preserve">består av hänvisningsuppgifter till verksamheter </w:delText>
        </w:r>
        <w:r w:rsidR="00B1002B" w:rsidRPr="00AF5A75" w:rsidDel="003B348C">
          <w:delText xml:space="preserve">och system </w:delText>
        </w:r>
        <w:r w:rsidR="00D60EF2" w:rsidRPr="00AF5A75" w:rsidDel="003B348C">
          <w:delText>med lagrad information om invånare (t.ex. HSA-id för en vårdenhet)</w:delText>
        </w:r>
        <w:r w:rsidR="006A0513" w:rsidRPr="00AF5A75" w:rsidDel="003B348C">
          <w:delText>.</w:delText>
        </w:r>
      </w:del>
    </w:p>
    <w:p w14:paraId="2761E479" w14:textId="2F072010" w:rsidR="00CC5F09" w:rsidRDefault="00CC5F09">
      <w:pPr>
        <w:pStyle w:val="Brdtext"/>
        <w:rPr>
          <w:ins w:id="511" w:author="Johan Eltes" w:date="2014-04-23T11:13:00Z"/>
        </w:rPr>
      </w:pPr>
      <w:del w:id="512" w:author="Johan Eltes" w:date="2014-04-23T10:33:00Z">
        <w:r w:rsidRPr="00AF5A75" w:rsidDel="0085328A">
          <w:delText>Engagemangsindexinformation består inte av klinisk information</w:delText>
        </w:r>
        <w:r w:rsidR="00B1002B" w:rsidRPr="00AF5A75" w:rsidDel="0085328A">
          <w:delText>, men kan</w:delText>
        </w:r>
        <w:r w:rsidR="001A3AD0" w:rsidRPr="00AF5A75" w:rsidDel="0085328A">
          <w:delText xml:space="preserve"> ändå röja patientens vårdbehov. Om en invånare </w:delText>
        </w:r>
      </w:del>
      <w:del w:id="513" w:author="Johan Eltes" w:date="2014-04-07T14:11:00Z">
        <w:r w:rsidR="001A3AD0" w:rsidRPr="00AF5A75" w:rsidDel="00EE4003">
          <w:delText xml:space="preserve">är inskriven </w:delText>
        </w:r>
      </w:del>
      <w:del w:id="514" w:author="Johan Eltes" w:date="2014-04-23T10:33:00Z">
        <w:r w:rsidR="001A3AD0" w:rsidRPr="00AF5A75" w:rsidDel="0085328A">
          <w:delText>hos en psykolog-mottagning, kommer detta att kunna konstateras genom informationen i engagemangsindex.</w:delText>
        </w:r>
      </w:del>
      <w:ins w:id="515" w:author="Johan Eltes" w:date="2014-04-07T14:13:00Z">
        <w:r w:rsidR="00EE4003">
          <w:t xml:space="preserve">Informationen i EI får </w:t>
        </w:r>
      </w:ins>
      <w:ins w:id="516" w:author="Johan Eltes" w:date="2014-04-22T21:21:00Z">
        <w:r w:rsidR="00624F5C">
          <w:t xml:space="preserve">endast </w:t>
        </w:r>
      </w:ins>
      <w:ins w:id="517" w:author="Johan Eltes" w:date="2014-04-07T14:13:00Z">
        <w:r w:rsidR="00EE4003">
          <w:t xml:space="preserve">användas </w:t>
        </w:r>
      </w:ins>
      <w:ins w:id="518" w:author="Johan Eltes" w:date="2014-04-23T11:11:00Z">
        <w:r w:rsidR="003B6BA2">
          <w:t xml:space="preserve">i </w:t>
        </w:r>
      </w:ins>
      <w:ins w:id="519" w:author="Johan Eltes" w:date="2014-04-07T14:13:00Z">
        <w:r w:rsidR="00EE4003">
          <w:t xml:space="preserve">syfte att </w:t>
        </w:r>
      </w:ins>
      <w:ins w:id="520" w:author="Johan Eltes" w:date="2014-04-22T21:23:00Z">
        <w:r w:rsidR="00624F5C">
          <w:t>få fram logisk adress</w:t>
        </w:r>
      </w:ins>
      <w:ins w:id="521" w:author="Johan Eltes" w:date="2014-04-07T14:13:00Z">
        <w:r w:rsidR="00EE4003">
          <w:t xml:space="preserve"> </w:t>
        </w:r>
      </w:ins>
      <w:ins w:id="522" w:author="Johan Eltes" w:date="2014-04-22T21:23:00Z">
        <w:r w:rsidR="00624F5C">
          <w:t xml:space="preserve">för anrop av virtuell tjänst i en tjänsteplattform. </w:t>
        </w:r>
      </w:ins>
      <w:ins w:id="523" w:author="Johan Eltes" w:date="2014-04-22T21:24:00Z">
        <w:r w:rsidR="00624F5C">
          <w:t>Informationen i EI får alltså inte utsökas eller bearbetas i annat syfte, eller lagras undan för framtida bea</w:t>
        </w:r>
      </w:ins>
      <w:ins w:id="524" w:author="Johan Eltes" w:date="2014-04-22T21:25:00Z">
        <w:r w:rsidR="00624F5C">
          <w:t>r</w:t>
        </w:r>
      </w:ins>
      <w:ins w:id="525" w:author="Johan Eltes" w:date="2014-04-22T21:24:00Z">
        <w:r w:rsidR="00624F5C">
          <w:t>betning</w:t>
        </w:r>
      </w:ins>
      <w:ins w:id="526" w:author="Johan Eltes" w:date="2014-04-22T21:25:00Z">
        <w:r w:rsidR="00624F5C">
          <w:t xml:space="preserve"> eller adressering</w:t>
        </w:r>
      </w:ins>
      <w:ins w:id="527" w:author="Johan Eltes" w:date="2014-04-22T21:24:00Z">
        <w:r w:rsidR="00624F5C">
          <w:t xml:space="preserve">. </w:t>
        </w:r>
      </w:ins>
      <w:ins w:id="528" w:author="Johan Eltes" w:date="2014-04-22T21:26:00Z">
        <w:r w:rsidR="00624F5C">
          <w:t xml:space="preserve">Det gäller oavsett om sökning sker </w:t>
        </w:r>
      </w:ins>
      <w:ins w:id="529" w:author="Johan Eltes" w:date="2014-04-23T11:13:00Z">
        <w:r w:rsidR="003B6BA2">
          <w:t>med hjälp</w:t>
        </w:r>
      </w:ins>
      <w:ins w:id="530" w:author="Johan Eltes" w:date="2014-04-22T21:26:00Z">
        <w:r w:rsidR="00624F5C">
          <w:t xml:space="preserve"> av </w:t>
        </w:r>
        <w:proofErr w:type="spellStart"/>
        <w:r w:rsidR="00624F5C">
          <w:t>FindContent</w:t>
        </w:r>
        <w:proofErr w:type="spellEnd"/>
        <w:r w:rsidR="00624F5C">
          <w:t xml:space="preserve">-interaktionen eller genom att vara producent av </w:t>
        </w:r>
        <w:proofErr w:type="spellStart"/>
        <w:r w:rsidR="00624F5C">
          <w:t>ProcessNotification</w:t>
        </w:r>
        <w:proofErr w:type="spellEnd"/>
        <w:r w:rsidR="00624F5C">
          <w:t xml:space="preserve">-kontraktet. </w:t>
        </w:r>
      </w:ins>
      <w:ins w:id="531" w:author="Johan Eltes" w:date="2014-04-22T21:24:00Z">
        <w:r w:rsidR="00624F5C">
          <w:t xml:space="preserve"> </w:t>
        </w:r>
      </w:ins>
      <w:ins w:id="532" w:author="Johan Eltes" w:date="2014-04-23T11:14:00Z">
        <w:r w:rsidR="003B6BA2">
          <w:t xml:space="preserve">Den tjänst som bereds tillgång till EI-poster via </w:t>
        </w:r>
        <w:proofErr w:type="spellStart"/>
        <w:r w:rsidR="003B6BA2">
          <w:t>FindContent</w:t>
        </w:r>
        <w:proofErr w:type="spellEnd"/>
        <w:r w:rsidR="003B6BA2">
          <w:t xml:space="preserve"> eller </w:t>
        </w:r>
        <w:proofErr w:type="spellStart"/>
        <w:r w:rsidR="003B6BA2">
          <w:t>ProcessNotification</w:t>
        </w:r>
        <w:proofErr w:type="spellEnd"/>
        <w:r w:rsidR="003B6BA2">
          <w:t xml:space="preserve"> får bara använda information</w:t>
        </w:r>
      </w:ins>
      <w:ins w:id="533" w:author="Johan Eltes" w:date="2014-04-23T12:55:00Z">
        <w:r w:rsidR="000653C3">
          <w:t>en</w:t>
        </w:r>
      </w:ins>
      <w:ins w:id="534" w:author="Johan Eltes" w:date="2014-04-23T11:14:00Z">
        <w:r w:rsidR="003B6BA2">
          <w:t xml:space="preserve"> i syfte att anropa en virtuell tjänst enligt något av de tjänstekontrakt som ingår i den domän som </w:t>
        </w:r>
      </w:ins>
      <w:ins w:id="535" w:author="Johan Eltes" w:date="2014-04-23T11:15:00Z">
        <w:r w:rsidR="003B6BA2">
          <w:t xml:space="preserve">aktuell </w:t>
        </w:r>
      </w:ins>
      <w:ins w:id="536" w:author="Johan Eltes" w:date="2014-04-23T11:14:00Z">
        <w:r w:rsidR="003B6BA2">
          <w:t>EI-post anger.</w:t>
        </w:r>
      </w:ins>
      <w:ins w:id="537" w:author="Johan Eltes" w:date="2014-04-23T11:16:00Z">
        <w:r w:rsidR="003B6BA2">
          <w:t xml:space="preserve"> </w:t>
        </w:r>
        <w:r w:rsidR="004234DB" w:rsidRPr="00214A61">
          <w:t xml:space="preserve">I denna version av tjänstedomänen för EI är användningen av </w:t>
        </w:r>
        <w:proofErr w:type="spellStart"/>
        <w:r w:rsidR="004234DB" w:rsidRPr="00214A61">
          <w:t>FindContent</w:t>
        </w:r>
        <w:proofErr w:type="spellEnd"/>
        <w:r w:rsidR="004234DB" w:rsidRPr="00214A61">
          <w:t xml:space="preserve"> begränsad till aggregerande tjänster i en tjänsteplattfo</w:t>
        </w:r>
        <w:r w:rsidR="004234DB" w:rsidRPr="00306C66">
          <w:t>rm</w:t>
        </w:r>
        <w:r w:rsidR="004234DB">
          <w:t xml:space="preserve">. </w:t>
        </w:r>
      </w:ins>
    </w:p>
    <w:p w14:paraId="1EF65EC0" w14:textId="6C9DABD0" w:rsidR="003B6BA2" w:rsidRDefault="003B6BA2">
      <w:pPr>
        <w:pStyle w:val="Rubrik2"/>
        <w:rPr>
          <w:ins w:id="538" w:author="Johan Eltes" w:date="2014-04-23T11:13:00Z"/>
        </w:rPr>
        <w:pPrChange w:id="539" w:author="Johan Eltes" w:date="2014-04-23T11:13:00Z">
          <w:pPr>
            <w:pStyle w:val="Brdtext"/>
          </w:pPr>
        </w:pPrChange>
      </w:pPr>
      <w:ins w:id="540" w:author="Johan Eltes" w:date="2014-04-23T11:13:00Z">
        <w:r>
          <w:t>Personuppgiftsbiträdesavtal</w:t>
        </w:r>
      </w:ins>
    </w:p>
    <w:p w14:paraId="77D53003" w14:textId="2C23B6B8" w:rsidR="003B6BA2" w:rsidRPr="003B6BA2" w:rsidDel="00275F61" w:rsidRDefault="00A94FB0">
      <w:pPr>
        <w:pStyle w:val="Brdtext"/>
        <w:rPr>
          <w:del w:id="541" w:author="Johan Eltes" w:date="2014-04-24T17:04:00Z"/>
        </w:rPr>
      </w:pPr>
      <w:ins w:id="542" w:author="Johan Eltes" w:date="2014-04-23T12:42:00Z">
        <w:r>
          <w:t xml:space="preserve">Den </w:t>
        </w:r>
      </w:ins>
      <w:ins w:id="543" w:author="Johan Eltes" w:date="2014-04-23T11:16:00Z">
        <w:r>
          <w:t>personuppgift</w:t>
        </w:r>
        <w:r w:rsidR="003B6BA2">
          <w:t>shantering som sker i EI</w:t>
        </w:r>
      </w:ins>
      <w:ins w:id="544" w:author="Johan Eltes" w:date="2014-04-23T12:43:00Z">
        <w:r>
          <w:t xml:space="preserve"> och i tjänster som tillgodogör sig information</w:t>
        </w:r>
        <w:r w:rsidR="00394055">
          <w:t xml:space="preserve"> från EI </w:t>
        </w:r>
      </w:ins>
      <w:ins w:id="545" w:author="Johan Eltes" w:date="2014-04-24T16:54:00Z">
        <w:r w:rsidR="00394055">
          <w:t>är att betrakta som en sidoeffekt av behovet att hämta känsliga personuppgifter</w:t>
        </w:r>
      </w:ins>
      <w:ins w:id="546" w:author="Johan Eltes" w:date="2014-04-24T16:55:00Z">
        <w:r w:rsidR="00394055">
          <w:t xml:space="preserve">, </w:t>
        </w:r>
      </w:ins>
      <w:ins w:id="547" w:author="Johan Eltes" w:date="2014-04-24T16:54:00Z">
        <w:r w:rsidR="00394055">
          <w:t xml:space="preserve">så som labbsvar, </w:t>
        </w:r>
      </w:ins>
      <w:ins w:id="548" w:author="Johan Eltes" w:date="2014-04-24T16:55:00Z">
        <w:r w:rsidR="00394055">
          <w:t xml:space="preserve">från </w:t>
        </w:r>
        <w:proofErr w:type="spellStart"/>
        <w:r w:rsidR="00394055">
          <w:t>källsystemen</w:t>
        </w:r>
        <w:proofErr w:type="spellEnd"/>
        <w:r w:rsidR="00394055">
          <w:t>. Därför ska biträdesavtalet för huvudsy</w:t>
        </w:r>
        <w:r w:rsidR="007A1718">
          <w:t>ftet även täcka informationshan</w:t>
        </w:r>
        <w:r w:rsidR="00394055">
          <w:t>t</w:t>
        </w:r>
      </w:ins>
      <w:ins w:id="549" w:author="Johan Eltes" w:date="2014-04-24T16:56:00Z">
        <w:r w:rsidR="007A1718">
          <w:t>e</w:t>
        </w:r>
      </w:ins>
      <w:ins w:id="550" w:author="Johan Eltes" w:date="2014-04-24T16:55:00Z">
        <w:r w:rsidR="00394055">
          <w:t xml:space="preserve">ringen i EI. </w:t>
        </w:r>
      </w:ins>
      <w:ins w:id="551" w:author="Johan Eltes" w:date="2014-04-23T12:43:00Z">
        <w:r w:rsidR="00394055">
          <w:t xml:space="preserve">behöver inget </w:t>
        </w:r>
        <w:proofErr w:type="gramStart"/>
        <w:r w:rsidR="00394055">
          <w:t xml:space="preserve">specifikt </w:t>
        </w:r>
        <w:r>
          <w:t xml:space="preserve"> </w:t>
        </w:r>
      </w:ins>
      <w:ins w:id="552" w:author="Johan Eltes" w:date="2014-04-23T11:16:00Z">
        <w:r w:rsidR="003B6BA2">
          <w:t xml:space="preserve"> </w:t>
        </w:r>
      </w:ins>
      <w:ins w:id="553" w:author="Johan Eltes" w:date="2014-04-23T11:18:00Z">
        <w:r w:rsidR="00324E64">
          <w:t>på</w:t>
        </w:r>
        <w:proofErr w:type="gramEnd"/>
        <w:r w:rsidR="00324E64">
          <w:t xml:space="preserve"> personuppgiftsansvarigs uppdrag </w:t>
        </w:r>
      </w:ins>
      <w:ins w:id="554" w:author="Johan Eltes" w:date="2014-04-23T11:17:00Z">
        <w:r w:rsidR="00324E64">
          <w:t>ska</w:t>
        </w:r>
      </w:ins>
      <w:ins w:id="555" w:author="Johan Eltes" w:date="2014-04-23T11:16:00Z">
        <w:r w:rsidR="003B6BA2">
          <w:t xml:space="preserve"> </w:t>
        </w:r>
      </w:ins>
      <w:ins w:id="556" w:author="Johan Eltes" w:date="2014-04-23T11:18:00Z">
        <w:r w:rsidR="00324E64">
          <w:t>täckas av det biträdesavtal som tecknas för huvudsyftet, d</w:t>
        </w:r>
      </w:ins>
      <w:ins w:id="557" w:author="Johan Eltes" w:date="2014-04-23T11:19:00Z">
        <w:r w:rsidR="00324E64">
          <w:t>.</w:t>
        </w:r>
      </w:ins>
      <w:ins w:id="558" w:author="Johan Eltes" w:date="2014-04-23T11:18:00Z">
        <w:r w:rsidR="00324E64">
          <w:t>v</w:t>
        </w:r>
      </w:ins>
      <w:ins w:id="559" w:author="Johan Eltes" w:date="2014-04-23T11:19:00Z">
        <w:r w:rsidR="00324E64">
          <w:t>.</w:t>
        </w:r>
      </w:ins>
      <w:ins w:id="560" w:author="Johan Eltes" w:date="2014-04-23T11:18:00Z">
        <w:r w:rsidR="00324E64">
          <w:t>s</w:t>
        </w:r>
      </w:ins>
      <w:ins w:id="561" w:author="Johan Eltes" w:date="2014-04-23T11:19:00Z">
        <w:r w:rsidR="00324E64">
          <w:t>.</w:t>
        </w:r>
      </w:ins>
      <w:ins w:id="562" w:author="Johan Eltes" w:date="2014-04-23T11:18:00Z">
        <w:r w:rsidR="00324E64">
          <w:t xml:space="preserve"> att </w:t>
        </w:r>
      </w:ins>
      <w:ins w:id="563" w:author="Johan Eltes" w:date="2014-04-23T11:19:00Z">
        <w:r w:rsidR="00324E64">
          <w:t>förmedlas patientinformation enligt ett eller flera tjänstekontrakt.</w:t>
        </w:r>
      </w:ins>
      <w:ins w:id="564" w:author="Johan Eltes" w:date="2014-04-24T17:02:00Z">
        <w:r w:rsidR="00505F42">
          <w:t xml:space="preserve"> Det gäller även i det fall informationsflödet rent tekniskt initieras från EI med en e-tjänst som mottagare</w:t>
        </w:r>
      </w:ins>
      <w:ins w:id="565" w:author="Johan Eltes" w:date="2014-04-24T17:03:00Z">
        <w:r w:rsidR="00EC0E7E">
          <w:t xml:space="preserve"> (</w:t>
        </w:r>
        <w:proofErr w:type="spellStart"/>
        <w:r w:rsidR="00EC0E7E">
          <w:t>notifering</w:t>
        </w:r>
        <w:proofErr w:type="spellEnd"/>
        <w:r w:rsidR="00EC0E7E">
          <w:t>)</w:t>
        </w:r>
      </w:ins>
      <w:ins w:id="566" w:author="Johan Eltes" w:date="2014-04-24T17:02:00Z">
        <w:r w:rsidR="00505F42">
          <w:t>.</w:t>
        </w:r>
      </w:ins>
      <w:ins w:id="567" w:author="Johan Eltes" w:date="2014-04-23T11:19:00Z">
        <w:r w:rsidR="00324E64">
          <w:t xml:space="preserve"> </w:t>
        </w:r>
      </w:ins>
    </w:p>
    <w:p w14:paraId="47924DBC" w14:textId="77777777" w:rsidR="00275F61" w:rsidRDefault="00275F61">
      <w:pPr>
        <w:pStyle w:val="Brdtext"/>
        <w:rPr>
          <w:ins w:id="568" w:author="Johan Eltes" w:date="2014-04-24T17:04:00Z"/>
        </w:rPr>
      </w:pPr>
    </w:p>
    <w:p w14:paraId="52BCF6AB" w14:textId="319DF8B6" w:rsidR="00275F61" w:rsidRDefault="00275F61">
      <w:pPr>
        <w:pStyle w:val="Rubrik2"/>
        <w:rPr>
          <w:ins w:id="569" w:author="Johan Eltes" w:date="2014-04-24T17:04:00Z"/>
        </w:rPr>
        <w:pPrChange w:id="570" w:author="Johan Eltes" w:date="2014-04-24T17:04:00Z">
          <w:pPr>
            <w:pStyle w:val="Brdtext"/>
          </w:pPr>
        </w:pPrChange>
      </w:pPr>
      <w:ins w:id="571" w:author="Johan Eltes" w:date="2014-04-24T17:04:00Z">
        <w:r w:rsidRPr="00275F61">
          <w:rPr>
            <w:rStyle w:val="Betoning2"/>
            <w:rPrChange w:id="572" w:author="Johan Eltes" w:date="2014-04-24T17:04:00Z">
              <w:rPr>
                <w:b/>
              </w:rPr>
            </w:rPrChange>
          </w:rPr>
          <w:t>Patientdatalagen</w:t>
        </w:r>
        <w:r>
          <w:t xml:space="preserve"> och sammanhållen journalföring</w:t>
        </w:r>
      </w:ins>
    </w:p>
    <w:p w14:paraId="7186AED3" w14:textId="42494385" w:rsidR="00665DC1" w:rsidRPr="00AF5A75" w:rsidDel="00FE088A" w:rsidRDefault="00EB6125">
      <w:pPr>
        <w:pStyle w:val="Brdtext"/>
        <w:rPr>
          <w:del w:id="573" w:author="Johan Eltes" w:date="2014-04-24T17:04:00Z"/>
        </w:rPr>
      </w:pPr>
      <w:del w:id="574" w:author="Johan Eltes" w:date="2014-04-24T17:04:00Z">
        <w:r w:rsidRPr="00AF5A75" w:rsidDel="00FE088A">
          <w:delText>Organisation som ansvarar för tjänst som läser eller notifieras av engagemangsindex behöver PU-biträdesavtal med informationsägaren.</w:delText>
        </w:r>
      </w:del>
    </w:p>
    <w:p w14:paraId="56EDCFAF" w14:textId="3379D8D0" w:rsidR="00B2738D" w:rsidRPr="00BA26BD" w:rsidRDefault="00E355E7">
      <w:pPr>
        <w:pStyle w:val="Brdtext"/>
      </w:pPr>
      <w:r w:rsidRPr="00AF5A75">
        <w:t xml:space="preserve">Engagemangsindex är inte en tillämpning </w:t>
      </w:r>
      <w:ins w:id="575" w:author="Johan Eltes" w:date="2014-04-24T17:04:00Z">
        <w:r w:rsidR="00FE088A">
          <w:t>i det att den saknar användargränssnitt som möjliggör direktåtkomst för användare inom professionen.</w:t>
        </w:r>
        <w:r w:rsidR="00916567">
          <w:t xml:space="preserve"> </w:t>
        </w:r>
      </w:ins>
      <w:del w:id="576" w:author="Johan Eltes" w:date="2014-04-24T17:05:00Z">
        <w:r w:rsidRPr="00AF5A75" w:rsidDel="00916567">
          <w:delText xml:space="preserve">som erbjuder direktåtkomst. </w:delText>
        </w:r>
        <w:r w:rsidRPr="00AF5A75" w:rsidDel="00283ADA">
          <w:delText>Det är ett integrationsredskap som kan användas för att skapa sådana tillämpningar.</w:delText>
        </w:r>
      </w:del>
      <w:r w:rsidRPr="00AF5A75">
        <w:t xml:space="preserve"> </w:t>
      </w:r>
      <w:r w:rsidR="004F4D0B" w:rsidRPr="00AF5A75">
        <w:t xml:space="preserve">Ansvaret för PDL-loggning, samtycke, </w:t>
      </w:r>
      <w:proofErr w:type="spellStart"/>
      <w:r w:rsidR="004F4D0B" w:rsidRPr="00AF5A75">
        <w:t>TGP</w:t>
      </w:r>
      <w:proofErr w:type="spellEnd"/>
      <w:r w:rsidR="004F4D0B" w:rsidRPr="00AF5A75">
        <w:t xml:space="preserve">, vårdrelation och andra krav </w:t>
      </w:r>
      <w:r w:rsidR="00317940" w:rsidRPr="00AF5A75">
        <w:t>från</w:t>
      </w:r>
      <w:r w:rsidR="004F4D0B" w:rsidRPr="00AF5A75">
        <w:t xml:space="preserve"> PDL</w:t>
      </w:r>
      <w:r w:rsidR="00317940" w:rsidRPr="00AF5A75">
        <w:t xml:space="preserve"> i Praktiken</w:t>
      </w:r>
      <w:r w:rsidR="004F4D0B" w:rsidRPr="00AF5A75">
        <w:t xml:space="preserve"> faller </w:t>
      </w:r>
      <w:r w:rsidR="00F45FB1" w:rsidRPr="00AF5A75">
        <w:t xml:space="preserve">därmed </w:t>
      </w:r>
      <w:r w:rsidR="004F4D0B" w:rsidRPr="00AF5A75">
        <w:t xml:space="preserve">på den </w:t>
      </w:r>
      <w:ins w:id="577" w:author="Johan Eltes" w:date="2014-04-24T17:05:00Z">
        <w:r w:rsidR="00283ADA">
          <w:t>e-</w:t>
        </w:r>
      </w:ins>
      <w:r w:rsidR="004F4D0B" w:rsidRPr="00AF5A75">
        <w:t>tjänst som använder engagemangsindex, snarare än på engagemangsindextjänsten själv.</w:t>
      </w:r>
      <w:commentRangeEnd w:id="486"/>
      <w:r w:rsidR="00BA26BD">
        <w:rPr>
          <w:rStyle w:val="Kommentarsreferens"/>
          <w:color w:val="000000"/>
          <w:lang w:val="en-GB"/>
        </w:rPr>
        <w:commentReference w:id="486"/>
      </w:r>
      <w:ins w:id="578" w:author="Johan Eltes" w:date="2014-04-24T17:05:00Z">
        <w:r w:rsidR="00A904CF">
          <w:t xml:space="preserve"> </w:t>
        </w:r>
      </w:ins>
      <w:ins w:id="579" w:author="Johan Eltes" w:date="2014-04-24T17:06:00Z">
        <w:r w:rsidR="00A904CF">
          <w:t xml:space="preserve">Patientdatalagen är därför inte tillämplig på en EI-instans. Ansvaret för följsamhet mot PDL (t.ex. genom att integrera med säkerhetstjänster för sammanhållen journalföring och inre sekretess) </w:t>
        </w:r>
      </w:ins>
      <w:ins w:id="580" w:author="Johan Eltes" w:date="2014-04-24T17:07:00Z">
        <w:r w:rsidR="00A904CF">
          <w:t>faller på e</w:t>
        </w:r>
        <w:r w:rsidR="00026F9D">
          <w:t>-</w:t>
        </w:r>
        <w:r w:rsidR="00A904CF">
          <w:t>tjänsterna oavsett om de använder EI för informationsförsörjning eller inte.</w:t>
        </w:r>
      </w:ins>
      <w:ins w:id="581" w:author="Johan Eltes" w:date="2014-04-24T17:06:00Z">
        <w:r w:rsidR="00A904CF">
          <w:t xml:space="preserve"> </w:t>
        </w:r>
      </w:ins>
    </w:p>
    <w:p w14:paraId="7C45504D" w14:textId="77777777" w:rsidR="00A5346E" w:rsidRPr="00BA26BD" w:rsidRDefault="00A5346E" w:rsidP="00A5346E">
      <w:pPr>
        <w:pStyle w:val="Rubrik1"/>
      </w:pPr>
      <w:bookmarkStart w:id="582" w:name="_Toc260171109"/>
      <w:r w:rsidRPr="00BA26BD">
        <w:lastRenderedPageBreak/>
        <w:t>Tjänstedomänens arkitektur</w:t>
      </w:r>
      <w:bookmarkEnd w:id="582"/>
    </w:p>
    <w:p w14:paraId="0A26911D" w14:textId="77777777" w:rsidR="00AF7E45" w:rsidRPr="00AF5A75" w:rsidRDefault="001A55DD" w:rsidP="00A5346E">
      <w:pPr>
        <w:pStyle w:val="Rubrik2"/>
      </w:pPr>
      <w:r w:rsidRPr="00AF5A75">
        <w:t xml:space="preserve">Uppdatering, </w:t>
      </w:r>
      <w:r w:rsidR="00AF7E45" w:rsidRPr="00AF5A75">
        <w:t>Federation</w:t>
      </w:r>
      <w:r w:rsidR="00F04963" w:rsidRPr="00AF5A75">
        <w:t xml:space="preserve"> och replikering</w:t>
      </w:r>
    </w:p>
    <w:p w14:paraId="39F67877" w14:textId="13FD1AF1" w:rsidR="000C7FDB" w:rsidRDefault="00AF7E45" w:rsidP="00214A61">
      <w:pPr>
        <w:pStyle w:val="Brdtext"/>
        <w:rPr>
          <w:ins w:id="583" w:author="Johan Eltes" w:date="2014-04-24T17:13:00Z"/>
        </w:rPr>
      </w:pPr>
      <w:r w:rsidRPr="00AF5A75">
        <w:t xml:space="preserve">Engagemangsindex är en stödtjänst som kan finnas i en instans per </w:t>
      </w:r>
      <w:ins w:id="584" w:author="Johan Eltes" w:date="2014-04-24T17:10:00Z">
        <w:r w:rsidR="00F06271">
          <w:t>tjänsteplattformsinstans</w:t>
        </w:r>
      </w:ins>
      <w:commentRangeStart w:id="585"/>
      <w:del w:id="586" w:author="Johan Eltes" w:date="2014-04-24T17:10:00Z">
        <w:r w:rsidRPr="00AF5A75" w:rsidDel="00F06271">
          <w:delText>domänarkitektur</w:delText>
        </w:r>
      </w:del>
      <w:commentRangeEnd w:id="585"/>
      <w:r w:rsidR="00C23F04">
        <w:rPr>
          <w:rStyle w:val="Kommentarsreferens"/>
          <w:color w:val="000000"/>
          <w:lang w:val="en-GB"/>
        </w:rPr>
        <w:commentReference w:id="585"/>
      </w:r>
      <w:r w:rsidRPr="00C23F04">
        <w:t>. Det betyder att de</w:t>
      </w:r>
      <w:ins w:id="587" w:author="Johan Eltes" w:date="2014-04-24T17:10:00Z">
        <w:r w:rsidR="00AE4E76">
          <w:t>t</w:t>
        </w:r>
      </w:ins>
      <w:del w:id="588" w:author="Johan Eltes" w:date="2014-04-24T17:10:00Z">
        <w:r w:rsidRPr="00C23F04" w:rsidDel="00AE4E76">
          <w:delText>n</w:delText>
        </w:r>
      </w:del>
      <w:r w:rsidRPr="00C23F04">
        <w:t xml:space="preserve"> kan finnas en nationell instans samt instanser </w:t>
      </w:r>
      <w:ins w:id="589" w:author="Johan Eltes" w:date="2014-04-24T17:10:00Z">
        <w:r w:rsidR="00B11068">
          <w:t xml:space="preserve">per </w:t>
        </w:r>
      </w:ins>
      <w:del w:id="590" w:author="Johan Eltes" w:date="2014-04-24T17:10:00Z">
        <w:r w:rsidRPr="00C23F04" w:rsidDel="00B11068">
          <w:delText xml:space="preserve">hos </w:delText>
        </w:r>
      </w:del>
      <w:r w:rsidRPr="00C23F04">
        <w:t>landsting eller kommun</w:t>
      </w:r>
      <w:ins w:id="591" w:author="Johan Eltes" w:date="2014-04-24T17:10:00Z">
        <w:r w:rsidR="00B11068">
          <w:t xml:space="preserve"> </w:t>
        </w:r>
      </w:ins>
      <w:del w:id="592" w:author="Johan Eltes" w:date="2014-04-24T17:10:00Z">
        <w:r w:rsidRPr="00C23F04" w:rsidDel="00B11068">
          <w:delText xml:space="preserve">er </w:delText>
        </w:r>
      </w:del>
      <w:r w:rsidRPr="00C23F04">
        <w:t xml:space="preserve">som tillämpar </w:t>
      </w:r>
      <w:r w:rsidR="006769CA" w:rsidRPr="008D2D09">
        <w:t xml:space="preserve">nationella </w:t>
      </w:r>
      <w:r w:rsidRPr="008D2D09">
        <w:t>referensarkitekturen</w:t>
      </w:r>
      <w:r w:rsidR="00913CA0" w:rsidRPr="008D2D09">
        <w:t xml:space="preserve"> (T-boken)</w:t>
      </w:r>
      <w:del w:id="593" w:author="Johan Eltes" w:date="2014-04-24T17:11:00Z">
        <w:r w:rsidRPr="008D2D09" w:rsidDel="00B11068">
          <w:delText xml:space="preserve"> inom sin egen domän</w:delText>
        </w:r>
      </w:del>
      <w:r w:rsidRPr="008D2D09">
        <w:t xml:space="preserve">. </w:t>
      </w:r>
      <w:r w:rsidR="000F4E4E" w:rsidRPr="008D2D09">
        <w:t>Med hjälp av uppdaterings</w:t>
      </w:r>
      <w:r w:rsidR="009A6A05" w:rsidRPr="00F41418">
        <w:t>kontrakte</w:t>
      </w:r>
      <w:ins w:id="594" w:author="Johan Eltes" w:date="2014-04-24T17:11:00Z">
        <w:r w:rsidR="00C943E5">
          <w:t>n (”</w:t>
        </w:r>
        <w:proofErr w:type="spellStart"/>
        <w:r w:rsidR="00C943E5">
          <w:t>Update</w:t>
        </w:r>
        <w:proofErr w:type="spellEnd"/>
        <w:r w:rsidR="00C943E5">
          <w:t>” för PUSH respektive ”</w:t>
        </w:r>
        <w:proofErr w:type="spellStart"/>
        <w:r w:rsidR="00C943E5">
          <w:t>GetUpdates</w:t>
        </w:r>
        <w:proofErr w:type="spellEnd"/>
        <w:r w:rsidR="00C943E5">
          <w:t>” för PULL)</w:t>
        </w:r>
      </w:ins>
      <w:del w:id="595" w:author="Johan Eltes" w:date="2014-04-24T17:11:00Z">
        <w:r w:rsidR="009A6A05" w:rsidRPr="00F41418" w:rsidDel="00C943E5">
          <w:delText>t</w:delText>
        </w:r>
      </w:del>
      <w:r w:rsidR="000F4E4E" w:rsidRPr="00F41418">
        <w:t xml:space="preserve"> kan </w:t>
      </w:r>
      <w:proofErr w:type="spellStart"/>
      <w:r w:rsidR="000F4E4E" w:rsidRPr="00F41418">
        <w:t>källsystemen</w:t>
      </w:r>
      <w:proofErr w:type="spellEnd"/>
      <w:r w:rsidR="000F4E4E" w:rsidRPr="00F41418">
        <w:t xml:space="preserve"> (vårddokumentationssystem, </w:t>
      </w:r>
      <w:proofErr w:type="spellStart"/>
      <w:r w:rsidR="000F4E4E" w:rsidRPr="00F41418">
        <w:t>tidbokningssystem</w:t>
      </w:r>
      <w:proofErr w:type="spellEnd"/>
      <w:r w:rsidR="000F4E4E" w:rsidRPr="00F41418">
        <w:t xml:space="preserve">, </w:t>
      </w:r>
      <w:proofErr w:type="spellStart"/>
      <w:r w:rsidR="000F4E4E" w:rsidRPr="00F41418">
        <w:t>eremiss</w:t>
      </w:r>
      <w:proofErr w:type="spellEnd"/>
      <w:r w:rsidR="000F4E4E" w:rsidRPr="00F41418">
        <w:t>-sy</w:t>
      </w:r>
      <w:r w:rsidR="000F4E4E" w:rsidRPr="00BA26BD">
        <w:t xml:space="preserve">stem </w:t>
      </w:r>
      <w:proofErr w:type="spellStart"/>
      <w:r w:rsidR="000F4E4E" w:rsidRPr="00BA26BD">
        <w:t>m.fl</w:t>
      </w:r>
      <w:proofErr w:type="spellEnd"/>
      <w:r w:rsidR="000F4E4E" w:rsidRPr="00BA26BD">
        <w:t>) skapa indexposter</w:t>
      </w:r>
      <w:r w:rsidR="00975A50" w:rsidRPr="00BA26BD">
        <w:t>. Mottagaren av indexposten</w:t>
      </w:r>
      <w:ins w:id="596" w:author="Johan Eltes" w:date="2014-04-24T17:11:00Z">
        <w:r w:rsidR="00946E08">
          <w:t xml:space="preserve"> är ett engagemangsindex om det realiserar </w:t>
        </w:r>
      </w:ins>
      <w:proofErr w:type="spellStart"/>
      <w:ins w:id="597" w:author="Johan Eltes" w:date="2014-04-24T17:12:00Z">
        <w:r w:rsidR="00946E08">
          <w:t>Update</w:t>
        </w:r>
        <w:proofErr w:type="spellEnd"/>
        <w:r w:rsidR="00946E08">
          <w:t xml:space="preserve"> som producent och ev. </w:t>
        </w:r>
        <w:proofErr w:type="spellStart"/>
        <w:r w:rsidR="00946E08">
          <w:t>GetUpdates</w:t>
        </w:r>
        <w:proofErr w:type="spellEnd"/>
        <w:r w:rsidR="00946E08">
          <w:t xml:space="preserve"> som konsument.</w:t>
        </w:r>
      </w:ins>
      <w:del w:id="598" w:author="Johan Eltes" w:date="2014-04-24T17:12:00Z">
        <w:r w:rsidR="00975A50" w:rsidRPr="00BA26BD" w:rsidDel="00946E08">
          <w:delText xml:space="preserve"> (tjänsteproducenten för</w:delText>
        </w:r>
        <w:r w:rsidR="006D39E5" w:rsidRPr="00AF5A75" w:rsidDel="00946E08">
          <w:delText xml:space="preserve"> Update-tjänsten</w:delText>
        </w:r>
        <w:r w:rsidR="00975A50" w:rsidRPr="00AF5A75" w:rsidDel="00946E08">
          <w:delText xml:space="preserve">) kan vara </w:delText>
        </w:r>
        <w:r w:rsidR="000F4E4E" w:rsidRPr="00AF5A75" w:rsidDel="00946E08">
          <w:delText xml:space="preserve">landstingets engagemangsindex eller </w:delText>
        </w:r>
        <w:r w:rsidR="00975A50" w:rsidRPr="00AF5A75" w:rsidDel="00946E08">
          <w:delText>det</w:delText>
        </w:r>
        <w:r w:rsidR="000F4E4E" w:rsidRPr="00AF5A75" w:rsidDel="00946E08">
          <w:delText xml:space="preserve"> nationella</w:delText>
        </w:r>
        <w:r w:rsidR="00975A50" w:rsidRPr="00AF5A75" w:rsidDel="00946E08">
          <w:delText xml:space="preserve"> engagemangsindexet i de fall det saknas inom landstinget.</w:delText>
        </w:r>
      </w:del>
      <w:r w:rsidR="009C181F" w:rsidRPr="00AF5A75">
        <w:t xml:space="preserve"> Nedanstående figur beskriver logiskt sambandet mellan komponenterna. Tekniska komponenter så som tjänsteplattformar är utelämnade i figurerna.</w:t>
      </w:r>
      <w:r w:rsidR="003E14DF" w:rsidRPr="00AF5A75">
        <w:t xml:space="preserve"> </w:t>
      </w:r>
      <w:ins w:id="599" w:author="Johan Eltes" w:date="2014-04-24T17:12:00Z">
        <w:r w:rsidR="000C7FDB">
          <w:t xml:space="preserve">För att förenkla beskrivningen används beteckningarna </w:t>
        </w:r>
      </w:ins>
      <w:ins w:id="600" w:author="Johan Eltes" w:date="2014-04-24T17:13:00Z">
        <w:r w:rsidR="000C7FDB">
          <w:t>”fråga”, ”uppdatera” och ”</w:t>
        </w:r>
        <w:proofErr w:type="gramStart"/>
        <w:r w:rsidR="000C7FDB">
          <w:t>notifiera</w:t>
        </w:r>
        <w:proofErr w:type="gramEnd"/>
        <w:r w:rsidR="000C7FDB">
          <w:t>” i figurerna nedan. Kopplingen mellan dessa verb och motsvarande tjänstekontrakt beskrivs av tabellen nedan:</w:t>
        </w:r>
      </w:ins>
    </w:p>
    <w:p w14:paraId="5D07C806" w14:textId="3CEB9D4B" w:rsidR="00587A10" w:rsidRDefault="00587A10">
      <w:pPr>
        <w:pStyle w:val="Beskrivning"/>
        <w:keepNext/>
        <w:rPr>
          <w:ins w:id="601" w:author="Johan Eltes" w:date="2014-04-24T17:29:00Z"/>
        </w:rPr>
        <w:pPrChange w:id="602" w:author="Johan Eltes" w:date="2014-04-24T17:29:00Z">
          <w:pPr/>
        </w:pPrChange>
      </w:pPr>
      <w:ins w:id="603" w:author="Johan Eltes" w:date="2014-04-24T17:29:00Z">
        <w:r>
          <w:t xml:space="preserve">Tabell </w:t>
        </w:r>
        <w:r>
          <w:fldChar w:fldCharType="begin"/>
        </w:r>
        <w:r>
          <w:instrText xml:space="preserve"> SEQ Tabell \* ARABIC </w:instrText>
        </w:r>
      </w:ins>
      <w:r>
        <w:fldChar w:fldCharType="separate"/>
      </w:r>
      <w:ins w:id="604" w:author="Johan Eltes" w:date="2014-04-24T17:29:00Z">
        <w:r>
          <w:rPr>
            <w:noProof/>
          </w:rPr>
          <w:t>1</w:t>
        </w:r>
        <w:r>
          <w:fldChar w:fldCharType="end"/>
        </w:r>
        <w:r>
          <w:t xml:space="preserve"> Beskrivning av termer som används i figurerna</w:t>
        </w:r>
      </w:ins>
    </w:p>
    <w:tbl>
      <w:tblPr>
        <w:tblStyle w:val="Tabellrutnt"/>
        <w:tblW w:w="0" w:type="auto"/>
        <w:tblLook w:val="04A0" w:firstRow="1" w:lastRow="0" w:firstColumn="1" w:lastColumn="0" w:noHBand="0" w:noVBand="1"/>
        <w:tblPrChange w:id="605" w:author="Johan Eltes" w:date="2014-04-24T17:16:00Z">
          <w:tblPr>
            <w:tblStyle w:val="Tabellrutnt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1951"/>
        <w:gridCol w:w="3260"/>
        <w:gridCol w:w="4501"/>
        <w:tblGridChange w:id="606">
          <w:tblGrid>
            <w:gridCol w:w="1951"/>
            <w:gridCol w:w="2977"/>
            <w:gridCol w:w="283"/>
            <w:gridCol w:w="4501"/>
          </w:tblGrid>
        </w:tblGridChange>
      </w:tblGrid>
      <w:tr w:rsidR="00991CCE" w14:paraId="63D0B9F3" w14:textId="603FF10C" w:rsidTr="00991CCE">
        <w:trPr>
          <w:ins w:id="607" w:author="Johan Eltes" w:date="2014-04-24T17:15:00Z"/>
        </w:trPr>
        <w:tc>
          <w:tcPr>
            <w:tcW w:w="1951" w:type="dxa"/>
            <w:tcPrChange w:id="608" w:author="Johan Eltes" w:date="2014-04-24T17:16:00Z">
              <w:tcPr>
                <w:tcW w:w="1951" w:type="dxa"/>
              </w:tcPr>
            </w:tcPrChange>
          </w:tcPr>
          <w:p w14:paraId="28013A15" w14:textId="3B81146D" w:rsidR="00991CCE" w:rsidRPr="00306C66" w:rsidRDefault="00991CCE" w:rsidP="00214A61">
            <w:pPr>
              <w:pStyle w:val="Brdtext"/>
              <w:rPr>
                <w:ins w:id="609" w:author="Johan Eltes" w:date="2014-04-24T17:15:00Z"/>
              </w:rPr>
            </w:pPr>
            <w:ins w:id="610" w:author="Johan Eltes" w:date="2014-04-24T17:15:00Z">
              <w:r w:rsidRPr="00214A61">
                <w:t>Verb</w:t>
              </w:r>
            </w:ins>
          </w:p>
        </w:tc>
        <w:tc>
          <w:tcPr>
            <w:tcW w:w="3260" w:type="dxa"/>
            <w:tcPrChange w:id="611" w:author="Johan Eltes" w:date="2014-04-24T17:16:00Z">
              <w:tcPr>
                <w:tcW w:w="2977" w:type="dxa"/>
              </w:tcPr>
            </w:tcPrChange>
          </w:tcPr>
          <w:p w14:paraId="521DFF1C" w14:textId="61F96BF1" w:rsidR="00991CCE" w:rsidRPr="00306C66" w:rsidRDefault="00991CCE" w:rsidP="00306C66">
            <w:pPr>
              <w:pStyle w:val="Brdtext"/>
              <w:rPr>
                <w:ins w:id="612" w:author="Johan Eltes" w:date="2014-04-24T17:15:00Z"/>
              </w:rPr>
            </w:pPr>
            <w:ins w:id="613" w:author="Johan Eltes" w:date="2014-04-24T17:15:00Z">
              <w:r w:rsidRPr="00306C66">
                <w:t>Tjänstekontrakt</w:t>
              </w:r>
            </w:ins>
          </w:p>
        </w:tc>
        <w:tc>
          <w:tcPr>
            <w:tcW w:w="4501" w:type="dxa"/>
            <w:tcPrChange w:id="614" w:author="Johan Eltes" w:date="2014-04-24T17:16:00Z">
              <w:tcPr>
                <w:tcW w:w="4784" w:type="dxa"/>
                <w:gridSpan w:val="2"/>
              </w:tcPr>
            </w:tcPrChange>
          </w:tcPr>
          <w:p w14:paraId="100F3EBE" w14:textId="5B3C4509" w:rsidR="00991CCE" w:rsidRPr="00991CCE" w:rsidRDefault="00416DEF" w:rsidP="006A6C50">
            <w:pPr>
              <w:pStyle w:val="Brdtext"/>
              <w:rPr>
                <w:ins w:id="615" w:author="Johan Eltes" w:date="2014-04-24T17:15:00Z"/>
              </w:rPr>
            </w:pPr>
            <w:ins w:id="616" w:author="Johan Eltes" w:date="2014-04-24T17:19:00Z">
              <w:r>
                <w:t>Innebörd</w:t>
              </w:r>
            </w:ins>
          </w:p>
        </w:tc>
      </w:tr>
      <w:tr w:rsidR="00991CCE" w14:paraId="16F9BC44" w14:textId="33E6A949" w:rsidTr="00991CCE">
        <w:trPr>
          <w:ins w:id="617" w:author="Johan Eltes" w:date="2014-04-24T17:15:00Z"/>
        </w:trPr>
        <w:tc>
          <w:tcPr>
            <w:tcW w:w="1951" w:type="dxa"/>
            <w:tcPrChange w:id="618" w:author="Johan Eltes" w:date="2014-04-24T17:16:00Z">
              <w:tcPr>
                <w:tcW w:w="1951" w:type="dxa"/>
              </w:tcPr>
            </w:tcPrChange>
          </w:tcPr>
          <w:p w14:paraId="597A84E1" w14:textId="32315472" w:rsidR="00991CCE" w:rsidRDefault="00416DEF" w:rsidP="00214A61">
            <w:pPr>
              <w:pStyle w:val="Brdtext"/>
              <w:rPr>
                <w:ins w:id="619" w:author="Johan Eltes" w:date="2014-04-24T17:15:00Z"/>
              </w:rPr>
            </w:pPr>
            <w:ins w:id="620" w:author="Johan Eltes" w:date="2014-04-24T17:19:00Z">
              <w:r>
                <w:t>fråga</w:t>
              </w:r>
            </w:ins>
          </w:p>
        </w:tc>
        <w:tc>
          <w:tcPr>
            <w:tcW w:w="3260" w:type="dxa"/>
            <w:tcPrChange w:id="621" w:author="Johan Eltes" w:date="2014-04-24T17:16:00Z">
              <w:tcPr>
                <w:tcW w:w="2977" w:type="dxa"/>
              </w:tcPr>
            </w:tcPrChange>
          </w:tcPr>
          <w:p w14:paraId="4C489144" w14:textId="6155E9F5" w:rsidR="00991CCE" w:rsidRDefault="00416DEF" w:rsidP="00306C66">
            <w:pPr>
              <w:pStyle w:val="Brdtext"/>
              <w:rPr>
                <w:ins w:id="622" w:author="Johan Eltes" w:date="2014-04-24T17:15:00Z"/>
              </w:rPr>
            </w:pPr>
            <w:proofErr w:type="spellStart"/>
            <w:ins w:id="623" w:author="Johan Eltes" w:date="2014-04-24T17:19:00Z">
              <w:r>
                <w:t>FindContent</w:t>
              </w:r>
            </w:ins>
            <w:proofErr w:type="spellEnd"/>
          </w:p>
        </w:tc>
        <w:tc>
          <w:tcPr>
            <w:tcW w:w="4501" w:type="dxa"/>
            <w:tcPrChange w:id="624" w:author="Johan Eltes" w:date="2014-04-24T17:16:00Z">
              <w:tcPr>
                <w:tcW w:w="4784" w:type="dxa"/>
                <w:gridSpan w:val="2"/>
              </w:tcPr>
            </w:tcPrChange>
          </w:tcPr>
          <w:p w14:paraId="32F91A14" w14:textId="79415599" w:rsidR="00991CCE" w:rsidRDefault="00416DEF" w:rsidP="006A6C50">
            <w:pPr>
              <w:pStyle w:val="Brdtext"/>
              <w:rPr>
                <w:ins w:id="625" w:author="Johan Eltes" w:date="2014-04-24T17:15:00Z"/>
              </w:rPr>
            </w:pPr>
            <w:proofErr w:type="spellStart"/>
            <w:proofErr w:type="gramStart"/>
            <w:ins w:id="626" w:author="Johan Eltes" w:date="2014-04-24T17:19:00Z">
              <w:r>
                <w:t>Kosument</w:t>
              </w:r>
              <w:proofErr w:type="spellEnd"/>
              <w:r>
                <w:t xml:space="preserve"> </w:t>
              </w:r>
            </w:ins>
            <w:ins w:id="627" w:author="Johan Eltes" w:date="2014-04-24T17:20:00Z">
              <w:r>
                <w:t xml:space="preserve"> </w:t>
              </w:r>
            </w:ins>
            <w:ins w:id="628" w:author="Johan Eltes" w:date="2014-04-24T17:19:00Z">
              <w:r>
                <w:t>hämtar</w:t>
              </w:r>
              <w:proofErr w:type="gramEnd"/>
              <w:r>
                <w:t xml:space="preserve"> EI-poster från </w:t>
              </w:r>
            </w:ins>
            <w:ins w:id="629" w:author="Johan Eltes" w:date="2014-04-24T17:20:00Z">
              <w:r>
                <w:t>ett EI</w:t>
              </w:r>
            </w:ins>
          </w:p>
        </w:tc>
      </w:tr>
      <w:tr w:rsidR="00991CCE" w14:paraId="7BCB2616" w14:textId="196A52D3" w:rsidTr="00991CCE">
        <w:trPr>
          <w:ins w:id="630" w:author="Johan Eltes" w:date="2014-04-24T17:15:00Z"/>
        </w:trPr>
        <w:tc>
          <w:tcPr>
            <w:tcW w:w="1951" w:type="dxa"/>
            <w:tcPrChange w:id="631" w:author="Johan Eltes" w:date="2014-04-24T17:16:00Z">
              <w:tcPr>
                <w:tcW w:w="1951" w:type="dxa"/>
              </w:tcPr>
            </w:tcPrChange>
          </w:tcPr>
          <w:p w14:paraId="05B83906" w14:textId="2891367E" w:rsidR="00991CCE" w:rsidRDefault="00416DEF" w:rsidP="00214A61">
            <w:pPr>
              <w:pStyle w:val="Brdtext"/>
              <w:rPr>
                <w:ins w:id="632" w:author="Johan Eltes" w:date="2014-04-24T17:15:00Z"/>
              </w:rPr>
            </w:pPr>
            <w:proofErr w:type="spellStart"/>
            <w:ins w:id="633" w:author="Johan Eltes" w:date="2014-04-24T17:20:00Z">
              <w:r>
                <w:t>update</w:t>
              </w:r>
            </w:ins>
            <w:proofErr w:type="spellEnd"/>
          </w:p>
        </w:tc>
        <w:tc>
          <w:tcPr>
            <w:tcW w:w="3260" w:type="dxa"/>
            <w:tcPrChange w:id="634" w:author="Johan Eltes" w:date="2014-04-24T17:16:00Z">
              <w:tcPr>
                <w:tcW w:w="2977" w:type="dxa"/>
              </w:tcPr>
            </w:tcPrChange>
          </w:tcPr>
          <w:p w14:paraId="07705720" w14:textId="65E45856" w:rsidR="00991CCE" w:rsidRDefault="00416DEF" w:rsidP="00306C66">
            <w:pPr>
              <w:pStyle w:val="Brdtext"/>
              <w:rPr>
                <w:ins w:id="635" w:author="Johan Eltes" w:date="2014-04-24T17:15:00Z"/>
              </w:rPr>
            </w:pPr>
            <w:proofErr w:type="spellStart"/>
            <w:ins w:id="636" w:author="Johan Eltes" w:date="2014-04-24T17:20:00Z">
              <w:r>
                <w:t>Update</w:t>
              </w:r>
              <w:proofErr w:type="spellEnd"/>
              <w:r>
                <w:t xml:space="preserve">, </w:t>
              </w:r>
              <w:proofErr w:type="spellStart"/>
              <w:r>
                <w:t>GetUpdates</w:t>
              </w:r>
            </w:ins>
            <w:proofErr w:type="spellEnd"/>
          </w:p>
        </w:tc>
        <w:tc>
          <w:tcPr>
            <w:tcW w:w="4501" w:type="dxa"/>
            <w:tcPrChange w:id="637" w:author="Johan Eltes" w:date="2014-04-24T17:16:00Z">
              <w:tcPr>
                <w:tcW w:w="4784" w:type="dxa"/>
                <w:gridSpan w:val="2"/>
              </w:tcPr>
            </w:tcPrChange>
          </w:tcPr>
          <w:p w14:paraId="1EF82F2A" w14:textId="79A91C47" w:rsidR="00991CCE" w:rsidRDefault="00416DEF" w:rsidP="006A6C50">
            <w:pPr>
              <w:pStyle w:val="Brdtext"/>
              <w:rPr>
                <w:ins w:id="638" w:author="Johan Eltes" w:date="2014-04-24T17:15:00Z"/>
              </w:rPr>
            </w:pPr>
            <w:proofErr w:type="spellStart"/>
            <w:ins w:id="639" w:author="Johan Eltes" w:date="2014-04-24T17:20:00Z">
              <w:r>
                <w:t>Källsystem</w:t>
              </w:r>
              <w:proofErr w:type="spellEnd"/>
              <w:r>
                <w:t xml:space="preserve"> </w:t>
              </w:r>
            </w:ins>
            <w:ins w:id="640" w:author="Johan Eltes" w:date="2014-04-24T17:27:00Z">
              <w:r>
                <w:t xml:space="preserve">lämnar EI-poster till EI. Med </w:t>
              </w:r>
            </w:ins>
            <w:ins w:id="641" w:author="Johan Eltes" w:date="2014-04-24T17:28:00Z">
              <w:r>
                <w:t>”</w:t>
              </w:r>
              <w:proofErr w:type="spellStart"/>
              <w:r>
                <w:t>Update</w:t>
              </w:r>
              <w:proofErr w:type="spellEnd"/>
              <w:r>
                <w:t xml:space="preserve">” är </w:t>
              </w:r>
              <w:proofErr w:type="spellStart"/>
              <w:r>
                <w:t>källsystemet</w:t>
              </w:r>
              <w:proofErr w:type="spellEnd"/>
              <w:r>
                <w:t xml:space="preserve"> konsument av tjänsten. Vid </w:t>
              </w:r>
              <w:proofErr w:type="spellStart"/>
              <w:r>
                <w:t>GetUpdates</w:t>
              </w:r>
              <w:proofErr w:type="spellEnd"/>
              <w:r>
                <w:t xml:space="preserve"> är </w:t>
              </w:r>
              <w:proofErr w:type="spellStart"/>
              <w:r>
                <w:t>källsystemet</w:t>
              </w:r>
              <w:proofErr w:type="spellEnd"/>
              <w:r>
                <w:t xml:space="preserve"> producent av tjänsten.</w:t>
              </w:r>
            </w:ins>
            <w:ins w:id="642" w:author="Johan Eltes" w:date="2014-04-24T17:20:00Z">
              <w:r>
                <w:t xml:space="preserve"> </w:t>
              </w:r>
            </w:ins>
          </w:p>
        </w:tc>
      </w:tr>
      <w:tr w:rsidR="0055511D" w14:paraId="4DA03C41" w14:textId="77777777" w:rsidTr="00991CCE">
        <w:trPr>
          <w:ins w:id="643" w:author="Johan Eltes" w:date="2014-04-24T17:29:00Z"/>
        </w:trPr>
        <w:tc>
          <w:tcPr>
            <w:tcW w:w="1951" w:type="dxa"/>
          </w:tcPr>
          <w:p w14:paraId="10F15B0E" w14:textId="2A65A4D5" w:rsidR="0055511D" w:rsidRDefault="00992F60" w:rsidP="00214A61">
            <w:pPr>
              <w:pStyle w:val="Brdtext"/>
              <w:rPr>
                <w:ins w:id="644" w:author="Johan Eltes" w:date="2014-04-24T17:29:00Z"/>
              </w:rPr>
            </w:pPr>
            <w:proofErr w:type="gramStart"/>
            <w:ins w:id="645" w:author="Johan Eltes" w:date="2014-04-24T17:29:00Z">
              <w:r>
                <w:t>n</w:t>
              </w:r>
              <w:r w:rsidR="0055511D">
                <w:t>otifiera</w:t>
              </w:r>
              <w:proofErr w:type="gramEnd"/>
            </w:ins>
          </w:p>
        </w:tc>
        <w:tc>
          <w:tcPr>
            <w:tcW w:w="3260" w:type="dxa"/>
          </w:tcPr>
          <w:p w14:paraId="163EE442" w14:textId="01928B3B" w:rsidR="0055511D" w:rsidRDefault="0055511D" w:rsidP="00306C66">
            <w:pPr>
              <w:pStyle w:val="Brdtext"/>
              <w:rPr>
                <w:ins w:id="646" w:author="Johan Eltes" w:date="2014-04-24T17:29:00Z"/>
              </w:rPr>
            </w:pPr>
            <w:proofErr w:type="spellStart"/>
            <w:ins w:id="647" w:author="Johan Eltes" w:date="2014-04-24T17:29:00Z">
              <w:r>
                <w:t>ProcessNotification</w:t>
              </w:r>
              <w:proofErr w:type="spellEnd"/>
            </w:ins>
          </w:p>
        </w:tc>
        <w:tc>
          <w:tcPr>
            <w:tcW w:w="4501" w:type="dxa"/>
          </w:tcPr>
          <w:p w14:paraId="05C765FD" w14:textId="47F5BCC0" w:rsidR="0055511D" w:rsidRDefault="0055511D" w:rsidP="006A6C50">
            <w:pPr>
              <w:pStyle w:val="Brdtext"/>
              <w:rPr>
                <w:ins w:id="648" w:author="Johan Eltes" w:date="2014-04-24T17:29:00Z"/>
              </w:rPr>
            </w:pPr>
            <w:ins w:id="649" w:author="Johan Eltes" w:date="2014-04-24T17:29:00Z">
              <w:r>
                <w:t>E-tjänster och EI-instanser</w:t>
              </w:r>
            </w:ins>
            <w:ins w:id="650" w:author="Johan Eltes" w:date="2014-04-24T17:30:00Z">
              <w:r>
                <w:t xml:space="preserve"> (andra EI-instanser)</w:t>
              </w:r>
            </w:ins>
            <w:ins w:id="651" w:author="Johan Eltes" w:date="2014-04-24T17:29:00Z">
              <w:r>
                <w:t xml:space="preserve"> prenumererar på uppdateringar från ett EI</w:t>
              </w:r>
            </w:ins>
            <w:ins w:id="652" w:author="Johan Eltes" w:date="2014-04-24T17:30:00Z">
              <w:r>
                <w:t xml:space="preserve"> genom att vara producenter av detta kontrakt.</w:t>
              </w:r>
            </w:ins>
          </w:p>
        </w:tc>
      </w:tr>
    </w:tbl>
    <w:p w14:paraId="0499B1D2" w14:textId="6E285424" w:rsidR="001A55DD" w:rsidRPr="00A116E1" w:rsidRDefault="003E14DF" w:rsidP="00214A61">
      <w:pPr>
        <w:pStyle w:val="Brdtext"/>
      </w:pPr>
      <w:del w:id="653" w:author="Johan Eltes" w:date="2014-04-24T17:30:00Z">
        <w:r w:rsidRPr="00AF5A75" w:rsidDel="001F03EA">
          <w:delText>Observera att uppdatering kan ske både genom ”push” och ”pull” (Update versus GetUpdates</w:delText>
        </w:r>
        <w:r w:rsidRPr="00A116E1" w:rsidDel="001F03EA">
          <w:delText>).</w:delText>
        </w:r>
      </w:del>
    </w:p>
    <w:p w14:paraId="1747862E" w14:textId="0C383FD4" w:rsidR="0072336F" w:rsidRPr="00AF5A75" w:rsidRDefault="00A116E1" w:rsidP="00306C66">
      <w:pPr>
        <w:pStyle w:val="Brdtext"/>
      </w:pPr>
      <w:commentRangeStart w:id="654"/>
      <w:ins w:id="655" w:author="Lars Erik Röjerås" w:date="2014-04-04T12:23:00Z">
        <w:r>
          <w:rPr>
            <w:noProof/>
          </w:rPr>
          <w:t>c</w:t>
        </w:r>
        <w:commentRangeEnd w:id="654"/>
        <w:r>
          <w:rPr>
            <w:rStyle w:val="Kommentarsreferens"/>
            <w:color w:val="000000"/>
            <w:lang w:val="en-GB"/>
          </w:rPr>
          <w:commentReference w:id="654"/>
        </w:r>
      </w:ins>
      <w:r w:rsidR="00490CAF" w:rsidRPr="00EE4003">
        <w:rPr>
          <w:noProof/>
          <w:lang w:eastAsia="sv-SE"/>
        </w:rPr>
        <w:drawing>
          <wp:inline distT="0" distB="0" distL="0" distR="0" wp14:anchorId="576E9F94" wp14:editId="49ECD7B8">
            <wp:extent cx="5689600" cy="3517900"/>
            <wp:effectExtent l="133350" t="95250" r="139700" b="158750"/>
            <wp:docPr id="13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3517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F351BA" w14:textId="77777777" w:rsidR="003F0D91" w:rsidRPr="00AF5A75" w:rsidRDefault="003F0D91" w:rsidP="006A6C50">
      <w:pPr>
        <w:pStyle w:val="Brdtext"/>
      </w:pPr>
    </w:p>
    <w:p w14:paraId="6A931D31" w14:textId="77777777" w:rsidR="0072336F" w:rsidRPr="00AF5A75" w:rsidRDefault="003F0D91" w:rsidP="006A6C50">
      <w:pPr>
        <w:pStyle w:val="Brdtext"/>
      </w:pPr>
      <w:r w:rsidRPr="00EE4003">
        <w:rPr>
          <w:noProof/>
          <w:lang w:eastAsia="sv-SE"/>
        </w:rPr>
        <w:lastRenderedPageBreak/>
        <w:drawing>
          <wp:inline distT="0" distB="0" distL="0" distR="0" wp14:anchorId="1E1C775A" wp14:editId="451B7270">
            <wp:extent cx="5919470" cy="3749675"/>
            <wp:effectExtent l="0" t="0" r="5080" b="3175"/>
            <wp:docPr id="23" name="Bildobjekt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70" cy="3749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A6A05" w:rsidRPr="00AF5A75">
        <w:t>Figur: Uppdatering av en</w:t>
      </w:r>
      <w:r w:rsidR="0072336F" w:rsidRPr="00AF5A75">
        <w:t>gagemangsindex</w:t>
      </w:r>
    </w:p>
    <w:p w14:paraId="28D3CBBA" w14:textId="77777777" w:rsidR="009A6A05" w:rsidRPr="00A116E1" w:rsidRDefault="009A6A05" w:rsidP="00F426F4">
      <w:pPr>
        <w:pStyle w:val="Brdtext"/>
      </w:pPr>
      <w:r w:rsidRPr="00C23F04">
        <w:t xml:space="preserve">För att nationellt engagemangsindex ska kunna erbjuda sina tjänstekonsumenter en nationell vy av invånarens engagemang inom vård och omsorg kopplas domänernas index samman med hjälp av </w:t>
      </w:r>
      <w:proofErr w:type="gramStart"/>
      <w:r w:rsidRPr="00C23F04">
        <w:t>notifieringskontraktet</w:t>
      </w:r>
      <w:proofErr w:type="gramEnd"/>
      <w:r w:rsidRPr="00C23F04">
        <w:t>. Alla engagemangsindex måste</w:t>
      </w:r>
      <w:r w:rsidR="00110BB4" w:rsidRPr="00C23F04">
        <w:t xml:space="preserve"> </w:t>
      </w:r>
      <w:proofErr w:type="gramStart"/>
      <w:r w:rsidR="00110BB4" w:rsidRPr="00C23F04">
        <w:t>notifiera</w:t>
      </w:r>
      <w:proofErr w:type="gramEnd"/>
      <w:r w:rsidRPr="00C23F04">
        <w:t xml:space="preserve"> </w:t>
      </w:r>
      <w:r w:rsidR="00110BB4" w:rsidRPr="00C23F04">
        <w:t xml:space="preserve">prenumeranter </w:t>
      </w:r>
      <w:r w:rsidRPr="00C23F04">
        <w:t xml:space="preserve">vid uppdatering. </w:t>
      </w:r>
      <w:r w:rsidR="0036595C" w:rsidRPr="00C23F04">
        <w:t>Även ett</w:t>
      </w:r>
      <w:r w:rsidRPr="00C23F04">
        <w:t xml:space="preserve"> landsting med eget index kan välja att hålla en komplett nationell vy för sina patienter. </w:t>
      </w:r>
      <w:r w:rsidR="00507406" w:rsidRPr="00A116E1">
        <w:t>Landstingets index</w:t>
      </w:r>
      <w:r w:rsidRPr="00A116E1">
        <w:t xml:space="preserve"> måste i så fall h</w:t>
      </w:r>
      <w:r w:rsidR="00887C01" w:rsidRPr="00A116E1">
        <w:t xml:space="preserve">a en tjänsteproducent för </w:t>
      </w:r>
      <w:proofErr w:type="gramStart"/>
      <w:r w:rsidR="00887C01" w:rsidRPr="00A116E1">
        <w:t>notif</w:t>
      </w:r>
      <w:r w:rsidRPr="00A116E1">
        <w:t>i</w:t>
      </w:r>
      <w:r w:rsidR="00887C01" w:rsidRPr="00A116E1">
        <w:t>eri</w:t>
      </w:r>
      <w:r w:rsidR="007A5777" w:rsidRPr="00A116E1">
        <w:t>ngskontraktet</w:t>
      </w:r>
      <w:proofErr w:type="gramEnd"/>
      <w:r w:rsidR="007A5777" w:rsidRPr="00A116E1">
        <w:t xml:space="preserve">. Det illustreras av dubbelriktade pilar i figuren </w:t>
      </w:r>
      <w:commentRangeStart w:id="656"/>
      <w:r w:rsidR="007A5777" w:rsidRPr="00A116E1">
        <w:t>nedan</w:t>
      </w:r>
      <w:commentRangeEnd w:id="656"/>
      <w:r w:rsidR="00A116E1">
        <w:rPr>
          <w:rStyle w:val="Kommentarsreferens"/>
          <w:color w:val="000000"/>
          <w:lang w:val="en-GB"/>
        </w:rPr>
        <w:commentReference w:id="656"/>
      </w:r>
      <w:r w:rsidR="007A5777" w:rsidRPr="00A116E1">
        <w:t>.</w:t>
      </w:r>
    </w:p>
    <w:p w14:paraId="603B59C3" w14:textId="77777777" w:rsidR="00053BBB" w:rsidRPr="008D2D09" w:rsidRDefault="00053BBB" w:rsidP="006A5D9F">
      <w:pPr>
        <w:pStyle w:val="Brdtext"/>
      </w:pPr>
    </w:p>
    <w:p w14:paraId="5FEF7AB6" w14:textId="77777777" w:rsidR="00053BBB" w:rsidRPr="00AF5A75" w:rsidRDefault="00490CAF">
      <w:pPr>
        <w:pStyle w:val="Brdtext"/>
      </w:pPr>
      <w:r w:rsidRPr="00EE4003">
        <w:rPr>
          <w:noProof/>
          <w:lang w:eastAsia="sv-SE"/>
        </w:rPr>
        <w:drawing>
          <wp:inline distT="0" distB="0" distL="0" distR="0" wp14:anchorId="49021C1D" wp14:editId="70FD4DD0">
            <wp:extent cx="5683250" cy="3321050"/>
            <wp:effectExtent l="0" t="0" r="0" b="0"/>
            <wp:docPr id="12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36F0A" w14:textId="77777777" w:rsidR="00630F99" w:rsidRPr="00C23F04" w:rsidRDefault="004670C1">
      <w:pPr>
        <w:pStyle w:val="Brdtext"/>
      </w:pPr>
      <w:r w:rsidRPr="00AF5A75">
        <w:t xml:space="preserve">Figur: </w:t>
      </w:r>
      <w:proofErr w:type="spellStart"/>
      <w:r w:rsidRPr="00AF5A75">
        <w:t>Federering</w:t>
      </w:r>
      <w:proofErr w:type="spellEnd"/>
      <w:r w:rsidRPr="00AF5A75">
        <w:t xml:space="preserve"> </w:t>
      </w:r>
      <w:r w:rsidRPr="00C23F04">
        <w:t xml:space="preserve">genom </w:t>
      </w:r>
      <w:proofErr w:type="gramStart"/>
      <w:r w:rsidRPr="00C23F04">
        <w:t>notifieringskontrakt</w:t>
      </w:r>
      <w:proofErr w:type="gramEnd"/>
    </w:p>
    <w:p w14:paraId="13077AB9" w14:textId="77777777" w:rsidR="00E81828" w:rsidRPr="00C23F04" w:rsidRDefault="001C0B12">
      <w:pPr>
        <w:pStyle w:val="Brdtext"/>
      </w:pPr>
      <w:r w:rsidRPr="00C23F04">
        <w:lastRenderedPageBreak/>
        <w:t>A</w:t>
      </w:r>
      <w:r w:rsidR="00E1304A" w:rsidRPr="00C23F04">
        <w:t xml:space="preserve">ggregerande tjänster </w:t>
      </w:r>
      <w:r w:rsidRPr="00C23F04">
        <w:t xml:space="preserve">och tillämpningar </w:t>
      </w:r>
      <w:r w:rsidR="00E1304A" w:rsidRPr="00C23F04">
        <w:t xml:space="preserve">kan också välja att prenumerera på </w:t>
      </w:r>
      <w:proofErr w:type="gramStart"/>
      <w:r w:rsidR="00E1304A" w:rsidRPr="00C23F04">
        <w:t>notifieringar</w:t>
      </w:r>
      <w:proofErr w:type="gramEnd"/>
      <w:r w:rsidR="00E1304A" w:rsidRPr="00C23F04">
        <w:t xml:space="preserve"> från en</w:t>
      </w:r>
      <w:r w:rsidR="00937E5B" w:rsidRPr="00C23F04">
        <w:t xml:space="preserve">gagemangsindex i syfte </w:t>
      </w:r>
      <w:r w:rsidR="001B7E5B" w:rsidRPr="00C23F04">
        <w:t xml:space="preserve">uppdatera ett </w:t>
      </w:r>
      <w:commentRangeStart w:id="657"/>
      <w:r w:rsidR="001B7E5B" w:rsidRPr="00C23F04">
        <w:t xml:space="preserve">mellanlager </w:t>
      </w:r>
      <w:commentRangeEnd w:id="657"/>
      <w:r w:rsidR="00A116E1">
        <w:rPr>
          <w:rStyle w:val="Kommentarsreferens"/>
          <w:color w:val="000000"/>
          <w:lang w:val="en-GB"/>
        </w:rPr>
        <w:commentReference w:id="657"/>
      </w:r>
      <w:r w:rsidR="001B7E5B" w:rsidRPr="00C23F04">
        <w:t>eller för att agera på en händelse (t.ex. att generera ett kallelse-meddelande).</w:t>
      </w:r>
      <w:r w:rsidR="00937E5B" w:rsidRPr="00C23F04">
        <w:t xml:space="preserve"> </w:t>
      </w:r>
      <w:r w:rsidR="00960AD7" w:rsidRPr="00C23F04">
        <w:t>Figuren nedan illustrera några exempel:</w:t>
      </w:r>
    </w:p>
    <w:p w14:paraId="20FBC581" w14:textId="77777777" w:rsidR="00960AD7" w:rsidRPr="00A116E1" w:rsidRDefault="00960AD7">
      <w:pPr>
        <w:pStyle w:val="Brdtext"/>
        <w:numPr>
          <w:ilvl w:val="0"/>
          <w:numId w:val="7"/>
        </w:numPr>
      </w:pPr>
      <w:proofErr w:type="spellStart"/>
      <w:r w:rsidRPr="00A116E1">
        <w:t>NPÖ</w:t>
      </w:r>
      <w:proofErr w:type="spellEnd"/>
      <w:r w:rsidRPr="00A116E1">
        <w:t xml:space="preserve">-tillämpningens aggregerande tjänst använder engagemangsindex för att veta vilka svarstjänster som ska kontaktas när en </w:t>
      </w:r>
      <w:proofErr w:type="spellStart"/>
      <w:r w:rsidRPr="00A116E1">
        <w:t>patientfråga</w:t>
      </w:r>
      <w:proofErr w:type="spellEnd"/>
      <w:r w:rsidRPr="00A116E1">
        <w:t xml:space="preserve"> ställs. I optimeringssyfte har den ett temporärt mellanlager eftersom det är sannolikt att ny fråga kommer att ställas i närtid. För att temporära mellanlagret ska spegla förändringar som sker i journalerna är </w:t>
      </w:r>
      <w:proofErr w:type="spellStart"/>
      <w:r w:rsidRPr="00A116E1">
        <w:t>NPÖ</w:t>
      </w:r>
      <w:proofErr w:type="spellEnd"/>
      <w:r w:rsidRPr="00A116E1">
        <w:t xml:space="preserve"> en tjänsteproducent för </w:t>
      </w:r>
      <w:proofErr w:type="gramStart"/>
      <w:r w:rsidRPr="00A116E1">
        <w:t>notifieringskontraktet</w:t>
      </w:r>
      <w:proofErr w:type="gramEnd"/>
      <w:r w:rsidRPr="00A116E1">
        <w:t xml:space="preserve">. Om en </w:t>
      </w:r>
      <w:proofErr w:type="gramStart"/>
      <w:r w:rsidRPr="00A116E1">
        <w:t>notifiering</w:t>
      </w:r>
      <w:proofErr w:type="gramEnd"/>
      <w:r w:rsidRPr="00A116E1">
        <w:t xml:space="preserve"> rör en patient i det temporära mellanlagret kan </w:t>
      </w:r>
      <w:proofErr w:type="spellStart"/>
      <w:r w:rsidRPr="00A116E1">
        <w:t>NPÖ</w:t>
      </w:r>
      <w:proofErr w:type="spellEnd"/>
      <w:r w:rsidRPr="00A116E1">
        <w:t xml:space="preserve"> hämta in ny information från aktuell svarstjänst</w:t>
      </w:r>
      <w:r w:rsidR="00037639" w:rsidRPr="00A116E1">
        <w:t xml:space="preserve"> och på så sätt säkerställa att temporärt mellanlagrad information är aktuell</w:t>
      </w:r>
      <w:r w:rsidRPr="00A116E1">
        <w:t>.</w:t>
      </w:r>
    </w:p>
    <w:p w14:paraId="75D4B0FA" w14:textId="77777777" w:rsidR="00960AD7" w:rsidRPr="00BA26BD" w:rsidRDefault="00960AD7">
      <w:pPr>
        <w:pStyle w:val="Brdtext"/>
        <w:numPr>
          <w:ilvl w:val="0"/>
          <w:numId w:val="7"/>
        </w:numPr>
      </w:pPr>
      <w:r w:rsidRPr="008D2D09">
        <w:t xml:space="preserve">Den nationella e-tjänsten för invånarens direktbokning genererar ett meddelande till patienten i Mina Vårdkontakters meddelandefunktion när en kallelse skapas i ett bokningssystem. Genom att e-tjänsten publicerar en tjänsteproducent för </w:t>
      </w:r>
      <w:proofErr w:type="gramStart"/>
      <w:r w:rsidRPr="008D2D09">
        <w:t>notifieringskontraktet</w:t>
      </w:r>
      <w:proofErr w:type="gramEnd"/>
      <w:r w:rsidRPr="008D2D09">
        <w:t xml:space="preserve"> kan den filtrera index-notifieringar som rör kal</w:t>
      </w:r>
      <w:r w:rsidR="00D912FA" w:rsidRPr="008D2D09">
        <w:t>lelser och med hjälp av den inf</w:t>
      </w:r>
      <w:r w:rsidRPr="008D2D09">
        <w:t>o</w:t>
      </w:r>
      <w:r w:rsidR="00D912FA" w:rsidRPr="00F41418">
        <w:t>r</w:t>
      </w:r>
      <w:r w:rsidRPr="00F41418">
        <w:t xml:space="preserve">mationen vända sig till aktuell tidbok för </w:t>
      </w:r>
      <w:r w:rsidRPr="00BA26BD">
        <w:t>att hämta detaljer och slutligen generera meddelandet till Mina Vårdkontakters meddelandefunktion.</w:t>
      </w:r>
    </w:p>
    <w:p w14:paraId="7B965779" w14:textId="77777777" w:rsidR="007B74C8" w:rsidRPr="00AF5A75" w:rsidRDefault="007B74C8">
      <w:pPr>
        <w:pStyle w:val="Brdtext"/>
      </w:pPr>
      <w:r w:rsidRPr="00AF5A75">
        <w:t>Nedanstående figur illustrerar des</w:t>
      </w:r>
      <w:r w:rsidR="00D912FA" w:rsidRPr="00AF5A75">
        <w:t xml:space="preserve">sa scenarion genom </w:t>
      </w:r>
      <w:proofErr w:type="gramStart"/>
      <w:r w:rsidR="00D912FA" w:rsidRPr="00AF5A75">
        <w:t>notifierings</w:t>
      </w:r>
      <w:r w:rsidRPr="00AF5A75">
        <w:t>pilar</w:t>
      </w:r>
      <w:proofErr w:type="gramEnd"/>
      <w:r w:rsidRPr="00AF5A75">
        <w:t xml:space="preserve"> från nationella domänens engagemangsindex till </w:t>
      </w:r>
      <w:proofErr w:type="spellStart"/>
      <w:r w:rsidRPr="00AF5A75">
        <w:t>NPÖ</w:t>
      </w:r>
      <w:proofErr w:type="spellEnd"/>
      <w:r w:rsidR="007C3683" w:rsidRPr="00AF5A75">
        <w:t>-tillämpningen</w:t>
      </w:r>
      <w:r w:rsidR="00522E56" w:rsidRPr="00AF5A75">
        <w:t xml:space="preserve"> och till</w:t>
      </w:r>
      <w:r w:rsidRPr="00AF5A75">
        <w:t xml:space="preserve"> e-tjänsten för invånarens </w:t>
      </w:r>
      <w:proofErr w:type="spellStart"/>
      <w:r w:rsidRPr="00AF5A75">
        <w:t>tidbokning</w:t>
      </w:r>
      <w:proofErr w:type="spellEnd"/>
      <w:r w:rsidRPr="00AF5A75">
        <w:t>.</w:t>
      </w:r>
    </w:p>
    <w:p w14:paraId="51A6ADB9" w14:textId="77777777" w:rsidR="004A69E9" w:rsidRPr="00AF5A75" w:rsidRDefault="00490CAF">
      <w:pPr>
        <w:pStyle w:val="Brdtext"/>
      </w:pPr>
      <w:r w:rsidRPr="00EE4003">
        <w:rPr>
          <w:noProof/>
          <w:lang w:eastAsia="sv-SE"/>
        </w:rPr>
        <w:drawing>
          <wp:inline distT="0" distB="0" distL="0" distR="0" wp14:anchorId="409F1721" wp14:editId="32471C7D">
            <wp:extent cx="5689600" cy="3479800"/>
            <wp:effectExtent l="0" t="0" r="6350" b="6350"/>
            <wp:docPr id="9" name="Bild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37A49" w14:textId="77777777" w:rsidR="00F776AF" w:rsidRDefault="00F776AF">
      <w:pPr>
        <w:pStyle w:val="Brdtext"/>
        <w:rPr>
          <w:ins w:id="658" w:author="Johan Eltes" w:date="2014-04-24T17:35:00Z"/>
        </w:rPr>
      </w:pPr>
      <w:r w:rsidRPr="00AF5A75">
        <w:t xml:space="preserve">Figur: </w:t>
      </w:r>
      <w:proofErr w:type="gramStart"/>
      <w:r w:rsidRPr="00AF5A75">
        <w:t>Notifiering</w:t>
      </w:r>
      <w:proofErr w:type="gramEnd"/>
      <w:r w:rsidRPr="00AF5A75">
        <w:t xml:space="preserve"> av tillämpningar och aggregerande tjänster</w:t>
      </w:r>
    </w:p>
    <w:p w14:paraId="68B56607" w14:textId="1217F655" w:rsidR="00CE24A1" w:rsidRDefault="00CE24A1">
      <w:pPr>
        <w:pStyle w:val="Rubrik2"/>
        <w:rPr>
          <w:ins w:id="659" w:author="Johan Eltes" w:date="2014-04-24T17:36:00Z"/>
        </w:rPr>
        <w:pPrChange w:id="660" w:author="Johan Eltes" w:date="2014-04-24T17:36:00Z">
          <w:pPr>
            <w:pStyle w:val="Brdtext"/>
          </w:pPr>
        </w:pPrChange>
      </w:pPr>
      <w:ins w:id="661" w:author="Johan Eltes" w:date="2014-04-24T17:35:00Z">
        <w:r>
          <w:t>Roll i arkitekturen</w:t>
        </w:r>
      </w:ins>
    </w:p>
    <w:p w14:paraId="21D7605F" w14:textId="28D4B1E5" w:rsidR="00382720" w:rsidRDefault="00CE24A1">
      <w:pPr>
        <w:pStyle w:val="Brdtext"/>
        <w:rPr>
          <w:ins w:id="662" w:author="Johan Eltes" w:date="2014-04-26T21:56:00Z"/>
        </w:rPr>
      </w:pPr>
      <w:ins w:id="663" w:author="Johan Eltes" w:date="2014-04-24T17:36:00Z">
        <w:r>
          <w:t xml:space="preserve">Engagemangsindex är en stödtjänst vars primära syfte är att stödja </w:t>
        </w:r>
      </w:ins>
      <w:ins w:id="664" w:author="Johan Eltes" w:date="2014-04-24T17:37:00Z">
        <w:r>
          <w:t xml:space="preserve">realisering av </w:t>
        </w:r>
      </w:ins>
      <w:ins w:id="665" w:author="Johan Eltes" w:date="2014-04-24T17:36:00Z">
        <w:r>
          <w:t>aggregerande tjänster</w:t>
        </w:r>
      </w:ins>
      <w:ins w:id="666" w:author="Johan Eltes" w:date="2014-04-24T17:37:00Z">
        <w:r>
          <w:t xml:space="preserve"> och händelsebaserad hämtning av patientbunden vård- och omsorgsinformation</w:t>
        </w:r>
      </w:ins>
      <w:ins w:id="667" w:author="Johan Eltes" w:date="2014-04-24T17:38:00Z">
        <w:r w:rsidR="00F30A13">
          <w:t>.</w:t>
        </w:r>
        <w:r w:rsidR="00382720">
          <w:t xml:space="preserve"> Följande figur illustrerar den tänkta användningen</w:t>
        </w:r>
      </w:ins>
      <w:ins w:id="668" w:author="Johan Eltes" w:date="2014-04-24T17:39:00Z">
        <w:r w:rsidR="00382720">
          <w:t xml:space="preserve"> </w:t>
        </w:r>
      </w:ins>
      <w:ins w:id="669" w:author="Johan Eltes" w:date="2014-04-26T21:55:00Z">
        <w:r w:rsidR="0066700C">
          <w:t xml:space="preserve">av ett engagemangsindex om en del av en tjänsteplattform (en integrerad stödtjänst). </w:t>
        </w:r>
      </w:ins>
      <w:ins w:id="670" w:author="Johan Eltes" w:date="2014-04-26T21:56:00Z">
        <w:r w:rsidR="0066700C">
          <w:t xml:space="preserve">Figuren illustrerar att informationen i engagemangsindex används i två </w:t>
        </w:r>
      </w:ins>
      <w:ins w:id="671" w:author="Johan Eltes" w:date="2014-04-26T22:14:00Z">
        <w:r w:rsidR="00E02A8F">
          <w:t>användnings</w:t>
        </w:r>
      </w:ins>
      <w:ins w:id="672" w:author="Johan Eltes" w:date="2014-04-26T21:56:00Z">
        <w:r w:rsidR="0066700C">
          <w:t>mönster:</w:t>
        </w:r>
      </w:ins>
    </w:p>
    <w:p w14:paraId="108B79DB" w14:textId="3B1D30CB" w:rsidR="0066700C" w:rsidRDefault="00FD2492">
      <w:pPr>
        <w:pStyle w:val="Brdtext"/>
        <w:numPr>
          <w:ilvl w:val="0"/>
          <w:numId w:val="7"/>
        </w:numPr>
        <w:rPr>
          <w:ins w:id="673" w:author="Johan Eltes" w:date="2014-04-26T21:57:00Z"/>
        </w:rPr>
        <w:pPrChange w:id="674" w:author="Johan Eltes" w:date="2014-04-26T22:31:00Z">
          <w:pPr>
            <w:pStyle w:val="Brdtext"/>
          </w:pPr>
        </w:pPrChange>
      </w:pPr>
      <w:ins w:id="675" w:author="Johan Eltes" w:date="2014-04-26T22:26:00Z">
        <w:r>
          <w:t xml:space="preserve">Aggregering av patientbunden information från flera </w:t>
        </w:r>
        <w:proofErr w:type="spellStart"/>
        <w:r>
          <w:t>källsystem</w:t>
        </w:r>
        <w:proofErr w:type="spellEnd"/>
        <w:r>
          <w:t xml:space="preserve"> eller verksamheter</w:t>
        </w:r>
      </w:ins>
    </w:p>
    <w:p w14:paraId="5E1B76EB" w14:textId="136BA11A" w:rsidR="0066700C" w:rsidRDefault="00FD2492">
      <w:pPr>
        <w:pStyle w:val="Brdtext"/>
        <w:numPr>
          <w:ilvl w:val="0"/>
          <w:numId w:val="7"/>
        </w:numPr>
        <w:rPr>
          <w:ins w:id="676" w:author="Johan Eltes" w:date="2014-04-24T17:39:00Z"/>
        </w:rPr>
        <w:pPrChange w:id="677" w:author="Johan Eltes" w:date="2014-04-26T22:31:00Z">
          <w:pPr>
            <w:pStyle w:val="Brdtext"/>
          </w:pPr>
        </w:pPrChange>
      </w:pPr>
      <w:ins w:id="678" w:author="Johan Eltes" w:date="2014-04-26T21:58:00Z">
        <w:r>
          <w:t xml:space="preserve">Händelsedriven </w:t>
        </w:r>
      </w:ins>
      <w:ins w:id="679" w:author="Johan Eltes" w:date="2014-04-26T22:27:00Z">
        <w:r>
          <w:t xml:space="preserve">hämtning av </w:t>
        </w:r>
      </w:ins>
      <w:ins w:id="680" w:author="Johan Eltes" w:date="2014-04-26T21:58:00Z">
        <w:r>
          <w:t xml:space="preserve">information från ett </w:t>
        </w:r>
        <w:proofErr w:type="spellStart"/>
        <w:r>
          <w:t>källsystem</w:t>
        </w:r>
        <w:proofErr w:type="spellEnd"/>
        <w:r>
          <w:t xml:space="preserve"> (händel</w:t>
        </w:r>
      </w:ins>
      <w:ins w:id="681" w:author="Johan Eltes" w:date="2014-04-26T22:28:00Z">
        <w:r>
          <w:t>s</w:t>
        </w:r>
      </w:ins>
      <w:ins w:id="682" w:author="Johan Eltes" w:date="2014-04-26T21:58:00Z">
        <w:r>
          <w:t xml:space="preserve">ekällan) </w:t>
        </w:r>
      </w:ins>
    </w:p>
    <w:p w14:paraId="3C51E1E9" w14:textId="28C3D206" w:rsidR="00CE24A1" w:rsidRDefault="003F7628" w:rsidP="00214A61">
      <w:pPr>
        <w:pStyle w:val="Brdtext"/>
        <w:rPr>
          <w:ins w:id="683" w:author="Johan Eltes" w:date="2014-04-26T21:52:00Z"/>
        </w:rPr>
      </w:pPr>
      <w:ins w:id="684" w:author="Johan Eltes" w:date="2014-04-26T21:52:00Z">
        <w:r>
          <w:rPr>
            <w:noProof/>
            <w:lang w:eastAsia="sv-SE"/>
          </w:rPr>
          <w:lastRenderedPageBreak/>
          <w:drawing>
            <wp:inline distT="0" distB="0" distL="0" distR="0" wp14:anchorId="544D70B4" wp14:editId="255BFA58">
              <wp:extent cx="6029960" cy="3655781"/>
              <wp:effectExtent l="0" t="0" r="0" b="1905"/>
              <wp:docPr id="24" name="Bild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029960" cy="365578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ins w:id="685" w:author="Johan Eltes" w:date="2014-04-24T17:38:00Z">
        <w:r w:rsidR="00382720">
          <w:t xml:space="preserve"> </w:t>
        </w:r>
      </w:ins>
    </w:p>
    <w:p w14:paraId="2C42BEB4" w14:textId="77777777" w:rsidR="00E02A8F" w:rsidRDefault="00E02A8F" w:rsidP="00306C66">
      <w:pPr>
        <w:pStyle w:val="Brdtext"/>
        <w:rPr>
          <w:ins w:id="686" w:author="Johan Eltes" w:date="2014-04-26T22:14:00Z"/>
        </w:rPr>
      </w:pPr>
    </w:p>
    <w:p w14:paraId="179ACDC5" w14:textId="508C831D" w:rsidR="00E02A8F" w:rsidRDefault="008A0550">
      <w:pPr>
        <w:pStyle w:val="Rubrik3"/>
        <w:rPr>
          <w:ins w:id="687" w:author="Johan Eltes" w:date="2014-04-26T22:14:00Z"/>
        </w:rPr>
        <w:pPrChange w:id="688" w:author="Johan Eltes" w:date="2014-04-26T22:14:00Z">
          <w:pPr>
            <w:pStyle w:val="Brdtext"/>
          </w:pPr>
        </w:pPrChange>
      </w:pPr>
      <w:ins w:id="689" w:author="Johan Eltes" w:date="2014-04-26T22:14:00Z">
        <w:r>
          <w:t>Användningsmönster för a</w:t>
        </w:r>
        <w:r w:rsidR="00F77C25">
          <w:t>ggregering</w:t>
        </w:r>
      </w:ins>
    </w:p>
    <w:p w14:paraId="1F8E41FE" w14:textId="70E3476F" w:rsidR="00F77C25" w:rsidRPr="00F77C25" w:rsidRDefault="00F77C25">
      <w:pPr>
        <w:pStyle w:val="Brdtext"/>
        <w:rPr>
          <w:ins w:id="690" w:author="Johan Eltes" w:date="2014-04-26T22:14:00Z"/>
        </w:rPr>
      </w:pPr>
      <w:ins w:id="691" w:author="Johan Eltes" w:date="2014-04-26T22:15:00Z">
        <w:r>
          <w:t xml:space="preserve">Vid användningsmönster aggregering används engagemangsindex som en stödtjänst </w:t>
        </w:r>
      </w:ins>
      <w:ins w:id="692" w:author="Johan Eltes" w:date="2014-04-26T22:16:00Z">
        <w:r w:rsidR="00332A98">
          <w:t>för</w:t>
        </w:r>
      </w:ins>
      <w:ins w:id="693" w:author="Johan Eltes" w:date="2014-04-26T22:15:00Z">
        <w:r>
          <w:t xml:space="preserve"> realisering av aggregerande tjänster. </w:t>
        </w:r>
      </w:ins>
      <w:ins w:id="694" w:author="Johan Eltes" w:date="2014-04-26T22:16:00Z">
        <w:r w:rsidR="003977D3">
          <w:t xml:space="preserve">Aggregerande tjänster är konsumenter av </w:t>
        </w:r>
        <w:proofErr w:type="spellStart"/>
        <w:r w:rsidR="003977D3">
          <w:t>FindContent</w:t>
        </w:r>
        <w:proofErr w:type="spellEnd"/>
        <w:r w:rsidR="003977D3">
          <w:t xml:space="preserve">. Alla interaktioner med EI sker inom en </w:t>
        </w:r>
        <w:proofErr w:type="spellStart"/>
        <w:r w:rsidR="003977D3">
          <w:t>tjönsteplattform</w:t>
        </w:r>
        <w:proofErr w:type="spellEnd"/>
        <w:r w:rsidR="003977D3">
          <w:t xml:space="preserve">. </w:t>
        </w:r>
      </w:ins>
      <w:ins w:id="695" w:author="Johan Eltes" w:date="2014-04-26T22:17:00Z">
        <w:r w:rsidR="003977D3">
          <w:t>Figuren nedan visar flödet.</w:t>
        </w:r>
      </w:ins>
    </w:p>
    <w:p w14:paraId="2C3E4C84" w14:textId="77777777" w:rsidR="00956D45" w:rsidRDefault="00F77C25">
      <w:pPr>
        <w:pStyle w:val="Brdtext"/>
        <w:rPr>
          <w:ins w:id="696" w:author="Johan Eltes" w:date="2014-04-26T22:18:00Z"/>
        </w:rPr>
      </w:pPr>
      <w:ins w:id="697" w:author="Johan Eltes" w:date="2014-04-26T22:14:00Z">
        <w:r>
          <w:rPr>
            <w:noProof/>
            <w:lang w:eastAsia="sv-SE"/>
          </w:rPr>
          <w:lastRenderedPageBreak/>
          <w:drawing>
            <wp:inline distT="0" distB="0" distL="0" distR="0" wp14:anchorId="5D05388B" wp14:editId="143A6701">
              <wp:extent cx="6029960" cy="4259626"/>
              <wp:effectExtent l="0" t="0" r="0" b="7620"/>
              <wp:docPr id="25" name="Bild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029960" cy="425962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66E104D2" w14:textId="2CF1A2D6" w:rsidR="00F77C25" w:rsidRPr="00F77C25" w:rsidRDefault="00956D45">
      <w:pPr>
        <w:pStyle w:val="Beskrivning"/>
        <w:rPr>
          <w:ins w:id="698" w:author="Johan Eltes" w:date="2014-04-26T22:14:00Z"/>
        </w:rPr>
        <w:pPrChange w:id="699" w:author="Johan Eltes" w:date="2014-04-26T22:18:00Z">
          <w:pPr>
            <w:pStyle w:val="Brdtext"/>
          </w:pPr>
        </w:pPrChange>
      </w:pPr>
      <w:ins w:id="700" w:author="Johan Eltes" w:date="2014-04-26T22:18:00Z">
        <w:r>
          <w:t xml:space="preserve">Figur </w:t>
        </w:r>
        <w:r>
          <w:fldChar w:fldCharType="begin"/>
        </w:r>
        <w:r>
          <w:instrText xml:space="preserve"> SEQ Figur \* ARABIC </w:instrText>
        </w:r>
      </w:ins>
      <w:r>
        <w:fldChar w:fldCharType="separate"/>
      </w:r>
      <w:ins w:id="701" w:author="Johan Eltes" w:date="2014-04-26T22:18:00Z">
        <w:r>
          <w:rPr>
            <w:noProof/>
          </w:rPr>
          <w:t>1</w:t>
        </w:r>
        <w:r>
          <w:fldChar w:fldCharType="end"/>
        </w:r>
        <w:r>
          <w:t xml:space="preserve"> Användningsmönster vid aggregering</w:t>
        </w:r>
      </w:ins>
    </w:p>
    <w:p w14:paraId="5FB910B9" w14:textId="77777777" w:rsidR="005E45EA" w:rsidRDefault="005E45EA">
      <w:pPr>
        <w:pStyle w:val="Brdtext"/>
        <w:rPr>
          <w:ins w:id="702" w:author="Johan Eltes" w:date="2014-04-26T22:18:00Z"/>
        </w:rPr>
      </w:pPr>
    </w:p>
    <w:p w14:paraId="3CC07B39" w14:textId="101A04E8" w:rsidR="005E45EA" w:rsidRDefault="005E45EA">
      <w:pPr>
        <w:pStyle w:val="Rubrik3"/>
        <w:rPr>
          <w:ins w:id="703" w:author="Johan Eltes" w:date="2014-04-26T22:21:00Z"/>
        </w:rPr>
        <w:pPrChange w:id="704" w:author="Johan Eltes" w:date="2014-04-26T22:21:00Z">
          <w:pPr>
            <w:pStyle w:val="Brdtext"/>
          </w:pPr>
        </w:pPrChange>
      </w:pPr>
      <w:ins w:id="705" w:author="Johan Eltes" w:date="2014-04-26T22:18:00Z">
        <w:r>
          <w:t>Användningsmönster</w:t>
        </w:r>
      </w:ins>
      <w:ins w:id="706" w:author="Johan Eltes" w:date="2014-04-26T22:20:00Z">
        <w:r>
          <w:t xml:space="preserve"> </w:t>
        </w:r>
      </w:ins>
      <w:ins w:id="707" w:author="Johan Eltes" w:date="2014-04-26T22:21:00Z">
        <w:r>
          <w:t>för händelsedriven informationshämtning</w:t>
        </w:r>
      </w:ins>
    </w:p>
    <w:p w14:paraId="2ADF6E9A" w14:textId="16C1D88C" w:rsidR="005E45EA" w:rsidRDefault="005E45EA">
      <w:pPr>
        <w:pStyle w:val="Brdtext"/>
        <w:rPr>
          <w:ins w:id="708" w:author="Johan Eltes" w:date="2014-04-26T22:24:00Z"/>
        </w:rPr>
      </w:pPr>
      <w:ins w:id="709" w:author="Johan Eltes" w:date="2014-04-26T22:21:00Z">
        <w:r>
          <w:t xml:space="preserve">Vi användningsmönster </w:t>
        </w:r>
      </w:ins>
      <w:ins w:id="710" w:author="Johan Eltes" w:date="2014-04-26T22:22:00Z">
        <w:r w:rsidRPr="005E45EA">
          <w:t>för händelsedriven informationshämtning</w:t>
        </w:r>
        <w:r>
          <w:t xml:space="preserve"> prenumererar e-tjänsten på </w:t>
        </w:r>
        <w:proofErr w:type="gramStart"/>
        <w:r>
          <w:t>notifieringar</w:t>
        </w:r>
        <w:proofErr w:type="gramEnd"/>
        <w:r>
          <w:t xml:space="preserve"> från engagemangsindex genom att vara producent av tjänstekontraktet </w:t>
        </w:r>
        <w:proofErr w:type="spellStart"/>
        <w:r>
          <w:t>ProcessNotification</w:t>
        </w:r>
      </w:ins>
      <w:proofErr w:type="spellEnd"/>
      <w:ins w:id="711" w:author="Johan Eltes" w:date="2014-04-26T22:23:00Z">
        <w:r w:rsidR="005D235E">
          <w:t xml:space="preserve">. </w:t>
        </w:r>
        <w:r w:rsidR="00A9096A">
          <w:t xml:space="preserve">Det sker i syfta att hämta information från ett </w:t>
        </w:r>
        <w:proofErr w:type="spellStart"/>
        <w:r w:rsidR="00A9096A">
          <w:t>källsystem</w:t>
        </w:r>
        <w:proofErr w:type="spellEnd"/>
        <w:r w:rsidR="00A9096A">
          <w:t xml:space="preserve"> så snart </w:t>
        </w:r>
      </w:ins>
      <w:ins w:id="712" w:author="Johan Eltes" w:date="2014-04-26T22:24:00Z">
        <w:r w:rsidR="00A9096A">
          <w:t xml:space="preserve">det skett en förändring i </w:t>
        </w:r>
        <w:proofErr w:type="spellStart"/>
        <w:r w:rsidR="00A9096A">
          <w:t>källsystemet</w:t>
        </w:r>
        <w:proofErr w:type="spellEnd"/>
        <w:r w:rsidR="00F358D0">
          <w:t xml:space="preserve"> avseende en informationsmängd. </w:t>
        </w:r>
      </w:ins>
      <w:ins w:id="713" w:author="Johan Eltes" w:date="2014-04-26T22:29:00Z">
        <w:r w:rsidR="00B92D9D">
          <w:t xml:space="preserve">Detta mönster används även för att synkronisera regionala och nationella engagemangsindex. </w:t>
        </w:r>
      </w:ins>
      <w:ins w:id="714" w:author="Johan Eltes" w:date="2014-04-26T22:24:00Z">
        <w:r w:rsidR="00C43F68">
          <w:t>Figuren nedan visar flödet.</w:t>
        </w:r>
      </w:ins>
      <w:ins w:id="715" w:author="Johan Eltes" w:date="2014-04-26T22:29:00Z">
        <w:r w:rsidR="00B0697E">
          <w:t xml:space="preserve"> </w:t>
        </w:r>
      </w:ins>
    </w:p>
    <w:p w14:paraId="4E97F18E" w14:textId="2FAC570B" w:rsidR="00C43F68" w:rsidRPr="005E45EA" w:rsidRDefault="0094514E">
      <w:pPr>
        <w:pStyle w:val="Brdtext"/>
        <w:rPr>
          <w:ins w:id="716" w:author="Johan Eltes" w:date="2014-04-26T22:18:00Z"/>
        </w:rPr>
      </w:pPr>
      <w:ins w:id="717" w:author="Johan Eltes" w:date="2014-04-26T22:25:00Z">
        <w:r>
          <w:rPr>
            <w:noProof/>
            <w:lang w:eastAsia="sv-SE"/>
          </w:rPr>
          <w:lastRenderedPageBreak/>
          <w:drawing>
            <wp:inline distT="0" distB="0" distL="0" distR="0" wp14:anchorId="4478C360" wp14:editId="30264495">
              <wp:extent cx="6029960" cy="4260128"/>
              <wp:effectExtent l="0" t="0" r="0" b="7620"/>
              <wp:docPr id="26" name="Bild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029960" cy="426012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9C3848A" w14:textId="77777777" w:rsidR="005E45EA" w:rsidRDefault="005E45EA">
      <w:pPr>
        <w:pStyle w:val="Brdtext"/>
        <w:rPr>
          <w:ins w:id="718" w:author="Johan Eltes" w:date="2014-04-26T22:18:00Z"/>
        </w:rPr>
      </w:pPr>
    </w:p>
    <w:p w14:paraId="52911295" w14:textId="3FBF71D8" w:rsidR="00A45374" w:rsidRDefault="00C24DA2">
      <w:pPr>
        <w:pStyle w:val="Brdtext"/>
        <w:rPr>
          <w:ins w:id="719" w:author="Johan Eltes" w:date="2014-04-24T17:38:00Z"/>
        </w:rPr>
      </w:pPr>
      <w:ins w:id="720" w:author="Johan Eltes" w:date="2014-04-26T21:52:00Z">
        <w:r>
          <w:t xml:space="preserve">Länkade </w:t>
        </w:r>
        <w:proofErr w:type="spellStart"/>
        <w:r>
          <w:t>EI:n</w:t>
        </w:r>
        <w:proofErr w:type="spellEnd"/>
        <w:r>
          <w:t xml:space="preserve"> </w:t>
        </w:r>
      </w:ins>
      <w:ins w:id="721" w:author="Johan Eltes" w:date="2014-04-26T21:53:00Z">
        <w:r>
          <w:t>uppstår när</w:t>
        </w:r>
      </w:ins>
      <w:ins w:id="722" w:author="Johan Eltes" w:date="2014-04-26T21:52:00Z">
        <w:r>
          <w:t xml:space="preserve"> </w:t>
        </w:r>
        <w:proofErr w:type="spellStart"/>
        <w:r>
          <w:t>källsystemen</w:t>
        </w:r>
        <w:proofErr w:type="spellEnd"/>
        <w:r>
          <w:t xml:space="preserve"> uppdatera</w:t>
        </w:r>
      </w:ins>
      <w:ins w:id="723" w:author="Johan Eltes" w:date="2014-04-26T21:54:00Z">
        <w:r w:rsidR="00DF3883">
          <w:t>r</w:t>
        </w:r>
      </w:ins>
      <w:ins w:id="724" w:author="Johan Eltes" w:date="2014-04-26T21:52:00Z">
        <w:r>
          <w:t xml:space="preserve"> ett regionalt EI som i sin tur skickar </w:t>
        </w:r>
        <w:proofErr w:type="gramStart"/>
        <w:r>
          <w:t>notifieringar</w:t>
        </w:r>
        <w:proofErr w:type="gramEnd"/>
        <w:r>
          <w:t xml:space="preserve"> till ett nationellt EI.</w:t>
        </w:r>
      </w:ins>
    </w:p>
    <w:p w14:paraId="3B836B39" w14:textId="77777777" w:rsidR="00382720" w:rsidRDefault="00382720">
      <w:pPr>
        <w:pStyle w:val="Brdtext"/>
        <w:rPr>
          <w:ins w:id="725" w:author="Johan Eltes" w:date="2014-04-26T22:30:00Z"/>
        </w:rPr>
      </w:pPr>
    </w:p>
    <w:p w14:paraId="33623F06" w14:textId="75611F00" w:rsidR="00C9090C" w:rsidRPr="006A6C50" w:rsidRDefault="00C9090C">
      <w:pPr>
        <w:pStyle w:val="Brdtext"/>
      </w:pPr>
      <w:ins w:id="726" w:author="Johan Eltes" w:date="2014-04-26T22:30:00Z">
        <w:r w:rsidRPr="00214A61">
          <w:t xml:space="preserve">Användning av andra mönster än de som beskrivits i detta avsnitt </w:t>
        </w:r>
        <w:r w:rsidR="00A76B05" w:rsidRPr="00306C66">
          <w:t xml:space="preserve">dokumenteras i ett </w:t>
        </w:r>
        <w:proofErr w:type="spellStart"/>
        <w:r w:rsidR="00A76B05" w:rsidRPr="00306C66">
          <w:t>arkitekturellt</w:t>
        </w:r>
        <w:proofErr w:type="spellEnd"/>
        <w:r w:rsidR="00A76B05" w:rsidRPr="00306C66">
          <w:t xml:space="preserve"> beslut och ska godkännas av den organisation som ansvarar för aktuell engagemangsindexinstans.</w:t>
        </w:r>
      </w:ins>
    </w:p>
    <w:p w14:paraId="3D570176" w14:textId="77777777" w:rsidR="00583820" w:rsidRPr="00C23F04" w:rsidRDefault="00E81828" w:rsidP="00A5346E">
      <w:pPr>
        <w:pStyle w:val="Rubrik2"/>
      </w:pPr>
      <w:r w:rsidRPr="00C23F04">
        <w:t>Adressering</w:t>
      </w:r>
    </w:p>
    <w:p w14:paraId="4DDFD586" w14:textId="77777777" w:rsidR="00487D9E" w:rsidRPr="00C23F04" w:rsidRDefault="00487D9E" w:rsidP="00214A61">
      <w:pPr>
        <w:pStyle w:val="Brdtext"/>
      </w:pPr>
      <w:r w:rsidRPr="00C23F04">
        <w:t>I detta avsnitt beskrivs vilka begrepp som används som logisk adress för de tjänstekontrakten i denna tjänstedomän.</w:t>
      </w:r>
      <w:r w:rsidR="00C659CF" w:rsidRPr="00C23F04">
        <w:t xml:space="preserve"> Följande tabell sammanfattar frågan: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36"/>
        <w:gridCol w:w="5436"/>
      </w:tblGrid>
      <w:tr w:rsidR="005B1B10" w:rsidRPr="00AF5A75" w14:paraId="0D3E70C6" w14:textId="77777777" w:rsidTr="00C473F6">
        <w:tc>
          <w:tcPr>
            <w:tcW w:w="3036" w:type="dxa"/>
            <w:shd w:val="clear" w:color="auto" w:fill="auto"/>
          </w:tcPr>
          <w:p w14:paraId="1F0F555E" w14:textId="77777777" w:rsidR="005B1B10" w:rsidRPr="00C23F04" w:rsidRDefault="005B1B10" w:rsidP="00306C66">
            <w:pPr>
              <w:pStyle w:val="Brdtext"/>
            </w:pPr>
            <w:commentRangeStart w:id="727"/>
            <w:r w:rsidRPr="00C23F04">
              <w:t>Tjänstekontrakt</w:t>
            </w:r>
            <w:commentRangeEnd w:id="727"/>
            <w:r w:rsidR="00A116E1">
              <w:rPr>
                <w:rStyle w:val="Kommentarsreferens"/>
                <w:color w:val="000000"/>
                <w:lang w:val="en-GB"/>
              </w:rPr>
              <w:commentReference w:id="727"/>
            </w:r>
          </w:p>
        </w:tc>
        <w:tc>
          <w:tcPr>
            <w:tcW w:w="5436" w:type="dxa"/>
            <w:shd w:val="clear" w:color="auto" w:fill="auto"/>
          </w:tcPr>
          <w:p w14:paraId="2A4AA8E7" w14:textId="77777777" w:rsidR="005B1B10" w:rsidRPr="00C23F04" w:rsidRDefault="005B1B10" w:rsidP="006A6C50">
            <w:pPr>
              <w:pStyle w:val="Brdtext"/>
            </w:pPr>
            <w:r w:rsidRPr="00C23F04">
              <w:t>Logisk adress</w:t>
            </w:r>
          </w:p>
        </w:tc>
      </w:tr>
      <w:tr w:rsidR="005B1B10" w:rsidRPr="00AF5A75" w14:paraId="0E026E52" w14:textId="77777777" w:rsidTr="00C473F6">
        <w:tc>
          <w:tcPr>
            <w:tcW w:w="3036" w:type="dxa"/>
            <w:shd w:val="clear" w:color="auto" w:fill="auto"/>
          </w:tcPr>
          <w:p w14:paraId="2F792104" w14:textId="77777777" w:rsidR="005B1B10" w:rsidRPr="00AF5A75" w:rsidRDefault="005B1B10">
            <w:pPr>
              <w:pStyle w:val="Brdtext"/>
              <w:rPr>
                <w:rPrChange w:id="728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729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Fråge</w:t>
            </w:r>
            <w:r w:rsidR="00F1480C" w:rsidRPr="00AF5A75">
              <w:t>kontrakt</w:t>
            </w:r>
          </w:p>
        </w:tc>
        <w:tc>
          <w:tcPr>
            <w:tcW w:w="5436" w:type="dxa"/>
            <w:shd w:val="clear" w:color="auto" w:fill="auto"/>
          </w:tcPr>
          <w:p w14:paraId="54F45C10" w14:textId="77777777" w:rsidR="00B6318F" w:rsidRPr="00AF5A75" w:rsidRDefault="00B6318F">
            <w:pPr>
              <w:pStyle w:val="Brdtext"/>
              <w:rPr>
                <w:rPrChange w:id="730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731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Verksamhetsbaserad adressering:</w:t>
            </w:r>
          </w:p>
          <w:p w14:paraId="3D7CA1D6" w14:textId="77777777" w:rsidR="005B1B10" w:rsidRPr="00AF5A75" w:rsidRDefault="005B1B10">
            <w:pPr>
              <w:pStyle w:val="Brdtext"/>
              <w:numPr>
                <w:ilvl w:val="0"/>
                <w:numId w:val="7"/>
              </w:numPr>
              <w:rPr>
                <w:rPrChange w:id="732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733" w:author="Johan Eltes" w:date="2014-04-26T22:31:00Z">
                <w:pPr>
                  <w:pStyle w:val="Brdtext"/>
                  <w:widowControl w:val="0"/>
                  <w:numPr>
                    <w:numId w:val="7"/>
                  </w:numPr>
                  <w:tabs>
                    <w:tab w:val="center" w:pos="4536"/>
                    <w:tab w:val="right" w:pos="9072"/>
                  </w:tabs>
                  <w:spacing w:before="40"/>
                  <w:ind w:left="720" w:hanging="360"/>
                  <w:jc w:val="right"/>
                </w:pPr>
              </w:pPrChange>
            </w:pPr>
            <w:r w:rsidRPr="00AF5A75">
              <w:t>Landstingets organisationsnummer (</w:t>
            </w:r>
            <w:proofErr w:type="spellStart"/>
            <w:r w:rsidRPr="00AF5A75">
              <w:t>HSA</w:t>
            </w:r>
            <w:proofErr w:type="spellEnd"/>
            <w:r w:rsidRPr="00AF5A75">
              <w:t>-id) för landstingsspecifikt engagemangsindex</w:t>
            </w:r>
          </w:p>
          <w:p w14:paraId="71596847" w14:textId="77777777" w:rsidR="00AF645E" w:rsidRPr="00AF5A75" w:rsidRDefault="005B1B10">
            <w:pPr>
              <w:pStyle w:val="Brdtext"/>
              <w:numPr>
                <w:ilvl w:val="0"/>
                <w:numId w:val="7"/>
              </w:numPr>
              <w:rPr>
                <w:rPrChange w:id="734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735" w:author="Johan Eltes" w:date="2014-04-26T22:31:00Z">
                <w:pPr>
                  <w:pStyle w:val="Brdtext"/>
                  <w:widowControl w:val="0"/>
                  <w:numPr>
                    <w:numId w:val="7"/>
                  </w:numPr>
                  <w:tabs>
                    <w:tab w:val="center" w:pos="4536"/>
                    <w:tab w:val="right" w:pos="9072"/>
                  </w:tabs>
                  <w:spacing w:before="40"/>
                  <w:ind w:left="720" w:hanging="360"/>
                  <w:jc w:val="right"/>
                </w:pPr>
              </w:pPrChange>
            </w:pPr>
            <w:proofErr w:type="spellStart"/>
            <w:r w:rsidRPr="00AF5A75">
              <w:t>Inera</w:t>
            </w:r>
            <w:proofErr w:type="spellEnd"/>
            <w:r w:rsidRPr="00AF5A75">
              <w:t xml:space="preserve"> AB:s organisationsnummer för nationellt engagemangsindex</w:t>
            </w:r>
          </w:p>
        </w:tc>
      </w:tr>
      <w:tr w:rsidR="005B1B10" w:rsidRPr="00AF5A75" w14:paraId="3EB60560" w14:textId="77777777" w:rsidTr="00C473F6">
        <w:tc>
          <w:tcPr>
            <w:tcW w:w="3036" w:type="dxa"/>
            <w:shd w:val="clear" w:color="auto" w:fill="auto"/>
          </w:tcPr>
          <w:p w14:paraId="0E4F0374" w14:textId="77777777" w:rsidR="005B1B10" w:rsidRPr="00AF5A75" w:rsidRDefault="00F1480C">
            <w:pPr>
              <w:pStyle w:val="Brdtext"/>
              <w:rPr>
                <w:rPrChange w:id="736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737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Uppdateringskontrakt</w:t>
            </w:r>
          </w:p>
        </w:tc>
        <w:tc>
          <w:tcPr>
            <w:tcW w:w="5436" w:type="dxa"/>
            <w:shd w:val="clear" w:color="auto" w:fill="auto"/>
          </w:tcPr>
          <w:p w14:paraId="08442D72" w14:textId="77777777" w:rsidR="00B6318F" w:rsidRPr="00AF5A75" w:rsidRDefault="00131FA2">
            <w:pPr>
              <w:pStyle w:val="Brdtext"/>
              <w:rPr>
                <w:rPrChange w:id="738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739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PUSH (</w:t>
            </w:r>
            <w:proofErr w:type="spellStart"/>
            <w:r w:rsidRPr="00AF5A75">
              <w:t>Update</w:t>
            </w:r>
            <w:proofErr w:type="spellEnd"/>
            <w:r w:rsidRPr="00AF5A75">
              <w:t xml:space="preserve">): </w:t>
            </w:r>
            <w:r w:rsidR="00B6318F" w:rsidRPr="00AF5A75">
              <w:t>Verksamhetsbaserad adressering:</w:t>
            </w:r>
          </w:p>
          <w:p w14:paraId="3A9019A6" w14:textId="77777777" w:rsidR="00B6318F" w:rsidRPr="00AF5A75" w:rsidRDefault="00F1480C">
            <w:pPr>
              <w:pStyle w:val="Brdtext"/>
              <w:numPr>
                <w:ilvl w:val="0"/>
                <w:numId w:val="7"/>
              </w:numPr>
              <w:rPr>
                <w:rPrChange w:id="740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741" w:author="Johan Eltes" w:date="2014-04-26T22:31:00Z">
                <w:pPr>
                  <w:pStyle w:val="Brdtext"/>
                  <w:widowControl w:val="0"/>
                  <w:numPr>
                    <w:numId w:val="7"/>
                  </w:numPr>
                  <w:tabs>
                    <w:tab w:val="center" w:pos="4536"/>
                    <w:tab w:val="right" w:pos="9072"/>
                  </w:tabs>
                  <w:spacing w:before="40"/>
                  <w:ind w:left="720" w:hanging="360"/>
                  <w:jc w:val="right"/>
                </w:pPr>
              </w:pPrChange>
            </w:pPr>
            <w:r w:rsidRPr="00AF5A75">
              <w:t>Samma som för frågekontrakt</w:t>
            </w:r>
          </w:p>
          <w:p w14:paraId="4534C7BA" w14:textId="77777777" w:rsidR="00131FA2" w:rsidRPr="00AF5A75" w:rsidRDefault="00131FA2">
            <w:pPr>
              <w:pStyle w:val="Brdtext"/>
              <w:rPr>
                <w:rPrChange w:id="742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743" w:author="Johan Eltes" w:date="2014-04-26T22:31:00Z">
                <w:pPr>
                  <w:pStyle w:val="Brd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  <w:p w14:paraId="14DEFCEB" w14:textId="77777777" w:rsidR="00E45FD8" w:rsidRPr="00A116E1" w:rsidRDefault="00131FA2" w:rsidP="00214A61">
            <w:pPr>
              <w:pStyle w:val="Brdtext"/>
            </w:pPr>
            <w:r w:rsidRPr="00AF5A75">
              <w:t>PULL (</w:t>
            </w:r>
            <w:proofErr w:type="spellStart"/>
            <w:r w:rsidR="00E45FD8" w:rsidRPr="00AF5A75">
              <w:t>GetUpdates</w:t>
            </w:r>
            <w:proofErr w:type="spellEnd"/>
            <w:r w:rsidR="00E45FD8" w:rsidRPr="00AF5A75">
              <w:t xml:space="preserve">): </w:t>
            </w:r>
            <w:commentRangeStart w:id="744"/>
            <w:r w:rsidR="00E45FD8" w:rsidRPr="00AF5A75">
              <w:t xml:space="preserve">Systemadressering </w:t>
            </w:r>
            <w:commentRangeEnd w:id="744"/>
            <w:r w:rsidR="00A116E1">
              <w:rPr>
                <w:rStyle w:val="Kommentarsreferens"/>
                <w:color w:val="000000"/>
                <w:lang w:val="en-GB"/>
              </w:rPr>
              <w:commentReference w:id="744"/>
            </w:r>
          </w:p>
          <w:p w14:paraId="49998EC0" w14:textId="77777777" w:rsidR="00131FA2" w:rsidRPr="008D2D09" w:rsidRDefault="00131FA2" w:rsidP="00306C66">
            <w:pPr>
              <w:pStyle w:val="Brdtext"/>
              <w:numPr>
                <w:ilvl w:val="0"/>
                <w:numId w:val="7"/>
              </w:numPr>
            </w:pPr>
            <w:r w:rsidRPr="008D2D09">
              <w:t xml:space="preserve">tjänsteproducentens </w:t>
            </w:r>
            <w:proofErr w:type="spellStart"/>
            <w:r w:rsidRPr="008D2D09">
              <w:t>HSA</w:t>
            </w:r>
            <w:proofErr w:type="spellEnd"/>
            <w:r w:rsidRPr="008D2D09">
              <w:t>-id)</w:t>
            </w:r>
          </w:p>
          <w:p w14:paraId="23062B40" w14:textId="77777777" w:rsidR="00B6318F" w:rsidRPr="008D2D09" w:rsidRDefault="00B6318F" w:rsidP="006A6C50">
            <w:pPr>
              <w:pStyle w:val="Brdtext"/>
            </w:pPr>
          </w:p>
        </w:tc>
      </w:tr>
      <w:tr w:rsidR="005B1B10" w:rsidRPr="00AF5A75" w14:paraId="4BA1B70E" w14:textId="77777777" w:rsidTr="00C473F6">
        <w:tc>
          <w:tcPr>
            <w:tcW w:w="3036" w:type="dxa"/>
            <w:shd w:val="clear" w:color="auto" w:fill="auto"/>
          </w:tcPr>
          <w:p w14:paraId="67F90685" w14:textId="77777777" w:rsidR="005B1B10" w:rsidRPr="00AF5A75" w:rsidRDefault="00F1480C">
            <w:pPr>
              <w:pStyle w:val="Brdtext"/>
              <w:rPr>
                <w:rPrChange w:id="745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746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proofErr w:type="gramStart"/>
            <w:r w:rsidRPr="00AF5A75">
              <w:lastRenderedPageBreak/>
              <w:t>Notifieringskontrakt</w:t>
            </w:r>
            <w:proofErr w:type="gramEnd"/>
          </w:p>
        </w:tc>
        <w:tc>
          <w:tcPr>
            <w:tcW w:w="5436" w:type="dxa"/>
            <w:shd w:val="clear" w:color="auto" w:fill="auto"/>
          </w:tcPr>
          <w:p w14:paraId="577C0391" w14:textId="77777777" w:rsidR="005B1B10" w:rsidRPr="00AF5A75" w:rsidRDefault="00B6318F">
            <w:pPr>
              <w:pStyle w:val="Brdtext"/>
              <w:rPr>
                <w:rPrChange w:id="747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748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 xml:space="preserve">System-baserad adressering: Tjänsteproducentens (prenumererande ”system”) </w:t>
            </w:r>
            <w:proofErr w:type="spellStart"/>
            <w:r w:rsidRPr="00AF5A75">
              <w:t>HSA</w:t>
            </w:r>
            <w:proofErr w:type="spellEnd"/>
            <w:r w:rsidRPr="00AF5A75">
              <w:t>-id</w:t>
            </w:r>
          </w:p>
        </w:tc>
      </w:tr>
    </w:tbl>
    <w:p w14:paraId="15F864B6" w14:textId="77777777" w:rsidR="00C659CF" w:rsidRPr="00AF5A75" w:rsidRDefault="00C659CF" w:rsidP="00214A61">
      <w:pPr>
        <w:pStyle w:val="Brdtext"/>
      </w:pPr>
    </w:p>
    <w:p w14:paraId="753C5EAC" w14:textId="77777777" w:rsidR="007B5DC1" w:rsidRPr="00AF5A75" w:rsidRDefault="007B5DC1" w:rsidP="00306C66">
      <w:pPr>
        <w:pStyle w:val="Brdtext"/>
      </w:pPr>
      <w:r w:rsidRPr="00AF5A75">
        <w:t>Adressering</w:t>
      </w:r>
      <w:r w:rsidR="0018187A" w:rsidRPr="00AF5A75">
        <w:t>s</w:t>
      </w:r>
      <w:r w:rsidRPr="00AF5A75">
        <w:t>reglerna förtydligas nedan.</w:t>
      </w:r>
    </w:p>
    <w:p w14:paraId="2808F468" w14:textId="77777777" w:rsidR="00487D9E" w:rsidRPr="00AF5A75" w:rsidRDefault="00487D9E" w:rsidP="002961A3">
      <w:pPr>
        <w:pStyle w:val="Rubrik3"/>
      </w:pPr>
      <w:r w:rsidRPr="00AF5A75">
        <w:t>Adressering för Uppdaterings- och frågekontrakten</w:t>
      </w:r>
    </w:p>
    <w:p w14:paraId="7A95006F" w14:textId="15132573" w:rsidR="00990C05" w:rsidRPr="008D2D09" w:rsidRDefault="00840A35" w:rsidP="00214A61">
      <w:pPr>
        <w:pStyle w:val="Brdtext"/>
      </w:pPr>
      <w:r w:rsidRPr="00AF5A75">
        <w:t>Den logisk</w:t>
      </w:r>
      <w:ins w:id="749" w:author="Lars Erik Röjerås" w:date="2014-04-04T12:32:00Z">
        <w:r w:rsidR="00A116E1">
          <w:t>a</w:t>
        </w:r>
      </w:ins>
      <w:r w:rsidRPr="00A116E1">
        <w:t xml:space="preserve"> adressen (RIVTA 2 </w:t>
      </w:r>
      <w:proofErr w:type="spellStart"/>
      <w:r w:rsidRPr="00A116E1">
        <w:t>Logical</w:t>
      </w:r>
      <w:proofErr w:type="spellEnd"/>
      <w:r w:rsidRPr="00A116E1">
        <w:t xml:space="preserve"> </w:t>
      </w:r>
      <w:proofErr w:type="spellStart"/>
      <w:r w:rsidRPr="00A116E1">
        <w:t>Address</w:t>
      </w:r>
      <w:proofErr w:type="spellEnd"/>
      <w:r w:rsidRPr="00A116E1">
        <w:t>) vid anrop av</w:t>
      </w:r>
      <w:r w:rsidR="00601AA6" w:rsidRPr="008D2D09">
        <w:t xml:space="preserve"> tjänsteproducenter för fråge- och uppdateringskontrakten</w:t>
      </w:r>
      <w:r w:rsidRPr="008D2D09">
        <w:t xml:space="preserve"> är organisationsnummer för den organisation vars engagemangsindex adresseras. Det betyder att nationellt engagemangsindex har </w:t>
      </w:r>
      <w:proofErr w:type="spellStart"/>
      <w:r w:rsidRPr="008D2D09">
        <w:t>Inera</w:t>
      </w:r>
      <w:proofErr w:type="spellEnd"/>
      <w:r w:rsidRPr="008D2D09">
        <w:t xml:space="preserve"> AB:s </w:t>
      </w:r>
      <w:commentRangeStart w:id="750"/>
      <w:r w:rsidRPr="008D2D09">
        <w:t xml:space="preserve">organisationsnummer </w:t>
      </w:r>
      <w:commentRangeEnd w:id="750"/>
      <w:r w:rsidR="008D2D09">
        <w:rPr>
          <w:rStyle w:val="Kommentarsreferens"/>
          <w:color w:val="000000"/>
          <w:lang w:val="en-GB"/>
        </w:rPr>
        <w:commentReference w:id="750"/>
      </w:r>
      <w:r w:rsidRPr="008D2D09">
        <w:t xml:space="preserve">som adress och ett landstingsinternt engagemangsindex adresseras med landstingets organisationsnummer. </w:t>
      </w:r>
    </w:p>
    <w:p w14:paraId="413EAD8B" w14:textId="77777777" w:rsidR="008B3C0B" w:rsidRPr="008D2D09" w:rsidRDefault="008B3C0B" w:rsidP="002961A3">
      <w:pPr>
        <w:pStyle w:val="Rubrik3"/>
      </w:pPr>
      <w:r w:rsidRPr="008D2D09">
        <w:t>Adress</w:t>
      </w:r>
      <w:r w:rsidR="00096D3C" w:rsidRPr="008D2D09">
        <w:t xml:space="preserve">ering för </w:t>
      </w:r>
      <w:proofErr w:type="gramStart"/>
      <w:r w:rsidR="00096D3C" w:rsidRPr="008D2D09">
        <w:t>Notifieringskontraktet</w:t>
      </w:r>
      <w:proofErr w:type="gramEnd"/>
    </w:p>
    <w:p w14:paraId="1C9473DB" w14:textId="344EE5C6" w:rsidR="00990C05" w:rsidRPr="008D2D09" w:rsidRDefault="00990C05" w:rsidP="00214A61">
      <w:pPr>
        <w:pStyle w:val="Brdtext"/>
      </w:pPr>
      <w:r w:rsidRPr="008D2D09">
        <w:t xml:space="preserve">Tjänsteproducenter av </w:t>
      </w:r>
      <w:proofErr w:type="gramStart"/>
      <w:r w:rsidRPr="008D2D09">
        <w:t>notifieringskontrakten</w:t>
      </w:r>
      <w:proofErr w:type="gramEnd"/>
      <w:r w:rsidRPr="008D2D09">
        <w:t xml:space="preserve"> adresseras</w:t>
      </w:r>
      <w:r w:rsidR="008A0777" w:rsidRPr="00F41418">
        <w:t xml:space="preserve"> med respektive </w:t>
      </w:r>
      <w:r w:rsidR="008A0777" w:rsidRPr="008D2D09">
        <w:t xml:space="preserve">producents </w:t>
      </w:r>
      <w:proofErr w:type="spellStart"/>
      <w:r w:rsidR="008A0777" w:rsidRPr="008D2D09">
        <w:t>HSA</w:t>
      </w:r>
      <w:proofErr w:type="spellEnd"/>
      <w:r w:rsidR="008A0777" w:rsidRPr="008D2D09">
        <w:t>-I</w:t>
      </w:r>
      <w:r w:rsidRPr="008D2D09">
        <w:t>d</w:t>
      </w:r>
      <w:r w:rsidR="00FC60E0" w:rsidRPr="008D2D09">
        <w:t xml:space="preserve">. Här tillämpas alltså </w:t>
      </w:r>
      <w:proofErr w:type="spellStart"/>
      <w:ins w:id="751" w:author="Lars Erik Röjerås" w:date="2014-04-04T12:34:00Z">
        <w:r w:rsidR="008D2D09">
          <w:t>käll</w:t>
        </w:r>
      </w:ins>
      <w:r w:rsidR="008A0777" w:rsidRPr="008D2D09">
        <w:t>system</w:t>
      </w:r>
      <w:proofErr w:type="spellEnd"/>
      <w:r w:rsidR="008A0777" w:rsidRPr="008D2D09">
        <w:t>-baserad adressering</w:t>
      </w:r>
      <w:r w:rsidR="00FC60E0" w:rsidRPr="008D2D09">
        <w:t>. D</w:t>
      </w:r>
      <w:r w:rsidR="008A0777" w:rsidRPr="008D2D09">
        <w:t xml:space="preserve">et är </w:t>
      </w:r>
      <w:r w:rsidR="00FC60E0" w:rsidRPr="008D2D09">
        <w:t xml:space="preserve">alltså det prenumererande systemets </w:t>
      </w:r>
      <w:proofErr w:type="spellStart"/>
      <w:r w:rsidR="008A0777" w:rsidRPr="008D2D09">
        <w:t>HSA</w:t>
      </w:r>
      <w:proofErr w:type="spellEnd"/>
      <w:r w:rsidR="008A0777" w:rsidRPr="008D2D09">
        <w:t>-Id som avses, inte den mottagande organisat</w:t>
      </w:r>
      <w:r w:rsidR="00FC60E0" w:rsidRPr="008D2D09">
        <w:t>ionens</w:t>
      </w:r>
      <w:r w:rsidRPr="008D2D09">
        <w:t xml:space="preserve">. </w:t>
      </w:r>
      <w:r w:rsidR="00FC60E0" w:rsidRPr="008D2D09">
        <w:t>Det gäller oavsett om prenumeranten (tjänsteproducenten) är ett annat engagemangsindex eller inte.</w:t>
      </w:r>
    </w:p>
    <w:p w14:paraId="062D618B" w14:textId="77777777" w:rsidR="006A23DB" w:rsidRPr="008D2D09" w:rsidRDefault="006A23DB" w:rsidP="00A5346E">
      <w:pPr>
        <w:pStyle w:val="Rubrik4"/>
      </w:pPr>
      <w:r w:rsidRPr="008D2D09">
        <w:t>Administration av prenumeranter</w:t>
      </w:r>
    </w:p>
    <w:p w14:paraId="1603C1D4" w14:textId="77777777" w:rsidR="00932A34" w:rsidRPr="00AF5A75" w:rsidRDefault="00601AA6" w:rsidP="00214A61">
      <w:pPr>
        <w:pStyle w:val="Brdtext"/>
      </w:pPr>
      <w:r w:rsidRPr="008D2D09">
        <w:t>I nationella domänen administreras prenumeranter i domänens tjänsteadresseringskatalog på samma sätt</w:t>
      </w:r>
      <w:r w:rsidR="00851C1E" w:rsidRPr="008D2D09">
        <w:t xml:space="preserve"> som vanliga tjänsteproducenter</w:t>
      </w:r>
      <w:r w:rsidRPr="00BA26BD">
        <w:t xml:space="preserve">. Ur tjänsteadresseringskatalogens perspektiv är det ingen skillnad mellan en producent av </w:t>
      </w:r>
      <w:proofErr w:type="gramStart"/>
      <w:r w:rsidRPr="00BA26BD">
        <w:t>notifieringskontraktet</w:t>
      </w:r>
      <w:proofErr w:type="gramEnd"/>
      <w:r w:rsidRPr="00BA26BD">
        <w:t xml:space="preserve"> och andra tjänstekontrakt. </w:t>
      </w:r>
    </w:p>
    <w:p w14:paraId="292F9B90" w14:textId="77777777" w:rsidR="00682498" w:rsidRPr="00AF5A75" w:rsidRDefault="00932A34" w:rsidP="00306C66">
      <w:pPr>
        <w:pStyle w:val="Brdtext"/>
      </w:pPr>
      <w:commentRangeStart w:id="752"/>
      <w:r w:rsidRPr="00AF5A75">
        <w:t xml:space="preserve">Till skillnad från vanliga tjänstekonsumenter behöver engagemangsindex ställa en direkt fråga till domänens tjänsteadresseringskatalog för att få </w:t>
      </w:r>
      <w:r w:rsidR="00682498" w:rsidRPr="00AF5A75">
        <w:t>information alla adressater som ska notifieras via notifieringskontraktet.</w:t>
      </w:r>
      <w:commentRangeEnd w:id="752"/>
      <w:r w:rsidR="008D2D09">
        <w:rPr>
          <w:rStyle w:val="Kommentarsreferens"/>
          <w:color w:val="000000"/>
          <w:lang w:val="en-GB"/>
        </w:rPr>
        <w:commentReference w:id="752"/>
      </w:r>
      <w:r w:rsidR="00682498" w:rsidRPr="008D2D09">
        <w:t xml:space="preserve"> Det innebär att ett engagemangsindex är konsument av tjänstekontraktet urn:riv:itintegrat</w:t>
      </w:r>
      <w:r w:rsidR="00DA12A8" w:rsidRPr="008D2D09">
        <w:t>ion:registry:GetLogicalAddress</w:t>
      </w:r>
      <w:r w:rsidR="00CF7CE6" w:rsidRPr="008D2D09">
        <w:t>e</w:t>
      </w:r>
      <w:r w:rsidR="00DA12A8" w:rsidRPr="008D2D09">
        <w:t>es</w:t>
      </w:r>
      <w:r w:rsidR="00682498" w:rsidRPr="008D2D09">
        <w:t>B</w:t>
      </w:r>
      <w:bookmarkStart w:id="753" w:name="_GoBack"/>
      <w:bookmarkEnd w:id="753"/>
      <w:r w:rsidR="00682498" w:rsidRPr="008D2D09">
        <w:t xml:space="preserve">yServiceContract:1 som t.ex. realiseras </w:t>
      </w:r>
      <w:r w:rsidR="00D54336" w:rsidRPr="008D2D09">
        <w:t xml:space="preserve">i </w:t>
      </w:r>
      <w:r w:rsidR="00682498" w:rsidRPr="008D2D09">
        <w:t>tjänsteplattformens tjänsteadresseringskatalog. Som värde för parametern ”</w:t>
      </w:r>
      <w:proofErr w:type="spellStart"/>
      <w:r w:rsidR="00682498" w:rsidRPr="008D2D09">
        <w:t>ServiceContract</w:t>
      </w:r>
      <w:proofErr w:type="spellEnd"/>
      <w:r w:rsidR="00682498" w:rsidRPr="008D2D09">
        <w:t>” anges ”</w:t>
      </w:r>
      <w:proofErr w:type="gramStart"/>
      <w:r w:rsidR="00682498" w:rsidRPr="008D2D09">
        <w:t>urn:riv</w:t>
      </w:r>
      <w:proofErr w:type="gramEnd"/>
      <w:r w:rsidR="00682498" w:rsidRPr="008D2D09">
        <w:t>:itint</w:t>
      </w:r>
      <w:r w:rsidR="002C0661" w:rsidRPr="008D2D09">
        <w:t>egration:engagementindex:Process</w:t>
      </w:r>
      <w:r w:rsidR="00682498" w:rsidRPr="008D2D09">
        <w:t xml:space="preserve">Notification:1”. Svaret består av en lista av logiska adresser </w:t>
      </w:r>
      <w:r w:rsidR="00FC1194" w:rsidRPr="00BA26BD">
        <w:t>till</w:t>
      </w:r>
      <w:r w:rsidR="00682498" w:rsidRPr="00BA26BD">
        <w:t xml:space="preserve"> alla som prenumererar på uppdateringar från domänens engagemangsinde</w:t>
      </w:r>
      <w:r w:rsidR="00682498" w:rsidRPr="00AF5A75">
        <w:t>x.</w:t>
      </w:r>
    </w:p>
    <w:p w14:paraId="226FA9F9" w14:textId="77777777" w:rsidR="00682498" w:rsidRPr="00AF5A75" w:rsidRDefault="005A4DCD" w:rsidP="00A5346E">
      <w:pPr>
        <w:pStyle w:val="Rubrik4"/>
      </w:pPr>
      <w:r w:rsidRPr="00AF5A75">
        <w:t xml:space="preserve">Att förhindra </w:t>
      </w:r>
      <w:r w:rsidR="00C949F1" w:rsidRPr="00AF5A75">
        <w:t>rundgång</w:t>
      </w:r>
    </w:p>
    <w:p w14:paraId="30D873F3" w14:textId="77777777" w:rsidR="0024075D" w:rsidRPr="00AF5A75" w:rsidRDefault="00DD2CD6" w:rsidP="00214A61">
      <w:pPr>
        <w:pStyle w:val="Brdtext"/>
      </w:pPr>
      <w:r w:rsidRPr="00AF5A75">
        <w:t xml:space="preserve">Eftersom det är möjligt för ett landstingsindex att prenumerera på </w:t>
      </w:r>
      <w:proofErr w:type="gramStart"/>
      <w:r w:rsidRPr="00AF5A75">
        <w:t>notifieringar</w:t>
      </w:r>
      <w:proofErr w:type="gramEnd"/>
      <w:r w:rsidRPr="00AF5A75">
        <w:t xml:space="preserve"> från det nationella indexet som samtidigt prenumererar på uppdateringar från landstingens index behövs re</w:t>
      </w:r>
      <w:r w:rsidR="00C949F1" w:rsidRPr="00AF5A75">
        <w:t xml:space="preserve">gelverk som förhindrar rundgång. Regelverket består i att varje engagemangsindex som prenumererar måste filtrera inkommande </w:t>
      </w:r>
      <w:proofErr w:type="gramStart"/>
      <w:r w:rsidR="00C949F1" w:rsidRPr="00AF5A75">
        <w:t>notifieringar</w:t>
      </w:r>
      <w:proofErr w:type="gramEnd"/>
      <w:r w:rsidR="00C949F1" w:rsidRPr="00AF5A75">
        <w:t xml:space="preserve"> som är ett resultat av en utgående notifiering.</w:t>
      </w:r>
      <w:r w:rsidR="00E372CB" w:rsidRPr="00AF5A75">
        <w:t xml:space="preserve"> </w:t>
      </w:r>
    </w:p>
    <w:p w14:paraId="7AE4F77B" w14:textId="77777777" w:rsidR="00601AA6" w:rsidRPr="008D2D09" w:rsidRDefault="00E372CB" w:rsidP="00306C66">
      <w:pPr>
        <w:pStyle w:val="Brdtext"/>
      </w:pPr>
      <w:commentRangeStart w:id="754"/>
      <w:r w:rsidRPr="00AF5A75">
        <w:t>Engagemangsposten innehåller information som möjliggör för ett index att identifiera såd</w:t>
      </w:r>
      <w:r w:rsidR="00835547" w:rsidRPr="00AF5A75">
        <w:t xml:space="preserve">ana </w:t>
      </w:r>
      <w:proofErr w:type="gramStart"/>
      <w:r w:rsidR="00835547" w:rsidRPr="00AF5A75">
        <w:t>notifieringar</w:t>
      </w:r>
      <w:proofErr w:type="gramEnd"/>
      <w:r w:rsidR="00835547" w:rsidRPr="00AF5A75">
        <w:t>: Om egenskapen ”</w:t>
      </w:r>
      <w:proofErr w:type="spellStart"/>
      <w:r w:rsidR="00835547" w:rsidRPr="00AF5A75">
        <w:t>Owner</w:t>
      </w:r>
      <w:proofErr w:type="spellEnd"/>
      <w:r w:rsidR="00835547" w:rsidRPr="00AF5A75">
        <w:t xml:space="preserve">” </w:t>
      </w:r>
      <w:r w:rsidR="007672B1" w:rsidRPr="00AF5A75">
        <w:t xml:space="preserve">i en inkommande notifiering </w:t>
      </w:r>
      <w:r w:rsidR="00573B78" w:rsidRPr="00AF5A75">
        <w:t xml:space="preserve">innehåller organisationsnumret för den organisation som notifierat index betjänar (t.ex. ett landsting eller </w:t>
      </w:r>
      <w:proofErr w:type="spellStart"/>
      <w:r w:rsidR="00573B78" w:rsidRPr="00AF5A75">
        <w:t>Inera</w:t>
      </w:r>
      <w:proofErr w:type="spellEnd"/>
      <w:r w:rsidR="00573B78" w:rsidRPr="00AF5A75">
        <w:t xml:space="preserve">/nationellt), ska </w:t>
      </w:r>
      <w:r w:rsidR="00E138A7" w:rsidRPr="00AF5A75">
        <w:t>notifierings</w:t>
      </w:r>
      <w:r w:rsidR="00573B78" w:rsidRPr="00AF5A75">
        <w:t>prenumeranter inte notifieras</w:t>
      </w:r>
      <w:r w:rsidR="007672B1" w:rsidRPr="00AF5A75">
        <w:t xml:space="preserve"> (</w:t>
      </w:r>
      <w:r w:rsidR="00F959A4" w:rsidRPr="00AF5A75">
        <w:t>d.v.s.</w:t>
      </w:r>
      <w:r w:rsidR="007672B1" w:rsidRPr="00AF5A75">
        <w:t xml:space="preserve"> utgående notifieringar ska </w:t>
      </w:r>
      <w:r w:rsidR="00561D2C" w:rsidRPr="00AF5A75">
        <w:t xml:space="preserve">INTE </w:t>
      </w:r>
      <w:r w:rsidR="007672B1" w:rsidRPr="00AF5A75">
        <w:t>skickas)</w:t>
      </w:r>
      <w:r w:rsidR="00573B78" w:rsidRPr="00AF5A75">
        <w:t xml:space="preserve">. </w:t>
      </w:r>
      <w:commentRangeEnd w:id="754"/>
      <w:r w:rsidR="008D2D09">
        <w:rPr>
          <w:rStyle w:val="Kommentarsreferens"/>
          <w:color w:val="000000"/>
          <w:lang w:val="en-GB"/>
        </w:rPr>
        <w:commentReference w:id="754"/>
      </w:r>
    </w:p>
    <w:p w14:paraId="3CF73174" w14:textId="77777777" w:rsidR="00D06266" w:rsidRPr="008D2D09" w:rsidRDefault="00D06266" w:rsidP="006A6C50">
      <w:pPr>
        <w:pStyle w:val="Brdtext"/>
      </w:pPr>
    </w:p>
    <w:p w14:paraId="72310E12" w14:textId="77777777" w:rsidR="00F622F2" w:rsidRPr="008D2D09" w:rsidRDefault="00F622F2" w:rsidP="00F622F2">
      <w:pPr>
        <w:pStyle w:val="Rubrik1"/>
      </w:pPr>
      <w:bookmarkStart w:id="755" w:name="_Toc163300579"/>
      <w:bookmarkStart w:id="756" w:name="_Toc163300881"/>
      <w:bookmarkStart w:id="757" w:name="_Toc260171110"/>
      <w:r w:rsidRPr="008D2D09">
        <w:lastRenderedPageBreak/>
        <w:t>Versionsinformation</w:t>
      </w:r>
      <w:bookmarkEnd w:id="755"/>
      <w:bookmarkEnd w:id="756"/>
      <w:bookmarkEnd w:id="757"/>
    </w:p>
    <w:p w14:paraId="5EF5CE0F" w14:textId="77777777" w:rsidR="00F622F2" w:rsidRPr="00BA26BD" w:rsidRDefault="00F622F2" w:rsidP="00214A61">
      <w:pPr>
        <w:pStyle w:val="Brdtext"/>
      </w:pPr>
      <w:r w:rsidRPr="008D2D09">
        <w:t>Denna revision av tjänstekontraktsbeskrivn</w:t>
      </w:r>
      <w:r w:rsidR="003D1B84" w:rsidRPr="008D2D09">
        <w:t>ingen handlar om version 1.0</w:t>
      </w:r>
      <w:r w:rsidR="00997EC4" w:rsidRPr="008D2D09">
        <w:t xml:space="preserve">. </w:t>
      </w:r>
      <w:r w:rsidR="003D1B84" w:rsidRPr="00F41418">
        <w:t>Det betyder att alla tjänstekontrakt är version 1.0.</w:t>
      </w:r>
    </w:p>
    <w:p w14:paraId="16EF09AA" w14:textId="77777777" w:rsidR="00D27518" w:rsidRPr="00AF5A75" w:rsidRDefault="00D27518" w:rsidP="00D27518">
      <w:pPr>
        <w:pStyle w:val="Rubrik2"/>
      </w:pPr>
      <w:bookmarkStart w:id="758" w:name="_Toc163300882"/>
      <w:r w:rsidRPr="00AF5A75">
        <w:t>Oförändrade tjänstekontrakt</w:t>
      </w:r>
      <w:bookmarkEnd w:id="758"/>
    </w:p>
    <w:p w14:paraId="6B528E08" w14:textId="77777777" w:rsidR="00D27518" w:rsidRPr="00AF5A75" w:rsidRDefault="00D27518" w:rsidP="00214A61">
      <w:pPr>
        <w:pStyle w:val="Brdtext"/>
      </w:pPr>
      <w:r w:rsidRPr="00AF5A75">
        <w:t>Följande tjänstekontrakt har inte förändrats mellan version 1.0 och 1.1:</w:t>
      </w:r>
    </w:p>
    <w:p w14:paraId="591FA97D" w14:textId="77777777" w:rsidR="005F7221" w:rsidRPr="00AF5A75" w:rsidRDefault="00B91FC9" w:rsidP="00306C66">
      <w:pPr>
        <w:pStyle w:val="Brdtext"/>
      </w:pPr>
      <w:r w:rsidRPr="00AF5A75">
        <w:t>&lt;aktuellt först vid nästa under-version&gt;</w:t>
      </w:r>
    </w:p>
    <w:p w14:paraId="2EB5FF7F" w14:textId="77777777" w:rsidR="00C80D82" w:rsidRPr="00AF5A75" w:rsidRDefault="00C80D82" w:rsidP="00C80D82">
      <w:pPr>
        <w:pStyle w:val="Rubrik2"/>
      </w:pPr>
      <w:bookmarkStart w:id="759" w:name="_Toc163300883"/>
      <w:r w:rsidRPr="00AF5A75">
        <w:t>Nya tjänstekontrakt</w:t>
      </w:r>
      <w:bookmarkEnd w:id="759"/>
    </w:p>
    <w:p w14:paraId="171771DF" w14:textId="77777777" w:rsidR="00C80D82" w:rsidRPr="00AF5A75" w:rsidRDefault="00C80D82" w:rsidP="00214A61">
      <w:pPr>
        <w:pStyle w:val="Brdtext"/>
      </w:pPr>
      <w:r w:rsidRPr="00AF5A75">
        <w:t xml:space="preserve">Följande tjänstekontrakt finns </w:t>
      </w:r>
      <w:r w:rsidR="009D707B" w:rsidRPr="00AF5A75">
        <w:t xml:space="preserve">från och med </w:t>
      </w:r>
      <w:r w:rsidRPr="00AF5A75">
        <w:t>version 1.1:</w:t>
      </w:r>
    </w:p>
    <w:p w14:paraId="79783D78" w14:textId="77777777" w:rsidR="002815F0" w:rsidRPr="00AF5A75" w:rsidRDefault="002815F0" w:rsidP="00306C66">
      <w:pPr>
        <w:pStyle w:val="Brdtext"/>
      </w:pPr>
    </w:p>
    <w:p w14:paraId="14DB0D0C" w14:textId="77777777" w:rsidR="002815F0" w:rsidRPr="00AF5A75" w:rsidRDefault="00B91FC9" w:rsidP="006A6C50">
      <w:pPr>
        <w:pStyle w:val="Brdtext"/>
      </w:pPr>
      <w:r w:rsidRPr="00AF5A75">
        <w:t>&lt;aktuellt först vid nästa under-version&gt;</w:t>
      </w:r>
    </w:p>
    <w:p w14:paraId="329040EE" w14:textId="77777777" w:rsidR="00C80D82" w:rsidRPr="00AF5A75" w:rsidRDefault="00C80D82" w:rsidP="00C80D82">
      <w:pPr>
        <w:pStyle w:val="Rubrik2"/>
      </w:pPr>
      <w:bookmarkStart w:id="760" w:name="_Toc163300884"/>
      <w:r w:rsidRPr="00AF5A75">
        <w:t>Förändrade tjänstekontrakt</w:t>
      </w:r>
      <w:bookmarkEnd w:id="760"/>
    </w:p>
    <w:p w14:paraId="6317AD72" w14:textId="77777777" w:rsidR="00D27518" w:rsidRPr="00F41418" w:rsidRDefault="005C0F52" w:rsidP="00214A61">
      <w:pPr>
        <w:pStyle w:val="Brdtext"/>
      </w:pPr>
      <w:r w:rsidRPr="00AF5A75">
        <w:t>Nedan redovisas kompatibilitet mellan konsument och producent för tjänstekontrak</w:t>
      </w:r>
      <w:r w:rsidR="009229CF" w:rsidRPr="00AF5A75">
        <w:t>ten som finns i flera versioner. Kompatibilitet</w:t>
      </w:r>
      <w:r w:rsidR="00773DB1" w:rsidRPr="00AF5A75">
        <w:t xml:space="preserve"> avser här såväl format som semantik</w:t>
      </w:r>
      <w:r w:rsidR="009229CF" w:rsidRPr="00AF5A75">
        <w:t xml:space="preserve">. För definition av </w:t>
      </w:r>
      <w:r w:rsidR="00C96D9E" w:rsidRPr="00AF5A75">
        <w:t>kompatibilitet mellan format</w:t>
      </w:r>
      <w:r w:rsidR="009229CF" w:rsidRPr="00AF5A75">
        <w:t xml:space="preserve">, se </w:t>
      </w:r>
      <w:commentRangeStart w:id="761"/>
      <w:r w:rsidR="00AF5A75" w:rsidRPr="00EE4003">
        <w:rPr>
          <w:rPrChange w:id="762" w:author="Lars Erik Röjerås" w:date="2014-04-04T12:08:00Z">
            <w:rPr>
              <w:rStyle w:val="Hyperlnk"/>
            </w:rPr>
          </w:rPrChange>
        </w:rPr>
        <w:fldChar w:fldCharType="begin"/>
      </w:r>
      <w:r w:rsidR="00AF5A75" w:rsidRPr="00AF5A75">
        <w:instrText xml:space="preserve"> HYPERLINK "http://rivta.forge.osor.eu/specs/RIV_TA_OVERSIKT_2.0.pdf" </w:instrText>
      </w:r>
      <w:r w:rsidR="00AF5A75" w:rsidRPr="00EE4003">
        <w:rPr>
          <w:rPrChange w:id="763" w:author="Lars Erik Röjerås" w:date="2014-04-04T12:08:00Z">
            <w:rPr>
              <w:rStyle w:val="Hyperlnk"/>
            </w:rPr>
          </w:rPrChange>
        </w:rPr>
        <w:fldChar w:fldCharType="separate"/>
      </w:r>
      <w:r w:rsidR="009229CF" w:rsidRPr="00AF5A75">
        <w:rPr>
          <w:rStyle w:val="Hyperlnk"/>
        </w:rPr>
        <w:t>RIV Tekniska Anvisningar, Översikt.</w:t>
      </w:r>
      <w:r w:rsidR="00AF5A75" w:rsidRPr="00EE4003">
        <w:rPr>
          <w:rStyle w:val="Hyperlnk"/>
        </w:rPr>
        <w:fldChar w:fldCharType="end"/>
      </w:r>
      <w:commentRangeEnd w:id="761"/>
      <w:r w:rsidR="00F41418">
        <w:rPr>
          <w:rStyle w:val="Kommentarsreferens"/>
          <w:color w:val="000000"/>
          <w:lang w:val="en-GB"/>
        </w:rPr>
        <w:commentReference w:id="761"/>
      </w:r>
    </w:p>
    <w:p w14:paraId="1E65D717" w14:textId="77777777" w:rsidR="00831A6D" w:rsidRPr="00BA26BD" w:rsidRDefault="00831A6D" w:rsidP="00306C66">
      <w:pPr>
        <w:pStyle w:val="Brdtext"/>
      </w:pPr>
      <w:r w:rsidRPr="00BA26BD">
        <w:t>&lt;aktuellt först vid nästa under-version&gt;</w:t>
      </w:r>
    </w:p>
    <w:p w14:paraId="43F95DAE" w14:textId="77777777" w:rsidR="005C0F52" w:rsidRPr="00AF5A75" w:rsidRDefault="005C0F52" w:rsidP="006A6C50">
      <w:pPr>
        <w:pStyle w:val="Brdtext"/>
      </w:pPr>
    </w:p>
    <w:tbl>
      <w:tblPr>
        <w:tblW w:w="0" w:type="auto"/>
        <w:tblInd w:w="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90"/>
        <w:gridCol w:w="1754"/>
        <w:gridCol w:w="1688"/>
        <w:gridCol w:w="2787"/>
      </w:tblGrid>
      <w:tr w:rsidR="00B35B6C" w:rsidRPr="00AF5A75" w14:paraId="5E4A052D" w14:textId="77777777" w:rsidTr="00B35B6C">
        <w:tc>
          <w:tcPr>
            <w:tcW w:w="2390" w:type="dxa"/>
            <w:shd w:val="clear" w:color="auto" w:fill="auto"/>
          </w:tcPr>
          <w:p w14:paraId="508BAB42" w14:textId="77777777" w:rsidR="0090193F" w:rsidRPr="00AF5A75" w:rsidRDefault="0090193F">
            <w:pPr>
              <w:pStyle w:val="Brdtext"/>
              <w:rPr>
                <w:rPrChange w:id="764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765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Tjänstekontrakt</w:t>
            </w:r>
          </w:p>
        </w:tc>
        <w:tc>
          <w:tcPr>
            <w:tcW w:w="1754" w:type="dxa"/>
            <w:tcBorders>
              <w:bottom w:val="single" w:sz="4" w:space="0" w:color="auto"/>
            </w:tcBorders>
            <w:shd w:val="clear" w:color="auto" w:fill="auto"/>
          </w:tcPr>
          <w:p w14:paraId="1935F505" w14:textId="77777777" w:rsidR="0090193F" w:rsidRPr="00AF5A75" w:rsidRDefault="0090193F">
            <w:pPr>
              <w:pStyle w:val="Brdtext"/>
              <w:rPr>
                <w:rPrChange w:id="766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767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Konsument</w:t>
            </w:r>
          </w:p>
        </w:tc>
        <w:tc>
          <w:tcPr>
            <w:tcW w:w="1688" w:type="dxa"/>
            <w:tcBorders>
              <w:bottom w:val="single" w:sz="4" w:space="0" w:color="auto"/>
            </w:tcBorders>
            <w:shd w:val="clear" w:color="auto" w:fill="auto"/>
          </w:tcPr>
          <w:p w14:paraId="460585D3" w14:textId="77777777" w:rsidR="0090193F" w:rsidRPr="00AF5A75" w:rsidRDefault="0090193F">
            <w:pPr>
              <w:pStyle w:val="Brdtext"/>
              <w:rPr>
                <w:rPrChange w:id="768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769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Producent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5CEBD4A7" w14:textId="77777777" w:rsidR="0090193F" w:rsidRPr="00AF5A75" w:rsidRDefault="0090193F">
            <w:pPr>
              <w:pStyle w:val="Brdtext"/>
              <w:rPr>
                <w:rPrChange w:id="770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771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Kompatibilitet</w:t>
            </w:r>
          </w:p>
        </w:tc>
      </w:tr>
      <w:tr w:rsidR="00B35B6C" w:rsidRPr="00AF5A75" w14:paraId="0C19ECA5" w14:textId="77777777" w:rsidTr="00B35B6C">
        <w:tc>
          <w:tcPr>
            <w:tcW w:w="2390" w:type="dxa"/>
            <w:vMerge w:val="restart"/>
            <w:shd w:val="clear" w:color="auto" w:fill="auto"/>
          </w:tcPr>
          <w:p w14:paraId="58B56883" w14:textId="77777777" w:rsidR="00D4666D" w:rsidRPr="00AF5A75" w:rsidRDefault="00B35B6C">
            <w:pPr>
              <w:pStyle w:val="Brdtext"/>
              <w:rPr>
                <w:rPrChange w:id="772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773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proofErr w:type="spellStart"/>
            <w:r w:rsidRPr="00AF5A75">
              <w:t>Update</w:t>
            </w:r>
            <w:proofErr w:type="spellEnd"/>
          </w:p>
        </w:tc>
        <w:tc>
          <w:tcPr>
            <w:tcW w:w="1754" w:type="dxa"/>
            <w:shd w:val="clear" w:color="auto" w:fill="FFFFFF"/>
          </w:tcPr>
          <w:p w14:paraId="42774946" w14:textId="77777777" w:rsidR="00D4666D" w:rsidRPr="00AF5A75" w:rsidRDefault="00D4666D">
            <w:pPr>
              <w:pStyle w:val="Brdtext"/>
              <w:rPr>
                <w:rPrChange w:id="774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775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1.1</w:t>
            </w:r>
          </w:p>
        </w:tc>
        <w:tc>
          <w:tcPr>
            <w:tcW w:w="1688" w:type="dxa"/>
            <w:shd w:val="clear" w:color="auto" w:fill="FFFFFF"/>
          </w:tcPr>
          <w:p w14:paraId="7542DA8B" w14:textId="77777777" w:rsidR="00D4666D" w:rsidRPr="00AF5A75" w:rsidRDefault="00D4666D">
            <w:pPr>
              <w:pStyle w:val="Brdtext"/>
              <w:rPr>
                <w:rPrChange w:id="776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777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1.0</w:t>
            </w:r>
          </w:p>
        </w:tc>
        <w:tc>
          <w:tcPr>
            <w:tcW w:w="2787" w:type="dxa"/>
            <w:shd w:val="clear" w:color="auto" w:fill="FFFFFF"/>
          </w:tcPr>
          <w:p w14:paraId="20C6F7B7" w14:textId="77777777" w:rsidR="00D4666D" w:rsidRPr="00AF5A75" w:rsidRDefault="00D4666D">
            <w:pPr>
              <w:pStyle w:val="Brdtext"/>
              <w:rPr>
                <w:rPrChange w:id="778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779" w:author="Johan Eltes" w:date="2014-04-26T22:31:00Z">
                <w:pPr>
                  <w:pStyle w:val="Brd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</w:tr>
      <w:tr w:rsidR="00B35B6C" w:rsidRPr="00AF5A75" w14:paraId="53E343BD" w14:textId="77777777" w:rsidTr="00B35B6C">
        <w:tc>
          <w:tcPr>
            <w:tcW w:w="2390" w:type="dxa"/>
            <w:vMerge/>
            <w:shd w:val="clear" w:color="auto" w:fill="auto"/>
          </w:tcPr>
          <w:p w14:paraId="59981C27" w14:textId="77777777" w:rsidR="00D4666D" w:rsidRPr="00AF5A75" w:rsidRDefault="00D4666D">
            <w:pPr>
              <w:pStyle w:val="Brdtext"/>
              <w:rPr>
                <w:rPrChange w:id="780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781" w:author="Johan Eltes" w:date="2014-04-26T22:31:00Z">
                <w:pPr>
                  <w:pStyle w:val="Brd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  <w:tc>
          <w:tcPr>
            <w:tcW w:w="1754" w:type="dxa"/>
            <w:shd w:val="clear" w:color="auto" w:fill="FFFFFF"/>
          </w:tcPr>
          <w:p w14:paraId="3B7CF66F" w14:textId="77777777" w:rsidR="00D4666D" w:rsidRPr="00AF5A75" w:rsidRDefault="00D4666D">
            <w:pPr>
              <w:pStyle w:val="Brdtext"/>
              <w:rPr>
                <w:rPrChange w:id="782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783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1.0</w:t>
            </w:r>
          </w:p>
        </w:tc>
        <w:tc>
          <w:tcPr>
            <w:tcW w:w="1688" w:type="dxa"/>
            <w:shd w:val="clear" w:color="auto" w:fill="FFFFFF"/>
          </w:tcPr>
          <w:p w14:paraId="4406DA3D" w14:textId="77777777" w:rsidR="00D4666D" w:rsidRPr="00AF5A75" w:rsidRDefault="00D4666D">
            <w:pPr>
              <w:pStyle w:val="Brdtext"/>
              <w:rPr>
                <w:rPrChange w:id="784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785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1.1</w:t>
            </w:r>
          </w:p>
        </w:tc>
        <w:tc>
          <w:tcPr>
            <w:tcW w:w="2787" w:type="dxa"/>
            <w:shd w:val="clear" w:color="auto" w:fill="FFFFFF"/>
          </w:tcPr>
          <w:p w14:paraId="55EF2ECD" w14:textId="77777777" w:rsidR="00D4666D" w:rsidRPr="00AF5A75" w:rsidRDefault="00D4666D">
            <w:pPr>
              <w:pStyle w:val="Brdtext"/>
              <w:rPr>
                <w:rPrChange w:id="786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787" w:author="Johan Eltes" w:date="2014-04-26T22:31:00Z">
                <w:pPr>
                  <w:pStyle w:val="Brd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</w:tr>
      <w:tr w:rsidR="00B35B6C" w:rsidRPr="00AF5A75" w14:paraId="25E2B5C7" w14:textId="77777777" w:rsidTr="00B35B6C">
        <w:tc>
          <w:tcPr>
            <w:tcW w:w="2390" w:type="dxa"/>
            <w:vMerge w:val="restart"/>
            <w:shd w:val="clear" w:color="auto" w:fill="auto"/>
          </w:tcPr>
          <w:p w14:paraId="50AA9E9F" w14:textId="77777777" w:rsidR="0014342E" w:rsidRPr="00AF5A75" w:rsidRDefault="00513CF5" w:rsidP="00214A61">
            <w:pPr>
              <w:pStyle w:val="Brdtext"/>
              <w:rPr>
                <w:rPrChange w:id="788" w:author="Lars Erik Röjerås" w:date="2014-04-04T12:08:00Z">
                  <w:rPr>
                    <w:color w:val="000000"/>
                    <w:szCs w:val="24"/>
                  </w:rPr>
                </w:rPrChange>
              </w:rPr>
            </w:pPr>
            <w:proofErr w:type="spellStart"/>
            <w:r w:rsidRPr="00AF5A75">
              <w:t>FindContent</w:t>
            </w:r>
            <w:proofErr w:type="spellEnd"/>
          </w:p>
        </w:tc>
        <w:tc>
          <w:tcPr>
            <w:tcW w:w="1754" w:type="dxa"/>
            <w:shd w:val="clear" w:color="auto" w:fill="FFFFFF"/>
          </w:tcPr>
          <w:p w14:paraId="3C94285B" w14:textId="77777777" w:rsidR="0014342E" w:rsidRPr="00AF5A75" w:rsidRDefault="0014342E">
            <w:pPr>
              <w:pStyle w:val="Brdtext"/>
              <w:rPr>
                <w:rPrChange w:id="789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790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1.1</w:t>
            </w:r>
          </w:p>
        </w:tc>
        <w:tc>
          <w:tcPr>
            <w:tcW w:w="1688" w:type="dxa"/>
            <w:shd w:val="clear" w:color="auto" w:fill="FFFFFF"/>
          </w:tcPr>
          <w:p w14:paraId="1ADD08CC" w14:textId="77777777" w:rsidR="0014342E" w:rsidRPr="00AF5A75" w:rsidRDefault="0014342E">
            <w:pPr>
              <w:pStyle w:val="Brdtext"/>
              <w:rPr>
                <w:rPrChange w:id="791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792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1.0</w:t>
            </w:r>
          </w:p>
        </w:tc>
        <w:tc>
          <w:tcPr>
            <w:tcW w:w="2787" w:type="dxa"/>
            <w:shd w:val="clear" w:color="auto" w:fill="FFFFFF"/>
          </w:tcPr>
          <w:p w14:paraId="2CA73681" w14:textId="77777777" w:rsidR="0014342E" w:rsidRPr="00AF5A75" w:rsidRDefault="0014342E">
            <w:pPr>
              <w:pStyle w:val="Brdtext"/>
              <w:rPr>
                <w:rPrChange w:id="793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794" w:author="Johan Eltes" w:date="2014-04-26T22:31:00Z">
                <w:pPr>
                  <w:pStyle w:val="Brd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</w:tr>
      <w:tr w:rsidR="00B35B6C" w:rsidRPr="00AF5A75" w14:paraId="4AC96E17" w14:textId="77777777" w:rsidTr="00B35B6C">
        <w:tc>
          <w:tcPr>
            <w:tcW w:w="2390" w:type="dxa"/>
            <w:vMerge/>
            <w:shd w:val="clear" w:color="auto" w:fill="auto"/>
          </w:tcPr>
          <w:p w14:paraId="05644EA4" w14:textId="77777777" w:rsidR="0014342E" w:rsidRPr="00AF5A75" w:rsidRDefault="0014342E">
            <w:pPr>
              <w:pStyle w:val="Brdtext"/>
              <w:rPr>
                <w:rPrChange w:id="795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796" w:author="Johan Eltes" w:date="2014-04-26T22:31:00Z">
                <w:pPr>
                  <w:pStyle w:val="Brd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  <w:tc>
          <w:tcPr>
            <w:tcW w:w="1754" w:type="dxa"/>
            <w:shd w:val="clear" w:color="auto" w:fill="FFFFFF"/>
          </w:tcPr>
          <w:p w14:paraId="742997A8" w14:textId="77777777" w:rsidR="0014342E" w:rsidRPr="00AF5A75" w:rsidRDefault="0014342E">
            <w:pPr>
              <w:pStyle w:val="Brdtext"/>
              <w:rPr>
                <w:rPrChange w:id="797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798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1.0</w:t>
            </w:r>
          </w:p>
        </w:tc>
        <w:tc>
          <w:tcPr>
            <w:tcW w:w="1688" w:type="dxa"/>
            <w:shd w:val="clear" w:color="auto" w:fill="FFFFFF"/>
          </w:tcPr>
          <w:p w14:paraId="7AABFD11" w14:textId="77777777" w:rsidR="0014342E" w:rsidRPr="00AF5A75" w:rsidRDefault="0014342E">
            <w:pPr>
              <w:pStyle w:val="Brdtext"/>
              <w:rPr>
                <w:rPrChange w:id="799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800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1.1</w:t>
            </w:r>
          </w:p>
        </w:tc>
        <w:tc>
          <w:tcPr>
            <w:tcW w:w="2787" w:type="dxa"/>
            <w:shd w:val="clear" w:color="auto" w:fill="FFFFFF"/>
          </w:tcPr>
          <w:p w14:paraId="33186AE4" w14:textId="77777777" w:rsidR="0014342E" w:rsidRPr="00AF5A75" w:rsidRDefault="0014342E">
            <w:pPr>
              <w:pStyle w:val="Brdtext"/>
              <w:rPr>
                <w:rPrChange w:id="801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802" w:author="Johan Eltes" w:date="2014-04-26T22:31:00Z">
                <w:pPr>
                  <w:pStyle w:val="Brd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</w:tr>
      <w:tr w:rsidR="00B35B6C" w:rsidRPr="00AF5A75" w14:paraId="49077C00" w14:textId="77777777" w:rsidTr="00B35B6C">
        <w:tc>
          <w:tcPr>
            <w:tcW w:w="2390" w:type="dxa"/>
            <w:vMerge w:val="restart"/>
            <w:shd w:val="clear" w:color="auto" w:fill="auto"/>
          </w:tcPr>
          <w:p w14:paraId="2C914A37" w14:textId="77777777" w:rsidR="004413C3" w:rsidRPr="00AF5A75" w:rsidRDefault="00513CF5">
            <w:pPr>
              <w:pStyle w:val="Brdtext"/>
              <w:rPr>
                <w:rPrChange w:id="803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804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proofErr w:type="spellStart"/>
            <w:r w:rsidRPr="00AF5A75">
              <w:t>ProcessNotification</w:t>
            </w:r>
            <w:proofErr w:type="spellEnd"/>
          </w:p>
        </w:tc>
        <w:tc>
          <w:tcPr>
            <w:tcW w:w="1754" w:type="dxa"/>
            <w:shd w:val="clear" w:color="auto" w:fill="FFFFFF"/>
          </w:tcPr>
          <w:p w14:paraId="5CD8DBFF" w14:textId="77777777" w:rsidR="004413C3" w:rsidRPr="00AF5A75" w:rsidRDefault="004413C3">
            <w:pPr>
              <w:pStyle w:val="Brdtext"/>
              <w:rPr>
                <w:rPrChange w:id="805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806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1.1</w:t>
            </w:r>
          </w:p>
        </w:tc>
        <w:tc>
          <w:tcPr>
            <w:tcW w:w="1688" w:type="dxa"/>
            <w:shd w:val="clear" w:color="auto" w:fill="FFFFFF"/>
          </w:tcPr>
          <w:p w14:paraId="067CB270" w14:textId="77777777" w:rsidR="004413C3" w:rsidRPr="00AF5A75" w:rsidRDefault="004413C3">
            <w:pPr>
              <w:pStyle w:val="Brdtext"/>
              <w:rPr>
                <w:rPrChange w:id="807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808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1.0</w:t>
            </w:r>
          </w:p>
        </w:tc>
        <w:tc>
          <w:tcPr>
            <w:tcW w:w="2787" w:type="dxa"/>
            <w:shd w:val="clear" w:color="auto" w:fill="FFFFFF"/>
          </w:tcPr>
          <w:p w14:paraId="78D61C45" w14:textId="77777777" w:rsidR="004413C3" w:rsidRPr="00AF5A75" w:rsidRDefault="004413C3">
            <w:pPr>
              <w:pStyle w:val="Brdtext"/>
              <w:rPr>
                <w:rPrChange w:id="809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810" w:author="Johan Eltes" w:date="2014-04-26T22:31:00Z">
                <w:pPr>
                  <w:pStyle w:val="Brd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</w:tr>
      <w:tr w:rsidR="00B35B6C" w:rsidRPr="00AF5A75" w14:paraId="5A1F7CB2" w14:textId="77777777" w:rsidTr="00B35B6C">
        <w:tc>
          <w:tcPr>
            <w:tcW w:w="2390" w:type="dxa"/>
            <w:vMerge/>
            <w:shd w:val="clear" w:color="auto" w:fill="auto"/>
          </w:tcPr>
          <w:p w14:paraId="3F2CEC6F" w14:textId="77777777" w:rsidR="004413C3" w:rsidRPr="00AF5A75" w:rsidRDefault="004413C3">
            <w:pPr>
              <w:pStyle w:val="Brdtext"/>
              <w:rPr>
                <w:rPrChange w:id="811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812" w:author="Johan Eltes" w:date="2014-04-26T22:31:00Z">
                <w:pPr>
                  <w:pStyle w:val="Brd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  <w:tc>
          <w:tcPr>
            <w:tcW w:w="1754" w:type="dxa"/>
            <w:shd w:val="clear" w:color="auto" w:fill="FFFFFF"/>
          </w:tcPr>
          <w:p w14:paraId="39772F66" w14:textId="77777777" w:rsidR="004413C3" w:rsidRPr="00AF5A75" w:rsidRDefault="004413C3">
            <w:pPr>
              <w:pStyle w:val="Brdtext"/>
              <w:rPr>
                <w:rPrChange w:id="813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814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1.0</w:t>
            </w:r>
          </w:p>
        </w:tc>
        <w:tc>
          <w:tcPr>
            <w:tcW w:w="1688" w:type="dxa"/>
            <w:shd w:val="clear" w:color="auto" w:fill="FFFFFF"/>
          </w:tcPr>
          <w:p w14:paraId="2C622410" w14:textId="77777777" w:rsidR="004413C3" w:rsidRPr="00AF5A75" w:rsidRDefault="004413C3">
            <w:pPr>
              <w:pStyle w:val="Brdtext"/>
              <w:rPr>
                <w:rPrChange w:id="815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816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1.1</w:t>
            </w:r>
          </w:p>
        </w:tc>
        <w:tc>
          <w:tcPr>
            <w:tcW w:w="2787" w:type="dxa"/>
            <w:shd w:val="clear" w:color="auto" w:fill="FFFFFF"/>
          </w:tcPr>
          <w:p w14:paraId="4C0E42A4" w14:textId="77777777" w:rsidR="004413C3" w:rsidRPr="00AF5A75" w:rsidRDefault="004413C3">
            <w:pPr>
              <w:pStyle w:val="Brdtext"/>
              <w:rPr>
                <w:rPrChange w:id="817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818" w:author="Johan Eltes" w:date="2014-04-26T22:31:00Z">
                <w:pPr>
                  <w:pStyle w:val="Brd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</w:tr>
    </w:tbl>
    <w:p w14:paraId="04FFA0D1" w14:textId="77777777" w:rsidR="00F049D9" w:rsidRPr="00F41418" w:rsidRDefault="00F41418" w:rsidP="00214A61">
      <w:pPr>
        <w:pStyle w:val="Brdtext"/>
      </w:pPr>
      <w:r>
        <w:rPr>
          <w:rStyle w:val="Kommentarsreferens"/>
          <w:color w:val="000000"/>
          <w:lang w:val="en-GB"/>
        </w:rPr>
        <w:commentReference w:id="819"/>
      </w:r>
    </w:p>
    <w:p w14:paraId="5DC937D5" w14:textId="77777777" w:rsidR="005C0AC0" w:rsidRPr="00BA26BD" w:rsidRDefault="005C0AC0" w:rsidP="005C0AC0">
      <w:pPr>
        <w:pStyle w:val="Rubrik2"/>
      </w:pPr>
      <w:bookmarkStart w:id="820" w:name="_Toc163300885"/>
      <w:r w:rsidRPr="00BA26BD">
        <w:t>Utgångna tjänstekontrakt</w:t>
      </w:r>
      <w:bookmarkEnd w:id="820"/>
    </w:p>
    <w:p w14:paraId="0B6FD247" w14:textId="77777777" w:rsidR="005C0AC0" w:rsidRPr="00AF5A75" w:rsidRDefault="005C0AC0" w:rsidP="00214A61">
      <w:pPr>
        <w:pStyle w:val="Brdtext"/>
      </w:pPr>
      <w:r w:rsidRPr="00AF5A75">
        <w:t>Följande tjänstekontrakt har utgått</w:t>
      </w:r>
      <w:r w:rsidR="009151BB" w:rsidRPr="00AF5A75">
        <w:t>:</w:t>
      </w:r>
    </w:p>
    <w:p w14:paraId="5BE2B6D9" w14:textId="77777777" w:rsidR="00EB7B93" w:rsidRPr="00AF5A75" w:rsidRDefault="00EB7B93" w:rsidP="00306C66">
      <w:pPr>
        <w:pStyle w:val="Brdtext"/>
      </w:pPr>
    </w:p>
    <w:p w14:paraId="238D807F" w14:textId="77777777" w:rsidR="009151BB" w:rsidRPr="00AF5A75" w:rsidRDefault="009151BB" w:rsidP="006A6C50">
      <w:pPr>
        <w:pStyle w:val="Brdtext"/>
      </w:pPr>
      <w:r w:rsidRPr="00AF5A75">
        <w:t>&lt;aktuellt först vid nästa under-version&gt;</w:t>
      </w:r>
    </w:p>
    <w:p w14:paraId="06873D90" w14:textId="77777777" w:rsidR="005C0AC0" w:rsidRPr="00AF5A75" w:rsidRDefault="005C0AC0" w:rsidP="00F426F4">
      <w:pPr>
        <w:pStyle w:val="Brdtext"/>
      </w:pPr>
    </w:p>
    <w:p w14:paraId="0D518459" w14:textId="77777777" w:rsidR="00FB2610" w:rsidRPr="00AF5A75" w:rsidRDefault="00FB2610" w:rsidP="006A5D9F">
      <w:pPr>
        <w:pStyle w:val="Brdtext"/>
      </w:pPr>
    </w:p>
    <w:p w14:paraId="0B4F054E" w14:textId="77777777" w:rsidR="002D3F10" w:rsidRPr="00AF5A75" w:rsidRDefault="002D3F10" w:rsidP="002D3F10">
      <w:pPr>
        <w:pStyle w:val="Rubrik1"/>
      </w:pPr>
      <w:bookmarkStart w:id="821" w:name="_Toc163300581"/>
      <w:bookmarkStart w:id="822" w:name="_Toc163300887"/>
      <w:bookmarkStart w:id="823" w:name="_Toc260171111"/>
      <w:r w:rsidRPr="00AF5A75">
        <w:lastRenderedPageBreak/>
        <w:t>Generella regler</w:t>
      </w:r>
      <w:bookmarkEnd w:id="821"/>
      <w:bookmarkEnd w:id="822"/>
      <w:bookmarkEnd w:id="823"/>
    </w:p>
    <w:p w14:paraId="718B32F0" w14:textId="77777777" w:rsidR="00D43617" w:rsidRPr="00AF5A75" w:rsidRDefault="00D43617" w:rsidP="002D3F10">
      <w:pPr>
        <w:pStyle w:val="Rubrik2"/>
      </w:pPr>
      <w:bookmarkStart w:id="824" w:name="_Toc163300888"/>
      <w:r w:rsidRPr="00AF5A75">
        <w:t>Format för Datum</w:t>
      </w:r>
      <w:bookmarkEnd w:id="824"/>
    </w:p>
    <w:p w14:paraId="042E0479" w14:textId="77777777" w:rsidR="00D43617" w:rsidRPr="00AF5A75" w:rsidRDefault="00D43617" w:rsidP="00214A61">
      <w:pPr>
        <w:pStyle w:val="Brdtext"/>
      </w:pPr>
      <w:r w:rsidRPr="00AF5A75">
        <w:t xml:space="preserve">Några av tjänsterna inom </w:t>
      </w:r>
      <w:proofErr w:type="spellStart"/>
      <w:r w:rsidRPr="00AF5A75">
        <w:t>tidbokning</w:t>
      </w:r>
      <w:proofErr w:type="spellEnd"/>
      <w:r w:rsidRPr="00AF5A75">
        <w:t xml:space="preserve"> handlar om att söka efter information baserat på datum.</w:t>
      </w:r>
    </w:p>
    <w:p w14:paraId="746E3CFE" w14:textId="77777777" w:rsidR="00D43617" w:rsidRPr="00AF5A75" w:rsidRDefault="00D43617" w:rsidP="00306C66">
      <w:pPr>
        <w:pStyle w:val="Brdtext"/>
      </w:pPr>
      <w:r w:rsidRPr="00AF5A75">
        <w:t>Datum anges alltid på formatet ”</w:t>
      </w:r>
      <w:proofErr w:type="spellStart"/>
      <w:r w:rsidRPr="00AF5A75">
        <w:t>ÅÅÅÅMMDD</w:t>
      </w:r>
      <w:proofErr w:type="spellEnd"/>
      <w:r w:rsidRPr="00AF5A75">
        <w:t>”, vilket motsvara</w:t>
      </w:r>
      <w:r w:rsidR="00D40191" w:rsidRPr="00AF5A75">
        <w:t>r</w:t>
      </w:r>
      <w:r w:rsidRPr="00AF5A75">
        <w:t xml:space="preserve"> den ISO 8601 och ISO 8824-kompatibla formatbeskrivningen ”</w:t>
      </w:r>
      <w:proofErr w:type="spellStart"/>
      <w:r w:rsidRPr="00AF5A75">
        <w:t>YYYYMMDD</w:t>
      </w:r>
      <w:proofErr w:type="spellEnd"/>
      <w:r w:rsidRPr="00AF5A75">
        <w:t>”.</w:t>
      </w:r>
    </w:p>
    <w:p w14:paraId="4426CE77" w14:textId="77777777" w:rsidR="002D3F10" w:rsidRPr="00AF5A75" w:rsidRDefault="002D3F10" w:rsidP="002D3F10">
      <w:pPr>
        <w:pStyle w:val="Rubrik2"/>
      </w:pPr>
      <w:bookmarkStart w:id="825" w:name="_Toc163300889"/>
      <w:r w:rsidRPr="00AF5A75">
        <w:t>Format för tidpunkter</w:t>
      </w:r>
      <w:bookmarkEnd w:id="825"/>
    </w:p>
    <w:p w14:paraId="1FCB7E2E" w14:textId="77777777" w:rsidR="00D43617" w:rsidRPr="00AF5A75" w:rsidRDefault="00D43617" w:rsidP="00214A61">
      <w:pPr>
        <w:pStyle w:val="Brdtext"/>
      </w:pPr>
      <w:r w:rsidRPr="00AF5A75">
        <w:t xml:space="preserve">Flera av tjänsterna inom </w:t>
      </w:r>
      <w:proofErr w:type="spellStart"/>
      <w:r w:rsidRPr="00AF5A75">
        <w:t>tidbokning</w:t>
      </w:r>
      <w:proofErr w:type="spellEnd"/>
      <w:r w:rsidRPr="00AF5A75">
        <w:t xml:space="preserve"> handlar om att utbyta information om tidpunkter.</w:t>
      </w:r>
    </w:p>
    <w:p w14:paraId="5CB4611C" w14:textId="77777777" w:rsidR="002D3F10" w:rsidRPr="00AF5A75" w:rsidRDefault="002D3F10" w:rsidP="00306C66">
      <w:pPr>
        <w:pStyle w:val="Brdtext"/>
      </w:pPr>
      <w:r w:rsidRPr="00AF5A75">
        <w:t>Tidpunkt</w:t>
      </w:r>
      <w:r w:rsidR="00D365E6" w:rsidRPr="00AF5A75">
        <w:t>er anges alltid på formatet ”</w:t>
      </w:r>
      <w:proofErr w:type="spellStart"/>
      <w:r w:rsidR="00D365E6" w:rsidRPr="00AF5A75">
        <w:t>ÅÅÅÅMMDDtt</w:t>
      </w:r>
      <w:r w:rsidRPr="00AF5A75">
        <w:t>mmss</w:t>
      </w:r>
      <w:proofErr w:type="spellEnd"/>
      <w:r w:rsidR="00D365E6" w:rsidRPr="00AF5A75">
        <w:t>”, vilket motsvara den ISO 8601 och ISO 8824-kompatibla</w:t>
      </w:r>
      <w:r w:rsidR="009A0FB8" w:rsidRPr="00AF5A75">
        <w:t xml:space="preserve"> formatbeskrivningen ”</w:t>
      </w:r>
      <w:proofErr w:type="spellStart"/>
      <w:r w:rsidR="009A0FB8" w:rsidRPr="00AF5A75">
        <w:t>YYYYMMDDhh</w:t>
      </w:r>
      <w:r w:rsidR="00D365E6" w:rsidRPr="00AF5A75">
        <w:t>mmss</w:t>
      </w:r>
      <w:proofErr w:type="spellEnd"/>
      <w:r w:rsidR="00D365E6" w:rsidRPr="00AF5A75">
        <w:t>”.</w:t>
      </w:r>
    </w:p>
    <w:p w14:paraId="0EFE4412" w14:textId="77777777" w:rsidR="00D43617" w:rsidRPr="00AF5A75" w:rsidRDefault="00D43617" w:rsidP="00D43617">
      <w:pPr>
        <w:pStyle w:val="Rubrik2"/>
      </w:pPr>
      <w:bookmarkStart w:id="826" w:name="_Toc163300890"/>
      <w:r w:rsidRPr="00AF5A75">
        <w:t>Tidszon för tidpunkter</w:t>
      </w:r>
      <w:bookmarkEnd w:id="826"/>
    </w:p>
    <w:p w14:paraId="4B86124C" w14:textId="77777777" w:rsidR="00B41FA4" w:rsidRPr="00AF5A75" w:rsidRDefault="00D43617" w:rsidP="00214A61">
      <w:pPr>
        <w:pStyle w:val="Brdtext"/>
      </w:pPr>
      <w:r w:rsidRPr="00AF5A75">
        <w:t xml:space="preserve">Tidszon anges </w:t>
      </w:r>
      <w:r w:rsidR="00FB21CA" w:rsidRPr="00AF5A75">
        <w:t xml:space="preserve">inte i </w:t>
      </w:r>
      <w:r w:rsidRPr="00AF5A75">
        <w:t>medd</w:t>
      </w:r>
      <w:r w:rsidR="00FB21CA" w:rsidRPr="00AF5A75">
        <w:t xml:space="preserve">elandeformaten. Alla information om datum och tidpunkter som utbyts via tjänsterna ska ange datum och tidpunkter i den tidszon som gäller/gällde i Sverige vid den tidpunkt som respektive datum- eller </w:t>
      </w:r>
      <w:proofErr w:type="spellStart"/>
      <w:r w:rsidR="00FB21CA" w:rsidRPr="00AF5A75">
        <w:t>tidpunktsfält</w:t>
      </w:r>
      <w:proofErr w:type="spellEnd"/>
      <w:r w:rsidR="00FB21CA" w:rsidRPr="00AF5A75">
        <w:t xml:space="preserve"> bär information om. Såväl tjänstekonsumenter som tjänsteproducenter skall med andra ord förutsätta att datum och tidpunkter som utbyts är i tidszonerna </w:t>
      </w:r>
      <w:proofErr w:type="spellStart"/>
      <w:r w:rsidR="00FB21CA" w:rsidRPr="00AF5A75">
        <w:t>CET</w:t>
      </w:r>
      <w:proofErr w:type="spellEnd"/>
      <w:r w:rsidR="00FB21CA" w:rsidRPr="00AF5A75">
        <w:t xml:space="preserve"> (svensk normaltid) respektive </w:t>
      </w:r>
      <w:proofErr w:type="spellStart"/>
      <w:r w:rsidR="00FB21CA" w:rsidRPr="00AF5A75">
        <w:t>CEST</w:t>
      </w:r>
      <w:proofErr w:type="spellEnd"/>
      <w:r w:rsidR="00FB21CA" w:rsidRPr="00AF5A75">
        <w:t xml:space="preserve"> (svensk normaltid med justering för sommartid).</w:t>
      </w:r>
    </w:p>
    <w:p w14:paraId="7178CA71" w14:textId="77777777" w:rsidR="00B41FA4" w:rsidRPr="00AF5A75" w:rsidRDefault="00C345FA" w:rsidP="00B41FA4">
      <w:pPr>
        <w:pStyle w:val="Rubrik2"/>
      </w:pPr>
      <w:r w:rsidRPr="00AF5A75">
        <w:t>Statusrapportering</w:t>
      </w:r>
    </w:p>
    <w:p w14:paraId="41FB5347" w14:textId="77777777" w:rsidR="00AE09FD" w:rsidRPr="00AF5A75" w:rsidRDefault="00B41FA4" w:rsidP="00214A61">
      <w:pPr>
        <w:pStyle w:val="Brdtext"/>
      </w:pPr>
      <w:r w:rsidRPr="00AF5A75">
        <w:t xml:space="preserve">Vid ett </w:t>
      </w:r>
      <w:r w:rsidRPr="00AF5A75">
        <w:rPr>
          <w:b/>
        </w:rPr>
        <w:t>tekniskt fel</w:t>
      </w:r>
      <w:r w:rsidRPr="00AF5A75">
        <w:t xml:space="preserve"> levereras ett generellt undantag (</w:t>
      </w:r>
      <w:proofErr w:type="spellStart"/>
      <w:r w:rsidRPr="00AF5A75">
        <w:t>SOAP-Exception</w:t>
      </w:r>
      <w:proofErr w:type="spellEnd"/>
      <w:r w:rsidRPr="00AF5A75">
        <w:t xml:space="preserve">). Exempel på </w:t>
      </w:r>
      <w:r w:rsidR="00087B73" w:rsidRPr="00AF5A75">
        <w:t xml:space="preserve">felsituationer som rapporteras som tekniskt fel </w:t>
      </w:r>
      <w:r w:rsidRPr="00AF5A75">
        <w:t xml:space="preserve">kan vara </w:t>
      </w:r>
      <w:proofErr w:type="spellStart"/>
      <w:r w:rsidRPr="00AF5A75">
        <w:t>deadlock</w:t>
      </w:r>
      <w:proofErr w:type="spellEnd"/>
      <w:r w:rsidRPr="00AF5A75">
        <w:t xml:space="preserve"> i databasen</w:t>
      </w:r>
      <w:r w:rsidR="00722E97" w:rsidRPr="00AF5A75">
        <w:t xml:space="preserve"> eller följdeffekter av </w:t>
      </w:r>
      <w:proofErr w:type="spellStart"/>
      <w:r w:rsidR="00722E97" w:rsidRPr="00AF5A75">
        <w:t>programmeringsfel</w:t>
      </w:r>
      <w:proofErr w:type="spellEnd"/>
      <w:r w:rsidRPr="00AF5A75">
        <w:t>. Denna inform</w:t>
      </w:r>
      <w:r w:rsidR="00722E97" w:rsidRPr="00AF5A75">
        <w:t xml:space="preserve">ation bör loggas av </w:t>
      </w:r>
      <w:r w:rsidR="00BC5624" w:rsidRPr="00AF5A75">
        <w:t>tjänste</w:t>
      </w:r>
      <w:r w:rsidR="00722E97" w:rsidRPr="00AF5A75">
        <w:t>konsumenten. Informationen är inte riktad till användaren.</w:t>
      </w:r>
      <w:r w:rsidR="00AE09FD" w:rsidRPr="00AF5A75">
        <w:br/>
        <w:t xml:space="preserve">Användaren kommer enbart </w:t>
      </w:r>
      <w:r w:rsidR="00F454D2" w:rsidRPr="00AF5A75">
        <w:t xml:space="preserve">att </w:t>
      </w:r>
      <w:r w:rsidR="00AE09FD" w:rsidRPr="00AF5A75">
        <w:t xml:space="preserve">se </w:t>
      </w:r>
      <w:r w:rsidR="00A23107" w:rsidRPr="00AF5A75">
        <w:t>”</w:t>
      </w:r>
      <w:r w:rsidR="00AE09FD" w:rsidRPr="00AF5A75">
        <w:t>tekniskt fel</w:t>
      </w:r>
      <w:r w:rsidR="00E74E9D" w:rsidRPr="00AF5A75">
        <w:t>”</w:t>
      </w:r>
      <w:r w:rsidR="00F454D2" w:rsidRPr="00AF5A75">
        <w:t xml:space="preserve"> – inte detaljinformation. </w:t>
      </w:r>
      <w:r w:rsidR="008F5F55" w:rsidRPr="00AF5A75">
        <w:t>Detaljinformationen</w:t>
      </w:r>
      <w:r w:rsidR="00F454D2" w:rsidRPr="00AF5A75">
        <w:t xml:space="preserve"> riktar sig till systemförvaltaren.</w:t>
      </w:r>
    </w:p>
    <w:p w14:paraId="61B698F1" w14:textId="77777777" w:rsidR="00AE09FD" w:rsidRPr="00AF5A75" w:rsidRDefault="00B41FA4" w:rsidP="00306C66">
      <w:pPr>
        <w:pStyle w:val="Brdtext"/>
      </w:pPr>
      <w:r w:rsidRPr="00AF5A75">
        <w:t xml:space="preserve">Vid ett </w:t>
      </w:r>
      <w:r w:rsidRPr="00AF5A75">
        <w:rPr>
          <w:b/>
        </w:rPr>
        <w:t>logiskt fel i</w:t>
      </w:r>
      <w:r w:rsidR="001C0A72" w:rsidRPr="00AF5A75">
        <w:t xml:space="preserve"> de uppdateran</w:t>
      </w:r>
      <w:r w:rsidRPr="00AF5A75">
        <w:t>de tjänste</w:t>
      </w:r>
      <w:r w:rsidR="001C0A72" w:rsidRPr="00AF5A75">
        <w:t>r</w:t>
      </w:r>
      <w:r w:rsidRPr="00AF5A75">
        <w:t xml:space="preserve">na levereras </w:t>
      </w:r>
      <w:proofErr w:type="spellStart"/>
      <w:r w:rsidRPr="00AF5A75">
        <w:t>resultCode</w:t>
      </w:r>
      <w:proofErr w:type="spellEnd"/>
      <w:r w:rsidRPr="00AF5A75">
        <w:t xml:space="preserve">, </w:t>
      </w:r>
      <w:proofErr w:type="spellStart"/>
      <w:r w:rsidRPr="00AF5A75">
        <w:t>resultText</w:t>
      </w:r>
      <w:proofErr w:type="spellEnd"/>
      <w:r w:rsidR="00682AD9" w:rsidRPr="00AF5A75">
        <w:t>.</w:t>
      </w:r>
      <w:r w:rsidR="00AE09FD" w:rsidRPr="00AF5A75">
        <w:br/>
        <w:t>Syftet med</w:t>
      </w:r>
      <w:r w:rsidR="00BA48CB" w:rsidRPr="00AF5A75">
        <w:t xml:space="preserve"> </w:t>
      </w:r>
      <w:proofErr w:type="spellStart"/>
      <w:r w:rsidR="00BA48CB" w:rsidRPr="00AF5A75">
        <w:t>resultText</w:t>
      </w:r>
      <w:proofErr w:type="spellEnd"/>
      <w:r w:rsidR="00AE09FD" w:rsidRPr="00AF5A75">
        <w:t xml:space="preserve"> är att </w:t>
      </w:r>
      <w:r w:rsidR="006513C4" w:rsidRPr="00AF5A75">
        <w:t>tjänste</w:t>
      </w:r>
      <w:r w:rsidR="00AE09FD" w:rsidRPr="00AF5A75">
        <w:t xml:space="preserve">konsumenten av tjänsten </w:t>
      </w:r>
      <w:r w:rsidR="009351D2" w:rsidRPr="00AF5A75">
        <w:t>ska kunna</w:t>
      </w:r>
      <w:r w:rsidR="00AE09FD" w:rsidRPr="00AF5A75">
        <w:t xml:space="preserve"> visa upp informationen</w:t>
      </w:r>
      <w:r w:rsidR="009351D2" w:rsidRPr="00AF5A75">
        <w:t xml:space="preserve"> för </w:t>
      </w:r>
      <w:r w:rsidR="006D7489" w:rsidRPr="00AF5A75">
        <w:t>användaren</w:t>
      </w:r>
      <w:r w:rsidR="00AE09FD" w:rsidRPr="00AF5A75">
        <w:t>.</w:t>
      </w:r>
    </w:p>
    <w:p w14:paraId="351640B3" w14:textId="77777777" w:rsidR="00B41FA4" w:rsidRPr="00AF5A75" w:rsidRDefault="00B41FA4" w:rsidP="006A6C50">
      <w:pPr>
        <w:pStyle w:val="Brdtext"/>
      </w:pPr>
      <w:proofErr w:type="spellStart"/>
      <w:r w:rsidRPr="00AF5A75">
        <w:t>resultCode</w:t>
      </w:r>
      <w:proofErr w:type="spellEnd"/>
      <w:r w:rsidRPr="00AF5A75">
        <w:t xml:space="preserve"> kan vara:</w:t>
      </w:r>
    </w:p>
    <w:p w14:paraId="31BCE320" w14:textId="77777777" w:rsidR="00B41FA4" w:rsidRPr="00AF5A75" w:rsidRDefault="00B41FA4" w:rsidP="00F426F4">
      <w:pPr>
        <w:pStyle w:val="Brdtext"/>
      </w:pPr>
      <w:r w:rsidRPr="00AF5A75">
        <w:t xml:space="preserve">OK </w:t>
      </w:r>
      <w:r w:rsidRPr="00AF5A75">
        <w:br/>
        <w:t xml:space="preserve">transaktionen har </w:t>
      </w:r>
      <w:r w:rsidR="00B5424C" w:rsidRPr="00AF5A75">
        <w:t xml:space="preserve">utförts </w:t>
      </w:r>
      <w:r w:rsidR="00682AD9" w:rsidRPr="00AF5A75">
        <w:t>enligt uppdrag</w:t>
      </w:r>
      <w:r w:rsidR="002B22C5" w:rsidRPr="00AF5A75">
        <w:t>et</w:t>
      </w:r>
      <w:r w:rsidR="00682AD9" w:rsidRPr="00AF5A75">
        <w:t xml:space="preserve"> i frågemeddelandet</w:t>
      </w:r>
      <w:r w:rsidRPr="00AF5A75">
        <w:t>.</w:t>
      </w:r>
    </w:p>
    <w:p w14:paraId="36622322" w14:textId="77777777" w:rsidR="00B41FA4" w:rsidRPr="00AF5A75" w:rsidRDefault="00B41FA4" w:rsidP="006A5D9F">
      <w:pPr>
        <w:pStyle w:val="Brdtext"/>
      </w:pPr>
      <w:r w:rsidRPr="00AF5A75">
        <w:t xml:space="preserve">INFO </w:t>
      </w:r>
      <w:r w:rsidRPr="00AF5A75">
        <w:br/>
      </w:r>
      <w:r w:rsidR="004D7FB2" w:rsidRPr="00AF5A75">
        <w:t xml:space="preserve">transaktionen har </w:t>
      </w:r>
      <w:bookmarkStart w:id="827" w:name="OLE_LINK7"/>
      <w:bookmarkStart w:id="828" w:name="OLE_LINK8"/>
      <w:r w:rsidR="00B5424C" w:rsidRPr="00AF5A75">
        <w:t>utförts</w:t>
      </w:r>
      <w:r w:rsidR="004D7FB2" w:rsidRPr="00AF5A75">
        <w:t xml:space="preserve"> </w:t>
      </w:r>
      <w:bookmarkEnd w:id="827"/>
      <w:bookmarkEnd w:id="828"/>
      <w:r w:rsidR="004D7FB2" w:rsidRPr="00AF5A75">
        <w:t>enligt uppdrag</w:t>
      </w:r>
      <w:r w:rsidR="002B22C5" w:rsidRPr="00AF5A75">
        <w:t>et</w:t>
      </w:r>
      <w:r w:rsidR="004D7FB2" w:rsidRPr="00AF5A75">
        <w:t xml:space="preserve"> i frågemeddelandet, </w:t>
      </w:r>
      <w:r w:rsidRPr="00AF5A75">
        <w:t xml:space="preserve">men det finns ett meddelande som </w:t>
      </w:r>
      <w:r w:rsidR="007E6101" w:rsidRPr="00AF5A75">
        <w:t>tjänste</w:t>
      </w:r>
      <w:r w:rsidRPr="00AF5A75">
        <w:t>konsumenten måste visa upp</w:t>
      </w:r>
      <w:r w:rsidR="00176B17" w:rsidRPr="00AF5A75">
        <w:t xml:space="preserve"> för invånaren</w:t>
      </w:r>
      <w:r w:rsidRPr="00AF5A75">
        <w:t>. Exempel på detta kan vara ”kom fastande”</w:t>
      </w:r>
      <w:r w:rsidR="004D7FB2" w:rsidRPr="00AF5A75">
        <w:t>.</w:t>
      </w:r>
    </w:p>
    <w:p w14:paraId="6DEAA764" w14:textId="77777777" w:rsidR="00B41FA4" w:rsidRPr="00AF5A75" w:rsidRDefault="00B41FA4">
      <w:pPr>
        <w:pStyle w:val="Brdtext"/>
      </w:pPr>
      <w:proofErr w:type="spellStart"/>
      <w:r w:rsidRPr="00AF5A75">
        <w:t>ERROR</w:t>
      </w:r>
      <w:proofErr w:type="spellEnd"/>
      <w:r w:rsidRPr="00AF5A75">
        <w:br/>
      </w:r>
      <w:r w:rsidR="00B5424C" w:rsidRPr="00AF5A75">
        <w:t xml:space="preserve">transaktionen har INTE kunnat </w:t>
      </w:r>
      <w:r w:rsidR="00837E4C" w:rsidRPr="00AF5A75">
        <w:t>utföras</w:t>
      </w:r>
      <w:r w:rsidR="00B5424C" w:rsidRPr="00AF5A75">
        <w:t xml:space="preserve"> enligt uppdrag i frågemeddelandet</w:t>
      </w:r>
      <w:r w:rsidR="00837E4C" w:rsidRPr="00AF5A75">
        <w:t xml:space="preserve"> p.g.a. logiskt fel</w:t>
      </w:r>
      <w:r w:rsidR="00B5424C" w:rsidRPr="00AF5A75">
        <w:t>.</w:t>
      </w:r>
      <w:r w:rsidR="00837E4C" w:rsidRPr="00AF5A75">
        <w:t xml:space="preserve"> </w:t>
      </w:r>
      <w:r w:rsidR="00986102" w:rsidRPr="00AF5A75">
        <w:t xml:space="preserve">Det finns ett meddelande som konsumenten måste visa upp. </w:t>
      </w:r>
      <w:r w:rsidRPr="00AF5A75">
        <w:t>Exempel på detta kan vara ”tiden har blivit upptagen av annan patient”</w:t>
      </w:r>
      <w:r w:rsidR="001C0A72" w:rsidRPr="00AF5A75">
        <w:t xml:space="preserve">. </w:t>
      </w:r>
    </w:p>
    <w:p w14:paraId="5E249193" w14:textId="77777777" w:rsidR="00B41FA4" w:rsidRPr="00AF5A75" w:rsidRDefault="00B41FA4">
      <w:pPr>
        <w:pStyle w:val="Brdtext"/>
      </w:pPr>
    </w:p>
    <w:p w14:paraId="3BF1A41F" w14:textId="77777777" w:rsidR="00BC36AE" w:rsidRPr="00AF5A75" w:rsidRDefault="006B46B7" w:rsidP="00BC36AE">
      <w:pPr>
        <w:pStyle w:val="Rubrik1"/>
      </w:pPr>
      <w:bookmarkStart w:id="829" w:name="_Toc260171112"/>
      <w:proofErr w:type="spellStart"/>
      <w:r w:rsidRPr="00AF5A75">
        <w:lastRenderedPageBreak/>
        <w:t>Update</w:t>
      </w:r>
      <w:bookmarkEnd w:id="829"/>
      <w:proofErr w:type="spellEnd"/>
    </w:p>
    <w:p w14:paraId="40320C6F" w14:textId="77777777" w:rsidR="00810A86" w:rsidRPr="00AF5A75" w:rsidRDefault="006F5CDF" w:rsidP="00BC36AE">
      <w:r w:rsidRPr="00AF5A75">
        <w:t xml:space="preserve">Tjänst som </w:t>
      </w:r>
      <w:proofErr w:type="spellStart"/>
      <w:r w:rsidRPr="00AF5A75">
        <w:t>källsystemet</w:t>
      </w:r>
      <w:proofErr w:type="spellEnd"/>
      <w:r w:rsidRPr="00AF5A75">
        <w:t xml:space="preserve"> använder för att uppdatera engagemangsindex</w:t>
      </w:r>
      <w:r w:rsidR="00FB0DE0" w:rsidRPr="00AF5A75">
        <w:t>.</w:t>
      </w:r>
      <w:r w:rsidRPr="00AF5A75">
        <w:t xml:space="preserve"> </w:t>
      </w:r>
    </w:p>
    <w:p w14:paraId="5B13C9A0" w14:textId="77777777" w:rsidR="00810A86" w:rsidRPr="00AF5A75" w:rsidRDefault="00810A86" w:rsidP="00810A86">
      <w:pPr>
        <w:pStyle w:val="Rubrik2"/>
      </w:pPr>
      <w:bookmarkStart w:id="830" w:name="_Toc163300893"/>
      <w:r w:rsidRPr="00AF5A75">
        <w:t>Frivillighet</w:t>
      </w:r>
      <w:bookmarkEnd w:id="830"/>
    </w:p>
    <w:p w14:paraId="212AEE05" w14:textId="77777777" w:rsidR="00896A5E" w:rsidRPr="00AF5A75" w:rsidRDefault="001E17DA" w:rsidP="00214A61">
      <w:pPr>
        <w:pStyle w:val="Brdtext"/>
      </w:pPr>
      <w:r w:rsidRPr="00AF5A75">
        <w:t>Tjänsten är obligatorisk för</w:t>
      </w:r>
      <w:r w:rsidR="008B03FD" w:rsidRPr="00AF5A75">
        <w:t xml:space="preserve"> alla tjänsteproducenter som agerar engagemangsindex.</w:t>
      </w:r>
    </w:p>
    <w:p w14:paraId="06FA0911" w14:textId="77777777" w:rsidR="00810A86" w:rsidRPr="00AF5A75" w:rsidRDefault="00810A86" w:rsidP="00810A86">
      <w:pPr>
        <w:pStyle w:val="Rubrik2"/>
      </w:pPr>
      <w:bookmarkStart w:id="831" w:name="_Toc163300894"/>
      <w:r w:rsidRPr="00AF5A75">
        <w:t>Version</w:t>
      </w:r>
      <w:bookmarkEnd w:id="831"/>
    </w:p>
    <w:p w14:paraId="413A7D16" w14:textId="77777777" w:rsidR="00810A86" w:rsidRPr="00AF5A75" w:rsidRDefault="00616902" w:rsidP="00214A61">
      <w:pPr>
        <w:pStyle w:val="Brdtext"/>
      </w:pPr>
      <w:r w:rsidRPr="00AF5A75">
        <w:t>Tjänsten finns sedan 1.0</w:t>
      </w:r>
      <w:r w:rsidR="00810A86" w:rsidRPr="00AF5A75">
        <w:t>.</w:t>
      </w:r>
    </w:p>
    <w:p w14:paraId="7BDD7966" w14:textId="77777777" w:rsidR="00C260AE" w:rsidRPr="00AF5A75" w:rsidRDefault="00075E94" w:rsidP="00306C66">
      <w:pPr>
        <w:pStyle w:val="Brdtext"/>
      </w:pPr>
      <w:r w:rsidRPr="00AF5A75">
        <w:t>Tjänsten har inte uppdaterats sedan 1.0.</w:t>
      </w:r>
    </w:p>
    <w:p w14:paraId="7A873809" w14:textId="77777777" w:rsidR="00C260AE" w:rsidRPr="00AF5A75" w:rsidRDefault="00C260AE" w:rsidP="00C260AE">
      <w:pPr>
        <w:pStyle w:val="Rubrik2"/>
      </w:pPr>
      <w:r w:rsidRPr="00AF5A75">
        <w:t>SLA-krav</w:t>
      </w:r>
    </w:p>
    <w:p w14:paraId="307DA662" w14:textId="77777777" w:rsidR="00C260AE" w:rsidRPr="00AF5A75" w:rsidRDefault="00C260AE" w:rsidP="00214A61">
      <w:pPr>
        <w:pStyle w:val="Brdtext"/>
      </w:pPr>
      <w:r w:rsidRPr="00AF5A75">
        <w:t>Följande SLA-krav gäller för producenter av detta tjänstekontrakt</w:t>
      </w:r>
      <w:r w:rsidR="000303F0" w:rsidRPr="00AF5A75">
        <w:t xml:space="preserve"> (engagemangsindex)</w:t>
      </w:r>
      <w:r w:rsidR="00B82F6D" w:rsidRPr="00AF5A75">
        <w:t>:</w:t>
      </w:r>
    </w:p>
    <w:p w14:paraId="5F64D3D8" w14:textId="77777777" w:rsidR="003960A5" w:rsidRPr="00AF5A75" w:rsidRDefault="00490CAF" w:rsidP="00214A61">
      <w:pPr>
        <w:pStyle w:val="Brdtext"/>
      </w:pPr>
      <w:r w:rsidRPr="00EE4003">
        <w:rPr>
          <w:noProof/>
          <w:lang w:eastAsia="sv-SE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D1CB688" wp14:editId="0193786B">
                <wp:simplePos x="0" y="0"/>
                <wp:positionH relativeFrom="column">
                  <wp:posOffset>3018155</wp:posOffset>
                </wp:positionH>
                <wp:positionV relativeFrom="paragraph">
                  <wp:posOffset>349250</wp:posOffset>
                </wp:positionV>
                <wp:extent cx="850900" cy="843915"/>
                <wp:effectExtent l="17780" t="15875" r="17145" b="35560"/>
                <wp:wrapNone/>
                <wp:docPr id="19" name="Ellip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0" cy="84391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4E6128"/>
                          </a:solidFill>
                          <a:prstDash val="dash"/>
                          <a:round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80808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1D6489CE" id="Ellips 1" o:spid="_x0000_s1026" style="position:absolute;margin-left:237.65pt;margin-top:27.5pt;width:67pt;height:66.4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" filled="f" strokecolor="#4e6128" strokeweight="1.5pt">
                <v:stroke dashstyle="dash"/>
                <v:shadow on="t" opacity="22936f" origin=",.5" offset="0,.63889mm"/>
              </v:oval>
            </w:pict>
          </mc:Fallback>
        </mc:AlternateContent>
      </w:r>
      <w:r w:rsidRPr="00EE4003">
        <w:rPr>
          <w:noProof/>
          <w:lang w:eastAsia="sv-SE"/>
        </w:rPr>
        <w:drawing>
          <wp:inline distT="0" distB="0" distL="0" distR="0" wp14:anchorId="117F61D6" wp14:editId="5ED914BA">
            <wp:extent cx="5372100" cy="1498600"/>
            <wp:effectExtent l="0" t="0" r="0" b="6350"/>
            <wp:docPr id="10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FE1EE" w14:textId="77777777" w:rsidR="00C260AE" w:rsidRPr="00AF5A75" w:rsidRDefault="00C260AE" w:rsidP="00306C66">
      <w:pPr>
        <w:pStyle w:val="Brdtext"/>
      </w:pP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6"/>
        <w:gridCol w:w="5349"/>
      </w:tblGrid>
      <w:tr w:rsidR="00C260AE" w:rsidRPr="00AF5A75" w14:paraId="14CE473E" w14:textId="77777777" w:rsidTr="00EF6AC3">
        <w:tc>
          <w:tcPr>
            <w:tcW w:w="3156" w:type="dxa"/>
          </w:tcPr>
          <w:p w14:paraId="742B46D7" w14:textId="77777777" w:rsidR="00C260AE" w:rsidRPr="00C23F04" w:rsidRDefault="00C260AE" w:rsidP="00C473F6">
            <w:pPr>
              <w:rPr>
                <w:b/>
              </w:rPr>
            </w:pPr>
            <w:r w:rsidRPr="00AF5A75">
              <w:rPr>
                <w:b/>
              </w:rPr>
              <w:t>Kategori</w:t>
            </w:r>
          </w:p>
        </w:tc>
        <w:tc>
          <w:tcPr>
            <w:tcW w:w="5349" w:type="dxa"/>
          </w:tcPr>
          <w:p w14:paraId="3B49AF13" w14:textId="77777777" w:rsidR="00C260AE" w:rsidRPr="00C23F04" w:rsidRDefault="00C260AE" w:rsidP="00C473F6">
            <w:pPr>
              <w:rPr>
                <w:b/>
              </w:rPr>
            </w:pPr>
            <w:r w:rsidRPr="00C23F04">
              <w:rPr>
                <w:b/>
              </w:rPr>
              <w:t>Krav</w:t>
            </w:r>
          </w:p>
        </w:tc>
      </w:tr>
      <w:tr w:rsidR="00C260AE" w:rsidRPr="00AF5A75" w14:paraId="0A414C5F" w14:textId="77777777" w:rsidTr="00EF6AC3">
        <w:tc>
          <w:tcPr>
            <w:tcW w:w="3156" w:type="dxa"/>
          </w:tcPr>
          <w:p w14:paraId="488FD91C" w14:textId="77777777" w:rsidR="00C260AE" w:rsidRPr="00AF5A75" w:rsidRDefault="00C260AE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32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Svarstid</w:t>
            </w:r>
          </w:p>
        </w:tc>
        <w:tc>
          <w:tcPr>
            <w:tcW w:w="5349" w:type="dxa"/>
          </w:tcPr>
          <w:p w14:paraId="5188DADE" w14:textId="77777777" w:rsidR="00C260AE" w:rsidRPr="00AF5A75" w:rsidRDefault="00C260AE" w:rsidP="004E7302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33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 xml:space="preserve">&lt; </w:t>
            </w:r>
            <w:r w:rsidR="00752C49" w:rsidRPr="00AF5A75">
              <w:t xml:space="preserve">20 </w:t>
            </w:r>
            <w:proofErr w:type="spellStart"/>
            <w:r w:rsidR="00752C49" w:rsidRPr="00AF5A75">
              <w:t>ms</w:t>
            </w:r>
            <w:proofErr w:type="spellEnd"/>
            <w:r w:rsidR="00752C49" w:rsidRPr="00AF5A75">
              <w:t xml:space="preserve"> per engagemangspost som ingår i anropet + en grundsvarstid på max 100 ms. </w:t>
            </w:r>
          </w:p>
        </w:tc>
      </w:tr>
      <w:tr w:rsidR="00C260AE" w:rsidRPr="00AF5A75" w14:paraId="0DF73AE5" w14:textId="77777777" w:rsidTr="00EF6AC3">
        <w:tc>
          <w:tcPr>
            <w:tcW w:w="3156" w:type="dxa"/>
          </w:tcPr>
          <w:p w14:paraId="061B8433" w14:textId="77777777" w:rsidR="00C260AE" w:rsidRPr="00AF5A75" w:rsidRDefault="00C260AE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34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Tillgänglighet</w:t>
            </w:r>
          </w:p>
        </w:tc>
        <w:tc>
          <w:tcPr>
            <w:tcW w:w="5349" w:type="dxa"/>
          </w:tcPr>
          <w:p w14:paraId="68AB4808" w14:textId="77777777" w:rsidR="00C260AE" w:rsidRPr="00AF5A75" w:rsidRDefault="00C260AE" w:rsidP="00C473F6">
            <w:r w:rsidRPr="00AF5A75">
              <w:t>24x7, 99,5%</w:t>
            </w:r>
          </w:p>
        </w:tc>
      </w:tr>
      <w:tr w:rsidR="00C260AE" w:rsidRPr="00AF5A75" w14:paraId="39152BF5" w14:textId="77777777" w:rsidTr="00EF6AC3">
        <w:tc>
          <w:tcPr>
            <w:tcW w:w="3156" w:type="dxa"/>
          </w:tcPr>
          <w:p w14:paraId="609B0A74" w14:textId="77777777" w:rsidR="00C260AE" w:rsidRPr="00AF5A75" w:rsidRDefault="00C260AE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35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Last</w:t>
            </w:r>
          </w:p>
        </w:tc>
        <w:tc>
          <w:tcPr>
            <w:tcW w:w="5349" w:type="dxa"/>
          </w:tcPr>
          <w:p w14:paraId="36ECE4E0" w14:textId="77777777" w:rsidR="00C260AE" w:rsidRPr="00AF5A75" w:rsidRDefault="004E7302" w:rsidP="00F07E34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36" w:author="Lars Erik Röjerås" w:date="2014-04-04T12:08:00Z">
                  <w:rPr>
                    <w:sz w:val="16"/>
                  </w:rPr>
                </w:rPrChange>
              </w:rPr>
            </w:pPr>
            <w:commentRangeStart w:id="837"/>
            <w:r w:rsidRPr="00AF5A75">
              <w:t>Svarstiden ska skala utgående från beställarens lastkrav.</w:t>
            </w:r>
            <w:commentRangeEnd w:id="837"/>
            <w:r w:rsidR="00F41418">
              <w:rPr>
                <w:rStyle w:val="Kommentarsreferens"/>
                <w:i/>
                <w:lang w:val="en-GB"/>
              </w:rPr>
              <w:commentReference w:id="837"/>
            </w:r>
            <w:r w:rsidR="00771BCF" w:rsidRPr="00F41418">
              <w:t xml:space="preserve"> </w:t>
            </w:r>
            <w:r w:rsidR="00E31663" w:rsidRPr="00BA26BD">
              <w:t xml:space="preserve">En begäran </w:t>
            </w:r>
            <w:r w:rsidR="00F07E34" w:rsidRPr="00BA26BD">
              <w:t>ska kunna</w:t>
            </w:r>
            <w:r w:rsidR="00E31663" w:rsidRPr="00AF5A75">
              <w:t xml:space="preserve"> innehålla </w:t>
            </w:r>
            <w:r w:rsidR="00F07E34" w:rsidRPr="00AF5A75">
              <w:t>upp till</w:t>
            </w:r>
            <w:r w:rsidR="00E31663" w:rsidRPr="00AF5A75">
              <w:t xml:space="preserve"> 1 000 engagemangsposter.</w:t>
            </w:r>
          </w:p>
        </w:tc>
      </w:tr>
      <w:tr w:rsidR="00C260AE" w:rsidRPr="00AF5A75" w14:paraId="6BB2EB90" w14:textId="77777777" w:rsidTr="00EF6AC3">
        <w:tc>
          <w:tcPr>
            <w:tcW w:w="3156" w:type="dxa"/>
          </w:tcPr>
          <w:p w14:paraId="7C4433E3" w14:textId="77777777" w:rsidR="00C260AE" w:rsidRPr="00AF5A75" w:rsidRDefault="00C260AE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38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Aktualitet</w:t>
            </w:r>
          </w:p>
        </w:tc>
        <w:tc>
          <w:tcPr>
            <w:tcW w:w="5349" w:type="dxa"/>
          </w:tcPr>
          <w:p w14:paraId="5F877C28" w14:textId="77777777" w:rsidR="00C260AE" w:rsidRPr="00AF5A75" w:rsidRDefault="00C260AE" w:rsidP="002957A7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39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 xml:space="preserve">Online mot underliggande </w:t>
            </w:r>
            <w:r w:rsidR="00752C49" w:rsidRPr="00AF5A75">
              <w:t>datalager</w:t>
            </w:r>
            <w:r w:rsidR="00EB20F3" w:rsidRPr="00AF5A75">
              <w:t>. Uppdater</w:t>
            </w:r>
            <w:r w:rsidRPr="00AF5A75">
              <w:t xml:space="preserve">ingar ska omedelbart speglas i svar från </w:t>
            </w:r>
            <w:r w:rsidR="002957A7" w:rsidRPr="00AF5A75">
              <w:t>frågetjänsten</w:t>
            </w:r>
            <w:r w:rsidRPr="00AF5A75">
              <w:t>.</w:t>
            </w:r>
          </w:p>
        </w:tc>
      </w:tr>
      <w:tr w:rsidR="005E2331" w:rsidRPr="00AF5A75" w14:paraId="7632DC60" w14:textId="77777777" w:rsidTr="00EF6AC3">
        <w:tc>
          <w:tcPr>
            <w:tcW w:w="3156" w:type="dxa"/>
          </w:tcPr>
          <w:p w14:paraId="4A03D5C5" w14:textId="77777777" w:rsidR="005E2331" w:rsidRPr="00AF5A75" w:rsidRDefault="005E2331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40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Robusthet</w:t>
            </w:r>
          </w:p>
        </w:tc>
        <w:tc>
          <w:tcPr>
            <w:tcW w:w="5349" w:type="dxa"/>
          </w:tcPr>
          <w:p w14:paraId="102CB41F" w14:textId="77777777" w:rsidR="005E2331" w:rsidRPr="00AF5A75" w:rsidRDefault="005E2331" w:rsidP="00752C49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41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 xml:space="preserve">Om en </w:t>
            </w:r>
            <w:r w:rsidR="008C4D02" w:rsidRPr="00AF5A75">
              <w:t>uppdatering</w:t>
            </w:r>
            <w:r w:rsidRPr="00AF5A75">
              <w:t xml:space="preserve"> är </w:t>
            </w:r>
            <w:r w:rsidR="008C4D02" w:rsidRPr="00AF5A75">
              <w:t xml:space="preserve">innehållsmässigt </w:t>
            </w:r>
            <w:r w:rsidRPr="00AF5A75">
              <w:t xml:space="preserve">identisk med en befintlig post ska inget fel signaleras. Prenumeranter ska inte heller </w:t>
            </w:r>
            <w:proofErr w:type="gramStart"/>
            <w:r w:rsidRPr="00AF5A75">
              <w:t>notifieras</w:t>
            </w:r>
            <w:proofErr w:type="gramEnd"/>
            <w:r w:rsidRPr="00AF5A75">
              <w:t xml:space="preserve"> under dessa omständigheter.</w:t>
            </w:r>
          </w:p>
          <w:p w14:paraId="1E06BCAA" w14:textId="77777777" w:rsidR="004C6248" w:rsidRPr="00AF5A75" w:rsidRDefault="004C6248" w:rsidP="00752C49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842" w:author="Lars Erik Röjerås" w:date="2014-04-04T12:08:00Z">
                  <w:rPr>
                    <w:smallCaps/>
                    <w:noProof/>
                    <w:sz w:val="16"/>
                  </w:rPr>
                </w:rPrChange>
              </w:rPr>
            </w:pPr>
          </w:p>
          <w:p w14:paraId="03809077" w14:textId="77777777" w:rsidR="003D19AF" w:rsidRPr="00AF5A75" w:rsidRDefault="004C6248" w:rsidP="003D19AF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43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Ett anrop är atomärt i betydelsen att en begäran ska fullföljas i sin helhet eller inte alls.</w:t>
            </w:r>
            <w:r w:rsidR="003D19AF" w:rsidRPr="00AF5A75">
              <w:t xml:space="preserve"> Enskilda poster kan emellertid vara synliga för frågetjänsten innan hela meddelandet behandlat</w:t>
            </w:r>
            <w:r w:rsidR="00BE14F0" w:rsidRPr="00AF5A75">
              <w:t xml:space="preserve">s. </w:t>
            </w:r>
            <w:r w:rsidR="003D19AF" w:rsidRPr="00AF5A75">
              <w:t xml:space="preserve">Transaktionens isolationsnivå behöver alltså inte överstiga </w:t>
            </w:r>
            <w:proofErr w:type="spellStart"/>
            <w:r w:rsidR="003D19AF" w:rsidRPr="00AF5A75">
              <w:t>READ_UNCOMMITTED</w:t>
            </w:r>
            <w:proofErr w:type="spellEnd"/>
            <w:r w:rsidR="003D19AF" w:rsidRPr="00AF5A75">
              <w:t>.</w:t>
            </w:r>
          </w:p>
        </w:tc>
      </w:tr>
      <w:tr w:rsidR="00D11FB5" w:rsidRPr="00AF5A75" w14:paraId="194618F2" w14:textId="77777777" w:rsidTr="00EF6AC3">
        <w:tc>
          <w:tcPr>
            <w:tcW w:w="3156" w:type="dxa"/>
          </w:tcPr>
          <w:p w14:paraId="183D4317" w14:textId="77777777" w:rsidR="00D11FB5" w:rsidRPr="00AF5A75" w:rsidRDefault="00D11FB5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44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Samtidighet</w:t>
            </w:r>
          </w:p>
        </w:tc>
        <w:tc>
          <w:tcPr>
            <w:tcW w:w="5349" w:type="dxa"/>
          </w:tcPr>
          <w:p w14:paraId="014398B5" w14:textId="77777777" w:rsidR="00D11FB5" w:rsidRPr="00AF5A75" w:rsidRDefault="00D11FB5" w:rsidP="00752C49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45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Ett engagemangsindex behöver inte hantera samtidig uppdatering på postnivå.</w:t>
            </w:r>
          </w:p>
        </w:tc>
      </w:tr>
    </w:tbl>
    <w:p w14:paraId="3137B071" w14:textId="77777777" w:rsidR="00C260AE" w:rsidRPr="00AF5A75" w:rsidRDefault="00C260AE" w:rsidP="00214A61">
      <w:pPr>
        <w:pStyle w:val="Brdtext"/>
      </w:pPr>
    </w:p>
    <w:p w14:paraId="4078AAB1" w14:textId="77777777" w:rsidR="005E2331" w:rsidRPr="00AF5A75" w:rsidRDefault="005E2331" w:rsidP="00306C66">
      <w:pPr>
        <w:pStyle w:val="Brdtext"/>
      </w:pPr>
      <w:r w:rsidRPr="00AF5A75">
        <w:t>Följande SLA-krav gäller för konsumenter av detta tjänstekontrakt</w:t>
      </w:r>
      <w:r w:rsidR="007F470E" w:rsidRPr="00AF5A75">
        <w:t xml:space="preserve"> (</w:t>
      </w:r>
      <w:r w:rsidR="00E10FB2" w:rsidRPr="00AF5A75">
        <w:t xml:space="preserve">d.v.s. </w:t>
      </w:r>
      <w:r w:rsidR="007F470E" w:rsidRPr="00AF5A75">
        <w:t xml:space="preserve">ett </w:t>
      </w:r>
      <w:proofErr w:type="spellStart"/>
      <w:r w:rsidR="007F470E" w:rsidRPr="00AF5A75">
        <w:t>källsystem</w:t>
      </w:r>
      <w:proofErr w:type="spellEnd"/>
      <w:r w:rsidR="007F470E" w:rsidRPr="00AF5A75">
        <w:t>)</w:t>
      </w:r>
      <w:r w:rsidRPr="00AF5A75">
        <w:t>:</w:t>
      </w:r>
    </w:p>
    <w:p w14:paraId="70391D01" w14:textId="77777777" w:rsidR="00527D99" w:rsidRPr="00AF5A75" w:rsidRDefault="00490CAF" w:rsidP="00306C66">
      <w:pPr>
        <w:pStyle w:val="Brdtext"/>
      </w:pPr>
      <w:r w:rsidRPr="00EE4003">
        <w:rPr>
          <w:noProof/>
          <w:lang w:eastAsia="sv-SE"/>
        </w:rPr>
        <w:lastRenderedPageBreak/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48FCFB93" wp14:editId="2C4C0A06">
                <wp:simplePos x="0" y="0"/>
                <wp:positionH relativeFrom="column">
                  <wp:posOffset>1511935</wp:posOffset>
                </wp:positionH>
                <wp:positionV relativeFrom="paragraph">
                  <wp:posOffset>326390</wp:posOffset>
                </wp:positionV>
                <wp:extent cx="850900" cy="843915"/>
                <wp:effectExtent l="16510" t="12065" r="18415" b="39370"/>
                <wp:wrapNone/>
                <wp:docPr id="18" name="Ellip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0" cy="84391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4E6128"/>
                          </a:solidFill>
                          <a:prstDash val="dash"/>
                          <a:round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80808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12935B4A" id="Ellips 1" o:spid="_x0000_s1026" style="position:absolute;margin-left:119.05pt;margin-top:25.7pt;width:67pt;height:66.4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" filled="f" strokecolor="#4e6128" strokeweight="1.5pt">
                <v:stroke dashstyle="dash"/>
                <v:shadow on="t" opacity="22936f" origin=",.5" offset="0,.63889mm"/>
              </v:oval>
            </w:pict>
          </mc:Fallback>
        </mc:AlternateContent>
      </w:r>
      <w:r w:rsidRPr="00EE4003">
        <w:rPr>
          <w:noProof/>
          <w:lang w:eastAsia="sv-SE"/>
        </w:rPr>
        <w:drawing>
          <wp:inline distT="0" distB="0" distL="0" distR="0" wp14:anchorId="7C2956ED" wp14:editId="58F8BEA1">
            <wp:extent cx="5372100" cy="1498600"/>
            <wp:effectExtent l="0" t="0" r="0" b="6350"/>
            <wp:docPr id="11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AA9A5" w14:textId="77777777" w:rsidR="005E2331" w:rsidRPr="00AF5A75" w:rsidRDefault="005E2331" w:rsidP="006A6C50">
      <w:pPr>
        <w:pStyle w:val="Brdtext"/>
      </w:pP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6"/>
        <w:gridCol w:w="5349"/>
      </w:tblGrid>
      <w:tr w:rsidR="005E2331" w:rsidRPr="00AF5A75" w14:paraId="6DD23169" w14:textId="77777777" w:rsidTr="00FA1DAF">
        <w:tc>
          <w:tcPr>
            <w:tcW w:w="3156" w:type="dxa"/>
          </w:tcPr>
          <w:p w14:paraId="4BEB0990" w14:textId="77777777" w:rsidR="005E2331" w:rsidRPr="00C23F04" w:rsidRDefault="005E2331" w:rsidP="00C473F6">
            <w:pPr>
              <w:rPr>
                <w:b/>
              </w:rPr>
            </w:pPr>
            <w:r w:rsidRPr="00AF5A75">
              <w:rPr>
                <w:b/>
              </w:rPr>
              <w:t>Kategori</w:t>
            </w:r>
          </w:p>
        </w:tc>
        <w:tc>
          <w:tcPr>
            <w:tcW w:w="5349" w:type="dxa"/>
          </w:tcPr>
          <w:p w14:paraId="12DAC55D" w14:textId="77777777" w:rsidR="005E2331" w:rsidRPr="00C23F04" w:rsidRDefault="005E2331" w:rsidP="00C473F6">
            <w:pPr>
              <w:rPr>
                <w:b/>
              </w:rPr>
            </w:pPr>
            <w:r w:rsidRPr="00C23F04">
              <w:rPr>
                <w:b/>
              </w:rPr>
              <w:t>Krav</w:t>
            </w:r>
          </w:p>
        </w:tc>
      </w:tr>
      <w:tr w:rsidR="005E2331" w:rsidRPr="00AF5A75" w14:paraId="6E01B133" w14:textId="77777777" w:rsidTr="00FA1DAF">
        <w:tc>
          <w:tcPr>
            <w:tcW w:w="3156" w:type="dxa"/>
          </w:tcPr>
          <w:p w14:paraId="33BE84ED" w14:textId="77777777" w:rsidR="005E2331" w:rsidRPr="00AF5A75" w:rsidRDefault="005E2331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46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Robusthet</w:t>
            </w:r>
          </w:p>
        </w:tc>
        <w:tc>
          <w:tcPr>
            <w:tcW w:w="5349" w:type="dxa"/>
          </w:tcPr>
          <w:p w14:paraId="2EFE54A3" w14:textId="77777777" w:rsidR="005E2331" w:rsidRPr="00AF5A75" w:rsidRDefault="00926BB4" w:rsidP="00BB385F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47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 xml:space="preserve">Om producenten inte svarar enligt </w:t>
            </w:r>
            <w:r w:rsidR="00BB385F" w:rsidRPr="00AF5A75">
              <w:t>producent-SLA</w:t>
            </w:r>
            <w:r w:rsidR="00FB7B54" w:rsidRPr="00AF5A75">
              <w:t xml:space="preserve"> + </w:t>
            </w:r>
            <w:proofErr w:type="gramStart"/>
            <w:r w:rsidR="00FB7B54" w:rsidRPr="00AF5A75">
              <w:t>50%</w:t>
            </w:r>
            <w:proofErr w:type="gramEnd"/>
            <w:r w:rsidRPr="00AF5A75">
              <w:t>, eller om producenten inte är tillgänglig, ska konsumenten göra omsändningar tills producenten fullföljt begäran.</w:t>
            </w:r>
            <w:r w:rsidR="007117E7" w:rsidRPr="00AF5A75">
              <w:t xml:space="preserve"> </w:t>
            </w:r>
          </w:p>
        </w:tc>
      </w:tr>
      <w:tr w:rsidR="005E2331" w:rsidRPr="00AF5A75" w14:paraId="758DECC9" w14:textId="77777777" w:rsidTr="00FA1DAF">
        <w:tc>
          <w:tcPr>
            <w:tcW w:w="3156" w:type="dxa"/>
          </w:tcPr>
          <w:p w14:paraId="51F7F660" w14:textId="77777777" w:rsidR="005E2331" w:rsidRPr="00AF5A75" w:rsidRDefault="005E2331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48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Aktualitet</w:t>
            </w:r>
          </w:p>
        </w:tc>
        <w:tc>
          <w:tcPr>
            <w:tcW w:w="5349" w:type="dxa"/>
          </w:tcPr>
          <w:p w14:paraId="30B39CAA" w14:textId="77777777" w:rsidR="005E2331" w:rsidRPr="00AF5A75" w:rsidRDefault="00E93EEB" w:rsidP="00FC51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49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 xml:space="preserve">Konsumenten ska uppdatera Engagemangsindex </w:t>
            </w:r>
            <w:r w:rsidR="00B2145A" w:rsidRPr="00AF5A75">
              <w:t xml:space="preserve">med </w:t>
            </w:r>
            <w:r w:rsidR="00FC51E6" w:rsidRPr="00AF5A75">
              <w:t>högst</w:t>
            </w:r>
            <w:r w:rsidR="004662A0" w:rsidRPr="00AF5A75">
              <w:t xml:space="preserve"> den fördröjning</w:t>
            </w:r>
            <w:r w:rsidRPr="00AF5A75">
              <w:t xml:space="preserve"> </w:t>
            </w:r>
            <w:r w:rsidR="00206390" w:rsidRPr="00AF5A75">
              <w:t xml:space="preserve">(relativt händelsen i </w:t>
            </w:r>
            <w:proofErr w:type="spellStart"/>
            <w:r w:rsidR="00206390" w:rsidRPr="00AF5A75">
              <w:t>källsystemet</w:t>
            </w:r>
            <w:proofErr w:type="spellEnd"/>
            <w:r w:rsidR="00206390" w:rsidRPr="00AF5A75">
              <w:t xml:space="preserve">) </w:t>
            </w:r>
            <w:r w:rsidR="0060475F" w:rsidRPr="00AF5A75">
              <w:t>som anges för respektive tjänstedomän</w:t>
            </w:r>
            <w:r w:rsidR="00A335D9" w:rsidRPr="00AF5A75">
              <w:t xml:space="preserve"> (i tjänstedomänens tjänstekontraktsbeskrivning)</w:t>
            </w:r>
            <w:r w:rsidR="00DB165C" w:rsidRPr="00AF5A75">
              <w:t>.</w:t>
            </w:r>
          </w:p>
        </w:tc>
      </w:tr>
      <w:tr w:rsidR="00596302" w:rsidRPr="00AF5A75" w14:paraId="285BFCD9" w14:textId="77777777" w:rsidTr="00FA1DAF">
        <w:tc>
          <w:tcPr>
            <w:tcW w:w="3156" w:type="dxa"/>
          </w:tcPr>
          <w:p w14:paraId="60C1E2B7" w14:textId="77777777" w:rsidR="00596302" w:rsidRPr="00AF5A75" w:rsidRDefault="00596302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50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Parallella anrop</w:t>
            </w:r>
          </w:p>
        </w:tc>
        <w:tc>
          <w:tcPr>
            <w:tcW w:w="5349" w:type="dxa"/>
          </w:tcPr>
          <w:p w14:paraId="09235E86" w14:textId="77777777" w:rsidR="00075351" w:rsidRPr="00AF5A75" w:rsidRDefault="00596302" w:rsidP="00075351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51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 xml:space="preserve">Uppdateringar får inte skickas </w:t>
            </w:r>
            <w:r w:rsidR="006177C4" w:rsidRPr="00AF5A75">
              <w:t>på ett sätt som kan orsaka</w:t>
            </w:r>
            <w:r w:rsidRPr="00AF5A75">
              <w:t xml:space="preserve"> samtidig bearbetning av poster med samma </w:t>
            </w:r>
            <w:r w:rsidR="00836352" w:rsidRPr="00AF5A75">
              <w:t>identitet</w:t>
            </w:r>
            <w:r w:rsidRPr="00AF5A75">
              <w:t xml:space="preserve"> hos producenten</w:t>
            </w:r>
            <w:r w:rsidR="00075351" w:rsidRPr="00AF5A75">
              <w:t xml:space="preserve">. </w:t>
            </w:r>
            <w:r w:rsidR="00836352" w:rsidRPr="00AF5A75">
              <w:t>Identiteten består</w:t>
            </w:r>
            <w:r w:rsidR="00075351" w:rsidRPr="00AF5A75">
              <w:t xml:space="preserve"> av följande egenskaper:</w:t>
            </w:r>
          </w:p>
          <w:p w14:paraId="2CEDFE91" w14:textId="77777777" w:rsidR="00075351" w:rsidRPr="00AF5A75" w:rsidRDefault="00075351" w:rsidP="00075351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52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 xml:space="preserve"> </w:t>
            </w:r>
          </w:p>
          <w:p w14:paraId="414BC9E2" w14:textId="77777777" w:rsidR="00075351" w:rsidRPr="00AF5A75" w:rsidRDefault="00075351" w:rsidP="00075351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53" w:author="Lars Erik Röjerås" w:date="2014-04-04T12:08:00Z">
                  <w:rPr>
                    <w:sz w:val="16"/>
                  </w:rPr>
                </w:rPrChange>
              </w:rPr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proofErr w:type="spellStart"/>
            <w:r w:rsidR="00B267D9" w:rsidRPr="00AF5A75">
              <w:t>Registered</w:t>
            </w:r>
            <w:proofErr w:type="spellEnd"/>
            <w:r w:rsidR="00B267D9" w:rsidRPr="00AF5A75">
              <w:t xml:space="preserve"> </w:t>
            </w:r>
            <w:proofErr w:type="spellStart"/>
            <w:r w:rsidR="0008256E" w:rsidRPr="00AF5A75">
              <w:t>ResidentIdent</w:t>
            </w:r>
            <w:proofErr w:type="spellEnd"/>
            <w:r w:rsidR="0008256E" w:rsidRPr="00AF5A75">
              <w:t xml:space="preserve"> </w:t>
            </w:r>
            <w:proofErr w:type="spellStart"/>
            <w:r w:rsidR="0008256E" w:rsidRPr="00AF5A75">
              <w:t>Identification</w:t>
            </w:r>
            <w:proofErr w:type="spellEnd"/>
          </w:p>
          <w:p w14:paraId="138CA857" w14:textId="77777777" w:rsidR="00075351" w:rsidRPr="00AF5A75" w:rsidRDefault="00075351" w:rsidP="00075351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54" w:author="Lars Erik Röjerås" w:date="2014-04-04T12:08:00Z">
                  <w:rPr>
                    <w:sz w:val="16"/>
                  </w:rPr>
                </w:rPrChange>
              </w:rPr>
            </w:pPr>
            <w:proofErr w:type="gramStart"/>
            <w:r w:rsidRPr="00AF5A75">
              <w:t>-</w:t>
            </w:r>
            <w:proofErr w:type="gramEnd"/>
            <w:r w:rsidRPr="00AF5A75">
              <w:t xml:space="preserve"> Service </w:t>
            </w:r>
            <w:proofErr w:type="spellStart"/>
            <w:r w:rsidRPr="00AF5A75">
              <w:t>domain</w:t>
            </w:r>
            <w:proofErr w:type="spellEnd"/>
          </w:p>
          <w:p w14:paraId="1622BECA" w14:textId="77777777" w:rsidR="00075351" w:rsidRPr="00AF5A75" w:rsidRDefault="00B267D9" w:rsidP="00075351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55" w:author="Lars Erik Röjerås" w:date="2014-04-04T12:08:00Z">
                  <w:rPr>
                    <w:sz w:val="16"/>
                  </w:rPr>
                </w:rPrChange>
              </w:rPr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proofErr w:type="spellStart"/>
            <w:r w:rsidRPr="00AF5A75">
              <w:t>Categori</w:t>
            </w:r>
            <w:r w:rsidR="00075351" w:rsidRPr="00AF5A75">
              <w:t>zation</w:t>
            </w:r>
            <w:proofErr w:type="spellEnd"/>
          </w:p>
          <w:p w14:paraId="4DFE132A" w14:textId="77777777" w:rsidR="00075351" w:rsidRPr="00AF5A75" w:rsidRDefault="00075351" w:rsidP="00075351">
            <w:pPr>
              <w:rPr>
                <w:rPrChange w:id="856" w:author="Lars Erik Röjerås" w:date="2014-04-04T12:08:00Z">
                  <w:rPr>
                    <w:lang w:val="en-US"/>
                  </w:rPr>
                </w:rPrChange>
              </w:rPr>
            </w:pPr>
            <w:proofErr w:type="gramStart"/>
            <w:r w:rsidRPr="00AF5A75">
              <w:rPr>
                <w:rPrChange w:id="857" w:author="Lars Erik Röjerås" w:date="2014-04-04T12:08:00Z">
                  <w:rPr>
                    <w:lang w:val="en-US"/>
                  </w:rPr>
                </w:rPrChange>
              </w:rPr>
              <w:t>-</w:t>
            </w:r>
            <w:proofErr w:type="gramEnd"/>
            <w:r w:rsidRPr="00AF5A75">
              <w:rPr>
                <w:rPrChange w:id="858" w:author="Lars Erik Röjerås" w:date="2014-04-04T12:08:00Z">
                  <w:rPr>
                    <w:lang w:val="en-US"/>
                  </w:rPr>
                </w:rPrChange>
              </w:rPr>
              <w:t xml:space="preserve"> </w:t>
            </w:r>
            <w:proofErr w:type="spellStart"/>
            <w:r w:rsidRPr="00AF5A75">
              <w:rPr>
                <w:rPrChange w:id="859" w:author="Lars Erik Röjerås" w:date="2014-04-04T12:08:00Z">
                  <w:rPr>
                    <w:lang w:val="en-US"/>
                  </w:rPr>
                </w:rPrChange>
              </w:rPr>
              <w:t>Logical</w:t>
            </w:r>
            <w:proofErr w:type="spellEnd"/>
            <w:r w:rsidRPr="00AF5A75">
              <w:rPr>
                <w:rPrChange w:id="860" w:author="Lars Erik Röjerås" w:date="2014-04-04T12:08:00Z">
                  <w:rPr>
                    <w:lang w:val="en-US"/>
                  </w:rPr>
                </w:rPrChange>
              </w:rPr>
              <w:t xml:space="preserve"> </w:t>
            </w:r>
            <w:proofErr w:type="spellStart"/>
            <w:r w:rsidRPr="00AF5A75">
              <w:rPr>
                <w:rPrChange w:id="861" w:author="Lars Erik Röjerås" w:date="2014-04-04T12:08:00Z">
                  <w:rPr>
                    <w:lang w:val="en-US"/>
                  </w:rPr>
                </w:rPrChange>
              </w:rPr>
              <w:t>address</w:t>
            </w:r>
            <w:proofErr w:type="spellEnd"/>
          </w:p>
          <w:p w14:paraId="27320C8C" w14:textId="77777777" w:rsidR="00596302" w:rsidRPr="00AF5A75" w:rsidRDefault="00075351" w:rsidP="00075351">
            <w:pPr>
              <w:rPr>
                <w:rPrChange w:id="862" w:author="Lars Erik Röjerås" w:date="2014-04-04T12:08:00Z">
                  <w:rPr>
                    <w:lang w:val="en-US"/>
                  </w:rPr>
                </w:rPrChange>
              </w:rPr>
            </w:pPr>
            <w:proofErr w:type="gramStart"/>
            <w:r w:rsidRPr="00AF5A75">
              <w:rPr>
                <w:rPrChange w:id="863" w:author="Lars Erik Röjerås" w:date="2014-04-04T12:08:00Z">
                  <w:rPr>
                    <w:lang w:val="en-US"/>
                  </w:rPr>
                </w:rPrChange>
              </w:rPr>
              <w:t>-</w:t>
            </w:r>
            <w:proofErr w:type="gramEnd"/>
            <w:r w:rsidRPr="00AF5A75">
              <w:rPr>
                <w:rPrChange w:id="864" w:author="Lars Erik Röjerås" w:date="2014-04-04T12:08:00Z">
                  <w:rPr>
                    <w:lang w:val="en-US"/>
                  </w:rPr>
                </w:rPrChange>
              </w:rPr>
              <w:t xml:space="preserve"> Business </w:t>
            </w:r>
            <w:proofErr w:type="spellStart"/>
            <w:r w:rsidRPr="00AF5A75">
              <w:rPr>
                <w:rPrChange w:id="865" w:author="Lars Erik Röjerås" w:date="2014-04-04T12:08:00Z">
                  <w:rPr>
                    <w:lang w:val="en-US"/>
                  </w:rPr>
                </w:rPrChange>
              </w:rPr>
              <w:t>object</w:t>
            </w:r>
            <w:proofErr w:type="spellEnd"/>
            <w:r w:rsidRPr="00AF5A75">
              <w:rPr>
                <w:rPrChange w:id="866" w:author="Lars Erik Röjerås" w:date="2014-04-04T12:08:00Z">
                  <w:rPr>
                    <w:lang w:val="en-US"/>
                  </w:rPr>
                </w:rPrChange>
              </w:rPr>
              <w:t xml:space="preserve"> </w:t>
            </w:r>
            <w:proofErr w:type="spellStart"/>
            <w:r w:rsidRPr="00AF5A75">
              <w:rPr>
                <w:rPrChange w:id="867" w:author="Lars Erik Röjerås" w:date="2014-04-04T12:08:00Z">
                  <w:rPr>
                    <w:lang w:val="en-US"/>
                  </w:rPr>
                </w:rPrChange>
              </w:rPr>
              <w:t>Instance</w:t>
            </w:r>
            <w:proofErr w:type="spellEnd"/>
            <w:r w:rsidRPr="00AF5A75">
              <w:rPr>
                <w:rPrChange w:id="868" w:author="Lars Erik Röjerås" w:date="2014-04-04T12:08:00Z">
                  <w:rPr>
                    <w:lang w:val="en-US"/>
                  </w:rPr>
                </w:rPrChange>
              </w:rPr>
              <w:t xml:space="preserve"> </w:t>
            </w:r>
            <w:proofErr w:type="spellStart"/>
            <w:r w:rsidRPr="00AF5A75">
              <w:rPr>
                <w:rPrChange w:id="869" w:author="Lars Erik Röjerås" w:date="2014-04-04T12:08:00Z">
                  <w:rPr>
                    <w:lang w:val="en-US"/>
                  </w:rPr>
                </w:rPrChange>
              </w:rPr>
              <w:t>Identifier</w:t>
            </w:r>
            <w:proofErr w:type="spellEnd"/>
          </w:p>
          <w:p w14:paraId="46182BFA" w14:textId="77777777" w:rsidR="007D7057" w:rsidRPr="00AF5A75" w:rsidRDefault="007D7057" w:rsidP="00075351">
            <w:pPr>
              <w:rPr>
                <w:rPrChange w:id="870" w:author="Lars Erik Röjerås" w:date="2014-04-04T12:08:00Z">
                  <w:rPr>
                    <w:lang w:val="en-US"/>
                  </w:rPr>
                </w:rPrChange>
              </w:rPr>
            </w:pPr>
            <w:proofErr w:type="gramStart"/>
            <w:r w:rsidRPr="00AF5A75">
              <w:rPr>
                <w:rPrChange w:id="871" w:author="Lars Erik Röjerås" w:date="2014-04-04T12:08:00Z">
                  <w:rPr>
                    <w:lang w:val="en-US"/>
                  </w:rPr>
                </w:rPrChange>
              </w:rPr>
              <w:t>-</w:t>
            </w:r>
            <w:proofErr w:type="gramEnd"/>
            <w:r w:rsidRPr="00AF5A75">
              <w:rPr>
                <w:rPrChange w:id="872" w:author="Lars Erik Röjerås" w:date="2014-04-04T12:08:00Z">
                  <w:rPr>
                    <w:lang w:val="en-US"/>
                  </w:rPr>
                </w:rPrChange>
              </w:rPr>
              <w:t xml:space="preserve"> Source System</w:t>
            </w:r>
          </w:p>
        </w:tc>
      </w:tr>
    </w:tbl>
    <w:p w14:paraId="6BFFE14D" w14:textId="77777777" w:rsidR="005E2331" w:rsidRPr="00AF5A75" w:rsidRDefault="005E2331" w:rsidP="00214A61">
      <w:pPr>
        <w:pStyle w:val="Brdtext"/>
        <w:rPr>
          <w:rPrChange w:id="873" w:author="Lars Erik Röjerås" w:date="2014-04-04T12:08:00Z">
            <w:rPr>
              <w:lang w:val="en-US"/>
            </w:rPr>
          </w:rPrChange>
        </w:rPr>
      </w:pPr>
    </w:p>
    <w:p w14:paraId="52734A52" w14:textId="77777777" w:rsidR="00BC36AE" w:rsidRPr="00AF5A75" w:rsidRDefault="008C7DCA" w:rsidP="00BC36AE">
      <w:pPr>
        <w:pStyle w:val="Rubrik2"/>
      </w:pPr>
      <w:bookmarkStart w:id="874" w:name="_Toc163300895"/>
      <w:r w:rsidRPr="00AF5A75">
        <w:t>Begäran</w:t>
      </w:r>
      <w:r w:rsidR="00BC36AE" w:rsidRPr="00AF5A75">
        <w:t xml:space="preserve"> (</w:t>
      </w:r>
      <w:proofErr w:type="spellStart"/>
      <w:r w:rsidR="00BC36AE" w:rsidRPr="00AF5A75">
        <w:t>Request</w:t>
      </w:r>
      <w:proofErr w:type="spellEnd"/>
      <w:r w:rsidR="00BC36AE" w:rsidRPr="00AF5A75">
        <w:t>)</w:t>
      </w:r>
      <w:bookmarkEnd w:id="874"/>
      <w:r w:rsidR="009867C7" w:rsidRPr="00AF5A75">
        <w:t xml:space="preserve"> och Svar (</w:t>
      </w:r>
      <w:proofErr w:type="spellStart"/>
      <w:r w:rsidR="009867C7" w:rsidRPr="00AF5A75">
        <w:t>Response</w:t>
      </w:r>
      <w:proofErr w:type="spellEnd"/>
      <w:r w:rsidR="009867C7" w:rsidRPr="00AF5A75">
        <w:t>)</w:t>
      </w:r>
    </w:p>
    <w:p w14:paraId="2BF715AA" w14:textId="77777777" w:rsidR="00DB2B19" w:rsidRPr="00C23F04" w:rsidRDefault="00DB2B19" w:rsidP="00A20AED">
      <w:pPr>
        <w:ind w:left="720"/>
      </w:pPr>
    </w:p>
    <w:tbl>
      <w:tblPr>
        <w:tblW w:w="10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369"/>
        <w:gridCol w:w="1417"/>
        <w:gridCol w:w="4322"/>
        <w:gridCol w:w="900"/>
      </w:tblGrid>
      <w:tr w:rsidR="009F4E5B" w:rsidRPr="00AF5A75" w14:paraId="33185509" w14:textId="77777777" w:rsidTr="009F4E5B">
        <w:tc>
          <w:tcPr>
            <w:tcW w:w="3369" w:type="dxa"/>
          </w:tcPr>
          <w:p w14:paraId="4106E77C" w14:textId="77777777" w:rsidR="00DB2B19" w:rsidRPr="00C23F04" w:rsidRDefault="00DB2B19" w:rsidP="00C473F6">
            <w:pPr>
              <w:rPr>
                <w:i/>
              </w:rPr>
            </w:pPr>
            <w:r w:rsidRPr="00C23F04">
              <w:rPr>
                <w:i/>
              </w:rPr>
              <w:t>Namn</w:t>
            </w:r>
          </w:p>
        </w:tc>
        <w:tc>
          <w:tcPr>
            <w:tcW w:w="1417" w:type="dxa"/>
          </w:tcPr>
          <w:p w14:paraId="40EB59E3" w14:textId="77777777" w:rsidR="00DB2B19" w:rsidRPr="00C23F04" w:rsidRDefault="00DB2B19" w:rsidP="00C473F6">
            <w:pPr>
              <w:rPr>
                <w:i/>
              </w:rPr>
            </w:pPr>
            <w:r w:rsidRPr="00C23F04">
              <w:rPr>
                <w:i/>
              </w:rPr>
              <w:t>Typ</w:t>
            </w:r>
          </w:p>
        </w:tc>
        <w:tc>
          <w:tcPr>
            <w:tcW w:w="4322" w:type="dxa"/>
          </w:tcPr>
          <w:p w14:paraId="1FE42B24" w14:textId="77777777" w:rsidR="00DB2B19" w:rsidRPr="00C23F04" w:rsidRDefault="00DB2B19" w:rsidP="00C473F6">
            <w:pPr>
              <w:rPr>
                <w:i/>
              </w:rPr>
            </w:pPr>
            <w:r w:rsidRPr="00C23F04">
              <w:rPr>
                <w:i/>
              </w:rPr>
              <w:t>Kommentar</w:t>
            </w:r>
          </w:p>
        </w:tc>
        <w:tc>
          <w:tcPr>
            <w:tcW w:w="900" w:type="dxa"/>
          </w:tcPr>
          <w:p w14:paraId="0F57B71C" w14:textId="77777777" w:rsidR="00DB2B19" w:rsidRPr="00C23F04" w:rsidRDefault="00DB2B19" w:rsidP="00C473F6">
            <w:pPr>
              <w:rPr>
                <w:i/>
              </w:rPr>
            </w:pPr>
            <w:proofErr w:type="spellStart"/>
            <w:r w:rsidRPr="00C23F04">
              <w:rPr>
                <w:i/>
              </w:rPr>
              <w:t>Kardi-nalitet</w:t>
            </w:r>
            <w:proofErr w:type="spellEnd"/>
          </w:p>
        </w:tc>
      </w:tr>
      <w:tr w:rsidR="009F4E5B" w:rsidRPr="00AF5A75" w14:paraId="12D0D430" w14:textId="77777777" w:rsidTr="009F4E5B">
        <w:tc>
          <w:tcPr>
            <w:tcW w:w="3369" w:type="dxa"/>
          </w:tcPr>
          <w:p w14:paraId="47830606" w14:textId="77777777" w:rsidR="00DB2B19" w:rsidRPr="00AF5A75" w:rsidRDefault="00DB2B19" w:rsidP="00C473F6">
            <w:pPr>
              <w:rPr>
                <w:b/>
                <w:i/>
              </w:rPr>
            </w:pPr>
            <w:r w:rsidRPr="00AF5A75">
              <w:rPr>
                <w:b/>
                <w:i/>
              </w:rPr>
              <w:t>Begäran</w:t>
            </w:r>
          </w:p>
        </w:tc>
        <w:tc>
          <w:tcPr>
            <w:tcW w:w="1417" w:type="dxa"/>
          </w:tcPr>
          <w:p w14:paraId="088AE029" w14:textId="77777777" w:rsidR="00DB2B19" w:rsidRPr="00AF5A75" w:rsidRDefault="00DB2B19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875" w:author="Lars Erik Röjerås" w:date="2014-04-04T12:08:00Z">
                  <w:rPr>
                    <w:smallCaps/>
                    <w:noProof/>
                    <w:sz w:val="16"/>
                  </w:rPr>
                </w:rPrChange>
              </w:rPr>
            </w:pPr>
          </w:p>
        </w:tc>
        <w:tc>
          <w:tcPr>
            <w:tcW w:w="4322" w:type="dxa"/>
          </w:tcPr>
          <w:p w14:paraId="52C63F6A" w14:textId="77777777" w:rsidR="00DB2B19" w:rsidRPr="00AF5A75" w:rsidRDefault="00DB2B19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876" w:author="Lars Erik Röjerås" w:date="2014-04-04T12:08:00Z">
                  <w:rPr>
                    <w:smallCaps/>
                    <w:noProof/>
                    <w:sz w:val="16"/>
                  </w:rPr>
                </w:rPrChange>
              </w:rPr>
            </w:pPr>
          </w:p>
        </w:tc>
        <w:tc>
          <w:tcPr>
            <w:tcW w:w="900" w:type="dxa"/>
          </w:tcPr>
          <w:p w14:paraId="1A7B9A08" w14:textId="77777777" w:rsidR="00DB2B19" w:rsidRPr="00AF5A75" w:rsidRDefault="00DB2B19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877" w:author="Lars Erik Röjerås" w:date="2014-04-04T12:08:00Z">
                  <w:rPr>
                    <w:smallCaps/>
                    <w:noProof/>
                    <w:sz w:val="16"/>
                  </w:rPr>
                </w:rPrChange>
              </w:rPr>
            </w:pPr>
          </w:p>
        </w:tc>
      </w:tr>
      <w:tr w:rsidR="00C42B2C" w:rsidRPr="00AF5A75" w14:paraId="342006DD" w14:textId="77777777" w:rsidTr="009F4E5B">
        <w:tc>
          <w:tcPr>
            <w:tcW w:w="3369" w:type="dxa"/>
          </w:tcPr>
          <w:p w14:paraId="70690083" w14:textId="77777777" w:rsidR="00C42B2C" w:rsidRPr="00AF5A75" w:rsidRDefault="007C686F" w:rsidP="00635451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78" w:author="Lars Erik Röjerås" w:date="2014-04-04T12:08:00Z">
                  <w:rPr>
                    <w:sz w:val="16"/>
                  </w:rPr>
                </w:rPrChange>
              </w:rPr>
            </w:pPr>
            <w:proofErr w:type="spellStart"/>
            <w:r w:rsidRPr="00AF5A75">
              <w:t>e</w:t>
            </w:r>
            <w:r w:rsidR="00C42B2C" w:rsidRPr="00AF5A75">
              <w:t>ngagementTransaction</w:t>
            </w:r>
            <w:proofErr w:type="spellEnd"/>
          </w:p>
        </w:tc>
        <w:tc>
          <w:tcPr>
            <w:tcW w:w="1417" w:type="dxa"/>
          </w:tcPr>
          <w:p w14:paraId="0745A1F2" w14:textId="77777777" w:rsidR="00C42B2C" w:rsidRPr="00AF5A75" w:rsidRDefault="00C42B2C" w:rsidP="00635451">
            <w:pPr>
              <w:rPr>
                <w:i/>
              </w:rPr>
            </w:pPr>
            <w:proofErr w:type="spellStart"/>
            <w:r w:rsidRPr="00AF5A75">
              <w:t>EngagementTransactionType</w:t>
            </w:r>
            <w:proofErr w:type="spellEnd"/>
          </w:p>
        </w:tc>
        <w:tc>
          <w:tcPr>
            <w:tcW w:w="4322" w:type="dxa"/>
          </w:tcPr>
          <w:p w14:paraId="15627A3D" w14:textId="77777777" w:rsidR="00C42B2C" w:rsidRPr="00AF5A75" w:rsidRDefault="00C42B2C" w:rsidP="00635451">
            <w:pPr>
              <w:ind w:left="200"/>
              <w:rPr>
                <w:i/>
                <w:rPrChange w:id="879" w:author="Lars Erik Röjerås" w:date="2014-04-04T12:08:00Z">
                  <w:rPr>
                    <w:i/>
                    <w:smallCaps/>
                    <w:noProof/>
                  </w:rPr>
                </w:rPrChange>
              </w:rPr>
            </w:pPr>
          </w:p>
        </w:tc>
        <w:tc>
          <w:tcPr>
            <w:tcW w:w="900" w:type="dxa"/>
          </w:tcPr>
          <w:p w14:paraId="7DF827E9" w14:textId="77777777" w:rsidR="00C42B2C" w:rsidRPr="00AF5A75" w:rsidRDefault="00C42B2C" w:rsidP="00635451">
            <w:pPr>
              <w:rPr>
                <w:i/>
              </w:rPr>
            </w:pPr>
            <w:r w:rsidRPr="00AF5A75">
              <w:rPr>
                <w:i/>
              </w:rPr>
              <w:t>1</w:t>
            </w:r>
            <w:proofErr w:type="gramStart"/>
            <w:r w:rsidRPr="00AF5A75">
              <w:rPr>
                <w:i/>
              </w:rPr>
              <w:t>..</w:t>
            </w:r>
            <w:proofErr w:type="gramEnd"/>
            <w:r w:rsidRPr="00AF5A75">
              <w:rPr>
                <w:i/>
              </w:rPr>
              <w:t>*</w:t>
            </w:r>
          </w:p>
        </w:tc>
      </w:tr>
      <w:tr w:rsidR="00C42B2C" w:rsidRPr="00AF5A75" w14:paraId="18561CFC" w14:textId="77777777" w:rsidTr="009F4E5B">
        <w:tc>
          <w:tcPr>
            <w:tcW w:w="3369" w:type="dxa"/>
          </w:tcPr>
          <w:p w14:paraId="4BB41172" w14:textId="77777777" w:rsidR="00C42B2C" w:rsidRPr="00AF5A75" w:rsidRDefault="007C686F" w:rsidP="00635451">
            <w:pPr>
              <w:rPr>
                <w:rPrChange w:id="880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t>e</w:t>
            </w:r>
            <w:r w:rsidR="00C42B2C" w:rsidRPr="00AF5A75">
              <w:t>ngagementTransaction.deleteFlag</w:t>
            </w:r>
            <w:proofErr w:type="spellEnd"/>
          </w:p>
        </w:tc>
        <w:tc>
          <w:tcPr>
            <w:tcW w:w="1417" w:type="dxa"/>
          </w:tcPr>
          <w:p w14:paraId="560E0EFD" w14:textId="77777777" w:rsidR="00C42B2C" w:rsidRPr="00AF5A75" w:rsidRDefault="00C42B2C" w:rsidP="00635451">
            <w:pPr>
              <w:rPr>
                <w:rPrChange w:id="881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882" w:author="Lars Erik Röjerås" w:date="2014-04-04T12:08:00Z">
                  <w:rPr>
                    <w:lang w:val="en-GB"/>
                  </w:rPr>
                </w:rPrChange>
              </w:rPr>
              <w:t>Boolean</w:t>
            </w:r>
            <w:proofErr w:type="spellEnd"/>
          </w:p>
        </w:tc>
        <w:tc>
          <w:tcPr>
            <w:tcW w:w="4322" w:type="dxa"/>
          </w:tcPr>
          <w:p w14:paraId="7461F22C" w14:textId="77777777" w:rsidR="00C42B2C" w:rsidRPr="00AF5A75" w:rsidRDefault="00C42B2C" w:rsidP="00635451">
            <w:r w:rsidRPr="00AF5A75">
              <w:t>”</w:t>
            </w:r>
            <w:proofErr w:type="spellStart"/>
            <w:r w:rsidRPr="00AF5A75">
              <w:t>true</w:t>
            </w:r>
            <w:proofErr w:type="spellEnd"/>
            <w:r w:rsidRPr="00AF5A75">
              <w:t xml:space="preserve">” anger att posten ska tas bort. </w:t>
            </w:r>
            <w:proofErr w:type="spellStart"/>
            <w:r w:rsidRPr="00AF5A75">
              <w:t>False</w:t>
            </w:r>
            <w:proofErr w:type="spellEnd"/>
            <w:r w:rsidRPr="00AF5A75">
              <w:t xml:space="preserve"> anger att posten ska skapas/uppdateras.</w:t>
            </w:r>
          </w:p>
        </w:tc>
        <w:tc>
          <w:tcPr>
            <w:tcW w:w="900" w:type="dxa"/>
          </w:tcPr>
          <w:p w14:paraId="6C948242" w14:textId="77777777" w:rsidR="00C42B2C" w:rsidRPr="00C23F04" w:rsidRDefault="00C42B2C" w:rsidP="00635451"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</w:tr>
      <w:tr w:rsidR="00C42B2C" w:rsidRPr="00AF5A75" w14:paraId="54C05675" w14:textId="77777777" w:rsidTr="009F4E5B">
        <w:tc>
          <w:tcPr>
            <w:tcW w:w="3369" w:type="dxa"/>
          </w:tcPr>
          <w:p w14:paraId="3AA29E87" w14:textId="77777777" w:rsidR="00C42B2C" w:rsidRPr="00AF5A75" w:rsidRDefault="007C686F" w:rsidP="00635451">
            <w:pPr>
              <w:rPr>
                <w:rPrChange w:id="883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t>e</w:t>
            </w:r>
            <w:r w:rsidR="00C42B2C" w:rsidRPr="00AF5A75">
              <w:t>ngagementTransaction</w:t>
            </w:r>
            <w:proofErr w:type="spellEnd"/>
            <w:r w:rsidR="00C42B2C" w:rsidRPr="00AF5A75">
              <w:t xml:space="preserve"> .</w:t>
            </w:r>
            <w:proofErr w:type="spellStart"/>
            <w:r w:rsidR="00C42B2C" w:rsidRPr="00AF5A75">
              <w:t>engagement</w:t>
            </w:r>
            <w:proofErr w:type="spellEnd"/>
          </w:p>
        </w:tc>
        <w:tc>
          <w:tcPr>
            <w:tcW w:w="1417" w:type="dxa"/>
          </w:tcPr>
          <w:p w14:paraId="0BA8769D" w14:textId="77777777" w:rsidR="00C42B2C" w:rsidRPr="00AF5A75" w:rsidRDefault="00C42B2C" w:rsidP="00635451">
            <w:pPr>
              <w:rPr>
                <w:rPrChange w:id="884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885" w:author="Lars Erik Röjerås" w:date="2014-04-04T12:08:00Z">
                  <w:rPr>
                    <w:lang w:val="en-GB"/>
                  </w:rPr>
                </w:rPrChange>
              </w:rPr>
              <w:t>EngagementType</w:t>
            </w:r>
            <w:proofErr w:type="spellEnd"/>
          </w:p>
        </w:tc>
        <w:tc>
          <w:tcPr>
            <w:tcW w:w="4322" w:type="dxa"/>
          </w:tcPr>
          <w:p w14:paraId="58DB2925" w14:textId="77777777" w:rsidR="00C42B2C" w:rsidRPr="00AF5A75" w:rsidRDefault="00C42B2C" w:rsidP="00635451"/>
        </w:tc>
        <w:tc>
          <w:tcPr>
            <w:tcW w:w="900" w:type="dxa"/>
          </w:tcPr>
          <w:p w14:paraId="6AC64E8D" w14:textId="77777777" w:rsidR="00C42B2C" w:rsidRPr="00AF5A75" w:rsidRDefault="00C42B2C" w:rsidP="00635451"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</w:tr>
      <w:tr w:rsidR="00C42B2C" w:rsidRPr="00AF5A75" w14:paraId="77BF3D3A" w14:textId="77777777" w:rsidTr="009F4E5B">
        <w:tc>
          <w:tcPr>
            <w:tcW w:w="3369" w:type="dxa"/>
          </w:tcPr>
          <w:p w14:paraId="71C19B3F" w14:textId="77777777" w:rsidR="00C42B2C" w:rsidRPr="00AF5A75" w:rsidRDefault="007C686F" w:rsidP="00635451">
            <w:pPr>
              <w:rPr>
                <w:rPrChange w:id="886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t>e</w:t>
            </w:r>
            <w:r w:rsidR="00C42B2C" w:rsidRPr="00AF5A75">
              <w:t>ngagementTransaction</w:t>
            </w:r>
            <w:proofErr w:type="spellEnd"/>
            <w:r w:rsidR="00C42B2C" w:rsidRPr="00AF5A75">
              <w:t xml:space="preserve"> .</w:t>
            </w:r>
            <w:proofErr w:type="spellStart"/>
            <w:r w:rsidR="00C42B2C" w:rsidRPr="00AF5A75">
              <w:t>engagement.</w:t>
            </w:r>
            <w:r w:rsidR="00BE0CC1" w:rsidRPr="00AF5A75">
              <w:t>r</w:t>
            </w:r>
            <w:r w:rsidR="00C42B2C" w:rsidRPr="00AF5A75">
              <w:t>egisteredResidentIdentification</w:t>
            </w:r>
            <w:proofErr w:type="spellEnd"/>
          </w:p>
        </w:tc>
        <w:tc>
          <w:tcPr>
            <w:tcW w:w="1417" w:type="dxa"/>
          </w:tcPr>
          <w:p w14:paraId="2B6DAA70" w14:textId="77777777" w:rsidR="00C42B2C" w:rsidRPr="00AF5A75" w:rsidRDefault="00C42B2C" w:rsidP="00635451">
            <w:pPr>
              <w:rPr>
                <w:rPrChange w:id="887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888" w:author="Lars Erik Röjerås" w:date="2014-04-04T12:08:00Z">
                  <w:rPr>
                    <w:lang w:val="en-GB"/>
                  </w:rPr>
                </w:rPrChange>
              </w:rPr>
              <w:t>Person-nummer</w:t>
            </w:r>
          </w:p>
        </w:tc>
        <w:tc>
          <w:tcPr>
            <w:tcW w:w="4322" w:type="dxa"/>
          </w:tcPr>
          <w:p w14:paraId="2930498E" w14:textId="77777777" w:rsidR="00C42B2C" w:rsidRPr="00C23F04" w:rsidRDefault="00C42B2C" w:rsidP="0024545E">
            <w:r w:rsidRPr="00AF5A75">
              <w:t xml:space="preserve">Person- eller </w:t>
            </w:r>
            <w:r w:rsidR="005E6997" w:rsidRPr="00AF5A75">
              <w:t>samordnings</w:t>
            </w:r>
            <w:r w:rsidRPr="00AF5A75">
              <w:t>nummer enligt skatteverkets definition</w:t>
            </w:r>
            <w:r w:rsidR="005E6997" w:rsidRPr="00AF5A75">
              <w:t xml:space="preserve"> (12 tecken)</w:t>
            </w:r>
            <w:r w:rsidRPr="00C23F04">
              <w:t xml:space="preserve">. </w:t>
            </w:r>
            <w:proofErr w:type="spellStart"/>
            <w:r w:rsidRPr="00C23F04">
              <w:t>Fomat</w:t>
            </w:r>
            <w:proofErr w:type="spellEnd"/>
            <w:r w:rsidRPr="00C23F04">
              <w:t xml:space="preserve"> ^[0-9]{8}[0-9pPtTfF][0-9]{3}$. </w:t>
            </w:r>
          </w:p>
        </w:tc>
        <w:tc>
          <w:tcPr>
            <w:tcW w:w="900" w:type="dxa"/>
          </w:tcPr>
          <w:p w14:paraId="3C828F46" w14:textId="77777777" w:rsidR="00C42B2C" w:rsidRPr="00C23F04" w:rsidRDefault="0024545E" w:rsidP="00635451">
            <w:r w:rsidRPr="00C23F04">
              <w:t>1</w:t>
            </w:r>
            <w:proofErr w:type="gramStart"/>
            <w:r w:rsidR="00C42B2C" w:rsidRPr="00C23F04">
              <w:t>..</w:t>
            </w:r>
            <w:proofErr w:type="gramEnd"/>
            <w:r w:rsidR="00C42B2C" w:rsidRPr="00C23F04">
              <w:t>1</w:t>
            </w:r>
          </w:p>
        </w:tc>
      </w:tr>
      <w:tr w:rsidR="00C42B2C" w:rsidRPr="00AF5A75" w14:paraId="6CA9530D" w14:textId="77777777" w:rsidTr="009F4E5B">
        <w:tc>
          <w:tcPr>
            <w:tcW w:w="3369" w:type="dxa"/>
          </w:tcPr>
          <w:p w14:paraId="7E9CE13D" w14:textId="77777777" w:rsidR="00C42B2C" w:rsidRPr="00AF5A75" w:rsidRDefault="007C686F" w:rsidP="00635451">
            <w:pPr>
              <w:rPr>
                <w:rPrChange w:id="889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t>e</w:t>
            </w:r>
            <w:r w:rsidR="00C42B2C" w:rsidRPr="00AF5A75">
              <w:t>ngagementTransaction</w:t>
            </w:r>
            <w:proofErr w:type="spellEnd"/>
            <w:r w:rsidR="00C42B2C" w:rsidRPr="00AF5A75">
              <w:t xml:space="preserve"> .</w:t>
            </w:r>
            <w:proofErr w:type="spellStart"/>
            <w:r w:rsidR="00C42B2C" w:rsidRPr="00AF5A75">
              <w:t>engagement</w:t>
            </w:r>
            <w:r w:rsidR="00BE0CC1" w:rsidRPr="00AF5A75">
              <w:rPr>
                <w:rPrChange w:id="890" w:author="Lars Erik Röjerås" w:date="2014-04-04T12:08:00Z">
                  <w:rPr>
                    <w:lang w:val="en-GB"/>
                  </w:rPr>
                </w:rPrChange>
              </w:rPr>
              <w:t>.s</w:t>
            </w:r>
            <w:r w:rsidR="00C42B2C" w:rsidRPr="00AF5A75">
              <w:rPr>
                <w:rPrChange w:id="891" w:author="Lars Erik Röjerås" w:date="2014-04-04T12:08:00Z">
                  <w:rPr>
                    <w:lang w:val="en-GB"/>
                  </w:rPr>
                </w:rPrChange>
              </w:rPr>
              <w:t>erviceDomain</w:t>
            </w:r>
            <w:proofErr w:type="spellEnd"/>
          </w:p>
        </w:tc>
        <w:tc>
          <w:tcPr>
            <w:tcW w:w="1417" w:type="dxa"/>
          </w:tcPr>
          <w:p w14:paraId="6379D513" w14:textId="77777777" w:rsidR="00C42B2C" w:rsidRPr="00C23F04" w:rsidRDefault="00C42B2C" w:rsidP="00635451">
            <w:proofErr w:type="spellStart"/>
            <w:r w:rsidRPr="00AF5A75">
              <w:t>URN</w:t>
            </w:r>
            <w:proofErr w:type="spellEnd"/>
            <w:r w:rsidR="00BC507D" w:rsidRPr="00AF5A75">
              <w:t xml:space="preserve"> på formatet &lt;regelverk&gt;:</w:t>
            </w:r>
            <w:r w:rsidR="00BC507D" w:rsidRPr="00C23F04">
              <w:t>&lt;huvuddomän&gt;:&lt;underdomän&gt;.</w:t>
            </w:r>
          </w:p>
        </w:tc>
        <w:tc>
          <w:tcPr>
            <w:tcW w:w="4322" w:type="dxa"/>
          </w:tcPr>
          <w:p w14:paraId="53F013BE" w14:textId="77777777" w:rsidR="00C42B2C" w:rsidRPr="00C23F04" w:rsidRDefault="000B646B" w:rsidP="000B646B">
            <w:r w:rsidRPr="00C23F04">
              <w:t>Namnrymd för Tjänstedomän enligt RIVTA-förvaltningens förvaltade tjänstedomäner. Anges utan versionsnummer. Ex: ”</w:t>
            </w:r>
            <w:proofErr w:type="spellStart"/>
            <w:proofErr w:type="gramStart"/>
            <w:r w:rsidRPr="00C23F04">
              <w:t>urn:riv</w:t>
            </w:r>
            <w:proofErr w:type="gramEnd"/>
            <w:r w:rsidRPr="00C23F04">
              <w:t>:crm:scheduling</w:t>
            </w:r>
            <w:proofErr w:type="spellEnd"/>
            <w:r w:rsidRPr="00C23F04">
              <w:t>”</w:t>
            </w:r>
          </w:p>
        </w:tc>
        <w:tc>
          <w:tcPr>
            <w:tcW w:w="900" w:type="dxa"/>
          </w:tcPr>
          <w:p w14:paraId="3C3231B2" w14:textId="77777777" w:rsidR="00C42B2C" w:rsidRPr="00C23F04" w:rsidRDefault="00C42B2C" w:rsidP="00635451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C42B2C" w:rsidRPr="00AF5A75" w14:paraId="1FB96DFE" w14:textId="77777777" w:rsidTr="009F4E5B">
        <w:tc>
          <w:tcPr>
            <w:tcW w:w="3369" w:type="dxa"/>
          </w:tcPr>
          <w:p w14:paraId="36E40E50" w14:textId="77777777" w:rsidR="00C42B2C" w:rsidRPr="00AF5A75" w:rsidRDefault="007C686F" w:rsidP="00635451">
            <w:pPr>
              <w:rPr>
                <w:rPrChange w:id="892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t>e</w:t>
            </w:r>
            <w:r w:rsidR="00C42B2C" w:rsidRPr="00AF5A75">
              <w:t>ngagementTransaction</w:t>
            </w:r>
            <w:proofErr w:type="spellEnd"/>
            <w:r w:rsidR="00C42B2C" w:rsidRPr="00AF5A75">
              <w:t xml:space="preserve"> .</w:t>
            </w:r>
            <w:proofErr w:type="spellStart"/>
            <w:r w:rsidR="00C42B2C" w:rsidRPr="00AF5A75">
              <w:t>engagement.</w:t>
            </w:r>
            <w:r w:rsidR="00BE0CC1" w:rsidRPr="00AF5A75">
              <w:rPr>
                <w:rPrChange w:id="893" w:author="Lars Erik Röjerås" w:date="2014-04-04T12:08:00Z">
                  <w:rPr>
                    <w:lang w:val="en-GB"/>
                  </w:rPr>
                </w:rPrChange>
              </w:rPr>
              <w:t>c</w:t>
            </w:r>
            <w:r w:rsidR="00C42B2C" w:rsidRPr="00AF5A75">
              <w:rPr>
                <w:rPrChange w:id="894" w:author="Lars Erik Röjerås" w:date="2014-04-04T12:08:00Z">
                  <w:rPr>
                    <w:lang w:val="en-GB"/>
                  </w:rPr>
                </w:rPrChange>
              </w:rPr>
              <w:t>ategorization</w:t>
            </w:r>
            <w:proofErr w:type="spellEnd"/>
          </w:p>
        </w:tc>
        <w:tc>
          <w:tcPr>
            <w:tcW w:w="1417" w:type="dxa"/>
          </w:tcPr>
          <w:p w14:paraId="6605DED0" w14:textId="77777777" w:rsidR="00C42B2C" w:rsidRPr="00AF5A75" w:rsidRDefault="00C42B2C" w:rsidP="00635451">
            <w:pPr>
              <w:rPr>
                <w:rPrChange w:id="895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896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0A41C3E8" w14:textId="77777777" w:rsidR="00C42B2C" w:rsidRPr="00AF5A75" w:rsidRDefault="00C42B2C" w:rsidP="000B646B">
            <w:proofErr w:type="spellStart"/>
            <w:r w:rsidRPr="00AF5A75">
              <w:t>Kodverk</w:t>
            </w:r>
            <w:proofErr w:type="spellEnd"/>
            <w:r w:rsidRPr="00AF5A75">
              <w:t xml:space="preserve"> enligt tjänstedomänens dokumentation. </w:t>
            </w:r>
          </w:p>
        </w:tc>
        <w:tc>
          <w:tcPr>
            <w:tcW w:w="900" w:type="dxa"/>
          </w:tcPr>
          <w:p w14:paraId="180555CE" w14:textId="77777777" w:rsidR="00C42B2C" w:rsidRPr="00C23F04" w:rsidRDefault="0024545E" w:rsidP="00635451">
            <w:r w:rsidRPr="00AF5A75">
              <w:t>1</w:t>
            </w:r>
            <w:proofErr w:type="gramStart"/>
            <w:r w:rsidR="00C42B2C" w:rsidRPr="00C23F04">
              <w:t>..</w:t>
            </w:r>
            <w:proofErr w:type="gramEnd"/>
            <w:r w:rsidR="00C42B2C" w:rsidRPr="00C23F04">
              <w:t>1</w:t>
            </w:r>
          </w:p>
        </w:tc>
      </w:tr>
      <w:tr w:rsidR="00C42B2C" w:rsidRPr="00AF5A75" w14:paraId="08BDE7B7" w14:textId="77777777" w:rsidTr="009F4E5B">
        <w:tc>
          <w:tcPr>
            <w:tcW w:w="3369" w:type="dxa"/>
          </w:tcPr>
          <w:p w14:paraId="27BD7EEB" w14:textId="77777777" w:rsidR="00C42B2C" w:rsidRPr="00AF5A75" w:rsidRDefault="007C686F" w:rsidP="00635451">
            <w:pPr>
              <w:rPr>
                <w:rPrChange w:id="897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lastRenderedPageBreak/>
              <w:t>e</w:t>
            </w:r>
            <w:r w:rsidR="00C42B2C" w:rsidRPr="00AF5A75">
              <w:t>ngagementTransaction</w:t>
            </w:r>
            <w:proofErr w:type="spellEnd"/>
            <w:r w:rsidR="00C42B2C" w:rsidRPr="00AF5A75">
              <w:t xml:space="preserve"> .</w:t>
            </w:r>
            <w:proofErr w:type="spellStart"/>
            <w:r w:rsidR="00C42B2C" w:rsidRPr="00AF5A75">
              <w:t>engagement.</w:t>
            </w:r>
            <w:r w:rsidR="00BE0CC1" w:rsidRPr="00AF5A75">
              <w:rPr>
                <w:rPrChange w:id="898" w:author="Lars Erik Röjerås" w:date="2014-04-04T12:08:00Z">
                  <w:rPr>
                    <w:lang w:val="en-GB"/>
                  </w:rPr>
                </w:rPrChange>
              </w:rPr>
              <w:t>l</w:t>
            </w:r>
            <w:r w:rsidR="00C42B2C" w:rsidRPr="00AF5A75">
              <w:rPr>
                <w:rPrChange w:id="899" w:author="Lars Erik Röjerås" w:date="2014-04-04T12:08:00Z">
                  <w:rPr>
                    <w:lang w:val="en-GB"/>
                  </w:rPr>
                </w:rPrChange>
              </w:rPr>
              <w:t>ogicalAddress</w:t>
            </w:r>
            <w:proofErr w:type="spellEnd"/>
          </w:p>
        </w:tc>
        <w:tc>
          <w:tcPr>
            <w:tcW w:w="1417" w:type="dxa"/>
          </w:tcPr>
          <w:p w14:paraId="2BBAC873" w14:textId="77777777" w:rsidR="00C42B2C" w:rsidRPr="00AF5A75" w:rsidRDefault="00C42B2C" w:rsidP="00635451">
            <w:pPr>
              <w:rPr>
                <w:rPrChange w:id="900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901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37A8BDC4" w14:textId="77777777" w:rsidR="00C42B2C" w:rsidRPr="00AF5A75" w:rsidRDefault="00C42B2C" w:rsidP="00AD05EB">
            <w:r w:rsidRPr="00AF5A75">
              <w:t xml:space="preserve">Enligt tjänstedomänens dokumentation. </w:t>
            </w:r>
          </w:p>
        </w:tc>
        <w:tc>
          <w:tcPr>
            <w:tcW w:w="900" w:type="dxa"/>
          </w:tcPr>
          <w:p w14:paraId="5F84E7CF" w14:textId="77777777" w:rsidR="00C42B2C" w:rsidRPr="00C23F04" w:rsidRDefault="0024545E" w:rsidP="00635451">
            <w:r w:rsidRPr="00AF5A75">
              <w:t>1</w:t>
            </w:r>
            <w:proofErr w:type="gramStart"/>
            <w:r w:rsidR="00C42B2C" w:rsidRPr="00C23F04">
              <w:t>..</w:t>
            </w:r>
            <w:proofErr w:type="gramEnd"/>
            <w:r w:rsidR="00C42B2C" w:rsidRPr="00C23F04">
              <w:t>1</w:t>
            </w:r>
          </w:p>
        </w:tc>
      </w:tr>
      <w:tr w:rsidR="00C42B2C" w:rsidRPr="00AF5A75" w14:paraId="1EB1411B" w14:textId="77777777" w:rsidTr="009F4E5B">
        <w:tc>
          <w:tcPr>
            <w:tcW w:w="3369" w:type="dxa"/>
          </w:tcPr>
          <w:p w14:paraId="786F0017" w14:textId="77777777" w:rsidR="00C42B2C" w:rsidRPr="00AF5A75" w:rsidRDefault="007C686F" w:rsidP="00635451">
            <w:pPr>
              <w:rPr>
                <w:rPrChange w:id="902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t>e</w:t>
            </w:r>
            <w:r w:rsidR="00C42B2C" w:rsidRPr="00AF5A75">
              <w:t>ngagementTransaction</w:t>
            </w:r>
            <w:proofErr w:type="spellEnd"/>
            <w:r w:rsidR="00C42B2C" w:rsidRPr="00AF5A75">
              <w:t xml:space="preserve"> .</w:t>
            </w:r>
            <w:proofErr w:type="spellStart"/>
            <w:r w:rsidR="00C42B2C" w:rsidRPr="00AF5A75">
              <w:t>engagement.</w:t>
            </w:r>
            <w:r w:rsidR="00BE0CC1" w:rsidRPr="00AF5A75">
              <w:rPr>
                <w:rPrChange w:id="903" w:author="Lars Erik Röjerås" w:date="2014-04-04T12:08:00Z">
                  <w:rPr>
                    <w:lang w:val="en-GB"/>
                  </w:rPr>
                </w:rPrChange>
              </w:rPr>
              <w:t>b</w:t>
            </w:r>
            <w:r w:rsidR="00C42B2C" w:rsidRPr="00AF5A75">
              <w:rPr>
                <w:rPrChange w:id="904" w:author="Lars Erik Röjerås" w:date="2014-04-04T12:08:00Z">
                  <w:rPr>
                    <w:lang w:val="en-GB"/>
                  </w:rPr>
                </w:rPrChange>
              </w:rPr>
              <w:t>usinessObjectInstanceIdentifier</w:t>
            </w:r>
            <w:proofErr w:type="spellEnd"/>
          </w:p>
        </w:tc>
        <w:tc>
          <w:tcPr>
            <w:tcW w:w="1417" w:type="dxa"/>
          </w:tcPr>
          <w:p w14:paraId="55635D6D" w14:textId="77777777" w:rsidR="00C42B2C" w:rsidRPr="00AF5A75" w:rsidRDefault="00C42B2C" w:rsidP="00635451">
            <w:pPr>
              <w:rPr>
                <w:rPrChange w:id="905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906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60040E2A" w14:textId="77777777" w:rsidR="00C42B2C" w:rsidRPr="00AF5A75" w:rsidRDefault="00C42B2C" w:rsidP="006C477A">
            <w:r w:rsidRPr="00AF5A75">
              <w:t xml:space="preserve">Enligt tjänstedomänens dokumentation. Värdet ”NA” anger att attributet inte är tillämpbart i aktuell tjänstedomän. </w:t>
            </w:r>
          </w:p>
        </w:tc>
        <w:tc>
          <w:tcPr>
            <w:tcW w:w="900" w:type="dxa"/>
          </w:tcPr>
          <w:p w14:paraId="16A04CDC" w14:textId="77777777" w:rsidR="00C42B2C" w:rsidRPr="00C23F04" w:rsidRDefault="006C477A" w:rsidP="00635451">
            <w:r w:rsidRPr="00AF5A75">
              <w:t>1</w:t>
            </w:r>
            <w:proofErr w:type="gramStart"/>
            <w:r w:rsidR="00C42B2C" w:rsidRPr="00C23F04">
              <w:t>..</w:t>
            </w:r>
            <w:proofErr w:type="gramEnd"/>
            <w:r w:rsidR="00C42B2C" w:rsidRPr="00C23F04">
              <w:t>1</w:t>
            </w:r>
          </w:p>
        </w:tc>
      </w:tr>
      <w:tr w:rsidR="00C42B2C" w:rsidRPr="00AF5A75" w14:paraId="23B0025F" w14:textId="77777777" w:rsidTr="009F4E5B">
        <w:tc>
          <w:tcPr>
            <w:tcW w:w="3369" w:type="dxa"/>
          </w:tcPr>
          <w:p w14:paraId="111B7098" w14:textId="77777777" w:rsidR="00C42B2C" w:rsidRPr="00AF5A75" w:rsidRDefault="007C686F" w:rsidP="00635451">
            <w:pPr>
              <w:rPr>
                <w:i/>
                <w:rPrChange w:id="907" w:author="Lars Erik Röjerås" w:date="2014-04-04T12:08:00Z">
                  <w:rPr>
                    <w:i/>
                    <w:lang w:val="en-GB"/>
                  </w:rPr>
                </w:rPrChange>
              </w:rPr>
            </w:pPr>
            <w:proofErr w:type="spellStart"/>
            <w:r w:rsidRPr="00AF5A75">
              <w:t>e</w:t>
            </w:r>
            <w:r w:rsidR="00C42B2C" w:rsidRPr="00AF5A75">
              <w:t>ngagementTransaction</w:t>
            </w:r>
            <w:proofErr w:type="spellEnd"/>
            <w:r w:rsidR="00C42B2C" w:rsidRPr="00AF5A75">
              <w:t xml:space="preserve"> .</w:t>
            </w:r>
            <w:proofErr w:type="spellStart"/>
            <w:r w:rsidR="00C42B2C" w:rsidRPr="00AF5A75">
              <w:t>engagement.</w:t>
            </w:r>
            <w:r w:rsidR="00D01942" w:rsidRPr="00AF5A75">
              <w:t>clinicalProcess</w:t>
            </w:r>
            <w:proofErr w:type="spellEnd"/>
            <w:r w:rsidR="00D01942" w:rsidRPr="00AF5A75">
              <w:t xml:space="preserve"> </w:t>
            </w:r>
            <w:proofErr w:type="spellStart"/>
            <w:r w:rsidR="00D01942" w:rsidRPr="00AF5A75">
              <w:t>InterestId</w:t>
            </w:r>
            <w:proofErr w:type="spellEnd"/>
          </w:p>
        </w:tc>
        <w:tc>
          <w:tcPr>
            <w:tcW w:w="1417" w:type="dxa"/>
          </w:tcPr>
          <w:p w14:paraId="64BB2B24" w14:textId="77777777" w:rsidR="00C42B2C" w:rsidRPr="00AF5A75" w:rsidRDefault="00D01942" w:rsidP="00635451">
            <w:pPr>
              <w:rPr>
                <w:rPrChange w:id="908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909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7B72FF8F" w14:textId="77777777" w:rsidR="00C42B2C" w:rsidRPr="00AF5A75" w:rsidRDefault="007B1BCC" w:rsidP="00635451">
            <w:proofErr w:type="spellStart"/>
            <w:r w:rsidRPr="00AF5A75">
              <w:t>GUID</w:t>
            </w:r>
            <w:proofErr w:type="spellEnd"/>
            <w:r w:rsidR="008B2302" w:rsidRPr="00AF5A75">
              <w:t>. Värdet ”NA” anger att attributet inte är tillämpbart i aktuell tjänstedomän.</w:t>
            </w:r>
          </w:p>
        </w:tc>
        <w:tc>
          <w:tcPr>
            <w:tcW w:w="900" w:type="dxa"/>
          </w:tcPr>
          <w:p w14:paraId="05C2F7FB" w14:textId="77777777" w:rsidR="00C42B2C" w:rsidRPr="00C23F04" w:rsidRDefault="00144A2A" w:rsidP="00635451">
            <w:r w:rsidRPr="00C23F04">
              <w:t>1</w:t>
            </w:r>
            <w:proofErr w:type="gramStart"/>
            <w:r w:rsidR="00C42B2C" w:rsidRPr="00C23F04">
              <w:t>..</w:t>
            </w:r>
            <w:proofErr w:type="gramEnd"/>
            <w:r w:rsidR="00C42B2C" w:rsidRPr="00C23F04">
              <w:t>1</w:t>
            </w:r>
          </w:p>
        </w:tc>
      </w:tr>
      <w:tr w:rsidR="00C42B2C" w:rsidRPr="00AF5A75" w14:paraId="743C7410" w14:textId="77777777" w:rsidTr="009F4E5B">
        <w:tc>
          <w:tcPr>
            <w:tcW w:w="3369" w:type="dxa"/>
          </w:tcPr>
          <w:p w14:paraId="3257B41B" w14:textId="77777777" w:rsidR="00C42B2C" w:rsidRPr="00AF5A75" w:rsidRDefault="007C686F" w:rsidP="007524C4">
            <w:pPr>
              <w:rPr>
                <w:rPrChange w:id="910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t>e</w:t>
            </w:r>
            <w:r w:rsidR="00C42B2C" w:rsidRPr="00AF5A75">
              <w:t>ngagementTransaction</w:t>
            </w:r>
            <w:proofErr w:type="spellEnd"/>
            <w:r w:rsidR="00C42B2C" w:rsidRPr="00AF5A75">
              <w:t xml:space="preserve"> .</w:t>
            </w:r>
            <w:proofErr w:type="spellStart"/>
            <w:r w:rsidR="00C42B2C" w:rsidRPr="00AF5A75">
              <w:t>engagement.</w:t>
            </w:r>
            <w:r w:rsidR="00BE0CC1" w:rsidRPr="00AF5A75">
              <w:rPr>
                <w:rPrChange w:id="911" w:author="Lars Erik Röjerås" w:date="2014-04-04T12:08:00Z">
                  <w:rPr>
                    <w:lang w:val="en-GB"/>
                  </w:rPr>
                </w:rPrChange>
              </w:rPr>
              <w:t>m</w:t>
            </w:r>
            <w:r w:rsidR="007524C4" w:rsidRPr="00AF5A75">
              <w:rPr>
                <w:rPrChange w:id="912" w:author="Lars Erik Röjerås" w:date="2014-04-04T12:08:00Z">
                  <w:rPr>
                    <w:lang w:val="en-GB"/>
                  </w:rPr>
                </w:rPrChange>
              </w:rPr>
              <w:t>ostRecent</w:t>
            </w:r>
            <w:r w:rsidR="00C42B2C" w:rsidRPr="00AF5A75">
              <w:rPr>
                <w:rPrChange w:id="913" w:author="Lars Erik Röjerås" w:date="2014-04-04T12:08:00Z">
                  <w:rPr>
                    <w:lang w:val="en-GB"/>
                  </w:rPr>
                </w:rPrChange>
              </w:rPr>
              <w:t>Content</w:t>
            </w:r>
            <w:proofErr w:type="spellEnd"/>
          </w:p>
        </w:tc>
        <w:tc>
          <w:tcPr>
            <w:tcW w:w="1417" w:type="dxa"/>
          </w:tcPr>
          <w:p w14:paraId="69A52F1F" w14:textId="77777777" w:rsidR="00C42B2C" w:rsidRPr="00AF5A75" w:rsidRDefault="00C42B2C" w:rsidP="00635451">
            <w:pPr>
              <w:rPr>
                <w:rPrChange w:id="914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915" w:author="Lars Erik Röjerås" w:date="2014-04-04T12:08:00Z">
                  <w:rPr>
                    <w:lang w:val="en-GB"/>
                  </w:rPr>
                </w:rPrChange>
              </w:rPr>
              <w:t>DT</w:t>
            </w:r>
          </w:p>
        </w:tc>
        <w:tc>
          <w:tcPr>
            <w:tcW w:w="4322" w:type="dxa"/>
          </w:tcPr>
          <w:p w14:paraId="010DA4C3" w14:textId="77777777" w:rsidR="00C42B2C" w:rsidRPr="00AF5A75" w:rsidRDefault="00C42B2C" w:rsidP="00635451">
            <w:proofErr w:type="spellStart"/>
            <w:r w:rsidRPr="00AF5A75">
              <w:t>YYYYMMDDhhmmss</w:t>
            </w:r>
            <w:proofErr w:type="spellEnd"/>
            <w:r w:rsidRPr="00AF5A75">
              <w:t xml:space="preserve">. Anges </w:t>
            </w:r>
            <w:proofErr w:type="gramStart"/>
            <w:r w:rsidRPr="00AF5A75">
              <w:t>ej</w:t>
            </w:r>
            <w:proofErr w:type="gramEnd"/>
            <w:r w:rsidRPr="00AF5A75">
              <w:t xml:space="preserve"> om </w:t>
            </w:r>
            <w:proofErr w:type="spellStart"/>
            <w:r w:rsidRPr="00AF5A75">
              <w:t>DeleteFlag</w:t>
            </w:r>
            <w:proofErr w:type="spellEnd"/>
            <w:r w:rsidRPr="00AF5A75">
              <w:t xml:space="preserve"> = </w:t>
            </w:r>
            <w:proofErr w:type="spellStart"/>
            <w:r w:rsidRPr="00AF5A75">
              <w:t>true</w:t>
            </w:r>
            <w:proofErr w:type="spellEnd"/>
            <w:r w:rsidRPr="00AF5A75">
              <w:t>.</w:t>
            </w:r>
          </w:p>
        </w:tc>
        <w:tc>
          <w:tcPr>
            <w:tcW w:w="900" w:type="dxa"/>
          </w:tcPr>
          <w:p w14:paraId="037680EB" w14:textId="77777777" w:rsidR="00C42B2C" w:rsidRPr="00C23F04" w:rsidRDefault="00C42B2C" w:rsidP="00635451">
            <w:r w:rsidRPr="00AF5A75">
              <w:t>0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</w:tr>
      <w:tr w:rsidR="00D5413F" w:rsidRPr="00AF5A75" w14:paraId="2EBDA057" w14:textId="77777777" w:rsidTr="009F4E5B">
        <w:tc>
          <w:tcPr>
            <w:tcW w:w="3369" w:type="dxa"/>
          </w:tcPr>
          <w:p w14:paraId="4E3D7418" w14:textId="77777777" w:rsidR="00D5413F" w:rsidRPr="00AF5A75" w:rsidRDefault="0082424C" w:rsidP="00C473F6">
            <w:pPr>
              <w:rPr>
                <w:i/>
                <w:rPrChange w:id="916" w:author="Lars Erik Röjerås" w:date="2014-04-04T12:08:00Z">
                  <w:rPr>
                    <w:i/>
                    <w:lang w:val="en-GB"/>
                  </w:rPr>
                </w:rPrChange>
              </w:rPr>
            </w:pPr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="00D5413F" w:rsidRPr="00AF5A75">
              <w:rPr>
                <w:rPrChange w:id="917" w:author="Lars Erik Röjerås" w:date="2014-04-04T12:08:00Z">
                  <w:rPr>
                    <w:lang w:val="en-GB"/>
                  </w:rPr>
                </w:rPrChange>
              </w:rPr>
              <w:t>engagement.sourceSystem</w:t>
            </w:r>
            <w:proofErr w:type="spellEnd"/>
          </w:p>
        </w:tc>
        <w:tc>
          <w:tcPr>
            <w:tcW w:w="1417" w:type="dxa"/>
          </w:tcPr>
          <w:p w14:paraId="269B9510" w14:textId="77777777" w:rsidR="00D5413F" w:rsidRPr="00AF5A75" w:rsidRDefault="00D5413F" w:rsidP="00C473F6">
            <w:pPr>
              <w:rPr>
                <w:rPrChange w:id="918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919" w:author="Lars Erik Röjerås" w:date="2014-04-04T12:08:00Z">
                  <w:rPr>
                    <w:lang w:val="en-GB"/>
                  </w:rPr>
                </w:rPrChange>
              </w:rPr>
              <w:t>HSA</w:t>
            </w:r>
            <w:proofErr w:type="spellEnd"/>
            <w:r w:rsidRPr="00AF5A75">
              <w:rPr>
                <w:rPrChange w:id="920" w:author="Lars Erik Röjerås" w:date="2014-04-04T12:08:00Z">
                  <w:rPr>
                    <w:lang w:val="en-GB"/>
                  </w:rPr>
                </w:rPrChange>
              </w:rPr>
              <w:t>-id</w:t>
            </w:r>
          </w:p>
        </w:tc>
        <w:tc>
          <w:tcPr>
            <w:tcW w:w="4322" w:type="dxa"/>
          </w:tcPr>
          <w:p w14:paraId="39B24035" w14:textId="77777777" w:rsidR="00D5413F" w:rsidRPr="00AF5A75" w:rsidRDefault="009D5EFB" w:rsidP="001749BD">
            <w:proofErr w:type="spellStart"/>
            <w:r w:rsidRPr="00AF5A75">
              <w:t>Källsystemet</w:t>
            </w:r>
            <w:proofErr w:type="spellEnd"/>
            <w:r w:rsidRPr="00AF5A75">
              <w:t xml:space="preserve"> som </w:t>
            </w:r>
            <w:r w:rsidR="001749BD" w:rsidRPr="00AF5A75">
              <w:t>innehåller originalinformationen.</w:t>
            </w:r>
          </w:p>
        </w:tc>
        <w:tc>
          <w:tcPr>
            <w:tcW w:w="900" w:type="dxa"/>
          </w:tcPr>
          <w:p w14:paraId="06561057" w14:textId="77777777" w:rsidR="00D5413F" w:rsidRPr="00C23F04" w:rsidRDefault="00D5413F" w:rsidP="00C473F6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5E6CDE" w:rsidRPr="00AF5A75" w14:paraId="3E622867" w14:textId="77777777" w:rsidTr="009F4E5B">
        <w:tc>
          <w:tcPr>
            <w:tcW w:w="3369" w:type="dxa"/>
          </w:tcPr>
          <w:p w14:paraId="3BBCEF11" w14:textId="77777777" w:rsidR="005E6CDE" w:rsidRPr="00AF5A75" w:rsidRDefault="005E6CDE" w:rsidP="00C473F6">
            <w:pPr>
              <w:rPr>
                <w:i/>
                <w:rPrChange w:id="921" w:author="Lars Erik Röjerås" w:date="2014-04-04T12:08:00Z">
                  <w:rPr>
                    <w:i/>
                    <w:lang w:val="en-GB"/>
                  </w:rPr>
                </w:rPrChange>
              </w:rPr>
            </w:pPr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engagement.dataController</w:t>
            </w:r>
            <w:proofErr w:type="spellEnd"/>
          </w:p>
        </w:tc>
        <w:tc>
          <w:tcPr>
            <w:tcW w:w="1417" w:type="dxa"/>
          </w:tcPr>
          <w:p w14:paraId="5A2C2143" w14:textId="77777777" w:rsidR="005E6CDE" w:rsidRPr="00AF5A75" w:rsidRDefault="005E6CDE" w:rsidP="00C473F6">
            <w:pPr>
              <w:rPr>
                <w:rPrChange w:id="922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923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6A04E91E" w14:textId="0FFE9832" w:rsidR="005E6CDE" w:rsidRPr="00C23F04" w:rsidRDefault="002D0CE9" w:rsidP="002D0CE9">
            <w:r w:rsidRPr="00AF5A75">
              <w:rPr>
                <w:highlight w:val="yellow"/>
              </w:rPr>
              <w:t xml:space="preserve">Ett värde som i </w:t>
            </w:r>
            <w:proofErr w:type="spellStart"/>
            <w:r w:rsidRPr="00AF5A75">
              <w:rPr>
                <w:highlight w:val="yellow"/>
              </w:rPr>
              <w:t>källsystemet</w:t>
            </w:r>
            <w:proofErr w:type="spellEnd"/>
            <w:r w:rsidRPr="00AF5A75">
              <w:rPr>
                <w:highlight w:val="yellow"/>
              </w:rPr>
              <w:t xml:space="preserve"> med id </w:t>
            </w:r>
            <w:proofErr w:type="spellStart"/>
            <w:r w:rsidRPr="00AF5A75">
              <w:rPr>
                <w:highlight w:val="yellow"/>
              </w:rPr>
              <w:t>sourceSystem</w:t>
            </w:r>
            <w:proofErr w:type="spellEnd"/>
            <w:r w:rsidRPr="00AF5A75">
              <w:rPr>
                <w:highlight w:val="yellow"/>
              </w:rPr>
              <w:t xml:space="preserve"> unikt identifierar PU-ansvarig</w:t>
            </w:r>
            <w:r w:rsidRPr="00C23F04">
              <w:rPr>
                <w:highlight w:val="yellow"/>
              </w:rPr>
              <w:t xml:space="preserve"> organisation.</w:t>
            </w:r>
          </w:p>
        </w:tc>
        <w:tc>
          <w:tcPr>
            <w:tcW w:w="900" w:type="dxa"/>
          </w:tcPr>
          <w:p w14:paraId="597025AC" w14:textId="77777777" w:rsidR="005E6CDE" w:rsidRPr="00C23F04" w:rsidRDefault="005E6CDE" w:rsidP="00C473F6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5E6CDE" w:rsidRPr="00AF5A75" w14:paraId="17517208" w14:textId="77777777" w:rsidTr="009F4E5B">
        <w:tc>
          <w:tcPr>
            <w:tcW w:w="3369" w:type="dxa"/>
          </w:tcPr>
          <w:p w14:paraId="56B4C6FE" w14:textId="77777777" w:rsidR="005E6CDE" w:rsidRPr="00AF5A75" w:rsidRDefault="005E6CD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  <w:rPrChange w:id="924" w:author="Lars Erik Röjerås" w:date="2014-04-04T12:08:00Z">
                  <w:rPr>
                    <w:i/>
                    <w:smallCaps/>
                    <w:noProof/>
                    <w:sz w:val="16"/>
                    <w:lang w:val="en-GB"/>
                  </w:rPr>
                </w:rPrChange>
              </w:rPr>
            </w:pPr>
          </w:p>
        </w:tc>
        <w:tc>
          <w:tcPr>
            <w:tcW w:w="1417" w:type="dxa"/>
          </w:tcPr>
          <w:p w14:paraId="7042D45D" w14:textId="77777777" w:rsidR="005E6CDE" w:rsidRPr="00AF5A75" w:rsidRDefault="005E6CD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925" w:author="Lars Erik Röjerås" w:date="2014-04-04T12:08:00Z">
                  <w:rPr>
                    <w:smallCaps/>
                    <w:noProof/>
                    <w:sz w:val="16"/>
                    <w:lang w:val="en-GB"/>
                  </w:rPr>
                </w:rPrChange>
              </w:rPr>
            </w:pPr>
          </w:p>
        </w:tc>
        <w:tc>
          <w:tcPr>
            <w:tcW w:w="4322" w:type="dxa"/>
          </w:tcPr>
          <w:p w14:paraId="4ED9E8AC" w14:textId="77777777" w:rsidR="005E6CDE" w:rsidRPr="00AF5A75" w:rsidRDefault="005E6CDE" w:rsidP="00C473F6"/>
        </w:tc>
        <w:tc>
          <w:tcPr>
            <w:tcW w:w="900" w:type="dxa"/>
          </w:tcPr>
          <w:p w14:paraId="18BFF61D" w14:textId="77777777" w:rsidR="005E6CDE" w:rsidRPr="00AF5A75" w:rsidRDefault="005E6CDE" w:rsidP="00C473F6"/>
        </w:tc>
      </w:tr>
      <w:tr w:rsidR="005E6CDE" w:rsidRPr="00AF5A75" w14:paraId="516024A4" w14:textId="77777777" w:rsidTr="009F4E5B">
        <w:tc>
          <w:tcPr>
            <w:tcW w:w="3369" w:type="dxa"/>
          </w:tcPr>
          <w:p w14:paraId="2A9058ED" w14:textId="77777777" w:rsidR="005E6CDE" w:rsidRPr="00AF5A75" w:rsidRDefault="005E6CDE" w:rsidP="00C473F6">
            <w:pPr>
              <w:rPr>
                <w:b/>
                <w:i/>
                <w:rPrChange w:id="926" w:author="Lars Erik Röjerås" w:date="2014-04-04T12:08:00Z">
                  <w:rPr>
                    <w:b/>
                    <w:i/>
                    <w:lang w:val="en-GB"/>
                  </w:rPr>
                </w:rPrChange>
              </w:rPr>
            </w:pPr>
            <w:r w:rsidRPr="00AF5A75">
              <w:rPr>
                <w:b/>
                <w:i/>
                <w:rPrChange w:id="927" w:author="Lars Erik Röjerås" w:date="2014-04-04T12:08:00Z">
                  <w:rPr>
                    <w:b/>
                    <w:i/>
                    <w:lang w:val="en-GB"/>
                  </w:rPr>
                </w:rPrChange>
              </w:rPr>
              <w:t>Svar</w:t>
            </w:r>
          </w:p>
        </w:tc>
        <w:tc>
          <w:tcPr>
            <w:tcW w:w="1417" w:type="dxa"/>
          </w:tcPr>
          <w:p w14:paraId="7EB04287" w14:textId="77777777" w:rsidR="005E6CDE" w:rsidRPr="00AF5A75" w:rsidRDefault="005E6CD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928" w:author="Lars Erik Röjerås" w:date="2014-04-04T12:08:00Z">
                  <w:rPr>
                    <w:smallCaps/>
                    <w:noProof/>
                    <w:sz w:val="16"/>
                    <w:lang w:val="en-GB"/>
                  </w:rPr>
                </w:rPrChange>
              </w:rPr>
            </w:pPr>
          </w:p>
        </w:tc>
        <w:tc>
          <w:tcPr>
            <w:tcW w:w="4322" w:type="dxa"/>
          </w:tcPr>
          <w:p w14:paraId="4AF52B5B" w14:textId="77777777" w:rsidR="005E6CDE" w:rsidRPr="00AF5A75" w:rsidRDefault="005E6CDE" w:rsidP="00C473F6"/>
        </w:tc>
        <w:tc>
          <w:tcPr>
            <w:tcW w:w="900" w:type="dxa"/>
          </w:tcPr>
          <w:p w14:paraId="3A8D14B5" w14:textId="77777777" w:rsidR="005E6CDE" w:rsidRPr="00AF5A75" w:rsidRDefault="005E6CDE" w:rsidP="00C473F6"/>
        </w:tc>
      </w:tr>
      <w:tr w:rsidR="005E6CDE" w:rsidRPr="00AF5A75" w14:paraId="28FB92E1" w14:textId="77777777" w:rsidTr="009F4E5B">
        <w:tc>
          <w:tcPr>
            <w:tcW w:w="3369" w:type="dxa"/>
          </w:tcPr>
          <w:p w14:paraId="706A8CF4" w14:textId="77777777" w:rsidR="005E6CDE" w:rsidRPr="00AF5A75" w:rsidRDefault="005E6CDE" w:rsidP="00C473F6">
            <w:pPr>
              <w:rPr>
                <w:rFonts w:eastAsia="Batang"/>
              </w:rPr>
            </w:pPr>
            <w:proofErr w:type="spellStart"/>
            <w:r w:rsidRPr="00AF5A75">
              <w:rPr>
                <w:rFonts w:eastAsia="Batang"/>
              </w:rPr>
              <w:t>resultCode</w:t>
            </w:r>
            <w:proofErr w:type="spellEnd"/>
          </w:p>
        </w:tc>
        <w:tc>
          <w:tcPr>
            <w:tcW w:w="1417" w:type="dxa"/>
          </w:tcPr>
          <w:p w14:paraId="42AE63A0" w14:textId="77777777" w:rsidR="005E6CDE" w:rsidRPr="00AF5A75" w:rsidRDefault="005E6CDE" w:rsidP="00C473F6">
            <w:pPr>
              <w:rPr>
                <w:rFonts w:eastAsia="Batang"/>
              </w:rPr>
            </w:pPr>
            <w:proofErr w:type="spellStart"/>
            <w:r w:rsidRPr="00AF5A75">
              <w:rPr>
                <w:rFonts w:eastAsia="Batang"/>
              </w:rPr>
              <w:t>Kodverk</w:t>
            </w:r>
            <w:proofErr w:type="spellEnd"/>
          </w:p>
        </w:tc>
        <w:tc>
          <w:tcPr>
            <w:tcW w:w="4322" w:type="dxa"/>
          </w:tcPr>
          <w:p w14:paraId="3730DC0C" w14:textId="77777777" w:rsidR="005E6CDE" w:rsidRPr="00AF5A75" w:rsidRDefault="005E6CDE" w:rsidP="004B5BE5">
            <w:pPr>
              <w:rPr>
                <w:rFonts w:eastAsia="Batang"/>
              </w:rPr>
            </w:pPr>
            <w:r w:rsidRPr="00AF5A75">
              <w:rPr>
                <w:rFonts w:eastAsia="Batang"/>
              </w:rPr>
              <w:t>Status enligt generell regel.</w:t>
            </w:r>
          </w:p>
        </w:tc>
        <w:tc>
          <w:tcPr>
            <w:tcW w:w="900" w:type="dxa"/>
          </w:tcPr>
          <w:p w14:paraId="687699EA" w14:textId="77777777" w:rsidR="005E6CDE" w:rsidRPr="00AF5A75" w:rsidRDefault="005E6CDE" w:rsidP="00C473F6">
            <w:pPr>
              <w:rPr>
                <w:i/>
              </w:rPr>
            </w:pPr>
            <w:r w:rsidRPr="00AF5A75">
              <w:rPr>
                <w:i/>
              </w:rPr>
              <w:t>1</w:t>
            </w:r>
            <w:proofErr w:type="gramStart"/>
            <w:r w:rsidRPr="00AF5A75">
              <w:rPr>
                <w:i/>
              </w:rPr>
              <w:t>..</w:t>
            </w:r>
            <w:proofErr w:type="gramEnd"/>
            <w:r w:rsidRPr="00AF5A75">
              <w:rPr>
                <w:i/>
              </w:rPr>
              <w:t>1</w:t>
            </w:r>
          </w:p>
        </w:tc>
      </w:tr>
      <w:tr w:rsidR="005E6CDE" w:rsidRPr="00AF5A75" w14:paraId="54090F36" w14:textId="77777777" w:rsidTr="009F4E5B">
        <w:tc>
          <w:tcPr>
            <w:tcW w:w="3369" w:type="dxa"/>
          </w:tcPr>
          <w:p w14:paraId="563E98A7" w14:textId="77777777" w:rsidR="005E6CDE" w:rsidRPr="00AF5A75" w:rsidRDefault="005E6CDE" w:rsidP="00C473F6">
            <w:pPr>
              <w:rPr>
                <w:rFonts w:eastAsia="Batang"/>
                <w:rPrChange w:id="929" w:author="Lars Erik Röjerås" w:date="2014-04-04T12:08:00Z">
                  <w:rPr>
                    <w:rFonts w:eastAsia="Batang"/>
                    <w:lang w:val="en-GB"/>
                  </w:rPr>
                </w:rPrChange>
              </w:rPr>
            </w:pPr>
            <w:proofErr w:type="spellStart"/>
            <w:r w:rsidRPr="00AF5A75">
              <w:rPr>
                <w:rFonts w:eastAsia="Batang"/>
                <w:rPrChange w:id="930" w:author="Lars Erik Röjerås" w:date="2014-04-04T12:08:00Z">
                  <w:rPr>
                    <w:rFonts w:eastAsia="Batang"/>
                    <w:lang w:val="en-GB"/>
                  </w:rPr>
                </w:rPrChange>
              </w:rPr>
              <w:t>resultText</w:t>
            </w:r>
            <w:proofErr w:type="spellEnd"/>
          </w:p>
        </w:tc>
        <w:tc>
          <w:tcPr>
            <w:tcW w:w="1417" w:type="dxa"/>
          </w:tcPr>
          <w:p w14:paraId="3A73337B" w14:textId="77777777" w:rsidR="005E6CDE" w:rsidRPr="00AF5A75" w:rsidRDefault="005E6CDE" w:rsidP="00C473F6">
            <w:pPr>
              <w:rPr>
                <w:rFonts w:eastAsia="Batang"/>
                <w:rPrChange w:id="931" w:author="Lars Erik Röjerås" w:date="2014-04-04T12:08:00Z">
                  <w:rPr>
                    <w:rFonts w:eastAsia="Batang"/>
                    <w:lang w:val="en-GB"/>
                  </w:rPr>
                </w:rPrChange>
              </w:rPr>
            </w:pPr>
            <w:r w:rsidRPr="00AF5A75">
              <w:rPr>
                <w:rFonts w:eastAsia="Batang"/>
                <w:rPrChange w:id="932" w:author="Lars Erik Röjerås" w:date="2014-04-04T12:08:00Z">
                  <w:rPr>
                    <w:rFonts w:eastAsia="Batang"/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708AD657" w14:textId="77777777" w:rsidR="005E6CDE" w:rsidRPr="00AF5A75" w:rsidRDefault="005E6CDE" w:rsidP="00C473F6">
            <w:pPr>
              <w:rPr>
                <w:rFonts w:eastAsia="Batang"/>
              </w:rPr>
            </w:pPr>
            <w:r w:rsidRPr="00AF5A75">
              <w:rPr>
                <w:rFonts w:eastAsia="Batang"/>
              </w:rPr>
              <w:t>Meddelande enligt generell regel</w:t>
            </w:r>
          </w:p>
        </w:tc>
        <w:tc>
          <w:tcPr>
            <w:tcW w:w="900" w:type="dxa"/>
          </w:tcPr>
          <w:p w14:paraId="194DAD96" w14:textId="77777777" w:rsidR="005E6CDE" w:rsidRPr="00C23F04" w:rsidRDefault="005E6CDE" w:rsidP="00C473F6">
            <w:pPr>
              <w:rPr>
                <w:i/>
              </w:rPr>
            </w:pPr>
            <w:r w:rsidRPr="00AF5A75">
              <w:rPr>
                <w:i/>
              </w:rPr>
              <w:t>0</w:t>
            </w:r>
            <w:proofErr w:type="gramStart"/>
            <w:r w:rsidRPr="00AF5A75">
              <w:rPr>
                <w:i/>
              </w:rPr>
              <w:t>..</w:t>
            </w:r>
            <w:proofErr w:type="gramEnd"/>
            <w:r w:rsidRPr="00AF5A75">
              <w:rPr>
                <w:i/>
              </w:rPr>
              <w:t>1</w:t>
            </w:r>
          </w:p>
        </w:tc>
      </w:tr>
      <w:tr w:rsidR="005E6CDE" w:rsidRPr="00AF5A75" w14:paraId="099CB234" w14:textId="77777777" w:rsidTr="009F4E5B">
        <w:tc>
          <w:tcPr>
            <w:tcW w:w="3369" w:type="dxa"/>
          </w:tcPr>
          <w:p w14:paraId="7A995B89" w14:textId="77777777" w:rsidR="005E6CDE" w:rsidRPr="00AF5A75" w:rsidRDefault="005E6CD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  <w:rPrChange w:id="933" w:author="Lars Erik Röjerås" w:date="2014-04-04T12:08:00Z">
                  <w:rPr>
                    <w:i/>
                    <w:smallCaps/>
                    <w:noProof/>
                    <w:sz w:val="16"/>
                  </w:rPr>
                </w:rPrChange>
              </w:rPr>
            </w:pPr>
          </w:p>
        </w:tc>
        <w:tc>
          <w:tcPr>
            <w:tcW w:w="1417" w:type="dxa"/>
          </w:tcPr>
          <w:p w14:paraId="68599D90" w14:textId="77777777" w:rsidR="005E6CDE" w:rsidRPr="00AF5A75" w:rsidRDefault="005E6CD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  <w:rPrChange w:id="934" w:author="Lars Erik Röjerås" w:date="2014-04-04T12:08:00Z">
                  <w:rPr>
                    <w:i/>
                    <w:smallCaps/>
                    <w:noProof/>
                    <w:sz w:val="16"/>
                  </w:rPr>
                </w:rPrChange>
              </w:rPr>
            </w:pPr>
          </w:p>
        </w:tc>
        <w:tc>
          <w:tcPr>
            <w:tcW w:w="4322" w:type="dxa"/>
          </w:tcPr>
          <w:p w14:paraId="50FE94D3" w14:textId="77777777" w:rsidR="005E6CDE" w:rsidRPr="00AF5A75" w:rsidRDefault="005E6CD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  <w:rPrChange w:id="935" w:author="Lars Erik Röjerås" w:date="2014-04-04T12:08:00Z">
                  <w:rPr>
                    <w:i/>
                    <w:smallCaps/>
                    <w:noProof/>
                    <w:sz w:val="16"/>
                  </w:rPr>
                </w:rPrChange>
              </w:rPr>
            </w:pPr>
          </w:p>
        </w:tc>
        <w:tc>
          <w:tcPr>
            <w:tcW w:w="900" w:type="dxa"/>
          </w:tcPr>
          <w:p w14:paraId="51A031A0" w14:textId="77777777" w:rsidR="005E6CDE" w:rsidRPr="00AF5A75" w:rsidRDefault="005E6CD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  <w:rPrChange w:id="936" w:author="Lars Erik Röjerås" w:date="2014-04-04T12:08:00Z">
                  <w:rPr>
                    <w:i/>
                    <w:smallCaps/>
                    <w:noProof/>
                    <w:sz w:val="16"/>
                  </w:rPr>
                </w:rPrChange>
              </w:rPr>
            </w:pPr>
          </w:p>
        </w:tc>
      </w:tr>
    </w:tbl>
    <w:p w14:paraId="5B6D17A8" w14:textId="77777777" w:rsidR="00DB2B19" w:rsidRPr="00AF5A75" w:rsidRDefault="00DB2B19" w:rsidP="00DB2B19"/>
    <w:p w14:paraId="03316CAA" w14:textId="77777777" w:rsidR="00BC36AE" w:rsidRPr="00AF5A75" w:rsidRDefault="00BC36AE" w:rsidP="00BC36AE">
      <w:pPr>
        <w:pStyle w:val="Rubrik2"/>
      </w:pPr>
      <w:bookmarkStart w:id="937" w:name="_Toc163300898"/>
      <w:r w:rsidRPr="00AF5A75">
        <w:t>Regler</w:t>
      </w:r>
      <w:bookmarkEnd w:id="937"/>
    </w:p>
    <w:p w14:paraId="1A226710" w14:textId="77777777" w:rsidR="00FD1054" w:rsidRPr="00AF5A75" w:rsidRDefault="00FD1054" w:rsidP="00FD1054">
      <w:pPr>
        <w:pStyle w:val="Rubrik3"/>
      </w:pPr>
      <w:r w:rsidRPr="00AF5A75">
        <w:t>Allmänna regler</w:t>
      </w:r>
    </w:p>
    <w:p w14:paraId="34D89839" w14:textId="77777777" w:rsidR="000810FF" w:rsidRPr="00AF5A75" w:rsidRDefault="00FD1054" w:rsidP="00214A61">
      <w:pPr>
        <w:pStyle w:val="Brdtext"/>
      </w:pPr>
      <w:r w:rsidRPr="00AF5A75">
        <w:t xml:space="preserve">R1: </w:t>
      </w:r>
      <w:r w:rsidR="000810FF" w:rsidRPr="00AF5A75">
        <w:t xml:space="preserve">Alla poster i en begäran måste vara </w:t>
      </w:r>
      <w:r w:rsidR="006A0F9A" w:rsidRPr="00AF5A75">
        <w:t xml:space="preserve">sinsemellan </w:t>
      </w:r>
      <w:r w:rsidR="000810FF" w:rsidRPr="00AF5A75">
        <w:t xml:space="preserve">unika med avseende på de element som är del av postens </w:t>
      </w:r>
      <w:proofErr w:type="spellStart"/>
      <w:r w:rsidR="000810FF" w:rsidRPr="00AF5A75">
        <w:t>unikhet</w:t>
      </w:r>
      <w:proofErr w:type="spellEnd"/>
      <w:r w:rsidR="000810FF" w:rsidRPr="00AF5A75">
        <w:t>.</w:t>
      </w:r>
    </w:p>
    <w:p w14:paraId="74549127" w14:textId="77777777" w:rsidR="004D4A27" w:rsidRPr="00AF5A75" w:rsidRDefault="004D4A27" w:rsidP="002961A3">
      <w:pPr>
        <w:pStyle w:val="Rubrik3"/>
      </w:pPr>
      <w:r w:rsidRPr="00AF5A75">
        <w:t>Borttagsregler</w:t>
      </w:r>
    </w:p>
    <w:p w14:paraId="6B518C30" w14:textId="77777777" w:rsidR="00375C47" w:rsidRPr="00AF5A75" w:rsidRDefault="00FD1054" w:rsidP="00214A61">
      <w:pPr>
        <w:pStyle w:val="Brdtext"/>
      </w:pPr>
      <w:r w:rsidRPr="00AF5A75">
        <w:t xml:space="preserve">R2: </w:t>
      </w:r>
      <w:r w:rsidR="00CB27D6" w:rsidRPr="00AF5A75">
        <w:t xml:space="preserve">För poster med </w:t>
      </w:r>
      <w:proofErr w:type="spellStart"/>
      <w:r w:rsidR="00CB27D6" w:rsidRPr="00AF5A75">
        <w:t>DeleteFlag</w:t>
      </w:r>
      <w:proofErr w:type="spellEnd"/>
      <w:r w:rsidR="00CB27D6" w:rsidRPr="00AF5A75">
        <w:t xml:space="preserve"> = </w:t>
      </w:r>
      <w:proofErr w:type="spellStart"/>
      <w:r w:rsidR="00057081" w:rsidRPr="00AF5A75">
        <w:t>true</w:t>
      </w:r>
      <w:proofErr w:type="spellEnd"/>
      <w:r w:rsidR="00CB27D6" w:rsidRPr="00AF5A75">
        <w:t xml:space="preserve"> ska </w:t>
      </w:r>
      <w:proofErr w:type="gramStart"/>
      <w:r w:rsidR="00CB27D6" w:rsidRPr="00AF5A75">
        <w:t>borttag</w:t>
      </w:r>
      <w:proofErr w:type="gramEnd"/>
      <w:r w:rsidR="00CB27D6" w:rsidRPr="00AF5A75">
        <w:t xml:space="preserve"> gör</w:t>
      </w:r>
      <w:r w:rsidR="002D67A8" w:rsidRPr="00AF5A75">
        <w:t>a</w:t>
      </w:r>
      <w:r w:rsidR="00CB27D6" w:rsidRPr="00AF5A75">
        <w:t>s</w:t>
      </w:r>
      <w:r w:rsidR="002D67A8" w:rsidRPr="00AF5A75">
        <w:t>.</w:t>
      </w:r>
    </w:p>
    <w:p w14:paraId="327BF391" w14:textId="77777777" w:rsidR="004D4A27" w:rsidRPr="00AF5A75" w:rsidRDefault="004D4A27" w:rsidP="002961A3">
      <w:pPr>
        <w:pStyle w:val="Rubrik3"/>
      </w:pPr>
      <w:proofErr w:type="gramStart"/>
      <w:r w:rsidRPr="00AF5A75">
        <w:t>Notifieringsregler</w:t>
      </w:r>
      <w:proofErr w:type="gramEnd"/>
    </w:p>
    <w:p w14:paraId="583BCB54" w14:textId="77777777" w:rsidR="00F30E63" w:rsidRPr="00AF5A75" w:rsidRDefault="00FD1054" w:rsidP="00214A61">
      <w:pPr>
        <w:pStyle w:val="Brdtext"/>
      </w:pPr>
      <w:r w:rsidRPr="00AF5A75">
        <w:t xml:space="preserve">R3: </w:t>
      </w:r>
      <w:r w:rsidR="004D4A27" w:rsidRPr="00AF5A75">
        <w:t xml:space="preserve">Efter framgångsrik uppdatering enligt begäran ska producenten </w:t>
      </w:r>
      <w:proofErr w:type="gramStart"/>
      <w:r w:rsidR="004D4A27" w:rsidRPr="00AF5A75">
        <w:t>notifiera</w:t>
      </w:r>
      <w:proofErr w:type="gramEnd"/>
      <w:r w:rsidR="004D4A27" w:rsidRPr="00AF5A75">
        <w:t xml:space="preserve"> prenumeranter enligt regelverket som beskrivs i avsni</w:t>
      </w:r>
      <w:r w:rsidR="00A52F38" w:rsidRPr="00AF5A75">
        <w:t>tt 4</w:t>
      </w:r>
      <w:r w:rsidR="00F30E63" w:rsidRPr="00AF5A75">
        <w:t xml:space="preserve"> samt de regler och SLA-krav för </w:t>
      </w:r>
      <w:r w:rsidR="00802DC7" w:rsidRPr="00AF5A75">
        <w:t>notifierings</w:t>
      </w:r>
      <w:r w:rsidR="00F30E63" w:rsidRPr="00AF5A75">
        <w:t xml:space="preserve">konsumenter som </w:t>
      </w:r>
      <w:r w:rsidR="00DF3980" w:rsidRPr="00AF5A75">
        <w:t xml:space="preserve">beskrivs för </w:t>
      </w:r>
      <w:r w:rsidR="000C534E" w:rsidRPr="00AF5A75">
        <w:t xml:space="preserve">tjänsten </w:t>
      </w:r>
      <w:proofErr w:type="spellStart"/>
      <w:r w:rsidR="00DF3980" w:rsidRPr="00AF5A75">
        <w:t>ProcessNotification</w:t>
      </w:r>
      <w:proofErr w:type="spellEnd"/>
      <w:r w:rsidR="00DF3980" w:rsidRPr="00AF5A75">
        <w:t>.</w:t>
      </w:r>
    </w:p>
    <w:p w14:paraId="08F44490" w14:textId="77777777" w:rsidR="00750DEC" w:rsidRPr="00AF5A75" w:rsidRDefault="00750DEC" w:rsidP="002961A3">
      <w:pPr>
        <w:pStyle w:val="Rubrik3"/>
      </w:pPr>
      <w:bookmarkStart w:id="938" w:name="_Toc163300899"/>
      <w:r w:rsidRPr="00AF5A75">
        <w:t>Uppdateringsregler</w:t>
      </w:r>
    </w:p>
    <w:p w14:paraId="1DF70322" w14:textId="77777777" w:rsidR="00D51A9E" w:rsidRPr="00AF5A75" w:rsidRDefault="00FD1054" w:rsidP="00214A61">
      <w:pPr>
        <w:pStyle w:val="Brdtext"/>
      </w:pPr>
      <w:r w:rsidRPr="00AF5A75">
        <w:t xml:space="preserve">R4: </w:t>
      </w:r>
      <w:r w:rsidR="00D51A9E" w:rsidRPr="00AF5A75">
        <w:t>Om producenten redan har en indexpost med matchande identitet ska posten uppdateras, annars skapas.</w:t>
      </w:r>
    </w:p>
    <w:p w14:paraId="283FF962" w14:textId="77777777" w:rsidR="00186F28" w:rsidRPr="00AF5A75" w:rsidRDefault="00FD1054" w:rsidP="00306C66">
      <w:pPr>
        <w:pStyle w:val="Brdtext"/>
      </w:pPr>
      <w:r w:rsidRPr="00AF5A75">
        <w:t xml:space="preserve">R5: </w:t>
      </w:r>
      <w:proofErr w:type="spellStart"/>
      <w:r w:rsidR="00750DEC" w:rsidRPr="00AF5A75">
        <w:t>CreationTime</w:t>
      </w:r>
      <w:proofErr w:type="spellEnd"/>
      <w:r w:rsidR="00750DEC" w:rsidRPr="00AF5A75">
        <w:t xml:space="preserve"> och </w:t>
      </w:r>
      <w:proofErr w:type="spellStart"/>
      <w:r w:rsidR="00750DEC" w:rsidRPr="00AF5A75">
        <w:t>UpdateTime</w:t>
      </w:r>
      <w:proofErr w:type="spellEnd"/>
      <w:r w:rsidR="00750DEC" w:rsidRPr="00AF5A75">
        <w:t xml:space="preserve"> ska uppdateras för den lagrade engagemangsposten. </w:t>
      </w:r>
      <w:proofErr w:type="spellStart"/>
      <w:r w:rsidR="00CE31F8" w:rsidRPr="00AF5A75">
        <w:t>CreationTime</w:t>
      </w:r>
      <w:proofErr w:type="spellEnd"/>
      <w:r w:rsidR="00CE31F8" w:rsidRPr="00AF5A75">
        <w:t xml:space="preserve"> sätts till aktuell tid när en ny post skapas. </w:t>
      </w:r>
      <w:proofErr w:type="spellStart"/>
      <w:r w:rsidR="00CE31F8" w:rsidRPr="00AF5A75">
        <w:t>UpdateTime</w:t>
      </w:r>
      <w:proofErr w:type="spellEnd"/>
      <w:r w:rsidR="00CE31F8" w:rsidRPr="00AF5A75">
        <w:t xml:space="preserve"> sätts till aktuell tid när en befintlig post uppdateras.</w:t>
      </w:r>
    </w:p>
    <w:p w14:paraId="394EE9C3" w14:textId="77777777" w:rsidR="00750DEC" w:rsidRPr="00AF5A75" w:rsidRDefault="00FD1054" w:rsidP="006A6C50">
      <w:pPr>
        <w:pStyle w:val="Brdtext"/>
      </w:pPr>
      <w:r w:rsidRPr="00AF5A75">
        <w:t xml:space="preserve">R6: </w:t>
      </w:r>
      <w:proofErr w:type="spellStart"/>
      <w:r w:rsidR="00750DEC" w:rsidRPr="00AF5A75">
        <w:t>Owner</w:t>
      </w:r>
      <w:proofErr w:type="spellEnd"/>
      <w:r w:rsidR="00750DEC" w:rsidRPr="00AF5A75">
        <w:t xml:space="preserve"> </w:t>
      </w:r>
      <w:r w:rsidR="00637663" w:rsidRPr="00AF5A75">
        <w:t xml:space="preserve">uppdateras för den lagrade engagemangsposten. Värdet ska </w:t>
      </w:r>
      <w:r w:rsidR="00750DEC" w:rsidRPr="00AF5A75">
        <w:t xml:space="preserve">sättas till den organisation som utgör sammanhang (domänarkitektur) för tjänsteproducenten. </w:t>
      </w:r>
      <w:r w:rsidR="0064314D" w:rsidRPr="00AF5A75">
        <w:t xml:space="preserve">Det betyder t.ex. att en nationell instans som tillhandahålls av </w:t>
      </w:r>
      <w:proofErr w:type="spellStart"/>
      <w:r w:rsidR="0064314D" w:rsidRPr="00AF5A75">
        <w:t>Inera</w:t>
      </w:r>
      <w:proofErr w:type="spellEnd"/>
      <w:r w:rsidR="0064314D" w:rsidRPr="00AF5A75">
        <w:t xml:space="preserve"> AB, ska stämpla alla poster som skapas via detta tjänstekontrakt med </w:t>
      </w:r>
      <w:proofErr w:type="spellStart"/>
      <w:r w:rsidR="0064314D" w:rsidRPr="00AF5A75">
        <w:t>Inera</w:t>
      </w:r>
      <w:proofErr w:type="spellEnd"/>
      <w:r w:rsidR="0064314D" w:rsidRPr="00AF5A75">
        <w:t xml:space="preserve"> AB:s </w:t>
      </w:r>
      <w:proofErr w:type="spellStart"/>
      <w:r w:rsidR="0064314D" w:rsidRPr="00AF5A75">
        <w:t>HSA</w:t>
      </w:r>
      <w:proofErr w:type="spellEnd"/>
      <w:r w:rsidR="0064314D" w:rsidRPr="00AF5A75">
        <w:t>-id.</w:t>
      </w:r>
      <w:r w:rsidR="00673A8E" w:rsidRPr="00AF5A75">
        <w:t xml:space="preserve"> För en landstingsspecifik instans ska landstingets organisationsnummer användas som värde. </w:t>
      </w:r>
      <w:r w:rsidR="00BF7FBE" w:rsidRPr="00AF5A75">
        <w:t xml:space="preserve">Syftet är att kunna skilja poster som lagrats via </w:t>
      </w:r>
      <w:proofErr w:type="spellStart"/>
      <w:r w:rsidR="007416B7" w:rsidRPr="00AF5A75">
        <w:t>ProcessNotification</w:t>
      </w:r>
      <w:proofErr w:type="spellEnd"/>
      <w:r w:rsidR="00BF7FBE" w:rsidRPr="00AF5A75">
        <w:t xml:space="preserve"> </w:t>
      </w:r>
      <w:r w:rsidR="00637663" w:rsidRPr="00AF5A75">
        <w:t>från</w:t>
      </w:r>
      <w:r w:rsidR="00BF7FBE" w:rsidRPr="00AF5A75">
        <w:t xml:space="preserve"> poster som inkommit via ”</w:t>
      </w:r>
      <w:proofErr w:type="spellStart"/>
      <w:r w:rsidR="007416B7" w:rsidRPr="00AF5A75">
        <w:t>Update</w:t>
      </w:r>
      <w:proofErr w:type="spellEnd"/>
      <w:r w:rsidR="00BF7FBE" w:rsidRPr="00AF5A75">
        <w:t>”.</w:t>
      </w:r>
    </w:p>
    <w:p w14:paraId="236AAA6B" w14:textId="77777777" w:rsidR="008B235D" w:rsidRPr="00AF5A75" w:rsidRDefault="000C4094" w:rsidP="00F426F4">
      <w:pPr>
        <w:pStyle w:val="Brdtext"/>
      </w:pPr>
      <w:r w:rsidRPr="00AF5A75">
        <w:t>R7</w:t>
      </w:r>
      <w:r w:rsidR="008B235D" w:rsidRPr="00AF5A75">
        <w:t xml:space="preserve">: </w:t>
      </w:r>
      <w:proofErr w:type="spellStart"/>
      <w:r w:rsidR="008B235D" w:rsidRPr="00AF5A75">
        <w:t>LogicalAddress</w:t>
      </w:r>
      <w:proofErr w:type="spellEnd"/>
      <w:r w:rsidR="008B235D" w:rsidRPr="00AF5A75">
        <w:t xml:space="preserve"> (se avsnitt 4.2) i en begäran ska överensstämma med producentens konfigurerade ”</w:t>
      </w:r>
      <w:proofErr w:type="spellStart"/>
      <w:r w:rsidR="008B235D" w:rsidRPr="00AF5A75">
        <w:t>Owner</w:t>
      </w:r>
      <w:proofErr w:type="spellEnd"/>
      <w:r w:rsidR="008B235D" w:rsidRPr="00AF5A75">
        <w:t xml:space="preserve">”. Om dessa inte överensstämmer ska begäran avbrytas med </w:t>
      </w:r>
      <w:proofErr w:type="spellStart"/>
      <w:r w:rsidR="008B235D" w:rsidRPr="00AF5A75">
        <w:t>resultCode</w:t>
      </w:r>
      <w:proofErr w:type="spellEnd"/>
      <w:r w:rsidR="008B235D" w:rsidRPr="00AF5A75">
        <w:t xml:space="preserve"> ”</w:t>
      </w:r>
      <w:proofErr w:type="spellStart"/>
      <w:r w:rsidR="008B235D" w:rsidRPr="00AF5A75">
        <w:t>ERROR</w:t>
      </w:r>
      <w:proofErr w:type="spellEnd"/>
      <w:r w:rsidR="008B235D" w:rsidRPr="00AF5A75">
        <w:t xml:space="preserve">” och </w:t>
      </w:r>
      <w:proofErr w:type="spellStart"/>
      <w:r w:rsidR="008B235D" w:rsidRPr="00AF5A75">
        <w:t>resultText</w:t>
      </w:r>
      <w:proofErr w:type="spellEnd"/>
      <w:r w:rsidR="008B235D" w:rsidRPr="00AF5A75">
        <w:t xml:space="preserve"> ”Invalid </w:t>
      </w:r>
      <w:proofErr w:type="spellStart"/>
      <w:r w:rsidR="008B235D" w:rsidRPr="00AF5A75">
        <w:t>routing</w:t>
      </w:r>
      <w:proofErr w:type="spellEnd"/>
      <w:r w:rsidR="008B235D" w:rsidRPr="00AF5A75">
        <w:t xml:space="preserve">. </w:t>
      </w:r>
      <w:proofErr w:type="spellStart"/>
      <w:r w:rsidR="008B235D" w:rsidRPr="00AF5A75">
        <w:t>Logical</w:t>
      </w:r>
      <w:proofErr w:type="spellEnd"/>
      <w:r w:rsidR="008B235D" w:rsidRPr="00AF5A75">
        <w:t xml:space="preserve"> </w:t>
      </w:r>
      <w:proofErr w:type="spellStart"/>
      <w:r w:rsidR="008B235D" w:rsidRPr="00AF5A75">
        <w:t>address</w:t>
      </w:r>
      <w:proofErr w:type="spellEnd"/>
      <w:r w:rsidR="008B235D" w:rsidRPr="00AF5A75">
        <w:t xml:space="preserve"> </w:t>
      </w:r>
      <w:proofErr w:type="spellStart"/>
      <w:r w:rsidR="008B235D" w:rsidRPr="00AF5A75">
        <w:t>targets</w:t>
      </w:r>
      <w:proofErr w:type="spellEnd"/>
      <w:r w:rsidR="008B235D" w:rsidRPr="00AF5A75">
        <w:t xml:space="preserve"> ${värde på </w:t>
      </w:r>
      <w:proofErr w:type="spellStart"/>
      <w:r w:rsidR="008B235D" w:rsidRPr="00AF5A75">
        <w:t>logical</w:t>
      </w:r>
      <w:proofErr w:type="spellEnd"/>
      <w:r w:rsidR="008B235D" w:rsidRPr="00AF5A75">
        <w:t xml:space="preserve"> </w:t>
      </w:r>
      <w:proofErr w:type="spellStart"/>
      <w:r w:rsidR="008B235D" w:rsidRPr="00AF5A75">
        <w:t>address</w:t>
      </w:r>
      <w:proofErr w:type="spellEnd"/>
      <w:r w:rsidR="008B235D" w:rsidRPr="00AF5A75">
        <w:t xml:space="preserve">} </w:t>
      </w:r>
      <w:proofErr w:type="spellStart"/>
      <w:r w:rsidR="008B235D" w:rsidRPr="00AF5A75">
        <w:t>but</w:t>
      </w:r>
      <w:proofErr w:type="spellEnd"/>
      <w:r w:rsidR="008B235D" w:rsidRPr="00AF5A75">
        <w:t xml:space="preserve"> the </w:t>
      </w:r>
      <w:proofErr w:type="spellStart"/>
      <w:r w:rsidR="008B235D" w:rsidRPr="00AF5A75">
        <w:t>responder</w:t>
      </w:r>
      <w:proofErr w:type="spellEnd"/>
      <w:r w:rsidR="008B235D" w:rsidRPr="00AF5A75">
        <w:t xml:space="preserve"> is ${värde på producentens konfigurerade </w:t>
      </w:r>
      <w:proofErr w:type="spellStart"/>
      <w:r w:rsidR="008B235D" w:rsidRPr="00AF5A75">
        <w:t>Owner</w:t>
      </w:r>
      <w:proofErr w:type="spellEnd"/>
      <w:r w:rsidR="008B235D" w:rsidRPr="00AF5A75">
        <w:t>}”</w:t>
      </w:r>
    </w:p>
    <w:p w14:paraId="4E1896C6" w14:textId="77777777" w:rsidR="00BC36AE" w:rsidRPr="00AF5A75" w:rsidRDefault="00BC36AE" w:rsidP="00BC36AE">
      <w:pPr>
        <w:pStyle w:val="Rubrik2"/>
      </w:pPr>
      <w:r w:rsidRPr="00AF5A75">
        <w:t>Tjänsteinteraktion</w:t>
      </w:r>
      <w:bookmarkEnd w:id="938"/>
    </w:p>
    <w:p w14:paraId="205D03D9" w14:textId="77777777" w:rsidR="00BC36AE" w:rsidRPr="00AF5A75" w:rsidRDefault="002A64A7" w:rsidP="002961A3">
      <w:pPr>
        <w:numPr>
          <w:ilvl w:val="0"/>
          <w:numId w:val="6"/>
        </w:numPr>
      </w:pPr>
      <w:proofErr w:type="spellStart"/>
      <w:r w:rsidRPr="00AF5A75">
        <w:rPr>
          <w:rFonts w:ascii="Courier New" w:hAnsi="Courier New" w:cs="Courier New"/>
          <w:szCs w:val="20"/>
          <w:lang w:eastAsia="sv-SE"/>
        </w:rPr>
        <w:lastRenderedPageBreak/>
        <w:t>Update</w:t>
      </w:r>
      <w:r w:rsidR="00BC36AE" w:rsidRPr="00AF5A75">
        <w:rPr>
          <w:rFonts w:ascii="Courier New" w:hAnsi="Courier New" w:cs="Courier New"/>
          <w:szCs w:val="20"/>
          <w:lang w:eastAsia="sv-SE"/>
        </w:rPr>
        <w:t>Interaction</w:t>
      </w:r>
      <w:proofErr w:type="spellEnd"/>
    </w:p>
    <w:p w14:paraId="2B694E1C" w14:textId="77777777" w:rsidR="00336AC6" w:rsidRPr="00AF5A75" w:rsidRDefault="00336AC6" w:rsidP="00336AC6">
      <w:pPr>
        <w:pStyle w:val="Rubrik1"/>
      </w:pPr>
      <w:bookmarkStart w:id="939" w:name="_Toc260171113"/>
      <w:proofErr w:type="spellStart"/>
      <w:r w:rsidRPr="00AF5A75">
        <w:lastRenderedPageBreak/>
        <w:t>GetUpdates</w:t>
      </w:r>
      <w:bookmarkEnd w:id="939"/>
      <w:proofErr w:type="spellEnd"/>
    </w:p>
    <w:p w14:paraId="01E65D72" w14:textId="77777777" w:rsidR="00336AC6" w:rsidRPr="00AF5A75" w:rsidRDefault="00336AC6" w:rsidP="00336AC6">
      <w:r w:rsidRPr="00AF5A75">
        <w:t xml:space="preserve">Tjänst som Engagemangsindex använder för att hämta uppdateringar från ett </w:t>
      </w:r>
      <w:proofErr w:type="spellStart"/>
      <w:r w:rsidRPr="00AF5A75">
        <w:t>källsystem</w:t>
      </w:r>
      <w:proofErr w:type="spellEnd"/>
      <w:r w:rsidRPr="00AF5A75">
        <w:t xml:space="preserve"> (som alternativ till </w:t>
      </w:r>
      <w:r w:rsidR="00D376AE" w:rsidRPr="00AF5A75">
        <w:t xml:space="preserve">att </w:t>
      </w:r>
      <w:proofErr w:type="spellStart"/>
      <w:r w:rsidR="00D376AE" w:rsidRPr="00AF5A75">
        <w:t>källsystemet</w:t>
      </w:r>
      <w:proofErr w:type="spellEnd"/>
      <w:r w:rsidR="00D376AE" w:rsidRPr="00AF5A75">
        <w:t xml:space="preserve"> initierar uppdater</w:t>
      </w:r>
      <w:r w:rsidRPr="00AF5A75">
        <w:t xml:space="preserve">ingar med hjälp av </w:t>
      </w:r>
      <w:proofErr w:type="spellStart"/>
      <w:r w:rsidRPr="00AF5A75">
        <w:t>Update</w:t>
      </w:r>
      <w:proofErr w:type="spellEnd"/>
      <w:r w:rsidRPr="00AF5A75">
        <w:t>-tjänsten).</w:t>
      </w:r>
    </w:p>
    <w:p w14:paraId="7D9B86A6" w14:textId="77777777" w:rsidR="00BB0A0C" w:rsidRPr="00AF5A75" w:rsidRDefault="00BB0A0C" w:rsidP="00336AC6"/>
    <w:p w14:paraId="52897CE6" w14:textId="77777777" w:rsidR="00BB0A0C" w:rsidRPr="00AF5A75" w:rsidRDefault="00BB0A0C" w:rsidP="00336AC6">
      <w:r w:rsidRPr="00AF5A75">
        <w:t>Ett anrop avser en tjänstedomän. Tjänsteproducenten (</w:t>
      </w:r>
      <w:proofErr w:type="spellStart"/>
      <w:r w:rsidRPr="00AF5A75">
        <w:t>källsystemet</w:t>
      </w:r>
      <w:proofErr w:type="spellEnd"/>
      <w:r w:rsidRPr="00AF5A75">
        <w:t xml:space="preserve">) ska </w:t>
      </w:r>
      <w:r w:rsidR="00AD400B" w:rsidRPr="00AF5A75">
        <w:t>s</w:t>
      </w:r>
      <w:r w:rsidRPr="00AF5A75">
        <w:t xml:space="preserve">vara med alla patienter vars engagemang förändrats sedan angiven tidpunkt. För de patienter som ingår i svaret ska samtliga engagemang redovisas – </w:t>
      </w:r>
      <w:proofErr w:type="gramStart"/>
      <w:r w:rsidRPr="00AF5A75">
        <w:t>dvs</w:t>
      </w:r>
      <w:proofErr w:type="gramEnd"/>
      <w:r w:rsidRPr="00AF5A75">
        <w:t xml:space="preserve"> inte bara de som förändrats sedan angiven tidpunkt.</w:t>
      </w:r>
      <w:r w:rsidR="00AD400B" w:rsidRPr="00AF5A75">
        <w:t xml:space="preserve"> </w:t>
      </w:r>
    </w:p>
    <w:p w14:paraId="7F89785D" w14:textId="77777777" w:rsidR="005A6D29" w:rsidRPr="00AF5A75" w:rsidRDefault="005A6D29" w:rsidP="00336AC6"/>
    <w:p w14:paraId="57DB8ECE" w14:textId="77777777" w:rsidR="005A6D29" w:rsidRPr="00AF5A75" w:rsidRDefault="005A6D29" w:rsidP="00336AC6">
      <w:r w:rsidRPr="00AF5A75">
        <w:t xml:space="preserve">Om mängden patienter i svaret är stort kan </w:t>
      </w:r>
      <w:proofErr w:type="spellStart"/>
      <w:r w:rsidRPr="00AF5A75">
        <w:t>källsystemet</w:t>
      </w:r>
      <w:proofErr w:type="spellEnd"/>
      <w:r w:rsidRPr="00AF5A75">
        <w:t xml:space="preserve"> välja att dela upp svaret. </w:t>
      </w:r>
    </w:p>
    <w:p w14:paraId="1D025AF7" w14:textId="77777777" w:rsidR="00AD400B" w:rsidRPr="00AF5A75" w:rsidRDefault="00AD400B" w:rsidP="00336AC6"/>
    <w:p w14:paraId="7E687F4E" w14:textId="77777777" w:rsidR="00AD400B" w:rsidRPr="00AF5A75" w:rsidRDefault="00AD400B" w:rsidP="00336AC6">
      <w:r w:rsidRPr="00AF5A75">
        <w:t xml:space="preserve">Ett </w:t>
      </w:r>
      <w:proofErr w:type="spellStart"/>
      <w:r w:rsidRPr="00AF5A75">
        <w:t>källsystem</w:t>
      </w:r>
      <w:proofErr w:type="spellEnd"/>
      <w:r w:rsidRPr="00AF5A75">
        <w:t xml:space="preserve"> kan begära </w:t>
      </w:r>
      <w:proofErr w:type="gramStart"/>
      <w:r w:rsidRPr="00AF5A75">
        <w:t>borttag</w:t>
      </w:r>
      <w:proofErr w:type="gramEnd"/>
      <w:r w:rsidRPr="00AF5A75">
        <w:t xml:space="preserve"> </w:t>
      </w:r>
      <w:r w:rsidR="001E4056" w:rsidRPr="00AF5A75">
        <w:t>ur engagemangsindex</w:t>
      </w:r>
      <w:r w:rsidR="00FB58F7" w:rsidRPr="00AF5A75">
        <w:t xml:space="preserve"> </w:t>
      </w:r>
      <w:r w:rsidRPr="00AF5A75">
        <w:t>av en patients alla engagemang för aktuell tjänstedomän genom att svara med en tom engagemangslista.</w:t>
      </w:r>
    </w:p>
    <w:p w14:paraId="09E8E1C7" w14:textId="77777777" w:rsidR="00336AC6" w:rsidRPr="00AF5A75" w:rsidRDefault="00336AC6" w:rsidP="00336AC6">
      <w:pPr>
        <w:pStyle w:val="Rubrik2"/>
      </w:pPr>
      <w:r w:rsidRPr="00AF5A75">
        <w:t>Frivillighet</w:t>
      </w:r>
    </w:p>
    <w:p w14:paraId="462A4E4F" w14:textId="77777777" w:rsidR="00336AC6" w:rsidRPr="00AF5A75" w:rsidRDefault="00336AC6" w:rsidP="00214A61">
      <w:pPr>
        <w:pStyle w:val="Brdtext"/>
      </w:pPr>
      <w:r w:rsidRPr="00AF5A75">
        <w:t xml:space="preserve">Tjänsten är </w:t>
      </w:r>
      <w:r w:rsidR="00D825BF" w:rsidRPr="00AF5A75">
        <w:t>frivillig</w:t>
      </w:r>
      <w:r w:rsidRPr="00AF5A75">
        <w:t xml:space="preserve"> för alla tjänste</w:t>
      </w:r>
      <w:r w:rsidR="00D825BF" w:rsidRPr="00AF5A75">
        <w:t>konsumenter</w:t>
      </w:r>
      <w:r w:rsidRPr="00AF5A75">
        <w:t xml:space="preserve"> som agerar engagemangsindex.</w:t>
      </w:r>
    </w:p>
    <w:p w14:paraId="600AFD52" w14:textId="77777777" w:rsidR="00336AC6" w:rsidRPr="00AF5A75" w:rsidRDefault="00336AC6" w:rsidP="00336AC6">
      <w:pPr>
        <w:pStyle w:val="Rubrik2"/>
      </w:pPr>
      <w:r w:rsidRPr="00AF5A75">
        <w:t>Version</w:t>
      </w:r>
    </w:p>
    <w:p w14:paraId="20A51DB7" w14:textId="77777777" w:rsidR="00336AC6" w:rsidRPr="00AF5A75" w:rsidRDefault="00336AC6" w:rsidP="00214A61">
      <w:pPr>
        <w:pStyle w:val="Brdtext"/>
      </w:pPr>
      <w:r w:rsidRPr="00AF5A75">
        <w:t>Tjänsten finns sedan 1.0.</w:t>
      </w:r>
    </w:p>
    <w:p w14:paraId="7971B0AC" w14:textId="77777777" w:rsidR="00336AC6" w:rsidRPr="00AF5A75" w:rsidRDefault="00336AC6" w:rsidP="00306C66">
      <w:pPr>
        <w:pStyle w:val="Brdtext"/>
      </w:pPr>
      <w:r w:rsidRPr="00AF5A75">
        <w:t>Tjänsten har inte uppdaterats sedan 1.0.</w:t>
      </w:r>
    </w:p>
    <w:p w14:paraId="1993A35C" w14:textId="77777777" w:rsidR="00336AC6" w:rsidRPr="00AF5A75" w:rsidRDefault="00336AC6" w:rsidP="00336AC6">
      <w:pPr>
        <w:pStyle w:val="Rubrik2"/>
      </w:pPr>
      <w:r w:rsidRPr="00AF5A75">
        <w:t>SLA-krav</w:t>
      </w:r>
    </w:p>
    <w:p w14:paraId="4FEEB10D" w14:textId="77777777" w:rsidR="00336AC6" w:rsidRPr="00AF5A75" w:rsidRDefault="00336AC6" w:rsidP="00214A61">
      <w:pPr>
        <w:pStyle w:val="Brdtext"/>
      </w:pPr>
      <w:r w:rsidRPr="00AF5A75">
        <w:t xml:space="preserve">Följande SLA-krav gäller för </w:t>
      </w:r>
      <w:r w:rsidR="00F718CC" w:rsidRPr="00AF5A75">
        <w:t>producenter</w:t>
      </w:r>
      <w:r w:rsidRPr="00AF5A75">
        <w:t xml:space="preserve"> av detta tjänstekontrakt (</w:t>
      </w:r>
      <w:proofErr w:type="spellStart"/>
      <w:r w:rsidR="00F718CC" w:rsidRPr="00AF5A75">
        <w:t>källsystem</w:t>
      </w:r>
      <w:proofErr w:type="spellEnd"/>
      <w:r w:rsidRPr="00AF5A75">
        <w:t>):</w:t>
      </w:r>
    </w:p>
    <w:p w14:paraId="130B1525" w14:textId="77777777" w:rsidR="00336AC6" w:rsidRPr="00AF5A75" w:rsidRDefault="00490CAF" w:rsidP="00214A61">
      <w:pPr>
        <w:pStyle w:val="Brdtext"/>
      </w:pPr>
      <w:r w:rsidRPr="00EE4003">
        <w:rPr>
          <w:noProof/>
          <w:lang w:eastAsia="sv-S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B5FC21" wp14:editId="35966F6E">
                <wp:simplePos x="0" y="0"/>
                <wp:positionH relativeFrom="column">
                  <wp:posOffset>3160395</wp:posOffset>
                </wp:positionH>
                <wp:positionV relativeFrom="paragraph">
                  <wp:posOffset>88265</wp:posOffset>
                </wp:positionV>
                <wp:extent cx="850900" cy="843915"/>
                <wp:effectExtent l="17145" t="12065" r="17780" b="39370"/>
                <wp:wrapNone/>
                <wp:docPr id="17" name="Ellip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0" cy="84391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4E6128"/>
                          </a:solidFill>
                          <a:prstDash val="dash"/>
                          <a:round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80808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6420A102" id="Ellips 1" o:spid="_x0000_s1026" style="position:absolute;margin-left:248.85pt;margin-top:6.95pt;width:67pt;height:66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" filled="f" strokecolor="#4e6128" strokeweight="1.5pt">
                <v:stroke dashstyle="dash"/>
                <v:shadow on="t" opacity="22936f" origin=",.5" offset="0,.63889mm"/>
              </v:oval>
            </w:pict>
          </mc:Fallback>
        </mc:AlternateContent>
      </w:r>
      <w:r w:rsidR="00740F13" w:rsidRPr="00AF5A75">
        <w:t xml:space="preserve"> </w:t>
      </w:r>
      <w:r w:rsidRPr="00EE4003">
        <w:rPr>
          <w:noProof/>
          <w:lang w:eastAsia="sv-SE"/>
        </w:rPr>
        <w:drawing>
          <wp:inline distT="0" distB="0" distL="0" distR="0" wp14:anchorId="673DA8F3" wp14:editId="438751E3">
            <wp:extent cx="5340350" cy="1003300"/>
            <wp:effectExtent l="0" t="0" r="0" b="6350"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E29E" w14:textId="77777777" w:rsidR="00336AC6" w:rsidRPr="00AF5A75" w:rsidRDefault="00336AC6" w:rsidP="00306C66">
      <w:pPr>
        <w:pStyle w:val="Brdtext"/>
      </w:pP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6"/>
        <w:gridCol w:w="5349"/>
      </w:tblGrid>
      <w:tr w:rsidR="00336AC6" w:rsidRPr="00AF5A75" w14:paraId="169B7A91" w14:textId="77777777" w:rsidTr="00DD5C3D">
        <w:tc>
          <w:tcPr>
            <w:tcW w:w="3156" w:type="dxa"/>
          </w:tcPr>
          <w:p w14:paraId="73A08762" w14:textId="77777777" w:rsidR="00336AC6" w:rsidRPr="00C23F04" w:rsidRDefault="00336AC6" w:rsidP="00DD5C3D">
            <w:pPr>
              <w:rPr>
                <w:b/>
              </w:rPr>
            </w:pPr>
            <w:r w:rsidRPr="00C23F04">
              <w:rPr>
                <w:b/>
              </w:rPr>
              <w:t>Kategori</w:t>
            </w:r>
          </w:p>
        </w:tc>
        <w:tc>
          <w:tcPr>
            <w:tcW w:w="5349" w:type="dxa"/>
          </w:tcPr>
          <w:p w14:paraId="7076BF72" w14:textId="77777777" w:rsidR="00336AC6" w:rsidRPr="00C23F04" w:rsidRDefault="00336AC6" w:rsidP="00DD5C3D">
            <w:pPr>
              <w:rPr>
                <w:b/>
              </w:rPr>
            </w:pPr>
            <w:r w:rsidRPr="00C23F04">
              <w:rPr>
                <w:b/>
              </w:rPr>
              <w:t>Krav</w:t>
            </w:r>
          </w:p>
        </w:tc>
      </w:tr>
      <w:tr w:rsidR="00336AC6" w:rsidRPr="00AF5A75" w14:paraId="53B295D9" w14:textId="77777777" w:rsidTr="00DD5C3D">
        <w:tc>
          <w:tcPr>
            <w:tcW w:w="3156" w:type="dxa"/>
          </w:tcPr>
          <w:p w14:paraId="65B9D3C8" w14:textId="77777777" w:rsidR="00336AC6" w:rsidRPr="00AF5A75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40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Svarstid</w:t>
            </w:r>
          </w:p>
        </w:tc>
        <w:tc>
          <w:tcPr>
            <w:tcW w:w="5349" w:type="dxa"/>
          </w:tcPr>
          <w:p w14:paraId="24FE87F5" w14:textId="77777777" w:rsidR="00336AC6" w:rsidRPr="00AF5A75" w:rsidRDefault="004B3C22" w:rsidP="004B3C22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41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Enligt överenskommelse med</w:t>
            </w:r>
            <w:r w:rsidR="00F718CC" w:rsidRPr="00AF5A75">
              <w:t xml:space="preserve"> förvaltningen för </w:t>
            </w:r>
            <w:proofErr w:type="spellStart"/>
            <w:r w:rsidRPr="00AF5A75">
              <w:t>källsystemet</w:t>
            </w:r>
            <w:proofErr w:type="spellEnd"/>
            <w:r w:rsidR="00F718CC" w:rsidRPr="00AF5A75">
              <w:t>.</w:t>
            </w:r>
            <w:r w:rsidR="00336AC6" w:rsidRPr="00AF5A75">
              <w:t xml:space="preserve"> </w:t>
            </w:r>
          </w:p>
        </w:tc>
      </w:tr>
      <w:tr w:rsidR="00336AC6" w:rsidRPr="00AF5A75" w14:paraId="0D99F69A" w14:textId="77777777" w:rsidTr="00DD5C3D">
        <w:tc>
          <w:tcPr>
            <w:tcW w:w="3156" w:type="dxa"/>
          </w:tcPr>
          <w:p w14:paraId="052B897E" w14:textId="77777777" w:rsidR="00336AC6" w:rsidRPr="00AF5A75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42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Tillgänglighet</w:t>
            </w:r>
          </w:p>
        </w:tc>
        <w:tc>
          <w:tcPr>
            <w:tcW w:w="5349" w:type="dxa"/>
          </w:tcPr>
          <w:p w14:paraId="72464A36" w14:textId="77777777" w:rsidR="00336AC6" w:rsidRPr="00AF5A75" w:rsidRDefault="006104B0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43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 xml:space="preserve">Enligt överenskommelse med förvaltningen för </w:t>
            </w:r>
            <w:proofErr w:type="spellStart"/>
            <w:r w:rsidRPr="00AF5A75">
              <w:t>källsystemet</w:t>
            </w:r>
            <w:proofErr w:type="spellEnd"/>
            <w:r w:rsidRPr="00AF5A75">
              <w:t>.</w:t>
            </w:r>
          </w:p>
        </w:tc>
      </w:tr>
      <w:tr w:rsidR="00336AC6" w:rsidRPr="00AF5A75" w14:paraId="179FB3FC" w14:textId="77777777" w:rsidTr="00DD5C3D">
        <w:tc>
          <w:tcPr>
            <w:tcW w:w="3156" w:type="dxa"/>
          </w:tcPr>
          <w:p w14:paraId="66962485" w14:textId="77777777" w:rsidR="00336AC6" w:rsidRPr="00AF5A75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44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Last</w:t>
            </w:r>
          </w:p>
        </w:tc>
        <w:tc>
          <w:tcPr>
            <w:tcW w:w="5349" w:type="dxa"/>
          </w:tcPr>
          <w:p w14:paraId="2903F376" w14:textId="77777777" w:rsidR="00336AC6" w:rsidRPr="00AF5A75" w:rsidRDefault="00373E35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45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Anrop från en tjänsteproduc</w:t>
            </w:r>
            <w:r w:rsidR="00305BF4" w:rsidRPr="00AF5A75">
              <w:t xml:space="preserve">ent (engagemangsindex) </w:t>
            </w:r>
            <w:r w:rsidR="000D5B9E" w:rsidRPr="00AF5A75">
              <w:t xml:space="preserve">sker schemalagt </w:t>
            </w:r>
            <w:r w:rsidR="00305BF4" w:rsidRPr="00AF5A75">
              <w:t xml:space="preserve">enligt </w:t>
            </w:r>
            <w:r w:rsidR="00545952" w:rsidRPr="00AF5A75">
              <w:t xml:space="preserve">ett </w:t>
            </w:r>
            <w:r w:rsidR="00305BF4" w:rsidRPr="00AF5A75">
              <w:t>ö</w:t>
            </w:r>
            <w:r w:rsidRPr="00AF5A75">
              <w:t>ver</w:t>
            </w:r>
            <w:r w:rsidR="00305BF4" w:rsidRPr="00AF5A75">
              <w:t>e</w:t>
            </w:r>
            <w:r w:rsidRPr="00AF5A75">
              <w:t>n</w:t>
            </w:r>
            <w:r w:rsidR="00305BF4" w:rsidRPr="00AF5A75">
              <w:t>s</w:t>
            </w:r>
            <w:r w:rsidR="00EA70B4" w:rsidRPr="00AF5A75">
              <w:t>kommet intervall.</w:t>
            </w:r>
            <w:r w:rsidR="00EE1C9B" w:rsidRPr="00AF5A75">
              <w:t xml:space="preserve"> Överenskommet i</w:t>
            </w:r>
            <w:r w:rsidR="00170A10" w:rsidRPr="00AF5A75">
              <w:t>ntervallet förutsätts vara minst dubbla max-svarstiden.</w:t>
            </w:r>
          </w:p>
        </w:tc>
      </w:tr>
      <w:tr w:rsidR="00336AC6" w:rsidRPr="00AF5A75" w14:paraId="1074C71D" w14:textId="77777777" w:rsidTr="00DD5C3D">
        <w:tc>
          <w:tcPr>
            <w:tcW w:w="3156" w:type="dxa"/>
          </w:tcPr>
          <w:p w14:paraId="64C89446" w14:textId="77777777" w:rsidR="00336AC6" w:rsidRPr="00AF5A75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46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Aktualitet</w:t>
            </w:r>
          </w:p>
        </w:tc>
        <w:tc>
          <w:tcPr>
            <w:tcW w:w="5349" w:type="dxa"/>
          </w:tcPr>
          <w:p w14:paraId="7DED3770" w14:textId="77777777" w:rsidR="00336AC6" w:rsidRPr="00AF5A75" w:rsidRDefault="00336AC6" w:rsidP="00D066ED">
            <w:r w:rsidRPr="00AF5A75">
              <w:t xml:space="preserve">Online mot underliggande datalager. </w:t>
            </w:r>
          </w:p>
        </w:tc>
      </w:tr>
      <w:tr w:rsidR="00336AC6" w:rsidRPr="00AF5A75" w14:paraId="70C97BB3" w14:textId="77777777" w:rsidTr="00DD5C3D">
        <w:tc>
          <w:tcPr>
            <w:tcW w:w="3156" w:type="dxa"/>
          </w:tcPr>
          <w:p w14:paraId="6B076E16" w14:textId="77777777" w:rsidR="00336AC6" w:rsidRPr="00AF5A75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47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Robusthet</w:t>
            </w:r>
          </w:p>
        </w:tc>
        <w:tc>
          <w:tcPr>
            <w:tcW w:w="5349" w:type="dxa"/>
          </w:tcPr>
          <w:p w14:paraId="171737EF" w14:textId="77777777" w:rsidR="00336AC6" w:rsidRPr="00AF5A75" w:rsidRDefault="00336AC6" w:rsidP="00DD5C3D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948" w:author="Lars Erik Röjerås" w:date="2014-04-04T12:08:00Z">
                  <w:rPr>
                    <w:smallCaps/>
                    <w:noProof/>
                    <w:sz w:val="16"/>
                  </w:rPr>
                </w:rPrChange>
              </w:rPr>
            </w:pPr>
          </w:p>
        </w:tc>
      </w:tr>
      <w:tr w:rsidR="00336AC6" w:rsidRPr="00AF5A75" w14:paraId="5FBE9630" w14:textId="77777777" w:rsidTr="00DD5C3D">
        <w:tc>
          <w:tcPr>
            <w:tcW w:w="3156" w:type="dxa"/>
          </w:tcPr>
          <w:p w14:paraId="7C9B84D9" w14:textId="77777777" w:rsidR="00336AC6" w:rsidRPr="00AF5A75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49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Samtidighet</w:t>
            </w:r>
          </w:p>
        </w:tc>
        <w:tc>
          <w:tcPr>
            <w:tcW w:w="5349" w:type="dxa"/>
          </w:tcPr>
          <w:p w14:paraId="75447EBA" w14:textId="77777777" w:rsidR="00336AC6" w:rsidRPr="00AF5A75" w:rsidRDefault="00C128B3" w:rsidP="0024603C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50" w:author="Lars Erik Röjerås" w:date="2014-04-04T12:08:00Z">
                  <w:rPr>
                    <w:sz w:val="16"/>
                  </w:rPr>
                </w:rPrChange>
              </w:rPr>
            </w:pPr>
            <w:proofErr w:type="spellStart"/>
            <w:r w:rsidRPr="00AF5A75">
              <w:t>Källsystemet</w:t>
            </w:r>
            <w:proofErr w:type="spellEnd"/>
            <w:r w:rsidRPr="00AF5A75">
              <w:t xml:space="preserve"> behöver inte hantera samtidiga anrop.</w:t>
            </w:r>
          </w:p>
        </w:tc>
      </w:tr>
    </w:tbl>
    <w:p w14:paraId="2D948994" w14:textId="77777777" w:rsidR="00336AC6" w:rsidRPr="00AF5A75" w:rsidRDefault="00336AC6" w:rsidP="00214A61">
      <w:pPr>
        <w:pStyle w:val="Brdtext"/>
      </w:pPr>
    </w:p>
    <w:p w14:paraId="366EB9F3" w14:textId="77777777" w:rsidR="00336AC6" w:rsidRPr="00AF5A75" w:rsidRDefault="00336AC6" w:rsidP="00306C66">
      <w:pPr>
        <w:pStyle w:val="Brdtext"/>
      </w:pPr>
      <w:r w:rsidRPr="00AF5A75">
        <w:t xml:space="preserve">Följande SLA-krav gäller för konsumenter av detta tjänstekontrakt (d.v.s. ett </w:t>
      </w:r>
      <w:r w:rsidR="00B05F99" w:rsidRPr="00AF5A75">
        <w:t>engagemangsindex</w:t>
      </w:r>
      <w:r w:rsidRPr="00AF5A75">
        <w:t>):</w:t>
      </w:r>
    </w:p>
    <w:p w14:paraId="50E0682F" w14:textId="77777777" w:rsidR="00336AC6" w:rsidRPr="00AF5A75" w:rsidRDefault="00490CAF" w:rsidP="00306C66">
      <w:pPr>
        <w:pStyle w:val="Brdtext"/>
      </w:pPr>
      <w:r w:rsidRPr="00EE4003">
        <w:rPr>
          <w:noProof/>
          <w:lang w:eastAsia="sv-SE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5D429D" wp14:editId="49D15002">
                <wp:simplePos x="0" y="0"/>
                <wp:positionH relativeFrom="column">
                  <wp:posOffset>1504950</wp:posOffset>
                </wp:positionH>
                <wp:positionV relativeFrom="paragraph">
                  <wp:posOffset>103505</wp:posOffset>
                </wp:positionV>
                <wp:extent cx="850900" cy="843915"/>
                <wp:effectExtent l="9525" t="17780" r="15875" b="33655"/>
                <wp:wrapNone/>
                <wp:docPr id="16" name="Ellip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0" cy="84391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4E6128"/>
                          </a:solidFill>
                          <a:prstDash val="dash"/>
                          <a:round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80808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21873DF1" id="Ellips 1" o:spid="_x0000_s1026" style="position:absolute;margin-left:118.5pt;margin-top:8.15pt;width:67pt;height:66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" filled="f" strokecolor="#4e6128" strokeweight="1.5pt">
                <v:stroke dashstyle="dash"/>
                <v:shadow on="t" opacity="22936f" origin=",.5" offset="0,.63889mm"/>
              </v:oval>
            </w:pict>
          </mc:Fallback>
        </mc:AlternateContent>
      </w:r>
      <w:r w:rsidRPr="00EE4003">
        <w:rPr>
          <w:noProof/>
          <w:lang w:eastAsia="sv-SE"/>
        </w:rPr>
        <w:drawing>
          <wp:inline distT="0" distB="0" distL="0" distR="0" wp14:anchorId="7DF747CC" wp14:editId="128A4C9B">
            <wp:extent cx="5340350" cy="1003300"/>
            <wp:effectExtent l="0" t="0" r="0" b="6350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9A2CC" w14:textId="77777777" w:rsidR="00336AC6" w:rsidRPr="00AF5A75" w:rsidRDefault="00336AC6" w:rsidP="006A6C50">
      <w:pPr>
        <w:pStyle w:val="Brdtext"/>
      </w:pP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6"/>
        <w:gridCol w:w="5349"/>
      </w:tblGrid>
      <w:tr w:rsidR="00336AC6" w:rsidRPr="00AF5A75" w14:paraId="211420CD" w14:textId="77777777" w:rsidTr="00DD5C3D">
        <w:tc>
          <w:tcPr>
            <w:tcW w:w="3156" w:type="dxa"/>
          </w:tcPr>
          <w:p w14:paraId="28B75024" w14:textId="77777777" w:rsidR="00336AC6" w:rsidRPr="00C23F04" w:rsidRDefault="00336AC6" w:rsidP="00DD5C3D">
            <w:pPr>
              <w:rPr>
                <w:b/>
              </w:rPr>
            </w:pPr>
            <w:r w:rsidRPr="00C23F04">
              <w:rPr>
                <w:b/>
              </w:rPr>
              <w:t>Kategori</w:t>
            </w:r>
          </w:p>
        </w:tc>
        <w:tc>
          <w:tcPr>
            <w:tcW w:w="5349" w:type="dxa"/>
          </w:tcPr>
          <w:p w14:paraId="1B8A3B5D" w14:textId="77777777" w:rsidR="00336AC6" w:rsidRPr="00C23F04" w:rsidRDefault="00336AC6" w:rsidP="00DD5C3D">
            <w:pPr>
              <w:rPr>
                <w:b/>
              </w:rPr>
            </w:pPr>
            <w:r w:rsidRPr="00C23F04">
              <w:rPr>
                <w:b/>
              </w:rPr>
              <w:t>Krav</w:t>
            </w:r>
          </w:p>
        </w:tc>
      </w:tr>
      <w:tr w:rsidR="00336AC6" w:rsidRPr="00AF5A75" w14:paraId="17C3ED58" w14:textId="77777777" w:rsidTr="00DD5C3D">
        <w:tc>
          <w:tcPr>
            <w:tcW w:w="3156" w:type="dxa"/>
          </w:tcPr>
          <w:p w14:paraId="1C3B0CED" w14:textId="77777777" w:rsidR="00336AC6" w:rsidRPr="00AF5A75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51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Robusthet</w:t>
            </w:r>
          </w:p>
        </w:tc>
        <w:tc>
          <w:tcPr>
            <w:tcW w:w="5349" w:type="dxa"/>
          </w:tcPr>
          <w:p w14:paraId="206B9945" w14:textId="77777777" w:rsidR="00336AC6" w:rsidRPr="00AF5A75" w:rsidRDefault="00131B7E" w:rsidP="008923DF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52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 xml:space="preserve">Anrop som misslyckas </w:t>
            </w:r>
            <w:proofErr w:type="spellStart"/>
            <w:r w:rsidRPr="00AF5A75">
              <w:t>pga</w:t>
            </w:r>
            <w:proofErr w:type="spellEnd"/>
            <w:r w:rsidRPr="00AF5A75">
              <w:t xml:space="preserve"> att</w:t>
            </w:r>
            <w:r w:rsidR="00336AC6" w:rsidRPr="00AF5A75">
              <w:t xml:space="preserve"> </w:t>
            </w:r>
            <w:r w:rsidRPr="00AF5A75">
              <w:t>tjänste</w:t>
            </w:r>
            <w:r w:rsidR="00336AC6" w:rsidRPr="00AF5A75">
              <w:t xml:space="preserve">producenten inte svarar </w:t>
            </w:r>
            <w:r w:rsidRPr="00AF5A75">
              <w:t>inom</w:t>
            </w:r>
            <w:r w:rsidR="00170A10" w:rsidRPr="00AF5A75">
              <w:t xml:space="preserve"> överenskommen svarstid </w:t>
            </w:r>
            <w:r w:rsidR="00336AC6" w:rsidRPr="00AF5A75">
              <w:t xml:space="preserve">eller </w:t>
            </w:r>
            <w:r w:rsidRPr="00AF5A75">
              <w:t>p.g.a. att tjänste</w:t>
            </w:r>
            <w:r w:rsidR="00336AC6" w:rsidRPr="00AF5A75">
              <w:t xml:space="preserve">producenten är </w:t>
            </w:r>
            <w:r w:rsidR="008923DF" w:rsidRPr="00AF5A75">
              <w:t>o</w:t>
            </w:r>
            <w:r w:rsidR="00336AC6" w:rsidRPr="00AF5A75">
              <w:t>tillgänglig</w:t>
            </w:r>
            <w:r w:rsidR="008923DF" w:rsidRPr="00AF5A75">
              <w:t xml:space="preserve"> </w:t>
            </w:r>
            <w:r w:rsidR="00FB4293" w:rsidRPr="00AF5A75">
              <w:t>ska loggas</w:t>
            </w:r>
            <w:r w:rsidR="006D549A" w:rsidRPr="00AF5A75">
              <w:t>. Loggningen ska ske</w:t>
            </w:r>
            <w:r w:rsidR="00FB4293" w:rsidRPr="00AF5A75">
              <w:t xml:space="preserve"> på ett sätt som medger monitorering och uppföljning av misslyckade anrop</w:t>
            </w:r>
            <w:r w:rsidR="006D549A" w:rsidRPr="00AF5A75">
              <w:t xml:space="preserve">. </w:t>
            </w:r>
            <w:r w:rsidR="00786620" w:rsidRPr="00AF5A75">
              <w:t xml:space="preserve">Loggarna ska åtminstone möjliggöra uppföljning av följande, per </w:t>
            </w:r>
            <w:proofErr w:type="spellStart"/>
            <w:r w:rsidR="00786620" w:rsidRPr="00AF5A75">
              <w:t>källsystem</w:t>
            </w:r>
            <w:proofErr w:type="spellEnd"/>
            <w:r w:rsidR="00786620" w:rsidRPr="00AF5A75">
              <w:t xml:space="preserve"> och tjänstedomän:</w:t>
            </w:r>
          </w:p>
          <w:p w14:paraId="5AE3B63E" w14:textId="77777777" w:rsidR="00786620" w:rsidRPr="00AF5A75" w:rsidRDefault="00786620" w:rsidP="00786620">
            <w:pPr>
              <w:widowControl w:val="0"/>
              <w:numPr>
                <w:ilvl w:val="0"/>
                <w:numId w:val="7"/>
              </w:numPr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53" w:author="Lars Erik Röjerås" w:date="2014-04-04T12:08:00Z">
                  <w:rPr>
                    <w:sz w:val="16"/>
                  </w:rPr>
                </w:rPrChange>
              </w:rPr>
            </w:pPr>
            <w:proofErr w:type="spellStart"/>
            <w:r w:rsidRPr="00AF5A75">
              <w:t>Källsystem</w:t>
            </w:r>
            <w:proofErr w:type="spellEnd"/>
            <w:r w:rsidRPr="00AF5A75">
              <w:t xml:space="preserve"> (</w:t>
            </w:r>
            <w:proofErr w:type="spellStart"/>
            <w:r w:rsidRPr="00AF5A75">
              <w:t>HSA</w:t>
            </w:r>
            <w:proofErr w:type="spellEnd"/>
            <w:r w:rsidRPr="00AF5A75">
              <w:t>-id)</w:t>
            </w:r>
          </w:p>
          <w:p w14:paraId="6CD361FB" w14:textId="77777777" w:rsidR="00786620" w:rsidRPr="00AF5A75" w:rsidRDefault="00786620" w:rsidP="00786620">
            <w:pPr>
              <w:widowControl w:val="0"/>
              <w:numPr>
                <w:ilvl w:val="0"/>
                <w:numId w:val="7"/>
              </w:numPr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54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Tjänstedomän</w:t>
            </w:r>
          </w:p>
          <w:p w14:paraId="0462C4E3" w14:textId="77777777" w:rsidR="00786620" w:rsidRPr="00AF5A75" w:rsidRDefault="00786620" w:rsidP="00786620">
            <w:pPr>
              <w:widowControl w:val="0"/>
              <w:numPr>
                <w:ilvl w:val="0"/>
                <w:numId w:val="7"/>
              </w:numPr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55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Tidpunkt för senaste lyckade anrop</w:t>
            </w:r>
          </w:p>
          <w:p w14:paraId="5C27DEC0" w14:textId="77777777" w:rsidR="00786620" w:rsidRPr="00AF5A75" w:rsidRDefault="00786620" w:rsidP="00786620">
            <w:pPr>
              <w:widowControl w:val="0"/>
              <w:numPr>
                <w:ilvl w:val="0"/>
                <w:numId w:val="7"/>
              </w:numPr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56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Tidpunkt för senaste misslyckade anrop</w:t>
            </w:r>
          </w:p>
          <w:p w14:paraId="009964FD" w14:textId="77777777" w:rsidR="00E14C2C" w:rsidRPr="00AF5A75" w:rsidRDefault="00E14C2C" w:rsidP="00E14C2C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57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 xml:space="preserve">Loggarna ska vara persistent – </w:t>
            </w:r>
            <w:proofErr w:type="gramStart"/>
            <w:r w:rsidRPr="00AF5A75">
              <w:t>dvs</w:t>
            </w:r>
            <w:proofErr w:type="gramEnd"/>
            <w:r w:rsidRPr="00AF5A75">
              <w:t xml:space="preserve"> inte påverkas av omstart av tjänst eller server.</w:t>
            </w:r>
          </w:p>
        </w:tc>
      </w:tr>
      <w:tr w:rsidR="00336AC6" w:rsidRPr="00AF5A75" w14:paraId="49CF9BC5" w14:textId="77777777" w:rsidTr="00DD5C3D">
        <w:tc>
          <w:tcPr>
            <w:tcW w:w="3156" w:type="dxa"/>
          </w:tcPr>
          <w:p w14:paraId="5274FB9F" w14:textId="77777777" w:rsidR="00336AC6" w:rsidRPr="00AF5A75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58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Aktualitet</w:t>
            </w:r>
          </w:p>
        </w:tc>
        <w:tc>
          <w:tcPr>
            <w:tcW w:w="5349" w:type="dxa"/>
          </w:tcPr>
          <w:p w14:paraId="6CE5E002" w14:textId="77777777" w:rsidR="00336AC6" w:rsidRPr="00AF5A75" w:rsidRDefault="00B217D0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59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Enligt för tjänsteproducenten överenskommet tidsintervall.</w:t>
            </w:r>
          </w:p>
        </w:tc>
      </w:tr>
      <w:tr w:rsidR="00336AC6" w:rsidRPr="00AF5A75" w14:paraId="1FC8A199" w14:textId="77777777" w:rsidTr="00DD5C3D">
        <w:tc>
          <w:tcPr>
            <w:tcW w:w="3156" w:type="dxa"/>
          </w:tcPr>
          <w:p w14:paraId="3C97B5E6" w14:textId="77777777" w:rsidR="00336AC6" w:rsidRPr="00AF5A75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60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Parallella anrop</w:t>
            </w:r>
          </w:p>
        </w:tc>
        <w:tc>
          <w:tcPr>
            <w:tcW w:w="5349" w:type="dxa"/>
          </w:tcPr>
          <w:p w14:paraId="232A1086" w14:textId="77777777" w:rsidR="00336AC6" w:rsidRPr="00AF5A75" w:rsidRDefault="0039571D" w:rsidP="0039571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61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Ett engagemangsindex ska hantera alla tjänsteproducenter (</w:t>
            </w:r>
            <w:proofErr w:type="spellStart"/>
            <w:r w:rsidRPr="00AF5A75">
              <w:t>källsystem</w:t>
            </w:r>
            <w:proofErr w:type="spellEnd"/>
            <w:r w:rsidRPr="00AF5A75">
              <w:t xml:space="preserve">) parallellt. Ett engagemangsindex kan utgå ifrån att poster med samma identitet inte kommer samtidigt från två </w:t>
            </w:r>
            <w:proofErr w:type="spellStart"/>
            <w:r w:rsidRPr="00AF5A75">
              <w:t>källsystem</w:t>
            </w:r>
            <w:proofErr w:type="spellEnd"/>
            <w:r w:rsidRPr="00AF5A75">
              <w:t>.</w:t>
            </w:r>
          </w:p>
        </w:tc>
      </w:tr>
    </w:tbl>
    <w:p w14:paraId="6EEC37E8" w14:textId="77777777" w:rsidR="00336AC6" w:rsidRPr="00AF5A75" w:rsidRDefault="00336AC6" w:rsidP="00214A61">
      <w:pPr>
        <w:pStyle w:val="Brdtext"/>
      </w:pPr>
    </w:p>
    <w:p w14:paraId="7729AA80" w14:textId="77777777" w:rsidR="00336AC6" w:rsidRPr="00AF5A75" w:rsidRDefault="00336AC6" w:rsidP="00336AC6">
      <w:pPr>
        <w:pStyle w:val="Rubrik2"/>
      </w:pPr>
      <w:r w:rsidRPr="00AF5A75">
        <w:t>Begäran (</w:t>
      </w:r>
      <w:proofErr w:type="spellStart"/>
      <w:r w:rsidRPr="00AF5A75">
        <w:t>Request</w:t>
      </w:r>
      <w:proofErr w:type="spellEnd"/>
      <w:r w:rsidRPr="00AF5A75">
        <w:t>) och Svar (</w:t>
      </w:r>
      <w:proofErr w:type="spellStart"/>
      <w:r w:rsidRPr="00AF5A75">
        <w:t>Response</w:t>
      </w:r>
      <w:proofErr w:type="spellEnd"/>
      <w:r w:rsidRPr="00AF5A75">
        <w:t>)</w:t>
      </w:r>
    </w:p>
    <w:p w14:paraId="147EEE02" w14:textId="77777777" w:rsidR="00336AC6" w:rsidRPr="00AF5A75" w:rsidRDefault="00336AC6" w:rsidP="00336AC6">
      <w:pPr>
        <w:ind w:left="720"/>
      </w:pPr>
    </w:p>
    <w:tbl>
      <w:tblPr>
        <w:tblW w:w="10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369"/>
        <w:gridCol w:w="1417"/>
        <w:gridCol w:w="4322"/>
        <w:gridCol w:w="900"/>
      </w:tblGrid>
      <w:tr w:rsidR="00336AC6" w:rsidRPr="00AF5A75" w14:paraId="363C6A62" w14:textId="77777777" w:rsidTr="00DD5C3D">
        <w:tc>
          <w:tcPr>
            <w:tcW w:w="3369" w:type="dxa"/>
          </w:tcPr>
          <w:p w14:paraId="647D7FCB" w14:textId="77777777" w:rsidR="00336AC6" w:rsidRPr="00AF5A75" w:rsidRDefault="00336AC6" w:rsidP="00DD5C3D">
            <w:pPr>
              <w:rPr>
                <w:i/>
              </w:rPr>
            </w:pPr>
            <w:r w:rsidRPr="00AF5A75">
              <w:rPr>
                <w:i/>
              </w:rPr>
              <w:t>Namn</w:t>
            </w:r>
          </w:p>
        </w:tc>
        <w:tc>
          <w:tcPr>
            <w:tcW w:w="1417" w:type="dxa"/>
          </w:tcPr>
          <w:p w14:paraId="3D9C6A02" w14:textId="77777777" w:rsidR="00336AC6" w:rsidRPr="00AF5A75" w:rsidRDefault="00336AC6" w:rsidP="00DD5C3D">
            <w:pPr>
              <w:rPr>
                <w:i/>
              </w:rPr>
            </w:pPr>
            <w:r w:rsidRPr="00AF5A75">
              <w:rPr>
                <w:i/>
              </w:rPr>
              <w:t>Typ</w:t>
            </w:r>
          </w:p>
        </w:tc>
        <w:tc>
          <w:tcPr>
            <w:tcW w:w="4322" w:type="dxa"/>
          </w:tcPr>
          <w:p w14:paraId="349BB1B5" w14:textId="77777777" w:rsidR="00336AC6" w:rsidRPr="00AF5A75" w:rsidRDefault="00336AC6" w:rsidP="00DD5C3D">
            <w:pPr>
              <w:rPr>
                <w:i/>
              </w:rPr>
            </w:pPr>
            <w:r w:rsidRPr="00AF5A75">
              <w:rPr>
                <w:i/>
              </w:rPr>
              <w:t>Kommentar</w:t>
            </w:r>
          </w:p>
        </w:tc>
        <w:tc>
          <w:tcPr>
            <w:tcW w:w="900" w:type="dxa"/>
          </w:tcPr>
          <w:p w14:paraId="53FD4492" w14:textId="77777777" w:rsidR="00336AC6" w:rsidRPr="00AF5A75" w:rsidRDefault="00336AC6" w:rsidP="00DD5C3D">
            <w:pPr>
              <w:rPr>
                <w:i/>
              </w:rPr>
            </w:pPr>
            <w:proofErr w:type="spellStart"/>
            <w:r w:rsidRPr="00AF5A75">
              <w:rPr>
                <w:i/>
              </w:rPr>
              <w:t>Kardi-nalitet</w:t>
            </w:r>
            <w:proofErr w:type="spellEnd"/>
          </w:p>
        </w:tc>
      </w:tr>
      <w:tr w:rsidR="007A204F" w:rsidRPr="00AF5A75" w14:paraId="7AB228EA" w14:textId="77777777" w:rsidTr="00DD5C3D">
        <w:tc>
          <w:tcPr>
            <w:tcW w:w="3369" w:type="dxa"/>
          </w:tcPr>
          <w:p w14:paraId="46CA072B" w14:textId="77777777" w:rsidR="007A204F" w:rsidRPr="00AF5A75" w:rsidRDefault="007A204F" w:rsidP="00DD5C3D">
            <w:pPr>
              <w:rPr>
                <w:b/>
                <w:i/>
              </w:rPr>
            </w:pPr>
            <w:r w:rsidRPr="00AF5A75">
              <w:rPr>
                <w:b/>
                <w:i/>
              </w:rPr>
              <w:t>Begäran</w:t>
            </w:r>
          </w:p>
        </w:tc>
        <w:tc>
          <w:tcPr>
            <w:tcW w:w="1417" w:type="dxa"/>
          </w:tcPr>
          <w:p w14:paraId="4F81E718" w14:textId="77777777" w:rsidR="007A204F" w:rsidRPr="00AF5A75" w:rsidRDefault="007A204F" w:rsidP="00DD5C3D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962" w:author="Lars Erik Röjerås" w:date="2014-04-04T12:08:00Z">
                  <w:rPr>
                    <w:smallCaps/>
                    <w:noProof/>
                    <w:sz w:val="16"/>
                  </w:rPr>
                </w:rPrChange>
              </w:rPr>
            </w:pPr>
          </w:p>
        </w:tc>
        <w:tc>
          <w:tcPr>
            <w:tcW w:w="4322" w:type="dxa"/>
          </w:tcPr>
          <w:p w14:paraId="458B61D4" w14:textId="77777777" w:rsidR="007A204F" w:rsidRPr="00AF5A75" w:rsidRDefault="007A204F" w:rsidP="00DD5C3D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963" w:author="Lars Erik Röjerås" w:date="2014-04-04T12:08:00Z">
                  <w:rPr>
                    <w:smallCaps/>
                    <w:noProof/>
                    <w:sz w:val="16"/>
                  </w:rPr>
                </w:rPrChange>
              </w:rPr>
            </w:pPr>
          </w:p>
        </w:tc>
        <w:tc>
          <w:tcPr>
            <w:tcW w:w="900" w:type="dxa"/>
          </w:tcPr>
          <w:p w14:paraId="0F34E141" w14:textId="77777777" w:rsidR="007A204F" w:rsidRPr="00AF5A75" w:rsidRDefault="007A204F" w:rsidP="00DD5C3D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964" w:author="Lars Erik Röjerås" w:date="2014-04-04T12:08:00Z">
                  <w:rPr>
                    <w:smallCaps/>
                    <w:noProof/>
                    <w:sz w:val="16"/>
                  </w:rPr>
                </w:rPrChange>
              </w:rPr>
            </w:pPr>
          </w:p>
        </w:tc>
      </w:tr>
      <w:tr w:rsidR="003E580A" w:rsidRPr="00AF5A75" w14:paraId="2E73B595" w14:textId="77777777" w:rsidTr="00DD5C3D">
        <w:tc>
          <w:tcPr>
            <w:tcW w:w="3369" w:type="dxa"/>
          </w:tcPr>
          <w:p w14:paraId="1FD8A2F4" w14:textId="77777777" w:rsidR="003E580A" w:rsidRPr="00AF5A75" w:rsidRDefault="003E580A" w:rsidP="00DD5C3D">
            <w:pPr>
              <w:rPr>
                <w:rPrChange w:id="965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966" w:author="Lars Erik Röjerås" w:date="2014-04-04T12:08:00Z">
                  <w:rPr>
                    <w:lang w:val="en-GB"/>
                  </w:rPr>
                </w:rPrChange>
              </w:rPr>
              <w:t>serviceDomain</w:t>
            </w:r>
            <w:proofErr w:type="spellEnd"/>
          </w:p>
        </w:tc>
        <w:tc>
          <w:tcPr>
            <w:tcW w:w="1417" w:type="dxa"/>
          </w:tcPr>
          <w:p w14:paraId="54F02D8D" w14:textId="77777777" w:rsidR="003E580A" w:rsidRPr="00C23F04" w:rsidRDefault="003E580A" w:rsidP="00DD5C3D">
            <w:proofErr w:type="spellStart"/>
            <w:r w:rsidRPr="00AF5A75">
              <w:t>URN</w:t>
            </w:r>
            <w:proofErr w:type="spellEnd"/>
            <w:r w:rsidRPr="00AF5A75">
              <w:t xml:space="preserve"> på formatet &lt;regelverk&gt;:</w:t>
            </w:r>
            <w:r w:rsidRPr="00C23F04">
              <w:t>&lt;huvuddomän&gt;:&lt;underdomän&gt;.</w:t>
            </w:r>
          </w:p>
        </w:tc>
        <w:tc>
          <w:tcPr>
            <w:tcW w:w="4322" w:type="dxa"/>
          </w:tcPr>
          <w:p w14:paraId="1D105BEE" w14:textId="77777777" w:rsidR="003E580A" w:rsidRPr="00C23F04" w:rsidRDefault="003E580A" w:rsidP="00DD5C3D">
            <w:r w:rsidRPr="00C23F04">
              <w:t>Namnrymd för Tjänstedomän enligt RIVTA-förvaltningens förvaltade tjänstedomäner. Anges utan versionsnummer. Ex: ”</w:t>
            </w:r>
            <w:proofErr w:type="spellStart"/>
            <w:proofErr w:type="gramStart"/>
            <w:r w:rsidRPr="00C23F04">
              <w:t>urn:riv</w:t>
            </w:r>
            <w:proofErr w:type="gramEnd"/>
            <w:r w:rsidRPr="00C23F04">
              <w:t>:crm:scheduling</w:t>
            </w:r>
            <w:proofErr w:type="spellEnd"/>
            <w:r w:rsidRPr="00C23F04">
              <w:t>”.</w:t>
            </w:r>
          </w:p>
          <w:p w14:paraId="17A38DE8" w14:textId="77777777" w:rsidR="001E703A" w:rsidRPr="00C23F04" w:rsidRDefault="001E703A" w:rsidP="00DD5C3D"/>
          <w:p w14:paraId="7887CBF4" w14:textId="77777777" w:rsidR="001E703A" w:rsidRPr="00C23F04" w:rsidRDefault="001E703A" w:rsidP="00DD5C3D">
            <w:r w:rsidRPr="00C23F04">
              <w:t>Anger den servicedomän som begäran avser.</w:t>
            </w:r>
          </w:p>
        </w:tc>
        <w:tc>
          <w:tcPr>
            <w:tcW w:w="900" w:type="dxa"/>
          </w:tcPr>
          <w:p w14:paraId="0CA84535" w14:textId="77777777" w:rsidR="003E580A" w:rsidRPr="00A116E1" w:rsidRDefault="00CF0295" w:rsidP="00DD5C3D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="00761488" w:rsidRPr="00A116E1">
              <w:t>1</w:t>
            </w:r>
          </w:p>
        </w:tc>
      </w:tr>
      <w:tr w:rsidR="007A204F" w:rsidRPr="00AF5A75" w14:paraId="473E0150" w14:textId="77777777" w:rsidTr="00DD5C3D">
        <w:tc>
          <w:tcPr>
            <w:tcW w:w="3369" w:type="dxa"/>
          </w:tcPr>
          <w:p w14:paraId="2809D8DE" w14:textId="77777777" w:rsidR="007A204F" w:rsidRPr="00AF5A75" w:rsidRDefault="00937FF0" w:rsidP="00DD5C3D">
            <w:pPr>
              <w:rPr>
                <w:rPrChange w:id="967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968" w:author="Lars Erik Röjerås" w:date="2014-04-04T12:08:00Z">
                  <w:rPr>
                    <w:lang w:val="en-GB"/>
                  </w:rPr>
                </w:rPrChange>
              </w:rPr>
              <w:t>timeStamp</w:t>
            </w:r>
            <w:proofErr w:type="spellEnd"/>
          </w:p>
        </w:tc>
        <w:tc>
          <w:tcPr>
            <w:tcW w:w="1417" w:type="dxa"/>
          </w:tcPr>
          <w:p w14:paraId="1CD177EB" w14:textId="77777777" w:rsidR="007A204F" w:rsidRPr="00AF5A75" w:rsidRDefault="00937FF0" w:rsidP="00DD5C3D">
            <w:pPr>
              <w:rPr>
                <w:rPrChange w:id="969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970" w:author="Lars Erik Röjerås" w:date="2014-04-04T12:08:00Z">
                  <w:rPr>
                    <w:lang w:val="en-GB"/>
                  </w:rPr>
                </w:rPrChange>
              </w:rPr>
              <w:t>TS</w:t>
            </w:r>
          </w:p>
        </w:tc>
        <w:tc>
          <w:tcPr>
            <w:tcW w:w="4322" w:type="dxa"/>
          </w:tcPr>
          <w:p w14:paraId="2AF23FD9" w14:textId="77777777" w:rsidR="007A204F" w:rsidRPr="00C23F04" w:rsidRDefault="004A768A" w:rsidP="004A768A">
            <w:r w:rsidRPr="00AF5A75">
              <w:t xml:space="preserve">Referenstidpunkt för sökningen. Svaret ska enbart innehålla patienter vars information förändrats </w:t>
            </w:r>
            <w:r w:rsidR="00BD60CF" w:rsidRPr="00AF5A75">
              <w:t xml:space="preserve">i </w:t>
            </w:r>
            <w:proofErr w:type="spellStart"/>
            <w:r w:rsidR="00BD60CF" w:rsidRPr="00AF5A75">
              <w:t>källsystemet</w:t>
            </w:r>
            <w:proofErr w:type="spellEnd"/>
            <w:r w:rsidR="00BD60CF" w:rsidRPr="00AF5A75">
              <w:t xml:space="preserve"> </w:t>
            </w:r>
            <w:r w:rsidRPr="00C23F04">
              <w:t xml:space="preserve">vid eller efter denna tidpunkt. </w:t>
            </w:r>
            <w:r w:rsidR="00280B0C" w:rsidRPr="00C23F04">
              <w:t xml:space="preserve">Med förändring avses </w:t>
            </w:r>
            <w:proofErr w:type="gramStart"/>
            <w:r w:rsidR="00280B0C" w:rsidRPr="00C23F04">
              <w:t>borttag</w:t>
            </w:r>
            <w:proofErr w:type="gramEnd"/>
            <w:r w:rsidR="00280B0C" w:rsidRPr="00C23F04">
              <w:t>, uppdatering eller tillägg av information.</w:t>
            </w:r>
          </w:p>
        </w:tc>
        <w:tc>
          <w:tcPr>
            <w:tcW w:w="900" w:type="dxa"/>
          </w:tcPr>
          <w:p w14:paraId="2A883AA1" w14:textId="77777777" w:rsidR="007A204F" w:rsidRPr="00C23F04" w:rsidRDefault="004A768A" w:rsidP="00DD5C3D">
            <w:r w:rsidRPr="00C23F04">
              <w:t>1</w:t>
            </w:r>
            <w:proofErr w:type="gramStart"/>
            <w:r w:rsidR="007A204F" w:rsidRPr="00C23F04">
              <w:t>..</w:t>
            </w:r>
            <w:proofErr w:type="gramEnd"/>
            <w:r w:rsidR="007A204F" w:rsidRPr="00C23F04">
              <w:t>1</w:t>
            </w:r>
          </w:p>
        </w:tc>
      </w:tr>
      <w:tr w:rsidR="007A204F" w:rsidRPr="00AF5A75" w14:paraId="5BD4D099" w14:textId="77777777" w:rsidTr="00DD5C3D">
        <w:tc>
          <w:tcPr>
            <w:tcW w:w="3369" w:type="dxa"/>
          </w:tcPr>
          <w:p w14:paraId="30C53733" w14:textId="77777777" w:rsidR="007A204F" w:rsidRPr="00AF5A75" w:rsidRDefault="006C60FD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71" w:author="Lars Erik Röjerås" w:date="2014-04-04T12:08:00Z">
                  <w:rPr>
                    <w:sz w:val="16"/>
                  </w:rPr>
                </w:rPrChange>
              </w:rPr>
            </w:pPr>
            <w:proofErr w:type="spellStart"/>
            <w:r w:rsidRPr="00AF5A75">
              <w:t>registeredResidentLastFetched</w:t>
            </w:r>
            <w:proofErr w:type="spellEnd"/>
          </w:p>
        </w:tc>
        <w:tc>
          <w:tcPr>
            <w:tcW w:w="1417" w:type="dxa"/>
          </w:tcPr>
          <w:p w14:paraId="18E370E7" w14:textId="77777777" w:rsidR="007A204F" w:rsidRPr="00AF5A75" w:rsidRDefault="006C60FD" w:rsidP="00DD5C3D">
            <w:r w:rsidRPr="00AF5A75">
              <w:rPr>
                <w:rPrChange w:id="972" w:author="Lars Erik Röjerås" w:date="2014-04-04T12:08:00Z">
                  <w:rPr>
                    <w:lang w:val="en-GB"/>
                  </w:rPr>
                </w:rPrChange>
              </w:rPr>
              <w:t>Person-nummer</w:t>
            </w:r>
          </w:p>
        </w:tc>
        <w:tc>
          <w:tcPr>
            <w:tcW w:w="4322" w:type="dxa"/>
          </w:tcPr>
          <w:p w14:paraId="686F0B6F" w14:textId="77777777" w:rsidR="007A204F" w:rsidRPr="00C23F04" w:rsidRDefault="006C60FD" w:rsidP="00DD5C3D">
            <w:r w:rsidRPr="00AF5A75">
              <w:t xml:space="preserve">Person- eller samordningsnummer enligt skatteverkets definition (12 tecken). </w:t>
            </w:r>
            <w:proofErr w:type="spellStart"/>
            <w:r w:rsidRPr="00AF5A75">
              <w:t>Fomat</w:t>
            </w:r>
            <w:proofErr w:type="spellEnd"/>
            <w:r w:rsidRPr="00AF5A75">
              <w:t xml:space="preserve"> </w:t>
            </w:r>
            <w:r w:rsidRPr="00C23F04">
              <w:t>^[0-9]{8}[0-9pPtTfF][0-9]{3}$.</w:t>
            </w:r>
          </w:p>
          <w:p w14:paraId="0716800A" w14:textId="77777777" w:rsidR="0091127B" w:rsidRPr="00C23F04" w:rsidRDefault="0091127B" w:rsidP="00DD5C3D"/>
          <w:p w14:paraId="053AA387" w14:textId="77777777" w:rsidR="0091127B" w:rsidRPr="00A116E1" w:rsidRDefault="0091127B" w:rsidP="0091127B">
            <w:pPr>
              <w:rPr>
                <w:i/>
              </w:rPr>
            </w:pPr>
            <w:r w:rsidRPr="00C23F04">
              <w:t xml:space="preserve">Elementet kan skickas om föregående begäran till samma tjänsteproducent (med i övrigt samma </w:t>
            </w:r>
            <w:proofErr w:type="spellStart"/>
            <w:r w:rsidRPr="00C23F04">
              <w:t>sökparametrar</w:t>
            </w:r>
            <w:proofErr w:type="spellEnd"/>
            <w:r w:rsidRPr="00C23F04">
              <w:t>) resulterade i ett svar med flaggan</w:t>
            </w:r>
            <w:r w:rsidR="00431E39" w:rsidRPr="00C23F04">
              <w:t xml:space="preserve"> </w:t>
            </w:r>
            <w:proofErr w:type="spellStart"/>
            <w:r w:rsidR="00431E39" w:rsidRPr="00C23F04">
              <w:t>responseIsComplete</w:t>
            </w:r>
            <w:proofErr w:type="spellEnd"/>
            <w:r w:rsidR="00431E39" w:rsidRPr="00C23F04">
              <w:t xml:space="preserve"> = </w:t>
            </w:r>
            <w:r w:rsidR="00431E39" w:rsidRPr="00C23F04">
              <w:lastRenderedPageBreak/>
              <w:t>”</w:t>
            </w:r>
            <w:proofErr w:type="spellStart"/>
            <w:r w:rsidR="00431E39" w:rsidRPr="00C23F04">
              <w:t>true</w:t>
            </w:r>
            <w:proofErr w:type="spellEnd"/>
            <w:r w:rsidR="00431E39" w:rsidRPr="00C23F04">
              <w:t>”</w:t>
            </w:r>
            <w:r w:rsidRPr="00A116E1">
              <w:t xml:space="preserve"> </w:t>
            </w:r>
          </w:p>
        </w:tc>
        <w:tc>
          <w:tcPr>
            <w:tcW w:w="900" w:type="dxa"/>
          </w:tcPr>
          <w:p w14:paraId="35A025BF" w14:textId="77777777" w:rsidR="007A204F" w:rsidRPr="00A116E1" w:rsidRDefault="006C60FD" w:rsidP="00DD5C3D">
            <w:r w:rsidRPr="00A116E1">
              <w:lastRenderedPageBreak/>
              <w:t>0</w:t>
            </w:r>
            <w:proofErr w:type="gramStart"/>
            <w:r w:rsidRPr="00A116E1">
              <w:t>..</w:t>
            </w:r>
            <w:proofErr w:type="gramEnd"/>
            <w:r w:rsidRPr="00A116E1">
              <w:t>1</w:t>
            </w:r>
          </w:p>
        </w:tc>
      </w:tr>
      <w:tr w:rsidR="005116FA" w:rsidRPr="00AF5A75" w14:paraId="724A02B2" w14:textId="77777777" w:rsidTr="00DD5C3D">
        <w:tc>
          <w:tcPr>
            <w:tcW w:w="3369" w:type="dxa"/>
          </w:tcPr>
          <w:p w14:paraId="0E5370FA" w14:textId="77777777" w:rsidR="005116FA" w:rsidRPr="00AF5A75" w:rsidRDefault="005116FA" w:rsidP="00DD5C3D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973" w:author="Lars Erik Röjerås" w:date="2014-04-04T12:08:00Z">
                  <w:rPr>
                    <w:smallCaps/>
                    <w:noProof/>
                    <w:sz w:val="16"/>
                  </w:rPr>
                </w:rPrChange>
              </w:rPr>
            </w:pPr>
          </w:p>
        </w:tc>
        <w:tc>
          <w:tcPr>
            <w:tcW w:w="1417" w:type="dxa"/>
          </w:tcPr>
          <w:p w14:paraId="3221CFCF" w14:textId="77777777" w:rsidR="005116FA" w:rsidRPr="00AF5A75" w:rsidRDefault="005116FA" w:rsidP="00DD5C3D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974" w:author="Lars Erik Röjerås" w:date="2014-04-04T12:08:00Z">
                  <w:rPr>
                    <w:smallCaps/>
                    <w:noProof/>
                    <w:sz w:val="16"/>
                  </w:rPr>
                </w:rPrChange>
              </w:rPr>
            </w:pPr>
          </w:p>
        </w:tc>
        <w:tc>
          <w:tcPr>
            <w:tcW w:w="4322" w:type="dxa"/>
          </w:tcPr>
          <w:p w14:paraId="562DF963" w14:textId="77777777" w:rsidR="005116FA" w:rsidRPr="00AF5A75" w:rsidRDefault="005116FA" w:rsidP="00DD5C3D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  <w:rPrChange w:id="975" w:author="Lars Erik Röjerås" w:date="2014-04-04T12:08:00Z">
                  <w:rPr>
                    <w:i/>
                    <w:smallCaps/>
                    <w:noProof/>
                    <w:sz w:val="16"/>
                  </w:rPr>
                </w:rPrChange>
              </w:rPr>
            </w:pPr>
          </w:p>
        </w:tc>
        <w:tc>
          <w:tcPr>
            <w:tcW w:w="900" w:type="dxa"/>
          </w:tcPr>
          <w:p w14:paraId="3CC525DA" w14:textId="77777777" w:rsidR="005116FA" w:rsidRPr="00AF5A75" w:rsidRDefault="005116FA" w:rsidP="00DD5C3D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  <w:rPrChange w:id="976" w:author="Lars Erik Röjerås" w:date="2014-04-04T12:08:00Z">
                  <w:rPr>
                    <w:i/>
                    <w:smallCaps/>
                    <w:noProof/>
                    <w:sz w:val="16"/>
                  </w:rPr>
                </w:rPrChange>
              </w:rPr>
            </w:pPr>
          </w:p>
        </w:tc>
      </w:tr>
      <w:tr w:rsidR="007A204F" w:rsidRPr="00AF5A75" w14:paraId="4E6FD2BA" w14:textId="77777777" w:rsidTr="00DD5C3D">
        <w:tc>
          <w:tcPr>
            <w:tcW w:w="3369" w:type="dxa"/>
          </w:tcPr>
          <w:p w14:paraId="1C565316" w14:textId="77777777" w:rsidR="007A204F" w:rsidRPr="00AF5A75" w:rsidRDefault="007A204F" w:rsidP="00DD5C3D">
            <w:r w:rsidRPr="00AF5A75">
              <w:rPr>
                <w:b/>
                <w:i/>
                <w:rPrChange w:id="977" w:author="Lars Erik Röjerås" w:date="2014-04-04T12:08:00Z">
                  <w:rPr>
                    <w:b/>
                    <w:i/>
                    <w:lang w:val="en-GB"/>
                  </w:rPr>
                </w:rPrChange>
              </w:rPr>
              <w:t>Svar</w:t>
            </w:r>
          </w:p>
        </w:tc>
        <w:tc>
          <w:tcPr>
            <w:tcW w:w="1417" w:type="dxa"/>
          </w:tcPr>
          <w:p w14:paraId="36BE468A" w14:textId="77777777" w:rsidR="007A204F" w:rsidRPr="00AF5A75" w:rsidRDefault="007A204F" w:rsidP="00DD5C3D"/>
        </w:tc>
        <w:tc>
          <w:tcPr>
            <w:tcW w:w="4322" w:type="dxa"/>
          </w:tcPr>
          <w:p w14:paraId="3CA4E3EA" w14:textId="77777777" w:rsidR="007A204F" w:rsidRPr="00C23F04" w:rsidRDefault="007A204F" w:rsidP="00DD5C3D">
            <w:pPr>
              <w:rPr>
                <w:i/>
              </w:rPr>
            </w:pPr>
          </w:p>
        </w:tc>
        <w:tc>
          <w:tcPr>
            <w:tcW w:w="900" w:type="dxa"/>
          </w:tcPr>
          <w:p w14:paraId="1CC8624D" w14:textId="77777777" w:rsidR="007A204F" w:rsidRPr="00C23F04" w:rsidRDefault="007A204F" w:rsidP="00DD5C3D">
            <w:pPr>
              <w:rPr>
                <w:i/>
              </w:rPr>
            </w:pPr>
          </w:p>
        </w:tc>
      </w:tr>
      <w:tr w:rsidR="00204773" w:rsidRPr="00AF5A75" w14:paraId="6F1E675C" w14:textId="77777777" w:rsidTr="00DD5C3D">
        <w:tc>
          <w:tcPr>
            <w:tcW w:w="3369" w:type="dxa"/>
          </w:tcPr>
          <w:p w14:paraId="32F41099" w14:textId="77777777" w:rsidR="00204773" w:rsidRPr="00AF5A75" w:rsidRDefault="0091127B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78" w:author="Lars Erik Röjerås" w:date="2014-04-04T12:08:00Z">
                  <w:rPr>
                    <w:sz w:val="16"/>
                  </w:rPr>
                </w:rPrChange>
              </w:rPr>
            </w:pPr>
            <w:proofErr w:type="spellStart"/>
            <w:r w:rsidRPr="00AF5A75">
              <w:t>responseIsComplete</w:t>
            </w:r>
            <w:proofErr w:type="spellEnd"/>
          </w:p>
        </w:tc>
        <w:tc>
          <w:tcPr>
            <w:tcW w:w="1417" w:type="dxa"/>
          </w:tcPr>
          <w:p w14:paraId="582D8E0E" w14:textId="77777777" w:rsidR="00204773" w:rsidRPr="00AF5A75" w:rsidRDefault="0091127B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79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Sant/Falskt</w:t>
            </w:r>
          </w:p>
        </w:tc>
        <w:tc>
          <w:tcPr>
            <w:tcW w:w="4322" w:type="dxa"/>
          </w:tcPr>
          <w:p w14:paraId="66AF8C12" w14:textId="77777777" w:rsidR="00204773" w:rsidRPr="00AF5A75" w:rsidRDefault="0091127B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80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”</w:t>
            </w:r>
            <w:proofErr w:type="spellStart"/>
            <w:r w:rsidRPr="00AF5A75">
              <w:t>true</w:t>
            </w:r>
            <w:proofErr w:type="spellEnd"/>
            <w:r w:rsidRPr="00AF5A75">
              <w:t>” om alla patienters indexposter ingår i svaret. ”</w:t>
            </w:r>
            <w:proofErr w:type="spellStart"/>
            <w:r w:rsidRPr="00AF5A75">
              <w:t>false</w:t>
            </w:r>
            <w:proofErr w:type="spellEnd"/>
            <w:r w:rsidRPr="00AF5A75">
              <w:t xml:space="preserve">” om fler patienter återstår att hämta (se vidare i beskrivningen av fältet </w:t>
            </w:r>
            <w:proofErr w:type="spellStart"/>
            <w:r w:rsidRPr="00AF5A75">
              <w:t>registeredResidentLastFetched</w:t>
            </w:r>
            <w:proofErr w:type="spellEnd"/>
            <w:r w:rsidRPr="00AF5A75">
              <w:t xml:space="preserve"> i begäran)</w:t>
            </w:r>
          </w:p>
        </w:tc>
        <w:tc>
          <w:tcPr>
            <w:tcW w:w="900" w:type="dxa"/>
          </w:tcPr>
          <w:p w14:paraId="779D7856" w14:textId="77777777" w:rsidR="00204773" w:rsidRPr="00AF5A75" w:rsidRDefault="00E87EF2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81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</w:tr>
      <w:tr w:rsidR="007A204F" w:rsidRPr="00AF5A75" w14:paraId="25E05BF4" w14:textId="77777777" w:rsidTr="00DD5C3D">
        <w:tc>
          <w:tcPr>
            <w:tcW w:w="3369" w:type="dxa"/>
          </w:tcPr>
          <w:p w14:paraId="7C7038D1" w14:textId="77777777" w:rsidR="007A204F" w:rsidRPr="00AF5A75" w:rsidRDefault="007A204F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82" w:author="Lars Erik Röjerås" w:date="2014-04-04T12:08:00Z">
                  <w:rPr>
                    <w:sz w:val="16"/>
                  </w:rPr>
                </w:rPrChange>
              </w:rPr>
            </w:pPr>
            <w:proofErr w:type="spellStart"/>
            <w:r w:rsidRPr="00AF5A75">
              <w:t>registeredResidentEngagements</w:t>
            </w:r>
            <w:proofErr w:type="spellEnd"/>
          </w:p>
        </w:tc>
        <w:tc>
          <w:tcPr>
            <w:tcW w:w="1417" w:type="dxa"/>
          </w:tcPr>
          <w:p w14:paraId="7840A8A0" w14:textId="77777777" w:rsidR="007A204F" w:rsidRPr="00AF5A75" w:rsidRDefault="007A204F" w:rsidP="00DD5C3D">
            <w:pPr>
              <w:rPr>
                <w:i/>
              </w:rPr>
            </w:pPr>
            <w:proofErr w:type="spellStart"/>
            <w:r w:rsidRPr="00AF5A75">
              <w:t>RegisteredResidentEngagementType</w:t>
            </w:r>
            <w:proofErr w:type="spellEnd"/>
          </w:p>
        </w:tc>
        <w:tc>
          <w:tcPr>
            <w:tcW w:w="4322" w:type="dxa"/>
          </w:tcPr>
          <w:p w14:paraId="63920852" w14:textId="77777777" w:rsidR="007A204F" w:rsidRPr="00AF5A75" w:rsidRDefault="007A204F" w:rsidP="00DD5C3D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  <w:rPrChange w:id="983" w:author="Lars Erik Röjerås" w:date="2014-04-04T12:08:00Z">
                  <w:rPr>
                    <w:i/>
                    <w:smallCaps/>
                    <w:noProof/>
                    <w:sz w:val="16"/>
                  </w:rPr>
                </w:rPrChange>
              </w:rPr>
            </w:pPr>
          </w:p>
        </w:tc>
        <w:tc>
          <w:tcPr>
            <w:tcW w:w="900" w:type="dxa"/>
          </w:tcPr>
          <w:p w14:paraId="745617EA" w14:textId="77777777" w:rsidR="007A204F" w:rsidRPr="00AF5A75" w:rsidRDefault="007A204F" w:rsidP="00DD5C3D">
            <w:pPr>
              <w:rPr>
                <w:i/>
              </w:rPr>
            </w:pPr>
            <w:r w:rsidRPr="00AF5A75">
              <w:rPr>
                <w:i/>
              </w:rPr>
              <w:t>0</w:t>
            </w:r>
            <w:proofErr w:type="gramStart"/>
            <w:r w:rsidRPr="00AF5A75">
              <w:rPr>
                <w:i/>
              </w:rPr>
              <w:t>..</w:t>
            </w:r>
            <w:proofErr w:type="gramEnd"/>
            <w:r w:rsidRPr="00AF5A75">
              <w:rPr>
                <w:i/>
              </w:rPr>
              <w:t>*</w:t>
            </w:r>
          </w:p>
        </w:tc>
      </w:tr>
      <w:tr w:rsidR="007A204F" w:rsidRPr="00AF5A75" w14:paraId="2EDEC30A" w14:textId="77777777" w:rsidTr="00DD5C3D">
        <w:tc>
          <w:tcPr>
            <w:tcW w:w="3369" w:type="dxa"/>
          </w:tcPr>
          <w:p w14:paraId="2B346181" w14:textId="77777777" w:rsidR="007A204F" w:rsidRPr="00AF5A75" w:rsidRDefault="007A204F" w:rsidP="00DD5C3D">
            <w:pPr>
              <w:rPr>
                <w:rPrChange w:id="984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t>.</w:t>
            </w:r>
            <w:proofErr w:type="spellStart"/>
            <w:r w:rsidRPr="00AF5A75">
              <w:t>registeredResidentIdentification</w:t>
            </w:r>
            <w:proofErr w:type="spellEnd"/>
          </w:p>
        </w:tc>
        <w:tc>
          <w:tcPr>
            <w:tcW w:w="1417" w:type="dxa"/>
          </w:tcPr>
          <w:p w14:paraId="138D5EBE" w14:textId="77777777" w:rsidR="007A204F" w:rsidRPr="00AF5A75" w:rsidRDefault="007A204F" w:rsidP="00DD5C3D">
            <w:pPr>
              <w:rPr>
                <w:rPrChange w:id="985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986" w:author="Lars Erik Röjerås" w:date="2014-04-04T12:08:00Z">
                  <w:rPr>
                    <w:lang w:val="en-GB"/>
                  </w:rPr>
                </w:rPrChange>
              </w:rPr>
              <w:t>Person-nummer</w:t>
            </w:r>
          </w:p>
        </w:tc>
        <w:tc>
          <w:tcPr>
            <w:tcW w:w="4322" w:type="dxa"/>
          </w:tcPr>
          <w:p w14:paraId="31786070" w14:textId="77777777" w:rsidR="007A204F" w:rsidRPr="00C23F04" w:rsidRDefault="007A204F" w:rsidP="00DD5C3D">
            <w:r w:rsidRPr="00AF5A75">
              <w:t xml:space="preserve">Person- eller samordningsnummer enligt skatteverkets definition (12 tecken). </w:t>
            </w:r>
            <w:proofErr w:type="spellStart"/>
            <w:r w:rsidRPr="00AF5A75">
              <w:t>Fomat</w:t>
            </w:r>
            <w:proofErr w:type="spellEnd"/>
            <w:r w:rsidRPr="00AF5A75">
              <w:t xml:space="preserve"> ^[0-9]{8}[0-9pPtTfF][0-9]{3}$</w:t>
            </w:r>
            <w:r w:rsidRPr="00C23F04">
              <w:t xml:space="preserve">. </w:t>
            </w:r>
          </w:p>
        </w:tc>
        <w:tc>
          <w:tcPr>
            <w:tcW w:w="900" w:type="dxa"/>
          </w:tcPr>
          <w:p w14:paraId="7218721D" w14:textId="77777777" w:rsidR="007A204F" w:rsidRPr="00C23F04" w:rsidRDefault="007A204F" w:rsidP="00DD5C3D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7A204F" w:rsidRPr="00AF5A75" w14:paraId="5A48ECF9" w14:textId="77777777" w:rsidTr="00DD5C3D">
        <w:tc>
          <w:tcPr>
            <w:tcW w:w="3369" w:type="dxa"/>
          </w:tcPr>
          <w:p w14:paraId="32ED1DE4" w14:textId="77777777" w:rsidR="007A204F" w:rsidRPr="00AF5A75" w:rsidRDefault="007A204F" w:rsidP="007A204F">
            <w:pPr>
              <w:rPr>
                <w:rPrChange w:id="987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t>.</w:t>
            </w:r>
            <w:proofErr w:type="spellStart"/>
            <w:r w:rsidRPr="00AF5A75">
              <w:t>engagement</w:t>
            </w:r>
            <w:proofErr w:type="spellEnd"/>
          </w:p>
        </w:tc>
        <w:tc>
          <w:tcPr>
            <w:tcW w:w="1417" w:type="dxa"/>
          </w:tcPr>
          <w:p w14:paraId="4DA083B4" w14:textId="77777777" w:rsidR="007A204F" w:rsidRPr="00AF5A75" w:rsidRDefault="007A204F" w:rsidP="00DD5C3D">
            <w:pPr>
              <w:rPr>
                <w:rPrChange w:id="988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989" w:author="Lars Erik Röjerås" w:date="2014-04-04T12:08:00Z">
                  <w:rPr>
                    <w:lang w:val="en-GB"/>
                  </w:rPr>
                </w:rPrChange>
              </w:rPr>
              <w:t>EngagementType</w:t>
            </w:r>
            <w:proofErr w:type="spellEnd"/>
          </w:p>
        </w:tc>
        <w:tc>
          <w:tcPr>
            <w:tcW w:w="4322" w:type="dxa"/>
          </w:tcPr>
          <w:p w14:paraId="21E95BFF" w14:textId="77777777" w:rsidR="007A204F" w:rsidRPr="00AF5A75" w:rsidRDefault="007A204F" w:rsidP="00DD5C3D"/>
        </w:tc>
        <w:tc>
          <w:tcPr>
            <w:tcW w:w="900" w:type="dxa"/>
          </w:tcPr>
          <w:p w14:paraId="107B03AE" w14:textId="77777777" w:rsidR="007A204F" w:rsidRPr="00C23F04" w:rsidRDefault="00944B0A" w:rsidP="00DD5C3D">
            <w:r w:rsidRPr="00AF5A75">
              <w:t>0</w:t>
            </w:r>
            <w:proofErr w:type="gramStart"/>
            <w:r w:rsidRPr="00AF5A75">
              <w:t>..</w:t>
            </w:r>
            <w:proofErr w:type="gramEnd"/>
            <w:r w:rsidRPr="00AF5A75">
              <w:t>*</w:t>
            </w:r>
          </w:p>
        </w:tc>
      </w:tr>
      <w:tr w:rsidR="007A204F" w:rsidRPr="00AF5A75" w14:paraId="04BBC1DC" w14:textId="77777777" w:rsidTr="00DD5C3D">
        <w:tc>
          <w:tcPr>
            <w:tcW w:w="3369" w:type="dxa"/>
          </w:tcPr>
          <w:p w14:paraId="3AB7E03A" w14:textId="77777777" w:rsidR="007A204F" w:rsidRPr="00AF5A75" w:rsidRDefault="007A204F" w:rsidP="00DD5C3D">
            <w:pPr>
              <w:rPr>
                <w:rPrChange w:id="990" w:author="Lars Erik Röjerås" w:date="2014-04-04T12:08:00Z">
                  <w:rPr>
                    <w:lang w:val="en-GB"/>
                  </w:rPr>
                </w:rPrChange>
              </w:rPr>
            </w:pPr>
            <w:proofErr w:type="gramStart"/>
            <w:r w:rsidRPr="00AF5A75">
              <w:t>..</w:t>
            </w:r>
            <w:proofErr w:type="spellStart"/>
            <w:proofErr w:type="gramEnd"/>
            <w:r w:rsidRPr="00AF5A75">
              <w:t>registeredResidentIdentification</w:t>
            </w:r>
            <w:proofErr w:type="spellEnd"/>
          </w:p>
        </w:tc>
        <w:tc>
          <w:tcPr>
            <w:tcW w:w="1417" w:type="dxa"/>
          </w:tcPr>
          <w:p w14:paraId="3B21EDC2" w14:textId="77777777" w:rsidR="007A204F" w:rsidRPr="00AF5A75" w:rsidRDefault="007A204F" w:rsidP="00DD5C3D">
            <w:pPr>
              <w:rPr>
                <w:rPrChange w:id="991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992" w:author="Lars Erik Röjerås" w:date="2014-04-04T12:08:00Z">
                  <w:rPr>
                    <w:lang w:val="en-GB"/>
                  </w:rPr>
                </w:rPrChange>
              </w:rPr>
              <w:t>Person-nummer</w:t>
            </w:r>
          </w:p>
        </w:tc>
        <w:tc>
          <w:tcPr>
            <w:tcW w:w="4322" w:type="dxa"/>
          </w:tcPr>
          <w:p w14:paraId="1FAAF967" w14:textId="77777777" w:rsidR="007A204F" w:rsidRPr="00C23F04" w:rsidRDefault="007A204F" w:rsidP="00DD5C3D">
            <w:r w:rsidRPr="00AF5A75">
              <w:t xml:space="preserve">Person- eller samordningsnummer enligt skatteverkets definition (12 tecken). </w:t>
            </w:r>
            <w:proofErr w:type="spellStart"/>
            <w:r w:rsidRPr="00AF5A75">
              <w:t>Fomat</w:t>
            </w:r>
            <w:proofErr w:type="spellEnd"/>
            <w:r w:rsidRPr="00AF5A75">
              <w:t xml:space="preserve"> ^[0-9]{8}[0-9pPtTfF][0-9]{3}$</w:t>
            </w:r>
            <w:r w:rsidRPr="00C23F04">
              <w:t xml:space="preserve">. </w:t>
            </w:r>
          </w:p>
        </w:tc>
        <w:tc>
          <w:tcPr>
            <w:tcW w:w="900" w:type="dxa"/>
          </w:tcPr>
          <w:p w14:paraId="7D2EBAA8" w14:textId="77777777" w:rsidR="007A204F" w:rsidRPr="00C23F04" w:rsidRDefault="007A204F" w:rsidP="00DD5C3D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7A204F" w:rsidRPr="00AF5A75" w14:paraId="49A0E404" w14:textId="77777777" w:rsidTr="00DD5C3D">
        <w:tc>
          <w:tcPr>
            <w:tcW w:w="3369" w:type="dxa"/>
          </w:tcPr>
          <w:p w14:paraId="3208CE18" w14:textId="77777777" w:rsidR="007A204F" w:rsidRPr="00AF5A75" w:rsidRDefault="007A204F" w:rsidP="00937FF0">
            <w:pPr>
              <w:rPr>
                <w:rPrChange w:id="993" w:author="Lars Erik Röjerås" w:date="2014-04-04T12:08:00Z">
                  <w:rPr>
                    <w:lang w:val="en-GB"/>
                  </w:rPr>
                </w:rPrChange>
              </w:rPr>
            </w:pPr>
            <w:proofErr w:type="gramStart"/>
            <w:r w:rsidRPr="00AF5A75">
              <w:t>..</w:t>
            </w:r>
            <w:proofErr w:type="spellStart"/>
            <w:proofErr w:type="gramEnd"/>
            <w:r w:rsidRPr="00AF5A75">
              <w:t>serviceDomain</w:t>
            </w:r>
            <w:proofErr w:type="spellEnd"/>
          </w:p>
        </w:tc>
        <w:tc>
          <w:tcPr>
            <w:tcW w:w="1417" w:type="dxa"/>
          </w:tcPr>
          <w:p w14:paraId="16D738E7" w14:textId="77777777" w:rsidR="007A204F" w:rsidRPr="00C23F04" w:rsidRDefault="007A204F" w:rsidP="00DD5C3D">
            <w:proofErr w:type="spellStart"/>
            <w:r w:rsidRPr="00AF5A75">
              <w:t>URN</w:t>
            </w:r>
            <w:proofErr w:type="spellEnd"/>
            <w:r w:rsidRPr="00AF5A75">
              <w:t xml:space="preserve"> på formatet &lt;regelverk&gt;:</w:t>
            </w:r>
            <w:r w:rsidRPr="00C23F04">
              <w:t>&lt;huvuddomän&gt;:&lt;underdomän&gt;.</w:t>
            </w:r>
          </w:p>
        </w:tc>
        <w:tc>
          <w:tcPr>
            <w:tcW w:w="4322" w:type="dxa"/>
          </w:tcPr>
          <w:p w14:paraId="59AEA2A6" w14:textId="77777777" w:rsidR="007A204F" w:rsidRPr="00C23F04" w:rsidRDefault="007A204F" w:rsidP="00DD5C3D">
            <w:r w:rsidRPr="00C23F04">
              <w:t>Namnrymd för Tjänstedomän enligt RIVTA-förvaltningens förvaltade tjänstedomäner. Anges utan versionsnummer. Ex: ”</w:t>
            </w:r>
            <w:proofErr w:type="spellStart"/>
            <w:proofErr w:type="gramStart"/>
            <w:r w:rsidRPr="00C23F04">
              <w:t>urn:riv</w:t>
            </w:r>
            <w:proofErr w:type="gramEnd"/>
            <w:r w:rsidRPr="00C23F04">
              <w:t>:crm:scheduling</w:t>
            </w:r>
            <w:proofErr w:type="spellEnd"/>
            <w:r w:rsidRPr="00C23F04">
              <w:t>”.</w:t>
            </w:r>
          </w:p>
        </w:tc>
        <w:tc>
          <w:tcPr>
            <w:tcW w:w="900" w:type="dxa"/>
          </w:tcPr>
          <w:p w14:paraId="1BA2A501" w14:textId="77777777" w:rsidR="007A204F" w:rsidRPr="00C23F04" w:rsidRDefault="007A204F" w:rsidP="00DD5C3D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7A204F" w:rsidRPr="00AF5A75" w14:paraId="178772B0" w14:textId="77777777" w:rsidTr="00DD5C3D">
        <w:tc>
          <w:tcPr>
            <w:tcW w:w="3369" w:type="dxa"/>
          </w:tcPr>
          <w:p w14:paraId="3C584053" w14:textId="77777777" w:rsidR="007A204F" w:rsidRPr="00AF5A75" w:rsidRDefault="007B671F" w:rsidP="0034375A">
            <w:pPr>
              <w:rPr>
                <w:rPrChange w:id="994" w:author="Lars Erik Röjerås" w:date="2014-04-04T12:08:00Z">
                  <w:rPr>
                    <w:lang w:val="en-GB"/>
                  </w:rPr>
                </w:rPrChange>
              </w:rPr>
            </w:pPr>
            <w:proofErr w:type="gramStart"/>
            <w:r w:rsidRPr="00AF5A75">
              <w:t>.</w:t>
            </w:r>
            <w:r w:rsidR="007A204F" w:rsidRPr="00AF5A75">
              <w:rPr>
                <w:rPrChange w:id="995" w:author="Lars Erik Röjerås" w:date="2014-04-04T12:08:00Z">
                  <w:rPr>
                    <w:lang w:val="en-GB"/>
                  </w:rPr>
                </w:rPrChange>
              </w:rPr>
              <w:t>.</w:t>
            </w:r>
            <w:proofErr w:type="spellStart"/>
            <w:proofErr w:type="gramEnd"/>
            <w:r w:rsidR="007A204F" w:rsidRPr="00AF5A75">
              <w:rPr>
                <w:rPrChange w:id="996" w:author="Lars Erik Röjerås" w:date="2014-04-04T12:08:00Z">
                  <w:rPr>
                    <w:lang w:val="en-GB"/>
                  </w:rPr>
                </w:rPrChange>
              </w:rPr>
              <w:t>categorization</w:t>
            </w:r>
            <w:proofErr w:type="spellEnd"/>
          </w:p>
        </w:tc>
        <w:tc>
          <w:tcPr>
            <w:tcW w:w="1417" w:type="dxa"/>
          </w:tcPr>
          <w:p w14:paraId="20A885F3" w14:textId="77777777" w:rsidR="007A204F" w:rsidRPr="00AF5A75" w:rsidRDefault="007A204F" w:rsidP="00DD5C3D">
            <w:pPr>
              <w:rPr>
                <w:rPrChange w:id="997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998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7C276DED" w14:textId="77777777" w:rsidR="007A204F" w:rsidRPr="00AF5A75" w:rsidRDefault="007A204F" w:rsidP="00DD5C3D">
            <w:proofErr w:type="spellStart"/>
            <w:r w:rsidRPr="00AF5A75">
              <w:t>Kodverk</w:t>
            </w:r>
            <w:proofErr w:type="spellEnd"/>
            <w:r w:rsidRPr="00AF5A75">
              <w:t xml:space="preserve"> enligt tjänstedomänens dokumentation. </w:t>
            </w:r>
          </w:p>
        </w:tc>
        <w:tc>
          <w:tcPr>
            <w:tcW w:w="900" w:type="dxa"/>
          </w:tcPr>
          <w:p w14:paraId="0FB11536" w14:textId="77777777" w:rsidR="007A204F" w:rsidRPr="00C23F04" w:rsidRDefault="007A204F" w:rsidP="00DD5C3D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7A204F" w:rsidRPr="00AF5A75" w14:paraId="0C93A712" w14:textId="77777777" w:rsidTr="00DD5C3D">
        <w:tc>
          <w:tcPr>
            <w:tcW w:w="3369" w:type="dxa"/>
          </w:tcPr>
          <w:p w14:paraId="42479B03" w14:textId="77777777" w:rsidR="007A204F" w:rsidRPr="00AF5A75" w:rsidRDefault="007B671F" w:rsidP="00EC179C">
            <w:pPr>
              <w:rPr>
                <w:rPrChange w:id="999" w:author="Lars Erik Röjerås" w:date="2014-04-04T12:08:00Z">
                  <w:rPr>
                    <w:lang w:val="en-GB"/>
                  </w:rPr>
                </w:rPrChange>
              </w:rPr>
            </w:pPr>
            <w:proofErr w:type="gramStart"/>
            <w:r w:rsidRPr="00AF5A75">
              <w:t>.</w:t>
            </w:r>
            <w:r w:rsidR="007A204F" w:rsidRPr="00AF5A75">
              <w:rPr>
                <w:rPrChange w:id="1000" w:author="Lars Erik Röjerås" w:date="2014-04-04T12:08:00Z">
                  <w:rPr>
                    <w:lang w:val="en-GB"/>
                  </w:rPr>
                </w:rPrChange>
              </w:rPr>
              <w:t>.</w:t>
            </w:r>
            <w:proofErr w:type="spellStart"/>
            <w:proofErr w:type="gramEnd"/>
            <w:r w:rsidR="007A204F" w:rsidRPr="00AF5A75">
              <w:rPr>
                <w:rPrChange w:id="1001" w:author="Lars Erik Röjerås" w:date="2014-04-04T12:08:00Z">
                  <w:rPr>
                    <w:lang w:val="en-GB"/>
                  </w:rPr>
                </w:rPrChange>
              </w:rPr>
              <w:t>logicalAddress</w:t>
            </w:r>
            <w:proofErr w:type="spellEnd"/>
          </w:p>
        </w:tc>
        <w:tc>
          <w:tcPr>
            <w:tcW w:w="1417" w:type="dxa"/>
          </w:tcPr>
          <w:p w14:paraId="50128A18" w14:textId="77777777" w:rsidR="007A204F" w:rsidRPr="00AF5A75" w:rsidRDefault="007A204F" w:rsidP="00DD5C3D">
            <w:pPr>
              <w:rPr>
                <w:rPrChange w:id="1002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003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7248A9E9" w14:textId="77777777" w:rsidR="007A204F" w:rsidRPr="00AF5A75" w:rsidRDefault="007A204F" w:rsidP="00DD5C3D">
            <w:r w:rsidRPr="00AF5A75">
              <w:t xml:space="preserve">Enligt tjänstedomänens dokumentation. </w:t>
            </w:r>
          </w:p>
        </w:tc>
        <w:tc>
          <w:tcPr>
            <w:tcW w:w="900" w:type="dxa"/>
          </w:tcPr>
          <w:p w14:paraId="68AB3EC3" w14:textId="77777777" w:rsidR="007A204F" w:rsidRPr="00C23F04" w:rsidRDefault="007A204F" w:rsidP="00DD5C3D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7A204F" w:rsidRPr="00AF5A75" w14:paraId="27164421" w14:textId="77777777" w:rsidTr="00DD5C3D">
        <w:tc>
          <w:tcPr>
            <w:tcW w:w="3369" w:type="dxa"/>
          </w:tcPr>
          <w:p w14:paraId="177D040E" w14:textId="77777777" w:rsidR="007A204F" w:rsidRPr="00AF5A75" w:rsidRDefault="007B671F" w:rsidP="0001248C">
            <w:pPr>
              <w:rPr>
                <w:rPrChange w:id="1004" w:author="Lars Erik Röjerås" w:date="2014-04-04T12:08:00Z">
                  <w:rPr>
                    <w:lang w:val="en-GB"/>
                  </w:rPr>
                </w:rPrChange>
              </w:rPr>
            </w:pPr>
            <w:proofErr w:type="gramStart"/>
            <w:r w:rsidRPr="00AF5A75">
              <w:t>.</w:t>
            </w:r>
            <w:r w:rsidR="007A204F" w:rsidRPr="00AF5A75">
              <w:rPr>
                <w:rPrChange w:id="1005" w:author="Lars Erik Röjerås" w:date="2014-04-04T12:08:00Z">
                  <w:rPr>
                    <w:lang w:val="en-GB"/>
                  </w:rPr>
                </w:rPrChange>
              </w:rPr>
              <w:t>.</w:t>
            </w:r>
            <w:proofErr w:type="spellStart"/>
            <w:proofErr w:type="gramEnd"/>
            <w:r w:rsidR="007A204F" w:rsidRPr="00AF5A75">
              <w:rPr>
                <w:rPrChange w:id="1006" w:author="Lars Erik Röjerås" w:date="2014-04-04T12:08:00Z">
                  <w:rPr>
                    <w:lang w:val="en-GB"/>
                  </w:rPr>
                </w:rPrChange>
              </w:rPr>
              <w:t>businessObjectInstanceIdentifier</w:t>
            </w:r>
            <w:proofErr w:type="spellEnd"/>
          </w:p>
        </w:tc>
        <w:tc>
          <w:tcPr>
            <w:tcW w:w="1417" w:type="dxa"/>
          </w:tcPr>
          <w:p w14:paraId="32114E80" w14:textId="77777777" w:rsidR="007A204F" w:rsidRPr="00AF5A75" w:rsidRDefault="007A204F" w:rsidP="00DD5C3D">
            <w:pPr>
              <w:rPr>
                <w:rPrChange w:id="1007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008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5CFD4DEE" w14:textId="77777777" w:rsidR="007A204F" w:rsidRPr="00AF5A75" w:rsidRDefault="007A204F" w:rsidP="00DD5C3D">
            <w:r w:rsidRPr="00AF5A75">
              <w:t xml:space="preserve">Enligt tjänstedomänens dokumentation. Värdet ”NA” anger att attributet inte är tillämpbart i aktuell tjänstedomän. </w:t>
            </w:r>
          </w:p>
        </w:tc>
        <w:tc>
          <w:tcPr>
            <w:tcW w:w="900" w:type="dxa"/>
          </w:tcPr>
          <w:p w14:paraId="7CA37D99" w14:textId="77777777" w:rsidR="007A204F" w:rsidRPr="00C23F04" w:rsidRDefault="007A204F" w:rsidP="00DD5C3D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7A204F" w:rsidRPr="00AF5A75" w14:paraId="1C3163FE" w14:textId="77777777" w:rsidTr="00DD5C3D">
        <w:tc>
          <w:tcPr>
            <w:tcW w:w="3369" w:type="dxa"/>
          </w:tcPr>
          <w:p w14:paraId="1C406F0C" w14:textId="77777777" w:rsidR="007A204F" w:rsidRPr="00AF5A75" w:rsidRDefault="007B671F" w:rsidP="00F53A80">
            <w:pPr>
              <w:rPr>
                <w:i/>
                <w:rPrChange w:id="1009" w:author="Lars Erik Röjerås" w:date="2014-04-04T12:08:00Z">
                  <w:rPr>
                    <w:i/>
                    <w:lang w:val="en-GB"/>
                  </w:rPr>
                </w:rPrChange>
              </w:rPr>
            </w:pPr>
            <w:proofErr w:type="gramStart"/>
            <w:r w:rsidRPr="00AF5A75">
              <w:t>.</w:t>
            </w:r>
            <w:r w:rsidR="007A204F" w:rsidRPr="00AF5A75">
              <w:rPr>
                <w:rPrChange w:id="1010" w:author="Lars Erik Röjerås" w:date="2014-04-04T12:08:00Z">
                  <w:rPr>
                    <w:lang w:val="en-GB"/>
                  </w:rPr>
                </w:rPrChange>
              </w:rPr>
              <w:t>.</w:t>
            </w:r>
            <w:proofErr w:type="spellStart"/>
            <w:proofErr w:type="gramEnd"/>
            <w:r w:rsidR="00E14578" w:rsidRPr="00AF5A75">
              <w:t>clinicalProcess</w:t>
            </w:r>
            <w:r w:rsidR="007A204F" w:rsidRPr="00AF5A75">
              <w:t>I</w:t>
            </w:r>
            <w:r w:rsidR="007A204F" w:rsidRPr="00C23F04">
              <w:t>nterestId</w:t>
            </w:r>
            <w:proofErr w:type="spellEnd"/>
          </w:p>
        </w:tc>
        <w:tc>
          <w:tcPr>
            <w:tcW w:w="1417" w:type="dxa"/>
          </w:tcPr>
          <w:p w14:paraId="6EF0D6A7" w14:textId="77777777" w:rsidR="007A204F" w:rsidRPr="00AF5A75" w:rsidRDefault="007A204F" w:rsidP="00DD5C3D">
            <w:pPr>
              <w:rPr>
                <w:rPrChange w:id="1011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012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2867C6D2" w14:textId="77777777" w:rsidR="007A204F" w:rsidRPr="00C23F04" w:rsidRDefault="007A204F" w:rsidP="00DD5C3D">
            <w:proofErr w:type="spellStart"/>
            <w:r w:rsidRPr="00AF5A75">
              <w:t>GUID</w:t>
            </w:r>
            <w:proofErr w:type="spellEnd"/>
            <w:r w:rsidR="00B06CCE" w:rsidRPr="00AF5A75">
              <w:t>. Värdet ”NA” anger att attributet inte är tillämpbart i aktuell tjänstedomän.</w:t>
            </w:r>
          </w:p>
        </w:tc>
        <w:tc>
          <w:tcPr>
            <w:tcW w:w="900" w:type="dxa"/>
          </w:tcPr>
          <w:p w14:paraId="30432D66" w14:textId="77777777" w:rsidR="007A204F" w:rsidRPr="00C23F04" w:rsidRDefault="007A204F" w:rsidP="00DD5C3D"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7A204F" w:rsidRPr="00AF5A75" w14:paraId="7160833D" w14:textId="77777777" w:rsidTr="00DD5C3D">
        <w:tc>
          <w:tcPr>
            <w:tcW w:w="3369" w:type="dxa"/>
          </w:tcPr>
          <w:p w14:paraId="2DD5DB1F" w14:textId="77777777" w:rsidR="007A204F" w:rsidRPr="00AF5A75" w:rsidRDefault="005F58BA" w:rsidP="005F58BA">
            <w:pPr>
              <w:rPr>
                <w:rPrChange w:id="1013" w:author="Lars Erik Röjerås" w:date="2014-04-04T12:08:00Z">
                  <w:rPr>
                    <w:lang w:val="en-GB"/>
                  </w:rPr>
                </w:rPrChange>
              </w:rPr>
            </w:pPr>
            <w:proofErr w:type="gramStart"/>
            <w:r w:rsidRPr="00AF5A75">
              <w:t>.</w:t>
            </w:r>
            <w:r w:rsidR="007A204F" w:rsidRPr="00AF5A75">
              <w:rPr>
                <w:rPrChange w:id="1014" w:author="Lars Erik Röjerås" w:date="2014-04-04T12:08:00Z">
                  <w:rPr>
                    <w:lang w:val="en-GB"/>
                  </w:rPr>
                </w:rPrChange>
              </w:rPr>
              <w:t>.</w:t>
            </w:r>
            <w:proofErr w:type="spellStart"/>
            <w:proofErr w:type="gramEnd"/>
            <w:r w:rsidR="007A204F" w:rsidRPr="00AF5A75">
              <w:rPr>
                <w:rPrChange w:id="1015" w:author="Lars Erik Röjerås" w:date="2014-04-04T12:08:00Z">
                  <w:rPr>
                    <w:lang w:val="en-GB"/>
                  </w:rPr>
                </w:rPrChange>
              </w:rPr>
              <w:t>mostRecentContent</w:t>
            </w:r>
            <w:proofErr w:type="spellEnd"/>
          </w:p>
        </w:tc>
        <w:tc>
          <w:tcPr>
            <w:tcW w:w="1417" w:type="dxa"/>
          </w:tcPr>
          <w:p w14:paraId="0043F18F" w14:textId="77777777" w:rsidR="007A204F" w:rsidRPr="00AF5A75" w:rsidRDefault="007A204F" w:rsidP="00DD5C3D">
            <w:pPr>
              <w:rPr>
                <w:rPrChange w:id="1016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017" w:author="Lars Erik Röjerås" w:date="2014-04-04T12:08:00Z">
                  <w:rPr>
                    <w:lang w:val="en-GB"/>
                  </w:rPr>
                </w:rPrChange>
              </w:rPr>
              <w:t>DT</w:t>
            </w:r>
          </w:p>
        </w:tc>
        <w:tc>
          <w:tcPr>
            <w:tcW w:w="4322" w:type="dxa"/>
          </w:tcPr>
          <w:p w14:paraId="49969E64" w14:textId="77777777" w:rsidR="007A204F" w:rsidRPr="00C23F04" w:rsidRDefault="007A204F" w:rsidP="002C6D03">
            <w:proofErr w:type="spellStart"/>
            <w:r w:rsidRPr="00AF5A75">
              <w:t>YYYYMMDDhhmmss</w:t>
            </w:r>
            <w:proofErr w:type="spellEnd"/>
            <w:r w:rsidRPr="00AF5A75">
              <w:t xml:space="preserve">. </w:t>
            </w:r>
            <w:r w:rsidR="00B47C92" w:rsidRPr="00AF5A75">
              <w:t>Uttolkning enligt tjänstedomänens dokumentation</w:t>
            </w:r>
            <w:r w:rsidR="004119CA" w:rsidRPr="00C23F04">
              <w:t>.</w:t>
            </w:r>
          </w:p>
        </w:tc>
        <w:tc>
          <w:tcPr>
            <w:tcW w:w="900" w:type="dxa"/>
          </w:tcPr>
          <w:p w14:paraId="324738F3" w14:textId="77777777" w:rsidR="007A204F" w:rsidRPr="00C23F04" w:rsidRDefault="007A204F" w:rsidP="00DD5C3D"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7A204F" w:rsidRPr="00AF5A75" w14:paraId="22D0603F" w14:textId="77777777" w:rsidTr="00DD5C3D">
        <w:tc>
          <w:tcPr>
            <w:tcW w:w="3369" w:type="dxa"/>
          </w:tcPr>
          <w:p w14:paraId="1E97A782" w14:textId="77777777" w:rsidR="007A204F" w:rsidRPr="00AF5A75" w:rsidRDefault="00F61A6E" w:rsidP="00DD5C3D">
            <w:pPr>
              <w:rPr>
                <w:i/>
              </w:rPr>
            </w:pPr>
            <w:r w:rsidRPr="00AF5A75">
              <w:rPr>
                <w:i/>
              </w:rPr>
              <w:t xml:space="preserve"> </w:t>
            </w:r>
            <w:proofErr w:type="gramStart"/>
            <w:r w:rsidRPr="00AF5A75">
              <w:rPr>
                <w:i/>
              </w:rPr>
              <w:t>..</w:t>
            </w:r>
            <w:proofErr w:type="spellStart"/>
            <w:proofErr w:type="gramEnd"/>
            <w:r w:rsidRPr="00AF5A75">
              <w:rPr>
                <w:i/>
              </w:rPr>
              <w:t>sourceSystem</w:t>
            </w:r>
            <w:proofErr w:type="spellEnd"/>
          </w:p>
        </w:tc>
        <w:tc>
          <w:tcPr>
            <w:tcW w:w="1417" w:type="dxa"/>
          </w:tcPr>
          <w:p w14:paraId="3B01F2E1" w14:textId="77777777" w:rsidR="007A204F" w:rsidRPr="00AF5A75" w:rsidRDefault="00F61A6E" w:rsidP="00DD5C3D">
            <w:pPr>
              <w:rPr>
                <w:i/>
              </w:rPr>
            </w:pPr>
            <w:proofErr w:type="spellStart"/>
            <w:r w:rsidRPr="00AF5A75">
              <w:rPr>
                <w:i/>
              </w:rPr>
              <w:t>HSA</w:t>
            </w:r>
            <w:proofErr w:type="spellEnd"/>
            <w:r w:rsidRPr="00AF5A75">
              <w:rPr>
                <w:i/>
              </w:rPr>
              <w:t>-id</w:t>
            </w:r>
          </w:p>
        </w:tc>
        <w:tc>
          <w:tcPr>
            <w:tcW w:w="4322" w:type="dxa"/>
          </w:tcPr>
          <w:p w14:paraId="54CF749C" w14:textId="77777777" w:rsidR="007A204F" w:rsidRPr="00AF5A75" w:rsidRDefault="00F61A6E" w:rsidP="00DD5C3D">
            <w:pPr>
              <w:rPr>
                <w:i/>
              </w:rPr>
            </w:pPr>
            <w:r w:rsidRPr="00AF5A75">
              <w:rPr>
                <w:i/>
              </w:rPr>
              <w:t>Systemet som ansvarar för originalinformationen.</w:t>
            </w:r>
          </w:p>
        </w:tc>
        <w:tc>
          <w:tcPr>
            <w:tcW w:w="900" w:type="dxa"/>
          </w:tcPr>
          <w:p w14:paraId="35B95A77" w14:textId="77777777" w:rsidR="007A204F" w:rsidRPr="00AF5A75" w:rsidRDefault="00F61A6E" w:rsidP="00DD5C3D">
            <w:pPr>
              <w:rPr>
                <w:i/>
              </w:rPr>
            </w:pPr>
            <w:r w:rsidRPr="00AF5A75">
              <w:rPr>
                <w:i/>
              </w:rPr>
              <w:t>1</w:t>
            </w:r>
            <w:proofErr w:type="gramStart"/>
            <w:r w:rsidRPr="00AF5A75">
              <w:rPr>
                <w:i/>
              </w:rPr>
              <w:t>..</w:t>
            </w:r>
            <w:proofErr w:type="gramEnd"/>
            <w:r w:rsidRPr="00AF5A75">
              <w:rPr>
                <w:i/>
              </w:rPr>
              <w:t>1</w:t>
            </w:r>
          </w:p>
        </w:tc>
      </w:tr>
      <w:tr w:rsidR="008664A1" w:rsidRPr="00AF5A75" w14:paraId="0F662AB3" w14:textId="77777777" w:rsidTr="00DD5C3D">
        <w:tc>
          <w:tcPr>
            <w:tcW w:w="3369" w:type="dxa"/>
          </w:tcPr>
          <w:p w14:paraId="2F0922A3" w14:textId="77777777" w:rsidR="008664A1" w:rsidRPr="00AF5A75" w:rsidRDefault="008664A1" w:rsidP="00DD5C3D">
            <w:pPr>
              <w:rPr>
                <w:i/>
              </w:rPr>
            </w:pPr>
            <w:r w:rsidRPr="00AF5A75">
              <w:t xml:space="preserve"> </w:t>
            </w:r>
            <w:proofErr w:type="gramStart"/>
            <w:r w:rsidRPr="00AF5A75">
              <w:t>..</w:t>
            </w:r>
            <w:proofErr w:type="spellStart"/>
            <w:proofErr w:type="gramEnd"/>
            <w:r w:rsidRPr="00AF5A75">
              <w:t>dataController</w:t>
            </w:r>
            <w:proofErr w:type="spellEnd"/>
          </w:p>
        </w:tc>
        <w:tc>
          <w:tcPr>
            <w:tcW w:w="1417" w:type="dxa"/>
          </w:tcPr>
          <w:p w14:paraId="0C828136" w14:textId="77777777" w:rsidR="008664A1" w:rsidRPr="00AF5A75" w:rsidRDefault="008664A1" w:rsidP="00DD5C3D">
            <w:pPr>
              <w:rPr>
                <w:i/>
              </w:rPr>
            </w:pPr>
            <w:r w:rsidRPr="00AF5A75">
              <w:rPr>
                <w:rPrChange w:id="1018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05A3BEBA" w14:textId="215A799D" w:rsidR="008664A1" w:rsidRPr="00C23F04" w:rsidRDefault="002D0CE9" w:rsidP="00DD5C3D">
            <w:pPr>
              <w:rPr>
                <w:i/>
              </w:rPr>
            </w:pPr>
            <w:r w:rsidRPr="00AF5A75">
              <w:rPr>
                <w:highlight w:val="yellow"/>
              </w:rPr>
              <w:t xml:space="preserve">Ett värde som i </w:t>
            </w:r>
            <w:proofErr w:type="spellStart"/>
            <w:r w:rsidRPr="00AF5A75">
              <w:rPr>
                <w:highlight w:val="yellow"/>
              </w:rPr>
              <w:t>källsystemet</w:t>
            </w:r>
            <w:proofErr w:type="spellEnd"/>
            <w:r w:rsidRPr="00AF5A75">
              <w:rPr>
                <w:highlight w:val="yellow"/>
              </w:rPr>
              <w:t xml:space="preserve"> med id </w:t>
            </w:r>
            <w:proofErr w:type="spellStart"/>
            <w:r w:rsidRPr="00AF5A75">
              <w:rPr>
                <w:highlight w:val="yellow"/>
              </w:rPr>
              <w:t>s</w:t>
            </w:r>
            <w:r w:rsidRPr="00C23F04">
              <w:rPr>
                <w:highlight w:val="yellow"/>
              </w:rPr>
              <w:t>ourceSystem</w:t>
            </w:r>
            <w:proofErr w:type="spellEnd"/>
            <w:r w:rsidRPr="00C23F04">
              <w:rPr>
                <w:highlight w:val="yellow"/>
              </w:rPr>
              <w:t xml:space="preserve"> unikt identifierar PU-ansvarig organisation.</w:t>
            </w:r>
          </w:p>
        </w:tc>
        <w:tc>
          <w:tcPr>
            <w:tcW w:w="900" w:type="dxa"/>
          </w:tcPr>
          <w:p w14:paraId="75D88B55" w14:textId="77777777" w:rsidR="008664A1" w:rsidRPr="00C23F04" w:rsidRDefault="008664A1" w:rsidP="00DD5C3D">
            <w:pPr>
              <w:rPr>
                <w:i/>
              </w:rPr>
            </w:pPr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</w:tbl>
    <w:p w14:paraId="5D80E161" w14:textId="77777777" w:rsidR="00336AC6" w:rsidRPr="00AF5A75" w:rsidRDefault="00336AC6" w:rsidP="00336AC6"/>
    <w:p w14:paraId="3453239A" w14:textId="77777777" w:rsidR="00336AC6" w:rsidRPr="00AF5A75" w:rsidRDefault="00336AC6" w:rsidP="00336AC6">
      <w:pPr>
        <w:pStyle w:val="Rubrik2"/>
      </w:pPr>
      <w:r w:rsidRPr="00AF5A75">
        <w:t>Regler</w:t>
      </w:r>
    </w:p>
    <w:p w14:paraId="74898ADB" w14:textId="77777777" w:rsidR="00336AC6" w:rsidRPr="00AF5A75" w:rsidRDefault="00027B72" w:rsidP="00BB2B2E">
      <w:pPr>
        <w:pStyle w:val="Rubrik3"/>
      </w:pPr>
      <w:r w:rsidRPr="00AF5A75">
        <w:t xml:space="preserve">Regler för </w:t>
      </w:r>
      <w:proofErr w:type="spellStart"/>
      <w:r w:rsidRPr="00AF5A75">
        <w:t>källsystemet</w:t>
      </w:r>
      <w:proofErr w:type="spellEnd"/>
      <w:r w:rsidRPr="00AF5A75">
        <w:t xml:space="preserve"> (tjänsteproducenten)</w:t>
      </w:r>
    </w:p>
    <w:p w14:paraId="5BA0F170" w14:textId="77777777" w:rsidR="00336AC6" w:rsidRPr="00AF5A75" w:rsidRDefault="00336AC6" w:rsidP="00214A61">
      <w:pPr>
        <w:pStyle w:val="Brdtext"/>
      </w:pPr>
      <w:r w:rsidRPr="00AF5A75">
        <w:t xml:space="preserve">R1: </w:t>
      </w:r>
      <w:r w:rsidR="00027B72" w:rsidRPr="00AF5A75">
        <w:t xml:space="preserve">Alla poster i ett svar </w:t>
      </w:r>
      <w:r w:rsidRPr="00AF5A75">
        <w:t xml:space="preserve">måste vara sinsemellan unika med avseende på de element som är del av postens </w:t>
      </w:r>
      <w:proofErr w:type="spellStart"/>
      <w:r w:rsidRPr="00AF5A75">
        <w:t>unikhet</w:t>
      </w:r>
      <w:proofErr w:type="spellEnd"/>
      <w:r w:rsidRPr="00AF5A75">
        <w:t>.</w:t>
      </w:r>
    </w:p>
    <w:p w14:paraId="485B3585" w14:textId="77777777" w:rsidR="00336AC6" w:rsidRPr="00AF5A75" w:rsidRDefault="00336AC6" w:rsidP="00306C66">
      <w:pPr>
        <w:pStyle w:val="Brdtext"/>
      </w:pPr>
      <w:r w:rsidRPr="00AF5A75">
        <w:t xml:space="preserve">R2: </w:t>
      </w:r>
      <w:r w:rsidR="00953F6C" w:rsidRPr="00AF5A75">
        <w:t xml:space="preserve">Om en </w:t>
      </w:r>
      <w:proofErr w:type="gramStart"/>
      <w:r w:rsidR="00953F6C" w:rsidRPr="00AF5A75">
        <w:t>patienten</w:t>
      </w:r>
      <w:proofErr w:type="gramEnd"/>
      <w:r w:rsidR="00953F6C" w:rsidRPr="00AF5A75">
        <w:t xml:space="preserve"> haft engagemang </w:t>
      </w:r>
      <w:proofErr w:type="spellStart"/>
      <w:r w:rsidR="00953F6C" w:rsidRPr="00AF5A75">
        <w:t>pga</w:t>
      </w:r>
      <w:proofErr w:type="spellEnd"/>
      <w:r w:rsidR="00953F6C" w:rsidRPr="00AF5A75">
        <w:t xml:space="preserve"> borttag av poster i </w:t>
      </w:r>
      <w:proofErr w:type="spellStart"/>
      <w:r w:rsidR="00953F6C" w:rsidRPr="00AF5A75">
        <w:t>källsystemet</w:t>
      </w:r>
      <w:proofErr w:type="spellEnd"/>
      <w:r w:rsidR="00953F6C" w:rsidRPr="00AF5A75">
        <w:t xml:space="preserve"> efter ”</w:t>
      </w:r>
      <w:proofErr w:type="spellStart"/>
      <w:r w:rsidR="00953F6C" w:rsidRPr="00AF5A75">
        <w:t>timestamp</w:t>
      </w:r>
      <w:proofErr w:type="spellEnd"/>
      <w:r w:rsidR="00953F6C" w:rsidRPr="00AF5A75">
        <w:t>” i begäran, ska en tom ”</w:t>
      </w:r>
      <w:proofErr w:type="spellStart"/>
      <w:r w:rsidR="00953F6C" w:rsidRPr="00AF5A75">
        <w:t>registeredResidentEngagements</w:t>
      </w:r>
      <w:proofErr w:type="spellEnd"/>
      <w:r w:rsidR="00953F6C" w:rsidRPr="00AF5A75">
        <w:t>” returneras för den patienten.</w:t>
      </w:r>
    </w:p>
    <w:p w14:paraId="6E21155E" w14:textId="77777777" w:rsidR="00892F89" w:rsidRPr="00AF5A75" w:rsidRDefault="00892F89" w:rsidP="006A6C50">
      <w:pPr>
        <w:pStyle w:val="Brdtext"/>
      </w:pPr>
      <w:r w:rsidRPr="00AF5A75">
        <w:t xml:space="preserve">R3: Om </w:t>
      </w:r>
      <w:proofErr w:type="spellStart"/>
      <w:r w:rsidRPr="00AF5A75">
        <w:t>källsystemet</w:t>
      </w:r>
      <w:proofErr w:type="spellEnd"/>
      <w:r w:rsidRPr="00AF5A75">
        <w:t xml:space="preserve"> väljer att dela upp svaret i flera svarsmeddelanden, ska </w:t>
      </w:r>
      <w:proofErr w:type="spellStart"/>
      <w:r w:rsidRPr="00AF5A75">
        <w:t>källsystemet</w:t>
      </w:r>
      <w:proofErr w:type="spellEnd"/>
      <w:r w:rsidRPr="00AF5A75">
        <w:t xml:space="preserve"> i efterföljande anrop enbart leverera engagemangsposter för patienter som inte innefattats i tidiga</w:t>
      </w:r>
      <w:r w:rsidR="00622CE4" w:rsidRPr="00AF5A75">
        <w:t>re svar. Som hjälp (eller referenspunkt)</w:t>
      </w:r>
      <w:r w:rsidRPr="00AF5A75">
        <w:t xml:space="preserve"> </w:t>
      </w:r>
      <w:r w:rsidR="00622CE4" w:rsidRPr="00AF5A75">
        <w:t xml:space="preserve">ska då begäran innehålla </w:t>
      </w:r>
      <w:r w:rsidRPr="00AF5A75">
        <w:t xml:space="preserve">personnumret för den sista patienten </w:t>
      </w:r>
      <w:r w:rsidR="00622CE4" w:rsidRPr="00AF5A75">
        <w:t>från</w:t>
      </w:r>
      <w:r w:rsidRPr="00AF5A75">
        <w:t xml:space="preserve"> föregående svar</w:t>
      </w:r>
      <w:r w:rsidR="00622CE4" w:rsidRPr="00AF5A75">
        <w:t xml:space="preserve"> (beskrivning för fältet ”</w:t>
      </w:r>
      <w:proofErr w:type="spellStart"/>
      <w:r w:rsidR="00622CE4" w:rsidRPr="00AF5A75">
        <w:t>registeredResidentLastFetched</w:t>
      </w:r>
      <w:proofErr w:type="spellEnd"/>
      <w:r w:rsidR="00622CE4" w:rsidRPr="00AF5A75">
        <w:t>”)</w:t>
      </w:r>
      <w:r w:rsidRPr="00AF5A75">
        <w:t>.</w:t>
      </w:r>
    </w:p>
    <w:p w14:paraId="063DA020" w14:textId="77777777" w:rsidR="00D465B3" w:rsidRPr="00AF5A75" w:rsidRDefault="00D465B3" w:rsidP="00F426F4">
      <w:pPr>
        <w:pStyle w:val="Brdtext"/>
      </w:pPr>
      <w:r w:rsidRPr="00AF5A75">
        <w:t xml:space="preserve">R4: Om </w:t>
      </w:r>
      <w:proofErr w:type="spellStart"/>
      <w:r w:rsidRPr="00AF5A75">
        <w:t>källsystemet</w:t>
      </w:r>
      <w:proofErr w:type="spellEnd"/>
      <w:r w:rsidRPr="00AF5A75">
        <w:t xml:space="preserve"> är en regional tjänsteplattform – </w:t>
      </w:r>
      <w:proofErr w:type="gramStart"/>
      <w:r w:rsidRPr="00AF5A75">
        <w:t>dvs</w:t>
      </w:r>
      <w:proofErr w:type="gramEnd"/>
      <w:r w:rsidRPr="00AF5A75">
        <w:t xml:space="preserve"> </w:t>
      </w:r>
      <w:proofErr w:type="spellStart"/>
      <w:r w:rsidRPr="00AF5A75">
        <w:t>GetUpdates</w:t>
      </w:r>
      <w:proofErr w:type="spellEnd"/>
      <w:r w:rsidRPr="00AF5A75">
        <w:t xml:space="preserve"> anropas från en nationell komponent – ska tjänsteplattformen som tar emot frågemeddelandet ansvara för att indexposter samlas in från alla system i regionen som realiserar </w:t>
      </w:r>
      <w:proofErr w:type="spellStart"/>
      <w:r w:rsidRPr="00AF5A75">
        <w:t>GetUpdates</w:t>
      </w:r>
      <w:proofErr w:type="spellEnd"/>
      <w:r w:rsidRPr="00AF5A75">
        <w:t xml:space="preserve"> (eller motsvarande via regionalt/lokalt gränssnitt) </w:t>
      </w:r>
      <w:r w:rsidRPr="00AF5A75">
        <w:lastRenderedPageBreak/>
        <w:t xml:space="preserve">och returneras i svarsmeddelandet. Det är dock en rekommendation att en </w:t>
      </w:r>
      <w:proofErr w:type="gramStart"/>
      <w:r w:rsidRPr="00AF5A75">
        <w:t>regionen</w:t>
      </w:r>
      <w:proofErr w:type="gramEnd"/>
      <w:r w:rsidRPr="00AF5A75">
        <w:t xml:space="preserve"> istället har en regional komponent som gör PULL från </w:t>
      </w:r>
      <w:proofErr w:type="spellStart"/>
      <w:r w:rsidRPr="00AF5A75">
        <w:t>källsystemen</w:t>
      </w:r>
      <w:proofErr w:type="spellEnd"/>
      <w:r w:rsidRPr="00AF5A75">
        <w:t xml:space="preserve"> och samtidigt är konsument av </w:t>
      </w:r>
      <w:proofErr w:type="spellStart"/>
      <w:r w:rsidRPr="00AF5A75">
        <w:t>Update</w:t>
      </w:r>
      <w:proofErr w:type="spellEnd"/>
      <w:r w:rsidRPr="00AF5A75">
        <w:t xml:space="preserve">-tjänsten mot nationella </w:t>
      </w:r>
      <w:proofErr w:type="spellStart"/>
      <w:r w:rsidRPr="00AF5A75">
        <w:t>Update</w:t>
      </w:r>
      <w:proofErr w:type="spellEnd"/>
      <w:r w:rsidRPr="00AF5A75">
        <w:t>-tjänsten.</w:t>
      </w:r>
    </w:p>
    <w:p w14:paraId="0534B189" w14:textId="77777777" w:rsidR="00336AC6" w:rsidRPr="00AF5A75" w:rsidRDefault="00FA5721" w:rsidP="00336AC6">
      <w:pPr>
        <w:pStyle w:val="Rubrik3"/>
      </w:pPr>
      <w:r w:rsidRPr="00AF5A75">
        <w:t>Regler för engagemangsindex (tjänstekonsumenten)</w:t>
      </w:r>
    </w:p>
    <w:p w14:paraId="518B9A4D" w14:textId="77777777" w:rsidR="007D23E1" w:rsidRPr="00AF5A75" w:rsidRDefault="007D23E1" w:rsidP="00214A61">
      <w:pPr>
        <w:pStyle w:val="Brdtext"/>
      </w:pPr>
      <w:r w:rsidRPr="00AF5A75">
        <w:t xml:space="preserve">R4: Engagemangsindex ska matcha engagemangsposterna i svaret med befintliga engagemangsposter från samma system och på så sätt internt åstadkomma samma effekt som om resultatet av matchningen kommit in via </w:t>
      </w:r>
      <w:proofErr w:type="spellStart"/>
      <w:r w:rsidRPr="00AF5A75">
        <w:t>Update</w:t>
      </w:r>
      <w:proofErr w:type="spellEnd"/>
      <w:r w:rsidRPr="00AF5A75">
        <w:t xml:space="preserve">-tjänsten. </w:t>
      </w:r>
      <w:r w:rsidR="00276FB0" w:rsidRPr="00AF5A75">
        <w:t>Följande matchningsregler gäller:</w:t>
      </w:r>
    </w:p>
    <w:p w14:paraId="73AB6B63" w14:textId="77777777" w:rsidR="00276FB0" w:rsidRPr="00AF5A75" w:rsidRDefault="00276FB0" w:rsidP="00306C66">
      <w:pPr>
        <w:pStyle w:val="Brdtext"/>
        <w:numPr>
          <w:ilvl w:val="0"/>
          <w:numId w:val="7"/>
        </w:numPr>
      </w:pPr>
      <w:r w:rsidRPr="00AF5A75">
        <w:t xml:space="preserve">R4:1 Identiska värden på alla fält som engagemangposten i svaret innehåller: </w:t>
      </w:r>
      <w:r w:rsidR="0065254B" w:rsidRPr="00AF5A75">
        <w:t xml:space="preserve">Hanteras som om posten inte kommit in via </w:t>
      </w:r>
      <w:proofErr w:type="spellStart"/>
      <w:r w:rsidR="0065254B" w:rsidRPr="00AF5A75">
        <w:t>Update</w:t>
      </w:r>
      <w:proofErr w:type="spellEnd"/>
    </w:p>
    <w:p w14:paraId="1243B8FE" w14:textId="77777777" w:rsidR="00276FB0" w:rsidRPr="00AF5A75" w:rsidRDefault="00276FB0" w:rsidP="006A6C50">
      <w:pPr>
        <w:pStyle w:val="Brdtext"/>
        <w:numPr>
          <w:ilvl w:val="0"/>
          <w:numId w:val="7"/>
        </w:numPr>
      </w:pPr>
      <w:r w:rsidRPr="00AF5A75">
        <w:t>R4:</w:t>
      </w:r>
      <w:r w:rsidR="00416A2D" w:rsidRPr="00AF5A75">
        <w:t>2</w:t>
      </w:r>
      <w:r w:rsidRPr="00AF5A75">
        <w:t xml:space="preserve"> En befintlig post </w:t>
      </w:r>
      <w:r w:rsidR="00416A2D" w:rsidRPr="00AF5A75">
        <w:t xml:space="preserve">för en patient och tjänstedomän som ingår i svaret </w:t>
      </w:r>
      <w:r w:rsidRPr="00AF5A75">
        <w:t>har en unik sammansatt nyckel</w:t>
      </w:r>
      <w:r w:rsidR="00416A2D" w:rsidRPr="00AF5A75">
        <w:t xml:space="preserve"> </w:t>
      </w:r>
      <w:r w:rsidRPr="00AF5A75">
        <w:t xml:space="preserve">som saknar motsvarighet i svaret: </w:t>
      </w:r>
      <w:r w:rsidR="000A2A12" w:rsidRPr="00AF5A75">
        <w:t>Hanteras som om b</w:t>
      </w:r>
      <w:r w:rsidRPr="00AF5A75">
        <w:t xml:space="preserve">efintliga posten </w:t>
      </w:r>
      <w:r w:rsidR="000A2A12" w:rsidRPr="00AF5A75">
        <w:t xml:space="preserve">kommit in </w:t>
      </w:r>
      <w:proofErr w:type="spellStart"/>
      <w:r w:rsidR="000A2A12" w:rsidRPr="00AF5A75">
        <w:t>delete</w:t>
      </w:r>
      <w:proofErr w:type="spellEnd"/>
      <w:r w:rsidR="000A2A12" w:rsidRPr="00AF5A75">
        <w:t xml:space="preserve">-flaggad via </w:t>
      </w:r>
      <w:proofErr w:type="spellStart"/>
      <w:r w:rsidR="000A2A12" w:rsidRPr="00AF5A75">
        <w:t>Update</w:t>
      </w:r>
      <w:proofErr w:type="spellEnd"/>
      <w:r w:rsidR="000A2A12" w:rsidRPr="00AF5A75">
        <w:t>.</w:t>
      </w:r>
    </w:p>
    <w:p w14:paraId="4B1C9DD9" w14:textId="77777777" w:rsidR="00276FB0" w:rsidRPr="00AF5A75" w:rsidRDefault="00416A2D" w:rsidP="00F426F4">
      <w:pPr>
        <w:pStyle w:val="Brdtext"/>
        <w:numPr>
          <w:ilvl w:val="0"/>
          <w:numId w:val="7"/>
        </w:numPr>
      </w:pPr>
      <w:r w:rsidRPr="00AF5A75">
        <w:t xml:space="preserve">R4:3 Svaret innehåller en post med matchande unik nyckel, men något övrigt värde skiljer sig mot befintlig post: </w:t>
      </w:r>
      <w:r w:rsidR="000A2A12" w:rsidRPr="00AF5A75">
        <w:t xml:space="preserve">hanteras som om posten kommit in via </w:t>
      </w:r>
      <w:proofErr w:type="spellStart"/>
      <w:r w:rsidR="000A2A12" w:rsidRPr="00AF5A75">
        <w:t>Update</w:t>
      </w:r>
      <w:proofErr w:type="spellEnd"/>
      <w:r w:rsidR="000A2A12" w:rsidRPr="00AF5A75">
        <w:t>.</w:t>
      </w:r>
    </w:p>
    <w:p w14:paraId="23E062CE" w14:textId="77777777" w:rsidR="006005E4" w:rsidRPr="00AF5A75" w:rsidRDefault="006005E4" w:rsidP="006A5D9F">
      <w:pPr>
        <w:pStyle w:val="Brdtext"/>
        <w:numPr>
          <w:ilvl w:val="0"/>
          <w:numId w:val="7"/>
        </w:numPr>
      </w:pPr>
      <w:r w:rsidRPr="00AF5A75">
        <w:t xml:space="preserve">R4:4 Svaret innehåller en post med unik nyckel som inte matchar befintliga poster: hanteras som om posten kommit in via </w:t>
      </w:r>
      <w:proofErr w:type="spellStart"/>
      <w:r w:rsidRPr="00AF5A75">
        <w:t>Update</w:t>
      </w:r>
      <w:proofErr w:type="spellEnd"/>
      <w:r w:rsidRPr="00AF5A75">
        <w:t>.</w:t>
      </w:r>
    </w:p>
    <w:p w14:paraId="723B2B8F" w14:textId="77777777" w:rsidR="00336AC6" w:rsidRPr="00AF5A75" w:rsidRDefault="00572E0A">
      <w:pPr>
        <w:pStyle w:val="Brdtext"/>
      </w:pPr>
      <w:r w:rsidRPr="00AF5A75">
        <w:t>R5</w:t>
      </w:r>
      <w:r w:rsidR="00336AC6" w:rsidRPr="00AF5A75">
        <w:t xml:space="preserve">: Efter framgångsrik uppdatering enligt begäran ska </w:t>
      </w:r>
      <w:r w:rsidR="004E725D" w:rsidRPr="00AF5A75">
        <w:t>engagemangsindex (tjänstekonsumenten)</w:t>
      </w:r>
      <w:r w:rsidR="00336AC6" w:rsidRPr="00AF5A75">
        <w:t xml:space="preserve"> </w:t>
      </w:r>
      <w:proofErr w:type="gramStart"/>
      <w:r w:rsidR="00336AC6" w:rsidRPr="00AF5A75">
        <w:t>notifiera</w:t>
      </w:r>
      <w:proofErr w:type="gramEnd"/>
      <w:r w:rsidR="00336AC6" w:rsidRPr="00AF5A75">
        <w:t xml:space="preserve"> prenumeranter enligt regelverket som beskrivs i avsnitt 4 samt de regler och SLA-krav för notifieringskonsumenter som beskrivs för tjänsten </w:t>
      </w:r>
      <w:proofErr w:type="spellStart"/>
      <w:r w:rsidR="00336AC6" w:rsidRPr="00AF5A75">
        <w:t>ProcessNotification</w:t>
      </w:r>
      <w:proofErr w:type="spellEnd"/>
      <w:r w:rsidR="00336AC6" w:rsidRPr="00AF5A75">
        <w:t>.</w:t>
      </w:r>
    </w:p>
    <w:p w14:paraId="63030C07" w14:textId="77777777" w:rsidR="00336AC6" w:rsidRPr="00AF5A75" w:rsidRDefault="00336AC6" w:rsidP="00336AC6">
      <w:pPr>
        <w:pStyle w:val="Rubrik2"/>
      </w:pPr>
      <w:r w:rsidRPr="00AF5A75">
        <w:t>Tjänsteinteraktion</w:t>
      </w:r>
    </w:p>
    <w:p w14:paraId="06F144C9" w14:textId="77777777" w:rsidR="00336AC6" w:rsidRPr="00AF5A75" w:rsidRDefault="00A66DD3" w:rsidP="00336AC6">
      <w:pPr>
        <w:numPr>
          <w:ilvl w:val="0"/>
          <w:numId w:val="6"/>
        </w:numPr>
      </w:pPr>
      <w:proofErr w:type="spellStart"/>
      <w:r w:rsidRPr="00AF5A75">
        <w:rPr>
          <w:rFonts w:ascii="Courier New" w:hAnsi="Courier New" w:cs="Courier New"/>
          <w:szCs w:val="20"/>
          <w:lang w:eastAsia="sv-SE"/>
        </w:rPr>
        <w:t>Get</w:t>
      </w:r>
      <w:r w:rsidR="00336AC6" w:rsidRPr="00AF5A75">
        <w:rPr>
          <w:rFonts w:ascii="Courier New" w:hAnsi="Courier New" w:cs="Courier New"/>
          <w:szCs w:val="20"/>
          <w:lang w:eastAsia="sv-SE"/>
        </w:rPr>
        <w:t>Update</w:t>
      </w:r>
      <w:r w:rsidRPr="00AF5A75">
        <w:rPr>
          <w:rFonts w:ascii="Courier New" w:hAnsi="Courier New" w:cs="Courier New"/>
          <w:szCs w:val="20"/>
          <w:lang w:eastAsia="sv-SE"/>
        </w:rPr>
        <w:t>s</w:t>
      </w:r>
      <w:r w:rsidR="00336AC6" w:rsidRPr="00AF5A75">
        <w:rPr>
          <w:rFonts w:ascii="Courier New" w:hAnsi="Courier New" w:cs="Courier New"/>
          <w:szCs w:val="20"/>
          <w:lang w:eastAsia="sv-SE"/>
        </w:rPr>
        <w:t>Interaction</w:t>
      </w:r>
      <w:proofErr w:type="spellEnd"/>
    </w:p>
    <w:p w14:paraId="70E87722" w14:textId="77777777" w:rsidR="00336AC6" w:rsidRPr="00AF5A75" w:rsidRDefault="00336AC6" w:rsidP="00336AC6"/>
    <w:p w14:paraId="212F4253" w14:textId="77777777" w:rsidR="000A6314" w:rsidRPr="00AF5A75" w:rsidRDefault="007A7A23" w:rsidP="000A6314">
      <w:pPr>
        <w:pStyle w:val="Rubrik1"/>
      </w:pPr>
      <w:bookmarkStart w:id="1019" w:name="_Toc260171114"/>
      <w:proofErr w:type="spellStart"/>
      <w:r w:rsidRPr="00AF5A75">
        <w:lastRenderedPageBreak/>
        <w:t>FindContent</w:t>
      </w:r>
      <w:bookmarkEnd w:id="1019"/>
      <w:proofErr w:type="spellEnd"/>
    </w:p>
    <w:p w14:paraId="2D101E14" w14:textId="77777777" w:rsidR="000A6314" w:rsidRPr="00AF5A75" w:rsidRDefault="000A6314" w:rsidP="000A6314">
      <w:r w:rsidRPr="00AF5A75">
        <w:t xml:space="preserve">Tjänst som konsument använder för att </w:t>
      </w:r>
      <w:r w:rsidR="00302306" w:rsidRPr="00AF5A75">
        <w:t>begära information</w:t>
      </w:r>
      <w:r w:rsidRPr="00AF5A75">
        <w:t xml:space="preserve"> </w:t>
      </w:r>
      <w:r w:rsidR="00302306" w:rsidRPr="00AF5A75">
        <w:t>från</w:t>
      </w:r>
      <w:r w:rsidRPr="00AF5A75">
        <w:t xml:space="preserve"> ett engagemangsindex. </w:t>
      </w:r>
    </w:p>
    <w:p w14:paraId="5E5EBA62" w14:textId="77777777" w:rsidR="000A6314" w:rsidRPr="00AF5A75" w:rsidRDefault="000A6314" w:rsidP="000A6314">
      <w:pPr>
        <w:pStyle w:val="Rubrik2"/>
      </w:pPr>
      <w:r w:rsidRPr="00AF5A75">
        <w:t>Frivillighet</w:t>
      </w:r>
    </w:p>
    <w:p w14:paraId="732128A0" w14:textId="77777777" w:rsidR="000A6314" w:rsidRPr="00AF5A75" w:rsidRDefault="000A6314" w:rsidP="00214A61">
      <w:pPr>
        <w:pStyle w:val="Brdtext"/>
      </w:pPr>
      <w:r w:rsidRPr="00AF5A75">
        <w:t>Tjänsten är obligatorisk för alla tjänsteproducenter som agerar engagemangsindex.</w:t>
      </w:r>
    </w:p>
    <w:p w14:paraId="5A2078F6" w14:textId="77777777" w:rsidR="000A6314" w:rsidRPr="00AF5A75" w:rsidRDefault="000A6314" w:rsidP="000A6314">
      <w:pPr>
        <w:pStyle w:val="Rubrik2"/>
      </w:pPr>
      <w:r w:rsidRPr="00AF5A75">
        <w:t>Version</w:t>
      </w:r>
    </w:p>
    <w:p w14:paraId="2ACD5281" w14:textId="77777777" w:rsidR="000A6314" w:rsidRPr="00AF5A75" w:rsidRDefault="000A6314" w:rsidP="00214A61">
      <w:pPr>
        <w:pStyle w:val="Brdtext"/>
      </w:pPr>
      <w:r w:rsidRPr="00AF5A75">
        <w:t>Tjänsten finns sedan 1.0.</w:t>
      </w:r>
    </w:p>
    <w:p w14:paraId="21E2F03D" w14:textId="77777777" w:rsidR="000A6314" w:rsidRPr="00AF5A75" w:rsidRDefault="000A6314" w:rsidP="00306C66">
      <w:pPr>
        <w:pStyle w:val="Brdtext"/>
      </w:pPr>
      <w:r w:rsidRPr="00AF5A75">
        <w:t>Tjänsten har inte uppdaterats sedan 1.0.</w:t>
      </w:r>
    </w:p>
    <w:p w14:paraId="1A2711AE" w14:textId="77777777" w:rsidR="000A6314" w:rsidRPr="00AF5A75" w:rsidRDefault="000A6314" w:rsidP="000A6314">
      <w:pPr>
        <w:pStyle w:val="Rubrik2"/>
      </w:pPr>
      <w:r w:rsidRPr="00AF5A75">
        <w:t>SLA-krav</w:t>
      </w:r>
    </w:p>
    <w:p w14:paraId="67DDF88E" w14:textId="77777777" w:rsidR="000A6314" w:rsidRPr="00AF5A75" w:rsidRDefault="000A6314" w:rsidP="00214A61">
      <w:pPr>
        <w:pStyle w:val="Brdtext"/>
      </w:pPr>
      <w:r w:rsidRPr="00AF5A75">
        <w:t>Följande SLA-krav gäller för tjänsteproducenter av detta tjänstekontrakt:</w:t>
      </w:r>
    </w:p>
    <w:p w14:paraId="49955034" w14:textId="77777777" w:rsidR="00DF2151" w:rsidRPr="00AF5A75" w:rsidRDefault="00DF2151" w:rsidP="00214A61">
      <w:pPr>
        <w:pStyle w:val="Brdtext"/>
      </w:pPr>
      <w:r w:rsidRPr="00EE4003">
        <w:rPr>
          <w:noProof/>
          <w:lang w:eastAsia="sv-SE"/>
        </w:rPr>
        <w:drawing>
          <wp:inline distT="0" distB="0" distL="0" distR="0" wp14:anchorId="5EA99493" wp14:editId="2AB5A312">
            <wp:extent cx="6029960" cy="1375040"/>
            <wp:effectExtent l="0" t="0" r="0" b="0"/>
            <wp:docPr id="22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137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2B4F5" w14:textId="77777777" w:rsidR="000A6314" w:rsidRPr="00AF5A75" w:rsidRDefault="000A6314" w:rsidP="00306C66">
      <w:pPr>
        <w:pStyle w:val="Brdtext"/>
      </w:pPr>
    </w:p>
    <w:tbl>
      <w:tblPr>
        <w:tblW w:w="9639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6"/>
        <w:gridCol w:w="6483"/>
      </w:tblGrid>
      <w:tr w:rsidR="000A6314" w:rsidRPr="00AF5A75" w14:paraId="3862DA3F" w14:textId="77777777" w:rsidTr="00F0798B">
        <w:tc>
          <w:tcPr>
            <w:tcW w:w="3156" w:type="dxa"/>
          </w:tcPr>
          <w:p w14:paraId="3454DB38" w14:textId="77777777" w:rsidR="000A6314" w:rsidRPr="00C23F04" w:rsidRDefault="000A6314" w:rsidP="00C473F6">
            <w:pPr>
              <w:rPr>
                <w:b/>
              </w:rPr>
            </w:pPr>
            <w:r w:rsidRPr="00C23F04">
              <w:rPr>
                <w:b/>
              </w:rPr>
              <w:t>Kategori</w:t>
            </w:r>
          </w:p>
        </w:tc>
        <w:tc>
          <w:tcPr>
            <w:tcW w:w="6483" w:type="dxa"/>
          </w:tcPr>
          <w:p w14:paraId="366AC05F" w14:textId="77777777" w:rsidR="000A6314" w:rsidRPr="00C23F04" w:rsidRDefault="000A6314" w:rsidP="00C473F6">
            <w:pPr>
              <w:rPr>
                <w:b/>
              </w:rPr>
            </w:pPr>
            <w:r w:rsidRPr="00C23F04">
              <w:rPr>
                <w:b/>
              </w:rPr>
              <w:t>Krav</w:t>
            </w:r>
          </w:p>
        </w:tc>
      </w:tr>
      <w:tr w:rsidR="000A6314" w:rsidRPr="00AF5A75" w14:paraId="374005E7" w14:textId="77777777" w:rsidTr="00F0798B">
        <w:tc>
          <w:tcPr>
            <w:tcW w:w="3156" w:type="dxa"/>
          </w:tcPr>
          <w:p w14:paraId="435B85A4" w14:textId="77777777" w:rsidR="000A6314" w:rsidRPr="00AF5A75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020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Svarstid</w:t>
            </w:r>
          </w:p>
        </w:tc>
        <w:tc>
          <w:tcPr>
            <w:tcW w:w="6483" w:type="dxa"/>
          </w:tcPr>
          <w:p w14:paraId="2922CDDB" w14:textId="77777777" w:rsidR="000A6314" w:rsidRPr="00AF5A75" w:rsidRDefault="000A6314" w:rsidP="004D7868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021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 xml:space="preserve">&lt; 20 </w:t>
            </w:r>
            <w:proofErr w:type="spellStart"/>
            <w:r w:rsidRPr="00AF5A75">
              <w:t>ms</w:t>
            </w:r>
            <w:proofErr w:type="spellEnd"/>
            <w:r w:rsidRPr="00AF5A75">
              <w:t xml:space="preserve"> per engagemangspost som ingår i </w:t>
            </w:r>
            <w:r w:rsidR="004D7868" w:rsidRPr="00AF5A75">
              <w:t>svaret</w:t>
            </w:r>
            <w:r w:rsidRPr="00AF5A75">
              <w:t xml:space="preserve"> + en grundsvarstid på max 100 ms. Svarstiden ska skala utgående från beställarens lastkrav.</w:t>
            </w:r>
          </w:p>
        </w:tc>
      </w:tr>
      <w:tr w:rsidR="000A6314" w:rsidRPr="00AF5A75" w14:paraId="109C1F12" w14:textId="77777777" w:rsidTr="00F0798B">
        <w:tc>
          <w:tcPr>
            <w:tcW w:w="3156" w:type="dxa"/>
          </w:tcPr>
          <w:p w14:paraId="2E2F435D" w14:textId="77777777" w:rsidR="000A6314" w:rsidRPr="00AF5A75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022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Tillgänglighet</w:t>
            </w:r>
          </w:p>
        </w:tc>
        <w:tc>
          <w:tcPr>
            <w:tcW w:w="6483" w:type="dxa"/>
          </w:tcPr>
          <w:p w14:paraId="66381575" w14:textId="77777777" w:rsidR="000A6314" w:rsidRPr="00AF5A75" w:rsidRDefault="00BA7D52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023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24x7, 99,9</w:t>
            </w:r>
            <w:r w:rsidR="000A6314" w:rsidRPr="00AF5A75">
              <w:t>%</w:t>
            </w:r>
          </w:p>
        </w:tc>
      </w:tr>
      <w:tr w:rsidR="000A6314" w:rsidRPr="00AF5A75" w14:paraId="31A9F758" w14:textId="77777777" w:rsidTr="00F0798B">
        <w:tc>
          <w:tcPr>
            <w:tcW w:w="3156" w:type="dxa"/>
          </w:tcPr>
          <w:p w14:paraId="5060A8CA" w14:textId="77777777" w:rsidR="000A6314" w:rsidRPr="00AF5A75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024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Last</w:t>
            </w:r>
          </w:p>
        </w:tc>
        <w:tc>
          <w:tcPr>
            <w:tcW w:w="6483" w:type="dxa"/>
          </w:tcPr>
          <w:p w14:paraId="27383084" w14:textId="77777777" w:rsidR="000A6314" w:rsidRPr="00AF5A75" w:rsidRDefault="0083437A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025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Svarstiden ska skala utgående från beställarens lastkrav.</w:t>
            </w:r>
          </w:p>
        </w:tc>
      </w:tr>
      <w:tr w:rsidR="000A6314" w:rsidRPr="00AF5A75" w14:paraId="4E7C94FD" w14:textId="77777777" w:rsidTr="00F0798B">
        <w:tc>
          <w:tcPr>
            <w:tcW w:w="3156" w:type="dxa"/>
          </w:tcPr>
          <w:p w14:paraId="6082B811" w14:textId="77777777" w:rsidR="000A6314" w:rsidRPr="00AF5A75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026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Aktualitet</w:t>
            </w:r>
          </w:p>
        </w:tc>
        <w:tc>
          <w:tcPr>
            <w:tcW w:w="6483" w:type="dxa"/>
          </w:tcPr>
          <w:p w14:paraId="11DC60DC" w14:textId="77777777" w:rsidR="000A6314" w:rsidRPr="00AF5A75" w:rsidRDefault="000A6314" w:rsidP="0089048B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027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 xml:space="preserve">Online mot underliggande datalager. </w:t>
            </w:r>
            <w:r w:rsidR="007723EA" w:rsidRPr="00AF5A75">
              <w:t xml:space="preserve">Pågående </w:t>
            </w:r>
            <w:r w:rsidR="001A79AE" w:rsidRPr="00AF5A75">
              <w:t xml:space="preserve">transaktioner med uppdateringar och </w:t>
            </w:r>
            <w:proofErr w:type="gramStart"/>
            <w:r w:rsidR="001A79AE" w:rsidRPr="00AF5A75">
              <w:t>borttag</w:t>
            </w:r>
            <w:proofErr w:type="gramEnd"/>
            <w:r w:rsidR="001A79AE" w:rsidRPr="00AF5A75">
              <w:t xml:space="preserve"> påverkar svaret. </w:t>
            </w:r>
            <w:r w:rsidR="0089048B" w:rsidRPr="00AF5A75">
              <w:t>Det bety</w:t>
            </w:r>
            <w:r w:rsidR="00AA26C7" w:rsidRPr="00AF5A75">
              <w:t>der att svaret kan referera inf</w:t>
            </w:r>
            <w:r w:rsidR="0089048B" w:rsidRPr="00AF5A75">
              <w:t>o</w:t>
            </w:r>
            <w:r w:rsidR="00AA26C7" w:rsidRPr="00AF5A75">
              <w:t>r</w:t>
            </w:r>
            <w:r w:rsidR="0089048B" w:rsidRPr="00AF5A75">
              <w:t xml:space="preserve">mation som inte längre finns i </w:t>
            </w:r>
            <w:proofErr w:type="spellStart"/>
            <w:r w:rsidR="0089048B" w:rsidRPr="00AF5A75">
              <w:t>källsystemen</w:t>
            </w:r>
            <w:proofErr w:type="spellEnd"/>
            <w:r w:rsidR="0089048B" w:rsidRPr="00AF5A75">
              <w:t xml:space="preserve">. </w:t>
            </w:r>
          </w:p>
        </w:tc>
      </w:tr>
      <w:tr w:rsidR="000A6314" w:rsidRPr="00AF5A75" w14:paraId="7EBDBE8B" w14:textId="77777777" w:rsidTr="00F0798B">
        <w:tc>
          <w:tcPr>
            <w:tcW w:w="3156" w:type="dxa"/>
          </w:tcPr>
          <w:p w14:paraId="1C6C892D" w14:textId="77777777" w:rsidR="000A6314" w:rsidRPr="00AF5A75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028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Robusthet</w:t>
            </w:r>
          </w:p>
        </w:tc>
        <w:tc>
          <w:tcPr>
            <w:tcW w:w="6483" w:type="dxa"/>
          </w:tcPr>
          <w:p w14:paraId="0AD73FF8" w14:textId="77777777" w:rsidR="000A6314" w:rsidRPr="00AF5A75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029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Ett anrop är atomärt i betydelsen att en begäran ska fullföljas i sin helhet eller inte alls.</w:t>
            </w:r>
            <w:r w:rsidR="00601332" w:rsidRPr="00AF5A75">
              <w:t xml:space="preserve"> Partiella svar kan inte lämnas.</w:t>
            </w:r>
          </w:p>
        </w:tc>
      </w:tr>
    </w:tbl>
    <w:p w14:paraId="5043D634" w14:textId="77777777" w:rsidR="000A6314" w:rsidRPr="00AF5A75" w:rsidRDefault="000A6314" w:rsidP="00214A61">
      <w:pPr>
        <w:pStyle w:val="Brdtext"/>
      </w:pPr>
    </w:p>
    <w:p w14:paraId="557D5E88" w14:textId="77777777" w:rsidR="000A6314" w:rsidRPr="00AF5A75" w:rsidRDefault="000A6314" w:rsidP="000A6314">
      <w:pPr>
        <w:pStyle w:val="Rubrik2"/>
      </w:pPr>
      <w:r w:rsidRPr="00AF5A75">
        <w:t>Begäran (</w:t>
      </w:r>
      <w:proofErr w:type="spellStart"/>
      <w:r w:rsidRPr="00AF5A75">
        <w:t>Request</w:t>
      </w:r>
      <w:proofErr w:type="spellEnd"/>
      <w:r w:rsidRPr="00AF5A75">
        <w:t>)</w:t>
      </w:r>
      <w:r w:rsidR="00756E7D" w:rsidRPr="00AF5A75">
        <w:t xml:space="preserve"> och Svar (</w:t>
      </w:r>
      <w:proofErr w:type="spellStart"/>
      <w:r w:rsidR="008A028D" w:rsidRPr="00AF5A75">
        <w:t>Response</w:t>
      </w:r>
      <w:proofErr w:type="spellEnd"/>
      <w:r w:rsidR="008A028D" w:rsidRPr="00AF5A75">
        <w:t>)</w:t>
      </w:r>
    </w:p>
    <w:p w14:paraId="45A078D9" w14:textId="77777777" w:rsidR="000A6314" w:rsidRPr="00AF5A75" w:rsidRDefault="000A6314" w:rsidP="000A6314">
      <w:pPr>
        <w:ind w:left="720"/>
      </w:pPr>
    </w:p>
    <w:tbl>
      <w:tblPr>
        <w:tblW w:w="10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369"/>
        <w:gridCol w:w="1417"/>
        <w:gridCol w:w="4322"/>
        <w:gridCol w:w="900"/>
      </w:tblGrid>
      <w:tr w:rsidR="000A6314" w:rsidRPr="00AF5A75" w14:paraId="47E693DC" w14:textId="77777777" w:rsidTr="00C473F6">
        <w:tc>
          <w:tcPr>
            <w:tcW w:w="3369" w:type="dxa"/>
          </w:tcPr>
          <w:p w14:paraId="3848F6D2" w14:textId="77777777" w:rsidR="000A6314" w:rsidRPr="00AF5A75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030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Namn</w:t>
            </w:r>
          </w:p>
        </w:tc>
        <w:tc>
          <w:tcPr>
            <w:tcW w:w="1417" w:type="dxa"/>
          </w:tcPr>
          <w:p w14:paraId="6231B5E5" w14:textId="77777777" w:rsidR="000A6314" w:rsidRPr="00AF5A75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031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Typ</w:t>
            </w:r>
          </w:p>
        </w:tc>
        <w:tc>
          <w:tcPr>
            <w:tcW w:w="4322" w:type="dxa"/>
          </w:tcPr>
          <w:p w14:paraId="281C09B4" w14:textId="77777777" w:rsidR="000A6314" w:rsidRPr="00AF5A75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032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Kommentar</w:t>
            </w:r>
          </w:p>
        </w:tc>
        <w:tc>
          <w:tcPr>
            <w:tcW w:w="900" w:type="dxa"/>
          </w:tcPr>
          <w:p w14:paraId="56AD0D5D" w14:textId="77777777" w:rsidR="000A6314" w:rsidRPr="00AF5A75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033" w:author="Lars Erik Röjerås" w:date="2014-04-04T12:08:00Z">
                  <w:rPr>
                    <w:sz w:val="16"/>
                  </w:rPr>
                </w:rPrChange>
              </w:rPr>
            </w:pPr>
            <w:proofErr w:type="spellStart"/>
            <w:r w:rsidRPr="00AF5A75">
              <w:t>Kardi-nalitet</w:t>
            </w:r>
            <w:proofErr w:type="spellEnd"/>
          </w:p>
        </w:tc>
      </w:tr>
      <w:tr w:rsidR="000A6314" w:rsidRPr="00AF5A75" w14:paraId="1896E9A7" w14:textId="77777777" w:rsidTr="00C473F6">
        <w:tc>
          <w:tcPr>
            <w:tcW w:w="3369" w:type="dxa"/>
          </w:tcPr>
          <w:p w14:paraId="73C3280D" w14:textId="77777777" w:rsidR="000A6314" w:rsidRPr="00AF5A75" w:rsidRDefault="000A6314" w:rsidP="00C473F6">
            <w:pPr>
              <w:rPr>
                <w:b/>
                <w:i/>
              </w:rPr>
            </w:pPr>
            <w:r w:rsidRPr="00AF5A75">
              <w:rPr>
                <w:b/>
                <w:i/>
              </w:rPr>
              <w:t>Begäran</w:t>
            </w:r>
          </w:p>
        </w:tc>
        <w:tc>
          <w:tcPr>
            <w:tcW w:w="1417" w:type="dxa"/>
          </w:tcPr>
          <w:p w14:paraId="20E45F5B" w14:textId="77777777" w:rsidR="000A6314" w:rsidRPr="00AF5A75" w:rsidRDefault="000A6314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1034" w:author="Lars Erik Röjerås" w:date="2014-04-04T12:08:00Z">
                  <w:rPr>
                    <w:smallCaps/>
                    <w:noProof/>
                    <w:sz w:val="16"/>
                  </w:rPr>
                </w:rPrChange>
              </w:rPr>
            </w:pPr>
          </w:p>
        </w:tc>
        <w:tc>
          <w:tcPr>
            <w:tcW w:w="4322" w:type="dxa"/>
          </w:tcPr>
          <w:p w14:paraId="742AD76F" w14:textId="77777777" w:rsidR="000A6314" w:rsidRPr="00AF5A75" w:rsidRDefault="000A6314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1035" w:author="Lars Erik Röjerås" w:date="2014-04-04T12:08:00Z">
                  <w:rPr>
                    <w:smallCaps/>
                    <w:noProof/>
                    <w:sz w:val="16"/>
                  </w:rPr>
                </w:rPrChange>
              </w:rPr>
            </w:pPr>
          </w:p>
        </w:tc>
        <w:tc>
          <w:tcPr>
            <w:tcW w:w="900" w:type="dxa"/>
          </w:tcPr>
          <w:p w14:paraId="2A97B210" w14:textId="77777777" w:rsidR="000A6314" w:rsidRPr="00AF5A75" w:rsidRDefault="000A6314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1036" w:author="Lars Erik Röjerås" w:date="2014-04-04T12:08:00Z">
                  <w:rPr>
                    <w:smallCaps/>
                    <w:noProof/>
                    <w:sz w:val="16"/>
                  </w:rPr>
                </w:rPrChange>
              </w:rPr>
            </w:pPr>
          </w:p>
        </w:tc>
      </w:tr>
      <w:tr w:rsidR="000A6314" w:rsidRPr="00AF5A75" w14:paraId="19715281" w14:textId="77777777" w:rsidTr="00C473F6">
        <w:tc>
          <w:tcPr>
            <w:tcW w:w="3369" w:type="dxa"/>
          </w:tcPr>
          <w:p w14:paraId="708E7D56" w14:textId="77777777" w:rsidR="000A6314" w:rsidRPr="00AF5A75" w:rsidRDefault="007C686F" w:rsidP="00C473F6">
            <w:pPr>
              <w:rPr>
                <w:rPrChange w:id="1037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t>r</w:t>
            </w:r>
            <w:r w:rsidR="00DD6DFF" w:rsidRPr="00AF5A75">
              <w:t>egisteredResidentIdentification</w:t>
            </w:r>
            <w:proofErr w:type="spellEnd"/>
          </w:p>
        </w:tc>
        <w:tc>
          <w:tcPr>
            <w:tcW w:w="1417" w:type="dxa"/>
          </w:tcPr>
          <w:p w14:paraId="256B4BFF" w14:textId="77777777" w:rsidR="000A6314" w:rsidRPr="00AF5A75" w:rsidRDefault="000A6314" w:rsidP="00C473F6">
            <w:pPr>
              <w:rPr>
                <w:rPrChange w:id="1038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039" w:author="Lars Erik Röjerås" w:date="2014-04-04T12:08:00Z">
                  <w:rPr>
                    <w:lang w:val="en-GB"/>
                  </w:rPr>
                </w:rPrChange>
              </w:rPr>
              <w:t>Person-nummer</w:t>
            </w:r>
          </w:p>
        </w:tc>
        <w:tc>
          <w:tcPr>
            <w:tcW w:w="4322" w:type="dxa"/>
          </w:tcPr>
          <w:p w14:paraId="204F43F0" w14:textId="77777777" w:rsidR="000A6314" w:rsidRPr="00AF5A75" w:rsidRDefault="00006AD5" w:rsidP="00006AD5">
            <w:r w:rsidRPr="00AF5A75">
              <w:t xml:space="preserve">Person- eller samordningsnummer enligt skatteverkets definition (12 tecken). </w:t>
            </w:r>
          </w:p>
        </w:tc>
        <w:tc>
          <w:tcPr>
            <w:tcW w:w="900" w:type="dxa"/>
          </w:tcPr>
          <w:p w14:paraId="1BEE20E9" w14:textId="3BE42F29" w:rsidR="000A6314" w:rsidRPr="00C23F04" w:rsidRDefault="00CC4E93" w:rsidP="00C473F6">
            <w:r w:rsidRPr="00C23F04">
              <w:rPr>
                <w:highlight w:val="yellow"/>
              </w:rPr>
              <w:t>1</w:t>
            </w:r>
            <w:proofErr w:type="gramStart"/>
            <w:r w:rsidR="000A6314" w:rsidRPr="00C23F04">
              <w:rPr>
                <w:highlight w:val="yellow"/>
              </w:rPr>
              <w:t>..</w:t>
            </w:r>
            <w:proofErr w:type="gramEnd"/>
            <w:r w:rsidR="000A6314" w:rsidRPr="00C23F04">
              <w:rPr>
                <w:highlight w:val="yellow"/>
              </w:rPr>
              <w:t>1</w:t>
            </w:r>
          </w:p>
        </w:tc>
      </w:tr>
      <w:tr w:rsidR="000A6314" w:rsidRPr="00AF5A75" w14:paraId="198A5255" w14:textId="77777777" w:rsidTr="00C473F6">
        <w:tc>
          <w:tcPr>
            <w:tcW w:w="3369" w:type="dxa"/>
          </w:tcPr>
          <w:p w14:paraId="2B76D9C2" w14:textId="77777777" w:rsidR="000A6314" w:rsidRPr="00AF5A75" w:rsidRDefault="007C686F" w:rsidP="00C473F6">
            <w:pPr>
              <w:rPr>
                <w:rPrChange w:id="1040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041" w:author="Lars Erik Röjerås" w:date="2014-04-04T12:08:00Z">
                  <w:rPr>
                    <w:lang w:val="en-GB"/>
                  </w:rPr>
                </w:rPrChange>
              </w:rPr>
              <w:t>s</w:t>
            </w:r>
            <w:r w:rsidR="000A6314" w:rsidRPr="00AF5A75">
              <w:rPr>
                <w:rPrChange w:id="1042" w:author="Lars Erik Röjerås" w:date="2014-04-04T12:08:00Z">
                  <w:rPr>
                    <w:lang w:val="en-GB"/>
                  </w:rPr>
                </w:rPrChange>
              </w:rPr>
              <w:t>erviceDomain</w:t>
            </w:r>
            <w:proofErr w:type="spellEnd"/>
          </w:p>
        </w:tc>
        <w:tc>
          <w:tcPr>
            <w:tcW w:w="1417" w:type="dxa"/>
          </w:tcPr>
          <w:p w14:paraId="098CB87A" w14:textId="77777777" w:rsidR="000A6314" w:rsidRPr="00AF5A75" w:rsidRDefault="000A6314" w:rsidP="00C473F6">
            <w:pPr>
              <w:rPr>
                <w:rPrChange w:id="1043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044" w:author="Lars Erik Röjerås" w:date="2014-04-04T12:08:00Z">
                  <w:rPr>
                    <w:lang w:val="en-GB"/>
                  </w:rPr>
                </w:rPrChange>
              </w:rPr>
              <w:t>URN</w:t>
            </w:r>
            <w:proofErr w:type="spellEnd"/>
          </w:p>
        </w:tc>
        <w:tc>
          <w:tcPr>
            <w:tcW w:w="4322" w:type="dxa"/>
          </w:tcPr>
          <w:p w14:paraId="768DE15B" w14:textId="77777777" w:rsidR="000A6314" w:rsidRPr="00AF5A75" w:rsidRDefault="000A6314" w:rsidP="00C473F6"/>
        </w:tc>
        <w:tc>
          <w:tcPr>
            <w:tcW w:w="900" w:type="dxa"/>
          </w:tcPr>
          <w:p w14:paraId="3C0B5360" w14:textId="4E1B47F0" w:rsidR="000A6314" w:rsidRPr="00C23F04" w:rsidRDefault="00CC4E93" w:rsidP="00C473F6">
            <w:r w:rsidRPr="00AF5A75">
              <w:rPr>
                <w:highlight w:val="yellow"/>
              </w:rPr>
              <w:t>1</w:t>
            </w:r>
            <w:proofErr w:type="gramStart"/>
            <w:r w:rsidR="000A6314" w:rsidRPr="00C23F04">
              <w:rPr>
                <w:highlight w:val="yellow"/>
              </w:rPr>
              <w:t>..</w:t>
            </w:r>
            <w:proofErr w:type="gramEnd"/>
            <w:r w:rsidR="000A6314" w:rsidRPr="00C23F04">
              <w:rPr>
                <w:highlight w:val="yellow"/>
              </w:rPr>
              <w:t>1</w:t>
            </w:r>
          </w:p>
        </w:tc>
      </w:tr>
      <w:tr w:rsidR="000A6314" w:rsidRPr="00AF5A75" w14:paraId="446A0721" w14:textId="77777777" w:rsidTr="00C473F6">
        <w:tc>
          <w:tcPr>
            <w:tcW w:w="3369" w:type="dxa"/>
          </w:tcPr>
          <w:p w14:paraId="6A855327" w14:textId="77777777" w:rsidR="000A6314" w:rsidRPr="00AF5A75" w:rsidRDefault="007C686F" w:rsidP="00C473F6">
            <w:pPr>
              <w:rPr>
                <w:rPrChange w:id="1045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046" w:author="Lars Erik Röjerås" w:date="2014-04-04T12:08:00Z">
                  <w:rPr>
                    <w:lang w:val="en-GB"/>
                  </w:rPr>
                </w:rPrChange>
              </w:rPr>
              <w:t>c</w:t>
            </w:r>
            <w:r w:rsidR="000A6314" w:rsidRPr="00AF5A75">
              <w:rPr>
                <w:rPrChange w:id="1047" w:author="Lars Erik Röjerås" w:date="2014-04-04T12:08:00Z">
                  <w:rPr>
                    <w:lang w:val="en-GB"/>
                  </w:rPr>
                </w:rPrChange>
              </w:rPr>
              <w:t>ategorization</w:t>
            </w:r>
            <w:proofErr w:type="spellEnd"/>
          </w:p>
        </w:tc>
        <w:tc>
          <w:tcPr>
            <w:tcW w:w="1417" w:type="dxa"/>
          </w:tcPr>
          <w:p w14:paraId="17D3FBED" w14:textId="77777777" w:rsidR="000A6314" w:rsidRPr="00AF5A75" w:rsidRDefault="000A6314" w:rsidP="00C473F6">
            <w:pPr>
              <w:rPr>
                <w:rPrChange w:id="1048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049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3A747722" w14:textId="77777777" w:rsidR="000A6314" w:rsidRPr="00C23F04" w:rsidRDefault="000A6314" w:rsidP="009A0AB5">
            <w:proofErr w:type="spellStart"/>
            <w:r w:rsidRPr="00AF5A75">
              <w:t>Kodverk</w:t>
            </w:r>
            <w:proofErr w:type="spellEnd"/>
            <w:r w:rsidRPr="00AF5A75">
              <w:t xml:space="preserve"> enligt tjänstedomänens dokumentation. </w:t>
            </w:r>
            <w:r w:rsidR="00885DBD" w:rsidRPr="00AF5A75">
              <w:t xml:space="preserve">Kan endast anges i </w:t>
            </w:r>
            <w:r w:rsidR="00885DBD" w:rsidRPr="00AF5A75">
              <w:lastRenderedPageBreak/>
              <w:t xml:space="preserve">kombination med </w:t>
            </w:r>
            <w:proofErr w:type="spellStart"/>
            <w:r w:rsidR="00885DBD" w:rsidRPr="00C23F04">
              <w:t>ServiceDomain</w:t>
            </w:r>
            <w:proofErr w:type="spellEnd"/>
            <w:r w:rsidR="00885DBD" w:rsidRPr="00C23F04">
              <w:t>.</w:t>
            </w:r>
          </w:p>
        </w:tc>
        <w:tc>
          <w:tcPr>
            <w:tcW w:w="900" w:type="dxa"/>
          </w:tcPr>
          <w:p w14:paraId="210B2A7F" w14:textId="77777777" w:rsidR="000A6314" w:rsidRPr="00C23F04" w:rsidRDefault="000A6314" w:rsidP="00C473F6">
            <w:r w:rsidRPr="00C23F04">
              <w:lastRenderedPageBreak/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0A6314" w:rsidRPr="00AF5A75" w14:paraId="5DE573AA" w14:textId="77777777" w:rsidTr="00C473F6">
        <w:tc>
          <w:tcPr>
            <w:tcW w:w="3369" w:type="dxa"/>
          </w:tcPr>
          <w:p w14:paraId="32A05149" w14:textId="77777777" w:rsidR="000A6314" w:rsidRPr="00AF5A75" w:rsidRDefault="007C686F" w:rsidP="00C473F6">
            <w:pPr>
              <w:rPr>
                <w:rPrChange w:id="1050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051" w:author="Lars Erik Röjerås" w:date="2014-04-04T12:08:00Z">
                  <w:rPr>
                    <w:lang w:val="en-GB"/>
                  </w:rPr>
                </w:rPrChange>
              </w:rPr>
              <w:lastRenderedPageBreak/>
              <w:t>l</w:t>
            </w:r>
            <w:r w:rsidR="000A6314" w:rsidRPr="00AF5A75">
              <w:rPr>
                <w:rPrChange w:id="1052" w:author="Lars Erik Röjerås" w:date="2014-04-04T12:08:00Z">
                  <w:rPr>
                    <w:lang w:val="en-GB"/>
                  </w:rPr>
                </w:rPrChange>
              </w:rPr>
              <w:t>ogicalAddress</w:t>
            </w:r>
            <w:proofErr w:type="spellEnd"/>
          </w:p>
        </w:tc>
        <w:tc>
          <w:tcPr>
            <w:tcW w:w="1417" w:type="dxa"/>
          </w:tcPr>
          <w:p w14:paraId="4B5B1E42" w14:textId="77777777" w:rsidR="000A6314" w:rsidRPr="00AF5A75" w:rsidRDefault="000A6314" w:rsidP="00C473F6">
            <w:pPr>
              <w:rPr>
                <w:rPrChange w:id="1053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054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01A4A16C" w14:textId="77777777" w:rsidR="009C4B0A" w:rsidRPr="00C23F04" w:rsidRDefault="000A6314" w:rsidP="009A0AB5">
            <w:r w:rsidRPr="00AF5A75">
              <w:t>Enligt tjänstedomänens dokumentation.</w:t>
            </w:r>
            <w:r w:rsidR="008109DA" w:rsidRPr="00AF5A75">
              <w:t xml:space="preserve"> </w:t>
            </w:r>
          </w:p>
          <w:p w14:paraId="23D15EBD" w14:textId="77777777" w:rsidR="009C4B0A" w:rsidRPr="00C23F04" w:rsidRDefault="009C4B0A" w:rsidP="009A0AB5"/>
          <w:p w14:paraId="322C3C79" w14:textId="77777777" w:rsidR="000A6314" w:rsidRPr="00C23F04" w:rsidRDefault="008109DA" w:rsidP="009A0AB5">
            <w:r w:rsidRPr="00C23F04">
              <w:t xml:space="preserve">Kan endast anges i kombination med </w:t>
            </w:r>
            <w:proofErr w:type="spellStart"/>
            <w:r w:rsidRPr="00C23F04">
              <w:t>ServiceDomain</w:t>
            </w:r>
            <w:proofErr w:type="spellEnd"/>
            <w:r w:rsidRPr="00C23F04">
              <w:t>.</w:t>
            </w:r>
          </w:p>
        </w:tc>
        <w:tc>
          <w:tcPr>
            <w:tcW w:w="900" w:type="dxa"/>
          </w:tcPr>
          <w:p w14:paraId="6618BBB1" w14:textId="77777777" w:rsidR="000A6314" w:rsidRPr="00C23F04" w:rsidRDefault="000A6314" w:rsidP="00C473F6"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0A6314" w:rsidRPr="00AF5A75" w14:paraId="03565D58" w14:textId="77777777" w:rsidTr="00C473F6">
        <w:tc>
          <w:tcPr>
            <w:tcW w:w="3369" w:type="dxa"/>
          </w:tcPr>
          <w:p w14:paraId="46933ABE" w14:textId="77777777" w:rsidR="000A6314" w:rsidRPr="00AF5A75" w:rsidRDefault="007C686F" w:rsidP="00C473F6">
            <w:pPr>
              <w:rPr>
                <w:rPrChange w:id="1055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056" w:author="Lars Erik Röjerås" w:date="2014-04-04T12:08:00Z">
                  <w:rPr>
                    <w:lang w:val="en-GB"/>
                  </w:rPr>
                </w:rPrChange>
              </w:rPr>
              <w:t>b</w:t>
            </w:r>
            <w:r w:rsidR="000A6314" w:rsidRPr="00AF5A75">
              <w:rPr>
                <w:rPrChange w:id="1057" w:author="Lars Erik Röjerås" w:date="2014-04-04T12:08:00Z">
                  <w:rPr>
                    <w:lang w:val="en-GB"/>
                  </w:rPr>
                </w:rPrChange>
              </w:rPr>
              <w:t>usinessObjectInstanceIdentifier</w:t>
            </w:r>
            <w:proofErr w:type="spellEnd"/>
          </w:p>
        </w:tc>
        <w:tc>
          <w:tcPr>
            <w:tcW w:w="1417" w:type="dxa"/>
          </w:tcPr>
          <w:p w14:paraId="194159C7" w14:textId="77777777" w:rsidR="000A6314" w:rsidRPr="00AF5A75" w:rsidRDefault="000A6314" w:rsidP="00C473F6">
            <w:pPr>
              <w:rPr>
                <w:rPrChange w:id="1058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059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7B1DD718" w14:textId="77777777" w:rsidR="009C4B0A" w:rsidRPr="00C23F04" w:rsidRDefault="000A6314" w:rsidP="009A0AB5">
            <w:r w:rsidRPr="00AF5A75">
              <w:t xml:space="preserve">Enligt tjänstedomänens dokumentation. Värdet ”NA” anger att attributet inte är tillämpbart i aktuell tjänstedomän. </w:t>
            </w:r>
          </w:p>
          <w:p w14:paraId="42D1AF93" w14:textId="77777777" w:rsidR="009C4B0A" w:rsidRPr="00C23F04" w:rsidRDefault="009C4B0A" w:rsidP="009A0AB5"/>
          <w:p w14:paraId="01497DFC" w14:textId="77777777" w:rsidR="000A6314" w:rsidRPr="00C23F04" w:rsidRDefault="007207F6" w:rsidP="009A0AB5">
            <w:r w:rsidRPr="00C23F04">
              <w:t xml:space="preserve">Kan endast anges i kombination med </w:t>
            </w:r>
            <w:proofErr w:type="spellStart"/>
            <w:r w:rsidRPr="00C23F04">
              <w:t>ServiceDomain</w:t>
            </w:r>
            <w:proofErr w:type="spellEnd"/>
            <w:r w:rsidR="005612CA" w:rsidRPr="00C23F04">
              <w:t>.</w:t>
            </w:r>
          </w:p>
        </w:tc>
        <w:tc>
          <w:tcPr>
            <w:tcW w:w="900" w:type="dxa"/>
          </w:tcPr>
          <w:p w14:paraId="7B72EF61" w14:textId="77777777" w:rsidR="000A6314" w:rsidRPr="00C23F04" w:rsidRDefault="000A6314" w:rsidP="00C473F6"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0A6314" w:rsidRPr="00AF5A75" w14:paraId="4E2E0EB0" w14:textId="77777777" w:rsidTr="00C473F6">
        <w:tc>
          <w:tcPr>
            <w:tcW w:w="3369" w:type="dxa"/>
          </w:tcPr>
          <w:p w14:paraId="2347B6C9" w14:textId="77777777" w:rsidR="000A6314" w:rsidRPr="00AF5A75" w:rsidRDefault="0023300F" w:rsidP="00C473F6">
            <w:pPr>
              <w:rPr>
                <w:i/>
                <w:rPrChange w:id="1060" w:author="Lars Erik Röjerås" w:date="2014-04-04T12:08:00Z">
                  <w:rPr>
                    <w:i/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061" w:author="Lars Erik Röjerås" w:date="2014-04-04T12:08:00Z">
                  <w:rPr>
                    <w:lang w:val="en-GB"/>
                  </w:rPr>
                </w:rPrChange>
              </w:rPr>
              <w:t>clinicalProcessInterestId</w:t>
            </w:r>
            <w:proofErr w:type="spellEnd"/>
          </w:p>
        </w:tc>
        <w:tc>
          <w:tcPr>
            <w:tcW w:w="1417" w:type="dxa"/>
          </w:tcPr>
          <w:p w14:paraId="113C113E" w14:textId="77777777" w:rsidR="000A6314" w:rsidRPr="00AF5A75" w:rsidRDefault="009379B6" w:rsidP="00C473F6">
            <w:pPr>
              <w:rPr>
                <w:rPrChange w:id="1062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063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486E314B" w14:textId="77777777" w:rsidR="000A6314" w:rsidRPr="00C23F04" w:rsidRDefault="007B1BCC" w:rsidP="00C473F6">
            <w:proofErr w:type="spellStart"/>
            <w:r w:rsidRPr="00AF5A75">
              <w:t>GUID</w:t>
            </w:r>
            <w:proofErr w:type="spellEnd"/>
            <w:r w:rsidR="005612CA" w:rsidRPr="00AF5A75">
              <w:t xml:space="preserve">. Kan endast anges i kombination med </w:t>
            </w:r>
            <w:proofErr w:type="spellStart"/>
            <w:r w:rsidR="00DD6DFF" w:rsidRPr="00C23F04">
              <w:t>RegisteredResidentIdentification</w:t>
            </w:r>
            <w:proofErr w:type="spellEnd"/>
            <w:r w:rsidR="00BB0120" w:rsidRPr="00C23F04">
              <w:t>.</w:t>
            </w:r>
            <w:r w:rsidR="00780D99" w:rsidRPr="00C23F04">
              <w:t xml:space="preserve"> Värdet ”NA” anger att attributet inte är tillämpbart i aktuell tjänstedomän.</w:t>
            </w:r>
          </w:p>
        </w:tc>
        <w:tc>
          <w:tcPr>
            <w:tcW w:w="900" w:type="dxa"/>
          </w:tcPr>
          <w:p w14:paraId="4665E5CF" w14:textId="2AF046DB" w:rsidR="000A6314" w:rsidRPr="00A116E1" w:rsidRDefault="00CC4E93" w:rsidP="00C473F6">
            <w:r w:rsidRPr="00C23F04">
              <w:rPr>
                <w:highlight w:val="yellow"/>
              </w:rPr>
              <w:t>0</w:t>
            </w:r>
            <w:proofErr w:type="gramStart"/>
            <w:r w:rsidR="000A6314" w:rsidRPr="00C23F04">
              <w:rPr>
                <w:highlight w:val="yellow"/>
              </w:rPr>
              <w:t>..</w:t>
            </w:r>
            <w:proofErr w:type="gramEnd"/>
            <w:r w:rsidR="000A6314" w:rsidRPr="00C23F04">
              <w:rPr>
                <w:highlight w:val="yellow"/>
              </w:rPr>
              <w:t>1</w:t>
            </w:r>
          </w:p>
        </w:tc>
      </w:tr>
      <w:tr w:rsidR="000A6314" w:rsidRPr="00AF5A75" w14:paraId="6B6371F2" w14:textId="77777777" w:rsidTr="00C473F6">
        <w:tc>
          <w:tcPr>
            <w:tcW w:w="3369" w:type="dxa"/>
          </w:tcPr>
          <w:p w14:paraId="57F663A2" w14:textId="77777777" w:rsidR="000A6314" w:rsidRPr="00AF5A75" w:rsidRDefault="007C686F" w:rsidP="00C473F6">
            <w:pPr>
              <w:rPr>
                <w:rPrChange w:id="1064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065" w:author="Lars Erik Röjerås" w:date="2014-04-04T12:08:00Z">
                  <w:rPr>
                    <w:lang w:val="en-GB"/>
                  </w:rPr>
                </w:rPrChange>
              </w:rPr>
              <w:t>m</w:t>
            </w:r>
            <w:r w:rsidR="007524C4" w:rsidRPr="00AF5A75">
              <w:rPr>
                <w:rPrChange w:id="1066" w:author="Lars Erik Röjerås" w:date="2014-04-04T12:08:00Z">
                  <w:rPr>
                    <w:lang w:val="en-GB"/>
                  </w:rPr>
                </w:rPrChange>
              </w:rPr>
              <w:t>ostRecentContent</w:t>
            </w:r>
            <w:proofErr w:type="spellEnd"/>
          </w:p>
        </w:tc>
        <w:tc>
          <w:tcPr>
            <w:tcW w:w="1417" w:type="dxa"/>
          </w:tcPr>
          <w:p w14:paraId="225914B2" w14:textId="77777777" w:rsidR="000A6314" w:rsidRPr="00AF5A75" w:rsidRDefault="00017FC0" w:rsidP="00C473F6">
            <w:pPr>
              <w:rPr>
                <w:rPrChange w:id="1067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068" w:author="Lars Erik Röjerås" w:date="2014-04-04T12:08:00Z">
                  <w:rPr>
                    <w:lang w:val="en-GB"/>
                  </w:rPr>
                </w:rPrChange>
              </w:rPr>
              <w:t>TS</w:t>
            </w:r>
          </w:p>
        </w:tc>
        <w:tc>
          <w:tcPr>
            <w:tcW w:w="4322" w:type="dxa"/>
          </w:tcPr>
          <w:p w14:paraId="4E7BB825" w14:textId="77777777" w:rsidR="000A6314" w:rsidRPr="00C23F04" w:rsidRDefault="000A6314" w:rsidP="009A0AB5">
            <w:proofErr w:type="spellStart"/>
            <w:r w:rsidRPr="00AF5A75">
              <w:t>YYYYMMDDhhmmss</w:t>
            </w:r>
            <w:proofErr w:type="spellEnd"/>
            <w:r w:rsidRPr="00AF5A75">
              <w:t xml:space="preserve">. </w:t>
            </w:r>
            <w:r w:rsidR="00E8011A" w:rsidRPr="00AF5A75">
              <w:t xml:space="preserve">Kan endast anges i kombination med </w:t>
            </w:r>
            <w:proofErr w:type="spellStart"/>
            <w:r w:rsidR="00E8011A" w:rsidRPr="00C23F04">
              <w:t>ServiceDomain</w:t>
            </w:r>
            <w:proofErr w:type="spellEnd"/>
            <w:r w:rsidR="00E8011A" w:rsidRPr="00C23F04">
              <w:t>.</w:t>
            </w:r>
          </w:p>
        </w:tc>
        <w:tc>
          <w:tcPr>
            <w:tcW w:w="900" w:type="dxa"/>
          </w:tcPr>
          <w:p w14:paraId="7B544837" w14:textId="77777777" w:rsidR="000A6314" w:rsidRPr="00C23F04" w:rsidRDefault="000A6314" w:rsidP="00C473F6"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0A6314" w:rsidRPr="00AF5A75" w14:paraId="14616B09" w14:textId="77777777" w:rsidTr="00C473F6">
        <w:tc>
          <w:tcPr>
            <w:tcW w:w="3369" w:type="dxa"/>
          </w:tcPr>
          <w:p w14:paraId="61173671" w14:textId="77777777" w:rsidR="000A6314" w:rsidRPr="00AF5A75" w:rsidRDefault="007C686F" w:rsidP="00C473F6">
            <w:pPr>
              <w:rPr>
                <w:rPrChange w:id="1069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070" w:author="Lars Erik Röjerås" w:date="2014-04-04T12:08:00Z">
                  <w:rPr>
                    <w:lang w:val="en-GB"/>
                  </w:rPr>
                </w:rPrChange>
              </w:rPr>
              <w:t>s</w:t>
            </w:r>
            <w:r w:rsidR="000A6314" w:rsidRPr="00AF5A75">
              <w:rPr>
                <w:rPrChange w:id="1071" w:author="Lars Erik Röjerås" w:date="2014-04-04T12:08:00Z">
                  <w:rPr>
                    <w:lang w:val="en-GB"/>
                  </w:rPr>
                </w:rPrChange>
              </w:rPr>
              <w:t>ourceSystem</w:t>
            </w:r>
            <w:proofErr w:type="spellEnd"/>
          </w:p>
        </w:tc>
        <w:tc>
          <w:tcPr>
            <w:tcW w:w="1417" w:type="dxa"/>
          </w:tcPr>
          <w:p w14:paraId="52906BAF" w14:textId="77777777" w:rsidR="000A6314" w:rsidRPr="00AF5A75" w:rsidRDefault="00017FC0" w:rsidP="00C473F6">
            <w:pPr>
              <w:rPr>
                <w:rPrChange w:id="1072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073" w:author="Lars Erik Röjerås" w:date="2014-04-04T12:08:00Z">
                  <w:rPr>
                    <w:lang w:val="en-GB"/>
                  </w:rPr>
                </w:rPrChange>
              </w:rPr>
              <w:t>HSA</w:t>
            </w:r>
            <w:proofErr w:type="spellEnd"/>
            <w:r w:rsidRPr="00AF5A75">
              <w:rPr>
                <w:rPrChange w:id="1074" w:author="Lars Erik Röjerås" w:date="2014-04-04T12:08:00Z">
                  <w:rPr>
                    <w:lang w:val="en-GB"/>
                  </w:rPr>
                </w:rPrChange>
              </w:rPr>
              <w:t>-id</w:t>
            </w:r>
          </w:p>
        </w:tc>
        <w:tc>
          <w:tcPr>
            <w:tcW w:w="4322" w:type="dxa"/>
          </w:tcPr>
          <w:p w14:paraId="0980023A" w14:textId="77777777" w:rsidR="000A6314" w:rsidRPr="00AF5A75" w:rsidRDefault="000A6314" w:rsidP="00C473F6"/>
        </w:tc>
        <w:tc>
          <w:tcPr>
            <w:tcW w:w="900" w:type="dxa"/>
          </w:tcPr>
          <w:p w14:paraId="0EE222E5" w14:textId="77777777" w:rsidR="000A6314" w:rsidRPr="00C23F04" w:rsidRDefault="00750DEC" w:rsidP="00C473F6">
            <w:r w:rsidRPr="00AF5A75">
              <w:t>0</w:t>
            </w:r>
            <w:proofErr w:type="gramStart"/>
            <w:r w:rsidR="000A6314" w:rsidRPr="00C23F04">
              <w:t>..</w:t>
            </w:r>
            <w:proofErr w:type="gramEnd"/>
            <w:r w:rsidR="000A6314" w:rsidRPr="00C23F04">
              <w:t>1</w:t>
            </w:r>
          </w:p>
        </w:tc>
      </w:tr>
      <w:tr w:rsidR="002F7482" w:rsidRPr="00AF5A75" w14:paraId="06B620D0" w14:textId="77777777" w:rsidTr="00C473F6">
        <w:tc>
          <w:tcPr>
            <w:tcW w:w="3369" w:type="dxa"/>
          </w:tcPr>
          <w:p w14:paraId="7853E273" w14:textId="77777777" w:rsidR="002F7482" w:rsidRPr="00AF5A75" w:rsidRDefault="002F7482" w:rsidP="00214A61">
            <w:pPr>
              <w:pStyle w:val="Brdtext"/>
            </w:pPr>
            <w:proofErr w:type="spellStart"/>
            <w:r w:rsidRPr="00AF5A75">
              <w:rPr>
                <w:rPrChange w:id="1075" w:author="Lars Erik Röjerås" w:date="2014-04-04T12:08:00Z">
                  <w:rPr>
                    <w:lang w:val="en-GB"/>
                  </w:rPr>
                </w:rPrChange>
              </w:rPr>
              <w:t>dataController</w:t>
            </w:r>
            <w:proofErr w:type="spellEnd"/>
          </w:p>
        </w:tc>
        <w:tc>
          <w:tcPr>
            <w:tcW w:w="1417" w:type="dxa"/>
          </w:tcPr>
          <w:p w14:paraId="45236018" w14:textId="77777777" w:rsidR="002F7482" w:rsidRPr="00AF5A75" w:rsidRDefault="002F7482" w:rsidP="002F7482">
            <w:pPr>
              <w:framePr w:hSpace="141" w:wrap="around" w:hAnchor="text" w:y="-2013"/>
              <w:rPr>
                <w:rPrChange w:id="1076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077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792A5E8B" w14:textId="1B0F9D15" w:rsidR="002F7482" w:rsidRPr="00C23F04" w:rsidRDefault="002D0CE9" w:rsidP="002F7482">
            <w:pPr>
              <w:framePr w:hSpace="141" w:wrap="around" w:hAnchor="text" w:y="-2013"/>
              <w:rPr>
                <w:rFonts w:eastAsia="Batang"/>
              </w:rPr>
            </w:pPr>
            <w:r w:rsidRPr="00AF5A75">
              <w:rPr>
                <w:highlight w:val="yellow"/>
              </w:rPr>
              <w:t xml:space="preserve">Ett värde som i </w:t>
            </w:r>
            <w:proofErr w:type="spellStart"/>
            <w:r w:rsidRPr="00AF5A75">
              <w:rPr>
                <w:highlight w:val="yellow"/>
              </w:rPr>
              <w:t>källsystemet</w:t>
            </w:r>
            <w:proofErr w:type="spellEnd"/>
            <w:r w:rsidRPr="00AF5A75">
              <w:rPr>
                <w:highlight w:val="yellow"/>
              </w:rPr>
              <w:t xml:space="preserve"> med id </w:t>
            </w:r>
            <w:proofErr w:type="spellStart"/>
            <w:r w:rsidRPr="00AF5A75">
              <w:rPr>
                <w:highlight w:val="yellow"/>
              </w:rPr>
              <w:t>sourceSystem</w:t>
            </w:r>
            <w:proofErr w:type="spellEnd"/>
            <w:r w:rsidRPr="00C23F04">
              <w:rPr>
                <w:highlight w:val="yellow"/>
              </w:rPr>
              <w:t xml:space="preserve"> unikt identifierar PU-ansvarig organisation.</w:t>
            </w:r>
          </w:p>
        </w:tc>
        <w:tc>
          <w:tcPr>
            <w:tcW w:w="900" w:type="dxa"/>
          </w:tcPr>
          <w:p w14:paraId="6979F4ED" w14:textId="11C9E503" w:rsidR="002F7482" w:rsidRPr="00C23F04" w:rsidRDefault="00CC4E93" w:rsidP="002F7482">
            <w:pPr>
              <w:framePr w:hSpace="141" w:wrap="around" w:hAnchor="text" w:y="-2013"/>
            </w:pPr>
            <w:r w:rsidRPr="00C23F04">
              <w:rPr>
                <w:highlight w:val="yellow"/>
              </w:rPr>
              <w:t>0</w:t>
            </w:r>
            <w:proofErr w:type="gramStart"/>
            <w:r w:rsidR="002F7482" w:rsidRPr="00C23F04">
              <w:rPr>
                <w:highlight w:val="yellow"/>
              </w:rPr>
              <w:t>..</w:t>
            </w:r>
            <w:proofErr w:type="gramEnd"/>
            <w:r w:rsidR="002F7482" w:rsidRPr="00C23F04">
              <w:rPr>
                <w:highlight w:val="yellow"/>
              </w:rPr>
              <w:t>1</w:t>
            </w:r>
          </w:p>
        </w:tc>
      </w:tr>
      <w:tr w:rsidR="002F7482" w:rsidRPr="00AF5A75" w14:paraId="02FBADA6" w14:textId="77777777" w:rsidTr="00C473F6">
        <w:tc>
          <w:tcPr>
            <w:tcW w:w="3369" w:type="dxa"/>
          </w:tcPr>
          <w:p w14:paraId="14157095" w14:textId="77777777" w:rsidR="002F7482" w:rsidRPr="00AF5A75" w:rsidRDefault="002F7482">
            <w:pPr>
              <w:pStyle w:val="Brdtext"/>
              <w:rPr>
                <w:rPrChange w:id="1078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1079" w:author="Johan Eltes" w:date="2014-04-26T22:31:00Z">
                <w:pPr>
                  <w:pStyle w:val="Brd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proofErr w:type="spellStart"/>
            <w:r w:rsidRPr="00AF5A75">
              <w:t>owner</w:t>
            </w:r>
            <w:proofErr w:type="spellEnd"/>
          </w:p>
        </w:tc>
        <w:tc>
          <w:tcPr>
            <w:tcW w:w="1417" w:type="dxa"/>
          </w:tcPr>
          <w:p w14:paraId="158CAD44" w14:textId="77777777" w:rsidR="002F7482" w:rsidRPr="00AF5A75" w:rsidRDefault="002F7482" w:rsidP="002F7482">
            <w:pPr>
              <w:framePr w:hSpace="141" w:wrap="around" w:hAnchor="text" w:y="-2013"/>
              <w:rPr>
                <w:rPrChange w:id="1080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081" w:author="Lars Erik Röjerås" w:date="2014-04-04T12:08:00Z">
                  <w:rPr>
                    <w:lang w:val="en-GB"/>
                  </w:rPr>
                </w:rPrChange>
              </w:rPr>
              <w:t>HSA</w:t>
            </w:r>
            <w:proofErr w:type="spellEnd"/>
            <w:r w:rsidRPr="00AF5A75">
              <w:rPr>
                <w:rPrChange w:id="1082" w:author="Lars Erik Röjerås" w:date="2014-04-04T12:08:00Z">
                  <w:rPr>
                    <w:lang w:val="en-GB"/>
                  </w:rPr>
                </w:rPrChange>
              </w:rPr>
              <w:t>-id</w:t>
            </w:r>
          </w:p>
        </w:tc>
        <w:tc>
          <w:tcPr>
            <w:tcW w:w="4322" w:type="dxa"/>
          </w:tcPr>
          <w:p w14:paraId="50DFD8D4" w14:textId="77777777" w:rsidR="002F7482" w:rsidRPr="00AF5A75" w:rsidRDefault="002F7482" w:rsidP="002F7482">
            <w:pPr>
              <w:framePr w:hSpace="141" w:wrap="around" w:hAnchor="text" w:y="-2013"/>
            </w:pPr>
            <w:proofErr w:type="spellStart"/>
            <w:r w:rsidRPr="00AF5A75">
              <w:rPr>
                <w:rFonts w:eastAsia="Batang"/>
              </w:rPr>
              <w:t>HSA</w:t>
            </w:r>
            <w:proofErr w:type="spellEnd"/>
            <w:r w:rsidRPr="00AF5A75">
              <w:rPr>
                <w:rFonts w:eastAsia="Batang"/>
              </w:rPr>
              <w:t>-id för den organisations vars index tog emot uppdateringsbegäran</w:t>
            </w:r>
          </w:p>
        </w:tc>
        <w:tc>
          <w:tcPr>
            <w:tcW w:w="900" w:type="dxa"/>
          </w:tcPr>
          <w:p w14:paraId="368E0FAA" w14:textId="77777777" w:rsidR="002F7482" w:rsidRPr="00C23F04" w:rsidRDefault="002F7482" w:rsidP="002F7482">
            <w:pPr>
              <w:framePr w:hSpace="141" w:wrap="around" w:hAnchor="text" w:y="-2013"/>
            </w:pPr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0A6314" w:rsidRPr="00AF5A75" w14:paraId="5EEB400C" w14:textId="77777777" w:rsidTr="00C473F6">
        <w:tc>
          <w:tcPr>
            <w:tcW w:w="3369" w:type="dxa"/>
          </w:tcPr>
          <w:p w14:paraId="0C417853" w14:textId="77777777" w:rsidR="000A6314" w:rsidRPr="00AF5A75" w:rsidRDefault="000A6314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  <w:rPrChange w:id="1083" w:author="Lars Erik Röjerås" w:date="2014-04-04T12:08:00Z">
                  <w:rPr>
                    <w:i/>
                    <w:smallCaps/>
                    <w:noProof/>
                    <w:sz w:val="16"/>
                    <w:lang w:val="en-GB"/>
                  </w:rPr>
                </w:rPrChange>
              </w:rPr>
            </w:pPr>
          </w:p>
        </w:tc>
        <w:tc>
          <w:tcPr>
            <w:tcW w:w="1417" w:type="dxa"/>
          </w:tcPr>
          <w:p w14:paraId="46B1B26A" w14:textId="77777777" w:rsidR="000A6314" w:rsidRPr="00AF5A75" w:rsidRDefault="000A6314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1084" w:author="Lars Erik Röjerås" w:date="2014-04-04T12:08:00Z">
                  <w:rPr>
                    <w:smallCaps/>
                    <w:noProof/>
                    <w:sz w:val="16"/>
                    <w:lang w:val="en-GB"/>
                  </w:rPr>
                </w:rPrChange>
              </w:rPr>
            </w:pPr>
          </w:p>
        </w:tc>
        <w:tc>
          <w:tcPr>
            <w:tcW w:w="4322" w:type="dxa"/>
          </w:tcPr>
          <w:p w14:paraId="2A166810" w14:textId="77777777" w:rsidR="000A6314" w:rsidRPr="00AF5A75" w:rsidRDefault="000A6314" w:rsidP="00C473F6"/>
        </w:tc>
        <w:tc>
          <w:tcPr>
            <w:tcW w:w="900" w:type="dxa"/>
          </w:tcPr>
          <w:p w14:paraId="38A2F705" w14:textId="77777777" w:rsidR="000A6314" w:rsidRPr="00AF5A75" w:rsidRDefault="000A6314" w:rsidP="00C473F6"/>
        </w:tc>
      </w:tr>
      <w:tr w:rsidR="000A6314" w:rsidRPr="00AF5A75" w14:paraId="7F2D4D8F" w14:textId="77777777" w:rsidTr="00C473F6">
        <w:tc>
          <w:tcPr>
            <w:tcW w:w="3369" w:type="dxa"/>
          </w:tcPr>
          <w:p w14:paraId="02050646" w14:textId="77777777" w:rsidR="000A6314" w:rsidRPr="00AF5A75" w:rsidRDefault="000A6314" w:rsidP="00C473F6">
            <w:pPr>
              <w:rPr>
                <w:b/>
                <w:i/>
                <w:rPrChange w:id="1085" w:author="Lars Erik Röjerås" w:date="2014-04-04T12:08:00Z">
                  <w:rPr>
                    <w:b/>
                    <w:i/>
                    <w:lang w:val="en-GB"/>
                  </w:rPr>
                </w:rPrChange>
              </w:rPr>
            </w:pPr>
            <w:r w:rsidRPr="00AF5A75">
              <w:rPr>
                <w:b/>
                <w:i/>
                <w:rPrChange w:id="1086" w:author="Lars Erik Röjerås" w:date="2014-04-04T12:08:00Z">
                  <w:rPr>
                    <w:b/>
                    <w:i/>
                    <w:lang w:val="en-GB"/>
                  </w:rPr>
                </w:rPrChange>
              </w:rPr>
              <w:t>Svar</w:t>
            </w:r>
          </w:p>
        </w:tc>
        <w:tc>
          <w:tcPr>
            <w:tcW w:w="1417" w:type="dxa"/>
          </w:tcPr>
          <w:p w14:paraId="15CE4CDA" w14:textId="77777777" w:rsidR="000A6314" w:rsidRPr="00AF5A75" w:rsidRDefault="000A6314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1087" w:author="Lars Erik Röjerås" w:date="2014-04-04T12:08:00Z">
                  <w:rPr>
                    <w:smallCaps/>
                    <w:noProof/>
                    <w:sz w:val="16"/>
                    <w:lang w:val="en-GB"/>
                  </w:rPr>
                </w:rPrChange>
              </w:rPr>
            </w:pPr>
          </w:p>
        </w:tc>
        <w:tc>
          <w:tcPr>
            <w:tcW w:w="4322" w:type="dxa"/>
          </w:tcPr>
          <w:p w14:paraId="2666FB20" w14:textId="77777777" w:rsidR="000A6314" w:rsidRPr="00AF5A75" w:rsidRDefault="000A6314" w:rsidP="00C473F6"/>
        </w:tc>
        <w:tc>
          <w:tcPr>
            <w:tcW w:w="900" w:type="dxa"/>
          </w:tcPr>
          <w:p w14:paraId="57BCC062" w14:textId="77777777" w:rsidR="000A6314" w:rsidRPr="00AF5A75" w:rsidRDefault="000A6314" w:rsidP="00C473F6"/>
        </w:tc>
      </w:tr>
      <w:tr w:rsidR="00854200" w:rsidRPr="00AF5A75" w14:paraId="094A9EAE" w14:textId="77777777" w:rsidTr="00C473F6">
        <w:tc>
          <w:tcPr>
            <w:tcW w:w="3369" w:type="dxa"/>
          </w:tcPr>
          <w:p w14:paraId="08055E9D" w14:textId="77777777" w:rsidR="00854200" w:rsidRPr="00AF5A75" w:rsidRDefault="00337D02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088" w:author="Lars Erik Röjerås" w:date="2014-04-04T12:08:00Z">
                  <w:rPr>
                    <w:sz w:val="16"/>
                  </w:rPr>
                </w:rPrChange>
              </w:rPr>
            </w:pPr>
            <w:proofErr w:type="spellStart"/>
            <w:r w:rsidRPr="00AF5A75">
              <w:t>e</w:t>
            </w:r>
            <w:r w:rsidR="00854200" w:rsidRPr="00AF5A75">
              <w:t>ngagement</w:t>
            </w:r>
            <w:proofErr w:type="spellEnd"/>
          </w:p>
        </w:tc>
        <w:tc>
          <w:tcPr>
            <w:tcW w:w="1417" w:type="dxa"/>
          </w:tcPr>
          <w:p w14:paraId="510B63A8" w14:textId="77777777" w:rsidR="00854200" w:rsidRPr="00AF5A75" w:rsidRDefault="00854200" w:rsidP="00C473F6">
            <w:pPr>
              <w:rPr>
                <w:i/>
              </w:rPr>
            </w:pPr>
            <w:proofErr w:type="spellStart"/>
            <w:r w:rsidRPr="00AF5A75">
              <w:t>EngagementType</w:t>
            </w:r>
            <w:proofErr w:type="spellEnd"/>
          </w:p>
        </w:tc>
        <w:tc>
          <w:tcPr>
            <w:tcW w:w="4322" w:type="dxa"/>
          </w:tcPr>
          <w:p w14:paraId="3CFB0DD5" w14:textId="77777777" w:rsidR="00854200" w:rsidRPr="00AF5A75" w:rsidRDefault="00854200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  <w:rPrChange w:id="1089" w:author="Lars Erik Röjerås" w:date="2014-04-04T12:08:00Z">
                  <w:rPr>
                    <w:i/>
                    <w:smallCaps/>
                    <w:noProof/>
                    <w:sz w:val="16"/>
                  </w:rPr>
                </w:rPrChange>
              </w:rPr>
            </w:pPr>
          </w:p>
        </w:tc>
        <w:tc>
          <w:tcPr>
            <w:tcW w:w="900" w:type="dxa"/>
          </w:tcPr>
          <w:p w14:paraId="064E6A24" w14:textId="77777777" w:rsidR="00854200" w:rsidRPr="00AF5A75" w:rsidRDefault="00854200" w:rsidP="00C473F6">
            <w:pPr>
              <w:rPr>
                <w:i/>
              </w:rPr>
            </w:pPr>
            <w:r w:rsidRPr="00AF5A75">
              <w:rPr>
                <w:i/>
              </w:rPr>
              <w:t>0</w:t>
            </w:r>
            <w:proofErr w:type="gramStart"/>
            <w:r w:rsidRPr="00AF5A75">
              <w:rPr>
                <w:i/>
              </w:rPr>
              <w:t>..</w:t>
            </w:r>
            <w:proofErr w:type="gramEnd"/>
            <w:r w:rsidRPr="00AF5A75">
              <w:rPr>
                <w:i/>
              </w:rPr>
              <w:t>*</w:t>
            </w:r>
          </w:p>
        </w:tc>
      </w:tr>
      <w:tr w:rsidR="00854200" w:rsidRPr="00AF5A75" w14:paraId="696C9230" w14:textId="77777777" w:rsidTr="00C473F6">
        <w:tc>
          <w:tcPr>
            <w:tcW w:w="3369" w:type="dxa"/>
          </w:tcPr>
          <w:p w14:paraId="0EB62426" w14:textId="77777777" w:rsidR="00854200" w:rsidRPr="00AF5A75" w:rsidRDefault="00337D02" w:rsidP="00C473F6">
            <w:pPr>
              <w:rPr>
                <w:rPrChange w:id="1090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091" w:author="Lars Erik Röjerås" w:date="2014-04-04T12:08:00Z">
                  <w:rPr>
                    <w:lang w:val="en-GB"/>
                  </w:rPr>
                </w:rPrChange>
              </w:rPr>
              <w:t>e</w:t>
            </w:r>
            <w:r w:rsidR="00854200" w:rsidRPr="00AF5A75">
              <w:rPr>
                <w:rPrChange w:id="1092" w:author="Lars Erik Röjerås" w:date="2014-04-04T12:08:00Z">
                  <w:rPr>
                    <w:lang w:val="en-GB"/>
                  </w:rPr>
                </w:rPrChange>
              </w:rPr>
              <w:t>ngagement.</w:t>
            </w:r>
            <w:r w:rsidR="007C686F" w:rsidRPr="00AF5A75">
              <w:t>r</w:t>
            </w:r>
            <w:r w:rsidR="00DD6DFF" w:rsidRPr="00AF5A75">
              <w:t>egisteredResidentIdentification</w:t>
            </w:r>
            <w:proofErr w:type="spellEnd"/>
          </w:p>
        </w:tc>
        <w:tc>
          <w:tcPr>
            <w:tcW w:w="1417" w:type="dxa"/>
          </w:tcPr>
          <w:p w14:paraId="7C957C59" w14:textId="77777777" w:rsidR="00854200" w:rsidRPr="00AF5A75" w:rsidRDefault="00854200" w:rsidP="00C473F6">
            <w:pPr>
              <w:rPr>
                <w:rPrChange w:id="1093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094" w:author="Lars Erik Röjerås" w:date="2014-04-04T12:08:00Z">
                  <w:rPr>
                    <w:lang w:val="en-GB"/>
                  </w:rPr>
                </w:rPrChange>
              </w:rPr>
              <w:t>Person-nummer</w:t>
            </w:r>
          </w:p>
        </w:tc>
        <w:tc>
          <w:tcPr>
            <w:tcW w:w="4322" w:type="dxa"/>
          </w:tcPr>
          <w:p w14:paraId="0DD06B87" w14:textId="77777777" w:rsidR="00854200" w:rsidRPr="00C23F04" w:rsidRDefault="00854200" w:rsidP="0007334C">
            <w:r w:rsidRPr="00AF5A75">
              <w:t xml:space="preserve">Person- eller reservnummer enligt skatteverkets definition. </w:t>
            </w:r>
            <w:proofErr w:type="spellStart"/>
            <w:r w:rsidRPr="00AF5A75">
              <w:t>Fomat</w:t>
            </w:r>
            <w:proofErr w:type="spellEnd"/>
            <w:r w:rsidRPr="00AF5A75">
              <w:t xml:space="preserve"> ^[0-9]{8}[0-9pPtTfF][0-9]{3}$</w:t>
            </w:r>
            <w:r w:rsidRPr="00C23F04">
              <w:t xml:space="preserve">. </w:t>
            </w:r>
          </w:p>
        </w:tc>
        <w:tc>
          <w:tcPr>
            <w:tcW w:w="900" w:type="dxa"/>
          </w:tcPr>
          <w:p w14:paraId="0FB9E400" w14:textId="77777777" w:rsidR="00854200" w:rsidRPr="00C23F04" w:rsidRDefault="00FD3918" w:rsidP="00C473F6">
            <w:r w:rsidRPr="00C23F04">
              <w:t>1</w:t>
            </w:r>
            <w:proofErr w:type="gramStart"/>
            <w:r w:rsidR="00854200" w:rsidRPr="00C23F04">
              <w:t>..</w:t>
            </w:r>
            <w:proofErr w:type="gramEnd"/>
            <w:r w:rsidR="00854200" w:rsidRPr="00C23F04">
              <w:t>1</w:t>
            </w:r>
          </w:p>
        </w:tc>
      </w:tr>
      <w:tr w:rsidR="00854200" w:rsidRPr="00AF5A75" w14:paraId="2A5E5893" w14:textId="77777777" w:rsidTr="00C473F6">
        <w:tc>
          <w:tcPr>
            <w:tcW w:w="3369" w:type="dxa"/>
          </w:tcPr>
          <w:p w14:paraId="05313281" w14:textId="77777777" w:rsidR="00854200" w:rsidRPr="00AF5A75" w:rsidRDefault="00337D02" w:rsidP="00C473F6">
            <w:pPr>
              <w:rPr>
                <w:rPrChange w:id="1095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096" w:author="Lars Erik Röjerås" w:date="2014-04-04T12:08:00Z">
                  <w:rPr>
                    <w:lang w:val="en-GB"/>
                  </w:rPr>
                </w:rPrChange>
              </w:rPr>
              <w:t>e</w:t>
            </w:r>
            <w:r w:rsidR="00E611C4" w:rsidRPr="00AF5A75">
              <w:rPr>
                <w:rPrChange w:id="1097" w:author="Lars Erik Röjerås" w:date="2014-04-04T12:08:00Z">
                  <w:rPr>
                    <w:lang w:val="en-GB"/>
                  </w:rPr>
                </w:rPrChange>
              </w:rPr>
              <w:t>ngagement.s</w:t>
            </w:r>
            <w:r w:rsidR="00854200" w:rsidRPr="00AF5A75">
              <w:rPr>
                <w:rPrChange w:id="1098" w:author="Lars Erik Röjerås" w:date="2014-04-04T12:08:00Z">
                  <w:rPr>
                    <w:lang w:val="en-GB"/>
                  </w:rPr>
                </w:rPrChange>
              </w:rPr>
              <w:t>erviceDomain</w:t>
            </w:r>
            <w:proofErr w:type="spellEnd"/>
          </w:p>
        </w:tc>
        <w:tc>
          <w:tcPr>
            <w:tcW w:w="1417" w:type="dxa"/>
          </w:tcPr>
          <w:p w14:paraId="4B6B2407" w14:textId="77777777" w:rsidR="00854200" w:rsidRPr="00AF5A75" w:rsidRDefault="00854200" w:rsidP="00C473F6">
            <w:pPr>
              <w:rPr>
                <w:rPrChange w:id="1099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100" w:author="Lars Erik Röjerås" w:date="2014-04-04T12:08:00Z">
                  <w:rPr>
                    <w:lang w:val="en-GB"/>
                  </w:rPr>
                </w:rPrChange>
              </w:rPr>
              <w:t>URN</w:t>
            </w:r>
            <w:proofErr w:type="spellEnd"/>
          </w:p>
        </w:tc>
        <w:tc>
          <w:tcPr>
            <w:tcW w:w="4322" w:type="dxa"/>
          </w:tcPr>
          <w:p w14:paraId="6851FDFA" w14:textId="77777777" w:rsidR="00854200" w:rsidRPr="00AF5A75" w:rsidRDefault="00854200" w:rsidP="00C473F6"/>
        </w:tc>
        <w:tc>
          <w:tcPr>
            <w:tcW w:w="900" w:type="dxa"/>
          </w:tcPr>
          <w:p w14:paraId="2C894D11" w14:textId="77777777" w:rsidR="00854200" w:rsidRPr="00C23F04" w:rsidRDefault="00854200" w:rsidP="00C473F6"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</w:tr>
      <w:tr w:rsidR="00854200" w:rsidRPr="00AF5A75" w14:paraId="2C979DF1" w14:textId="77777777" w:rsidTr="00C473F6">
        <w:tc>
          <w:tcPr>
            <w:tcW w:w="3369" w:type="dxa"/>
          </w:tcPr>
          <w:p w14:paraId="0078B940" w14:textId="77777777" w:rsidR="00854200" w:rsidRPr="00AF5A75" w:rsidRDefault="00337D02" w:rsidP="00C473F6">
            <w:pPr>
              <w:rPr>
                <w:rPrChange w:id="1101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102" w:author="Lars Erik Röjerås" w:date="2014-04-04T12:08:00Z">
                  <w:rPr>
                    <w:lang w:val="en-GB"/>
                  </w:rPr>
                </w:rPrChange>
              </w:rPr>
              <w:t>e</w:t>
            </w:r>
            <w:r w:rsidR="00854200" w:rsidRPr="00AF5A75">
              <w:rPr>
                <w:rPrChange w:id="1103" w:author="Lars Erik Röjerås" w:date="2014-04-04T12:08:00Z">
                  <w:rPr>
                    <w:lang w:val="en-GB"/>
                  </w:rPr>
                </w:rPrChange>
              </w:rPr>
              <w:t>ngagement.</w:t>
            </w:r>
            <w:r w:rsidR="00E611C4" w:rsidRPr="00AF5A75">
              <w:rPr>
                <w:rPrChange w:id="1104" w:author="Lars Erik Röjerås" w:date="2014-04-04T12:08:00Z">
                  <w:rPr>
                    <w:lang w:val="en-GB"/>
                  </w:rPr>
                </w:rPrChange>
              </w:rPr>
              <w:t>c</w:t>
            </w:r>
            <w:r w:rsidR="00854200" w:rsidRPr="00AF5A75">
              <w:rPr>
                <w:rPrChange w:id="1105" w:author="Lars Erik Röjerås" w:date="2014-04-04T12:08:00Z">
                  <w:rPr>
                    <w:lang w:val="en-GB"/>
                  </w:rPr>
                </w:rPrChange>
              </w:rPr>
              <w:t>ategorization</w:t>
            </w:r>
            <w:proofErr w:type="spellEnd"/>
          </w:p>
        </w:tc>
        <w:tc>
          <w:tcPr>
            <w:tcW w:w="1417" w:type="dxa"/>
          </w:tcPr>
          <w:p w14:paraId="3267886B" w14:textId="77777777" w:rsidR="00854200" w:rsidRPr="00AF5A75" w:rsidRDefault="00854200" w:rsidP="00C473F6">
            <w:pPr>
              <w:rPr>
                <w:rPrChange w:id="1106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107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48E9453E" w14:textId="77777777" w:rsidR="00854200" w:rsidRPr="00AF5A75" w:rsidRDefault="00854200" w:rsidP="00FD3918">
            <w:proofErr w:type="spellStart"/>
            <w:r w:rsidRPr="00AF5A75">
              <w:t>Kodverk</w:t>
            </w:r>
            <w:proofErr w:type="spellEnd"/>
            <w:r w:rsidRPr="00AF5A75">
              <w:t xml:space="preserve"> enligt tjänstedomänens dokumentation. </w:t>
            </w:r>
          </w:p>
        </w:tc>
        <w:tc>
          <w:tcPr>
            <w:tcW w:w="900" w:type="dxa"/>
          </w:tcPr>
          <w:p w14:paraId="38122EBB" w14:textId="77777777" w:rsidR="00854200" w:rsidRPr="00C23F04" w:rsidRDefault="00FD3918" w:rsidP="00C473F6">
            <w:r w:rsidRPr="00C23F04">
              <w:t>1</w:t>
            </w:r>
            <w:proofErr w:type="gramStart"/>
            <w:r w:rsidR="00854200" w:rsidRPr="00C23F04">
              <w:t>..</w:t>
            </w:r>
            <w:proofErr w:type="gramEnd"/>
            <w:r w:rsidR="00854200" w:rsidRPr="00C23F04">
              <w:t>1</w:t>
            </w:r>
          </w:p>
        </w:tc>
      </w:tr>
      <w:tr w:rsidR="00854200" w:rsidRPr="00AF5A75" w14:paraId="5DCD821C" w14:textId="77777777" w:rsidTr="00C473F6">
        <w:tc>
          <w:tcPr>
            <w:tcW w:w="3369" w:type="dxa"/>
          </w:tcPr>
          <w:p w14:paraId="4F92F081" w14:textId="77777777" w:rsidR="00854200" w:rsidRPr="00AF5A75" w:rsidRDefault="00337D02" w:rsidP="00C473F6">
            <w:pPr>
              <w:rPr>
                <w:rPrChange w:id="1108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109" w:author="Lars Erik Röjerås" w:date="2014-04-04T12:08:00Z">
                  <w:rPr>
                    <w:lang w:val="en-GB"/>
                  </w:rPr>
                </w:rPrChange>
              </w:rPr>
              <w:t>e</w:t>
            </w:r>
            <w:r w:rsidR="00854200" w:rsidRPr="00AF5A75">
              <w:rPr>
                <w:rPrChange w:id="1110" w:author="Lars Erik Röjerås" w:date="2014-04-04T12:08:00Z">
                  <w:rPr>
                    <w:lang w:val="en-GB"/>
                  </w:rPr>
                </w:rPrChange>
              </w:rPr>
              <w:t>ngagement.</w:t>
            </w:r>
            <w:r w:rsidR="00E611C4" w:rsidRPr="00AF5A75">
              <w:rPr>
                <w:rPrChange w:id="1111" w:author="Lars Erik Röjerås" w:date="2014-04-04T12:08:00Z">
                  <w:rPr>
                    <w:lang w:val="en-GB"/>
                  </w:rPr>
                </w:rPrChange>
              </w:rPr>
              <w:t>l</w:t>
            </w:r>
            <w:r w:rsidR="00854200" w:rsidRPr="00AF5A75">
              <w:rPr>
                <w:rPrChange w:id="1112" w:author="Lars Erik Röjerås" w:date="2014-04-04T12:08:00Z">
                  <w:rPr>
                    <w:lang w:val="en-GB"/>
                  </w:rPr>
                </w:rPrChange>
              </w:rPr>
              <w:t>ogicalAddress</w:t>
            </w:r>
            <w:proofErr w:type="spellEnd"/>
          </w:p>
        </w:tc>
        <w:tc>
          <w:tcPr>
            <w:tcW w:w="1417" w:type="dxa"/>
          </w:tcPr>
          <w:p w14:paraId="5321696B" w14:textId="77777777" w:rsidR="00854200" w:rsidRPr="00AF5A75" w:rsidRDefault="00854200" w:rsidP="00C473F6">
            <w:pPr>
              <w:rPr>
                <w:rPrChange w:id="1113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114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43D5FE92" w14:textId="77777777" w:rsidR="00854200" w:rsidRPr="00AF5A75" w:rsidRDefault="00854200" w:rsidP="003C54D6">
            <w:r w:rsidRPr="00AF5A75">
              <w:t xml:space="preserve">Enligt tjänstedomänens dokumentation. </w:t>
            </w:r>
          </w:p>
        </w:tc>
        <w:tc>
          <w:tcPr>
            <w:tcW w:w="900" w:type="dxa"/>
          </w:tcPr>
          <w:p w14:paraId="0393F292" w14:textId="77777777" w:rsidR="00854200" w:rsidRPr="00C23F04" w:rsidRDefault="00FD3918" w:rsidP="00C473F6">
            <w:r w:rsidRPr="00C23F04">
              <w:t>1</w:t>
            </w:r>
            <w:proofErr w:type="gramStart"/>
            <w:r w:rsidR="00854200" w:rsidRPr="00C23F04">
              <w:t>..</w:t>
            </w:r>
            <w:proofErr w:type="gramEnd"/>
            <w:r w:rsidR="00854200" w:rsidRPr="00C23F04">
              <w:t>1</w:t>
            </w:r>
          </w:p>
        </w:tc>
      </w:tr>
      <w:tr w:rsidR="00854200" w:rsidRPr="00AF5A75" w14:paraId="326790B8" w14:textId="77777777" w:rsidTr="00C473F6">
        <w:tc>
          <w:tcPr>
            <w:tcW w:w="3369" w:type="dxa"/>
          </w:tcPr>
          <w:p w14:paraId="3005596B" w14:textId="77777777" w:rsidR="00854200" w:rsidRPr="00AF5A75" w:rsidRDefault="00337D02" w:rsidP="00C473F6">
            <w:pPr>
              <w:rPr>
                <w:rPrChange w:id="1115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116" w:author="Lars Erik Röjerås" w:date="2014-04-04T12:08:00Z">
                  <w:rPr>
                    <w:lang w:val="en-GB"/>
                  </w:rPr>
                </w:rPrChange>
              </w:rPr>
              <w:t>e</w:t>
            </w:r>
            <w:r w:rsidR="00854200" w:rsidRPr="00AF5A75">
              <w:rPr>
                <w:rPrChange w:id="1117" w:author="Lars Erik Röjerås" w:date="2014-04-04T12:08:00Z">
                  <w:rPr>
                    <w:lang w:val="en-GB"/>
                  </w:rPr>
                </w:rPrChange>
              </w:rPr>
              <w:t>ngagement.</w:t>
            </w:r>
            <w:r w:rsidR="00E611C4" w:rsidRPr="00AF5A75">
              <w:rPr>
                <w:rPrChange w:id="1118" w:author="Lars Erik Röjerås" w:date="2014-04-04T12:08:00Z">
                  <w:rPr>
                    <w:lang w:val="en-GB"/>
                  </w:rPr>
                </w:rPrChange>
              </w:rPr>
              <w:t>b</w:t>
            </w:r>
            <w:r w:rsidR="00854200" w:rsidRPr="00AF5A75">
              <w:rPr>
                <w:rPrChange w:id="1119" w:author="Lars Erik Röjerås" w:date="2014-04-04T12:08:00Z">
                  <w:rPr>
                    <w:lang w:val="en-GB"/>
                  </w:rPr>
                </w:rPrChange>
              </w:rPr>
              <w:t>usinessObjectInstanceIdentifier</w:t>
            </w:r>
            <w:proofErr w:type="spellEnd"/>
          </w:p>
        </w:tc>
        <w:tc>
          <w:tcPr>
            <w:tcW w:w="1417" w:type="dxa"/>
          </w:tcPr>
          <w:p w14:paraId="58443144" w14:textId="77777777" w:rsidR="00854200" w:rsidRPr="00AF5A75" w:rsidRDefault="00854200" w:rsidP="00C473F6">
            <w:pPr>
              <w:rPr>
                <w:rPrChange w:id="1120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121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4B22DDE9" w14:textId="77777777" w:rsidR="00854200" w:rsidRPr="00AF5A75" w:rsidRDefault="00854200" w:rsidP="00FD3918">
            <w:r w:rsidRPr="00AF5A75">
              <w:t xml:space="preserve">Enligt tjänstedomänens dokumentation. Värdet ”NA” anger att attributet inte är tillämpbart i aktuell tjänstedomän. </w:t>
            </w:r>
          </w:p>
        </w:tc>
        <w:tc>
          <w:tcPr>
            <w:tcW w:w="900" w:type="dxa"/>
          </w:tcPr>
          <w:p w14:paraId="13A8162E" w14:textId="77777777" w:rsidR="00854200" w:rsidRPr="00C23F04" w:rsidRDefault="00FD3918" w:rsidP="00C473F6">
            <w:r w:rsidRPr="00C23F04">
              <w:t>1</w:t>
            </w:r>
            <w:proofErr w:type="gramStart"/>
            <w:r w:rsidR="00854200" w:rsidRPr="00C23F04">
              <w:t>..</w:t>
            </w:r>
            <w:proofErr w:type="gramEnd"/>
            <w:r w:rsidR="00854200" w:rsidRPr="00C23F04">
              <w:t>1</w:t>
            </w:r>
          </w:p>
        </w:tc>
      </w:tr>
      <w:tr w:rsidR="00854200" w:rsidRPr="00AF5A75" w14:paraId="39070B25" w14:textId="77777777" w:rsidTr="00C473F6">
        <w:tc>
          <w:tcPr>
            <w:tcW w:w="3369" w:type="dxa"/>
          </w:tcPr>
          <w:p w14:paraId="4A27AA8D" w14:textId="77777777" w:rsidR="00854200" w:rsidRPr="00AF5A75" w:rsidRDefault="00337D02" w:rsidP="00C473F6">
            <w:pPr>
              <w:rPr>
                <w:i/>
                <w:rPrChange w:id="1122" w:author="Lars Erik Röjerås" w:date="2014-04-04T12:08:00Z">
                  <w:rPr>
                    <w:i/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123" w:author="Lars Erik Röjerås" w:date="2014-04-04T12:08:00Z">
                  <w:rPr>
                    <w:lang w:val="en-GB"/>
                  </w:rPr>
                </w:rPrChange>
              </w:rPr>
              <w:t>e</w:t>
            </w:r>
            <w:r w:rsidR="00854200" w:rsidRPr="00AF5A75">
              <w:rPr>
                <w:rPrChange w:id="1124" w:author="Lars Erik Röjerås" w:date="2014-04-04T12:08:00Z">
                  <w:rPr>
                    <w:lang w:val="en-GB"/>
                  </w:rPr>
                </w:rPrChange>
              </w:rPr>
              <w:t>ngagement.</w:t>
            </w:r>
            <w:r w:rsidR="0023300F" w:rsidRPr="00AF5A75">
              <w:rPr>
                <w:rPrChange w:id="1125" w:author="Lars Erik Röjerås" w:date="2014-04-04T12:08:00Z">
                  <w:rPr>
                    <w:lang w:val="en-GB"/>
                  </w:rPr>
                </w:rPrChange>
              </w:rPr>
              <w:t>clinicalProcessInterestId</w:t>
            </w:r>
            <w:proofErr w:type="spellEnd"/>
          </w:p>
        </w:tc>
        <w:tc>
          <w:tcPr>
            <w:tcW w:w="1417" w:type="dxa"/>
          </w:tcPr>
          <w:p w14:paraId="6EC6B68A" w14:textId="77777777" w:rsidR="00854200" w:rsidRPr="00AF5A75" w:rsidRDefault="00F12318" w:rsidP="00C473F6">
            <w:pPr>
              <w:rPr>
                <w:rPrChange w:id="1126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127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5855CBBC" w14:textId="77777777" w:rsidR="00854200" w:rsidRPr="00AF5A75" w:rsidRDefault="007B1BCC" w:rsidP="00C473F6">
            <w:proofErr w:type="spellStart"/>
            <w:r w:rsidRPr="00AF5A75">
              <w:t>GUID</w:t>
            </w:r>
            <w:proofErr w:type="spellEnd"/>
          </w:p>
        </w:tc>
        <w:tc>
          <w:tcPr>
            <w:tcW w:w="900" w:type="dxa"/>
          </w:tcPr>
          <w:p w14:paraId="6E75D205" w14:textId="77777777" w:rsidR="00854200" w:rsidRPr="00C23F04" w:rsidRDefault="00854200" w:rsidP="00C473F6"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854200" w:rsidRPr="00AF5A75" w14:paraId="33E181F8" w14:textId="77777777" w:rsidTr="00C473F6">
        <w:tc>
          <w:tcPr>
            <w:tcW w:w="3369" w:type="dxa"/>
          </w:tcPr>
          <w:p w14:paraId="5E4351B2" w14:textId="77777777" w:rsidR="00854200" w:rsidRPr="00AF5A75" w:rsidRDefault="00337D02" w:rsidP="00C473F6">
            <w:pPr>
              <w:rPr>
                <w:rPrChange w:id="1128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129" w:author="Lars Erik Röjerås" w:date="2014-04-04T12:08:00Z">
                  <w:rPr>
                    <w:lang w:val="en-GB"/>
                  </w:rPr>
                </w:rPrChange>
              </w:rPr>
              <w:t>e</w:t>
            </w:r>
            <w:r w:rsidR="00854200" w:rsidRPr="00AF5A75">
              <w:rPr>
                <w:rPrChange w:id="1130" w:author="Lars Erik Röjerås" w:date="2014-04-04T12:08:00Z">
                  <w:rPr>
                    <w:lang w:val="en-GB"/>
                  </w:rPr>
                </w:rPrChange>
              </w:rPr>
              <w:t>ngagement</w:t>
            </w:r>
            <w:proofErr w:type="gramStart"/>
            <w:r w:rsidR="00E611C4" w:rsidRPr="00AF5A75">
              <w:rPr>
                <w:rPrChange w:id="1131" w:author="Lars Erik Röjerås" w:date="2014-04-04T12:08:00Z">
                  <w:rPr>
                    <w:lang w:val="en-GB"/>
                  </w:rPr>
                </w:rPrChange>
              </w:rPr>
              <w:t>.</w:t>
            </w:r>
            <w:r w:rsidR="007524C4" w:rsidRPr="00AF5A75">
              <w:rPr>
                <w:rPrChange w:id="1132" w:author="Lars Erik Röjerås" w:date="2014-04-04T12:08:00Z">
                  <w:rPr>
                    <w:lang w:val="en-GB"/>
                  </w:rPr>
                </w:rPrChange>
              </w:rPr>
              <w:t>MostRecentContent</w:t>
            </w:r>
            <w:proofErr w:type="spellEnd"/>
            <w:proofErr w:type="gramEnd"/>
          </w:p>
        </w:tc>
        <w:tc>
          <w:tcPr>
            <w:tcW w:w="1417" w:type="dxa"/>
          </w:tcPr>
          <w:p w14:paraId="57A20FE6" w14:textId="77777777" w:rsidR="00854200" w:rsidRPr="00AF5A75" w:rsidRDefault="00FF7A9C" w:rsidP="00C473F6">
            <w:pPr>
              <w:rPr>
                <w:rPrChange w:id="1133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134" w:author="Lars Erik Röjerås" w:date="2014-04-04T12:08:00Z">
                  <w:rPr>
                    <w:lang w:val="en-GB"/>
                  </w:rPr>
                </w:rPrChange>
              </w:rPr>
              <w:t>TS</w:t>
            </w:r>
          </w:p>
        </w:tc>
        <w:tc>
          <w:tcPr>
            <w:tcW w:w="4322" w:type="dxa"/>
          </w:tcPr>
          <w:p w14:paraId="7F48DC84" w14:textId="77777777" w:rsidR="00854200" w:rsidRPr="00AF5A75" w:rsidRDefault="00854200" w:rsidP="00732C1D">
            <w:proofErr w:type="spellStart"/>
            <w:r w:rsidRPr="00AF5A75">
              <w:t>YYYYMMDDhhmmss</w:t>
            </w:r>
            <w:proofErr w:type="spellEnd"/>
            <w:r w:rsidRPr="00AF5A75">
              <w:t xml:space="preserve">. </w:t>
            </w:r>
          </w:p>
        </w:tc>
        <w:tc>
          <w:tcPr>
            <w:tcW w:w="900" w:type="dxa"/>
          </w:tcPr>
          <w:p w14:paraId="2940BEB9" w14:textId="77777777" w:rsidR="00854200" w:rsidRPr="00C23F04" w:rsidRDefault="00854200" w:rsidP="00C473F6"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854200" w:rsidRPr="00AF5A75" w14:paraId="77015FD1" w14:textId="77777777" w:rsidTr="00C473F6">
        <w:tc>
          <w:tcPr>
            <w:tcW w:w="3369" w:type="dxa"/>
          </w:tcPr>
          <w:p w14:paraId="6D43DADC" w14:textId="77777777" w:rsidR="00854200" w:rsidRPr="00AF5A75" w:rsidRDefault="00337D02" w:rsidP="00C473F6">
            <w:pPr>
              <w:rPr>
                <w:rPrChange w:id="1135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136" w:author="Lars Erik Röjerås" w:date="2014-04-04T12:08:00Z">
                  <w:rPr>
                    <w:lang w:val="en-GB"/>
                  </w:rPr>
                </w:rPrChange>
              </w:rPr>
              <w:t>e</w:t>
            </w:r>
            <w:r w:rsidR="00854200" w:rsidRPr="00AF5A75">
              <w:rPr>
                <w:rPrChange w:id="1137" w:author="Lars Erik Röjerås" w:date="2014-04-04T12:08:00Z">
                  <w:rPr>
                    <w:lang w:val="en-GB"/>
                  </w:rPr>
                </w:rPrChange>
              </w:rPr>
              <w:t>ngagement</w:t>
            </w:r>
            <w:r w:rsidR="00E611C4" w:rsidRPr="00AF5A75">
              <w:rPr>
                <w:rPrChange w:id="1138" w:author="Lars Erik Röjerås" w:date="2014-04-04T12:08:00Z">
                  <w:rPr>
                    <w:lang w:val="en-GB"/>
                  </w:rPr>
                </w:rPrChange>
              </w:rPr>
              <w:t>.s</w:t>
            </w:r>
            <w:r w:rsidR="00854200" w:rsidRPr="00AF5A75">
              <w:rPr>
                <w:rPrChange w:id="1139" w:author="Lars Erik Röjerås" w:date="2014-04-04T12:08:00Z">
                  <w:rPr>
                    <w:lang w:val="en-GB"/>
                  </w:rPr>
                </w:rPrChange>
              </w:rPr>
              <w:t>ourceSystem</w:t>
            </w:r>
            <w:proofErr w:type="spellEnd"/>
          </w:p>
        </w:tc>
        <w:tc>
          <w:tcPr>
            <w:tcW w:w="1417" w:type="dxa"/>
          </w:tcPr>
          <w:p w14:paraId="5F302CF8" w14:textId="77777777" w:rsidR="00854200" w:rsidRPr="00AF5A75" w:rsidRDefault="001D3DF8" w:rsidP="00C473F6">
            <w:pPr>
              <w:rPr>
                <w:rPrChange w:id="1140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141" w:author="Lars Erik Röjerås" w:date="2014-04-04T12:08:00Z">
                  <w:rPr>
                    <w:lang w:val="en-GB"/>
                  </w:rPr>
                </w:rPrChange>
              </w:rPr>
              <w:t>HSA</w:t>
            </w:r>
            <w:proofErr w:type="spellEnd"/>
            <w:r w:rsidRPr="00AF5A75">
              <w:rPr>
                <w:rPrChange w:id="1142" w:author="Lars Erik Röjerås" w:date="2014-04-04T12:08:00Z">
                  <w:rPr>
                    <w:lang w:val="en-GB"/>
                  </w:rPr>
                </w:rPrChange>
              </w:rPr>
              <w:t>-id</w:t>
            </w:r>
          </w:p>
        </w:tc>
        <w:tc>
          <w:tcPr>
            <w:tcW w:w="4322" w:type="dxa"/>
          </w:tcPr>
          <w:p w14:paraId="563A1A75" w14:textId="77777777" w:rsidR="00854200" w:rsidRPr="00AF5A75" w:rsidRDefault="00854200" w:rsidP="00C473F6"/>
        </w:tc>
        <w:tc>
          <w:tcPr>
            <w:tcW w:w="900" w:type="dxa"/>
          </w:tcPr>
          <w:p w14:paraId="0E15D7B8" w14:textId="77777777" w:rsidR="00854200" w:rsidRPr="00C23F04" w:rsidRDefault="00854200" w:rsidP="00C473F6"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</w:tr>
      <w:tr w:rsidR="00892CA0" w:rsidRPr="00AF5A75" w14:paraId="6372AC32" w14:textId="77777777" w:rsidTr="00C473F6">
        <w:tc>
          <w:tcPr>
            <w:tcW w:w="3369" w:type="dxa"/>
          </w:tcPr>
          <w:p w14:paraId="0AC5DB0D" w14:textId="77777777" w:rsidR="00892CA0" w:rsidRPr="00AF5A75" w:rsidRDefault="00337D02" w:rsidP="00892CA0">
            <w:pPr>
              <w:rPr>
                <w:rPrChange w:id="1143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144" w:author="Lars Erik Röjerås" w:date="2014-04-04T12:08:00Z">
                  <w:rPr>
                    <w:lang w:val="en-GB"/>
                  </w:rPr>
                </w:rPrChange>
              </w:rPr>
              <w:t>e</w:t>
            </w:r>
            <w:r w:rsidR="00892CA0" w:rsidRPr="00AF5A75">
              <w:rPr>
                <w:rPrChange w:id="1145" w:author="Lars Erik Röjerås" w:date="2014-04-04T12:08:00Z">
                  <w:rPr>
                    <w:lang w:val="en-GB"/>
                  </w:rPr>
                </w:rPrChange>
              </w:rPr>
              <w:t>ngagement</w:t>
            </w:r>
            <w:r w:rsidR="00E611C4" w:rsidRPr="00AF5A75">
              <w:rPr>
                <w:rPrChange w:id="1146" w:author="Lars Erik Röjerås" w:date="2014-04-04T12:08:00Z">
                  <w:rPr>
                    <w:lang w:val="en-GB"/>
                  </w:rPr>
                </w:rPrChange>
              </w:rPr>
              <w:t>.c</w:t>
            </w:r>
            <w:r w:rsidR="00892CA0" w:rsidRPr="00AF5A75">
              <w:rPr>
                <w:rPrChange w:id="1147" w:author="Lars Erik Röjerås" w:date="2014-04-04T12:08:00Z">
                  <w:rPr>
                    <w:lang w:val="en-GB"/>
                  </w:rPr>
                </w:rPrChange>
              </w:rPr>
              <w:t>reationTime</w:t>
            </w:r>
            <w:proofErr w:type="spellEnd"/>
          </w:p>
        </w:tc>
        <w:tc>
          <w:tcPr>
            <w:tcW w:w="1417" w:type="dxa"/>
          </w:tcPr>
          <w:p w14:paraId="63713A97" w14:textId="77777777" w:rsidR="00892CA0" w:rsidRPr="00AF5A75" w:rsidRDefault="00FF7A9C" w:rsidP="00C473F6">
            <w:pPr>
              <w:rPr>
                <w:rPrChange w:id="1148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149" w:author="Lars Erik Röjerås" w:date="2014-04-04T12:08:00Z">
                  <w:rPr>
                    <w:lang w:val="en-GB"/>
                  </w:rPr>
                </w:rPrChange>
              </w:rPr>
              <w:t>TS</w:t>
            </w:r>
          </w:p>
        </w:tc>
        <w:tc>
          <w:tcPr>
            <w:tcW w:w="4322" w:type="dxa"/>
          </w:tcPr>
          <w:p w14:paraId="09E1ADE4" w14:textId="77777777" w:rsidR="00892CA0" w:rsidRPr="00AF5A75" w:rsidRDefault="00892CA0" w:rsidP="00C473F6">
            <w:proofErr w:type="spellStart"/>
            <w:r w:rsidRPr="00AF5A75">
              <w:t>YYYYMMDDhhmmss</w:t>
            </w:r>
            <w:proofErr w:type="spellEnd"/>
          </w:p>
        </w:tc>
        <w:tc>
          <w:tcPr>
            <w:tcW w:w="900" w:type="dxa"/>
          </w:tcPr>
          <w:p w14:paraId="31D8C10C" w14:textId="77777777" w:rsidR="00892CA0" w:rsidRPr="00C23F04" w:rsidRDefault="00892CA0" w:rsidP="00C473F6">
            <w:pPr>
              <w:rPr>
                <w:i/>
              </w:rPr>
            </w:pPr>
            <w:r w:rsidRPr="00C23F04">
              <w:rPr>
                <w:i/>
              </w:rPr>
              <w:t>1</w:t>
            </w:r>
            <w:proofErr w:type="gramStart"/>
            <w:r w:rsidRPr="00C23F04">
              <w:rPr>
                <w:i/>
              </w:rPr>
              <w:t>..</w:t>
            </w:r>
            <w:proofErr w:type="gramEnd"/>
            <w:r w:rsidRPr="00C23F04">
              <w:rPr>
                <w:i/>
              </w:rPr>
              <w:t>1</w:t>
            </w:r>
          </w:p>
        </w:tc>
      </w:tr>
      <w:tr w:rsidR="00892CA0" w:rsidRPr="00AF5A75" w14:paraId="02FBE2F2" w14:textId="77777777" w:rsidTr="00C473F6">
        <w:tc>
          <w:tcPr>
            <w:tcW w:w="3369" w:type="dxa"/>
          </w:tcPr>
          <w:p w14:paraId="4144D4E7" w14:textId="77777777" w:rsidR="00892CA0" w:rsidRPr="00AF5A75" w:rsidRDefault="00337D02" w:rsidP="00C473F6">
            <w:pPr>
              <w:rPr>
                <w:rPrChange w:id="1150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151" w:author="Lars Erik Röjerås" w:date="2014-04-04T12:08:00Z">
                  <w:rPr>
                    <w:lang w:val="en-GB"/>
                  </w:rPr>
                </w:rPrChange>
              </w:rPr>
              <w:t>e</w:t>
            </w:r>
            <w:r w:rsidR="00892CA0" w:rsidRPr="00AF5A75">
              <w:rPr>
                <w:rPrChange w:id="1152" w:author="Lars Erik Röjerås" w:date="2014-04-04T12:08:00Z">
                  <w:rPr>
                    <w:lang w:val="en-GB"/>
                  </w:rPr>
                </w:rPrChange>
              </w:rPr>
              <w:t>ngagement</w:t>
            </w:r>
            <w:r w:rsidR="00E611C4" w:rsidRPr="00AF5A75">
              <w:rPr>
                <w:rPrChange w:id="1153" w:author="Lars Erik Röjerås" w:date="2014-04-04T12:08:00Z">
                  <w:rPr>
                    <w:lang w:val="en-GB"/>
                  </w:rPr>
                </w:rPrChange>
              </w:rPr>
              <w:t>.u</w:t>
            </w:r>
            <w:r w:rsidR="00892CA0" w:rsidRPr="00AF5A75">
              <w:rPr>
                <w:rPrChange w:id="1154" w:author="Lars Erik Röjerås" w:date="2014-04-04T12:08:00Z">
                  <w:rPr>
                    <w:lang w:val="en-GB"/>
                  </w:rPr>
                </w:rPrChange>
              </w:rPr>
              <w:t>pdateTime</w:t>
            </w:r>
            <w:proofErr w:type="spellEnd"/>
          </w:p>
        </w:tc>
        <w:tc>
          <w:tcPr>
            <w:tcW w:w="1417" w:type="dxa"/>
          </w:tcPr>
          <w:p w14:paraId="08A87A7D" w14:textId="77777777" w:rsidR="00892CA0" w:rsidRPr="00AF5A75" w:rsidRDefault="00FF7A9C" w:rsidP="00C473F6">
            <w:pPr>
              <w:rPr>
                <w:rPrChange w:id="1155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156" w:author="Lars Erik Röjerås" w:date="2014-04-04T12:08:00Z">
                  <w:rPr>
                    <w:lang w:val="en-GB"/>
                  </w:rPr>
                </w:rPrChange>
              </w:rPr>
              <w:t>TS</w:t>
            </w:r>
          </w:p>
        </w:tc>
        <w:tc>
          <w:tcPr>
            <w:tcW w:w="4322" w:type="dxa"/>
          </w:tcPr>
          <w:p w14:paraId="426FB559" w14:textId="77777777" w:rsidR="00892CA0" w:rsidRPr="00AF5A75" w:rsidRDefault="00892CA0" w:rsidP="00C473F6">
            <w:proofErr w:type="spellStart"/>
            <w:r w:rsidRPr="00AF5A75">
              <w:t>YYYYMMDDhhmmss</w:t>
            </w:r>
            <w:proofErr w:type="spellEnd"/>
          </w:p>
        </w:tc>
        <w:tc>
          <w:tcPr>
            <w:tcW w:w="900" w:type="dxa"/>
          </w:tcPr>
          <w:p w14:paraId="528CEA0D" w14:textId="77777777" w:rsidR="00892CA0" w:rsidRPr="00C23F04" w:rsidRDefault="00892CA0" w:rsidP="00C473F6">
            <w:pPr>
              <w:rPr>
                <w:i/>
              </w:rPr>
            </w:pPr>
            <w:r w:rsidRPr="00C23F04">
              <w:rPr>
                <w:i/>
              </w:rPr>
              <w:t>0</w:t>
            </w:r>
            <w:proofErr w:type="gramStart"/>
            <w:r w:rsidRPr="00C23F04">
              <w:rPr>
                <w:i/>
              </w:rPr>
              <w:t>..</w:t>
            </w:r>
            <w:proofErr w:type="gramEnd"/>
            <w:r w:rsidRPr="00C23F04">
              <w:rPr>
                <w:i/>
              </w:rPr>
              <w:t>1</w:t>
            </w:r>
          </w:p>
        </w:tc>
      </w:tr>
      <w:tr w:rsidR="00555852" w:rsidRPr="00AF5A75" w14:paraId="2D24034E" w14:textId="77777777" w:rsidTr="00C473F6">
        <w:tc>
          <w:tcPr>
            <w:tcW w:w="3369" w:type="dxa"/>
          </w:tcPr>
          <w:p w14:paraId="143E18D0" w14:textId="77777777" w:rsidR="00555852" w:rsidRPr="00AF5A75" w:rsidRDefault="00555852" w:rsidP="00C473F6">
            <w:pPr>
              <w:rPr>
                <w:rPrChange w:id="1157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158" w:author="Lars Erik Röjerås" w:date="2014-04-04T12:08:00Z">
                  <w:rPr>
                    <w:lang w:val="en-GB"/>
                  </w:rPr>
                </w:rPrChange>
              </w:rPr>
              <w:t>dataController</w:t>
            </w:r>
            <w:proofErr w:type="spellEnd"/>
          </w:p>
        </w:tc>
        <w:tc>
          <w:tcPr>
            <w:tcW w:w="1417" w:type="dxa"/>
          </w:tcPr>
          <w:p w14:paraId="2D4A8E33" w14:textId="77777777" w:rsidR="00555852" w:rsidRPr="00AF5A75" w:rsidRDefault="00555852" w:rsidP="00C473F6">
            <w:pPr>
              <w:rPr>
                <w:rPrChange w:id="1159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160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203E1292" w14:textId="3547BF8E" w:rsidR="00555852" w:rsidRPr="00C23F04" w:rsidRDefault="002D0CE9" w:rsidP="00C473F6">
            <w:pPr>
              <w:rPr>
                <w:rFonts w:eastAsia="Batang"/>
              </w:rPr>
            </w:pPr>
            <w:r w:rsidRPr="00AF5A75">
              <w:rPr>
                <w:highlight w:val="yellow"/>
              </w:rPr>
              <w:t xml:space="preserve">Ett värde som i </w:t>
            </w:r>
            <w:proofErr w:type="spellStart"/>
            <w:r w:rsidRPr="00AF5A75">
              <w:rPr>
                <w:highlight w:val="yellow"/>
              </w:rPr>
              <w:t>källsystemet</w:t>
            </w:r>
            <w:proofErr w:type="spellEnd"/>
            <w:r w:rsidRPr="00AF5A75">
              <w:rPr>
                <w:highlight w:val="yellow"/>
              </w:rPr>
              <w:t xml:space="preserve"> med id </w:t>
            </w:r>
            <w:proofErr w:type="spellStart"/>
            <w:r w:rsidRPr="00AF5A75">
              <w:rPr>
                <w:highlight w:val="yellow"/>
              </w:rPr>
              <w:t>sourceSystem</w:t>
            </w:r>
            <w:proofErr w:type="spellEnd"/>
            <w:r w:rsidRPr="00C23F04">
              <w:rPr>
                <w:highlight w:val="yellow"/>
              </w:rPr>
              <w:t xml:space="preserve"> unikt identifierar PU-ansvarig organisation.</w:t>
            </w:r>
          </w:p>
        </w:tc>
        <w:tc>
          <w:tcPr>
            <w:tcW w:w="900" w:type="dxa"/>
          </w:tcPr>
          <w:p w14:paraId="085B2EEE" w14:textId="77777777" w:rsidR="00555852" w:rsidRPr="00C23F04" w:rsidRDefault="00555852" w:rsidP="00C473F6">
            <w:pPr>
              <w:rPr>
                <w:i/>
              </w:rPr>
            </w:pPr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555852" w:rsidRPr="00AF5A75" w14:paraId="5AD8A4F6" w14:textId="77777777" w:rsidTr="00C473F6">
        <w:tc>
          <w:tcPr>
            <w:tcW w:w="3369" w:type="dxa"/>
          </w:tcPr>
          <w:p w14:paraId="599F8C92" w14:textId="77777777" w:rsidR="00555852" w:rsidRPr="00AF5A75" w:rsidRDefault="00555852" w:rsidP="00C473F6">
            <w:pPr>
              <w:rPr>
                <w:rFonts w:eastAsia="Batang"/>
                <w:rPrChange w:id="1161" w:author="Lars Erik Röjerås" w:date="2014-04-04T12:08:00Z">
                  <w:rPr>
                    <w:rFonts w:eastAsia="Batang"/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162" w:author="Lars Erik Röjerås" w:date="2014-04-04T12:08:00Z">
                  <w:rPr>
                    <w:lang w:val="en-GB"/>
                  </w:rPr>
                </w:rPrChange>
              </w:rPr>
              <w:t>engagement.owner</w:t>
            </w:r>
            <w:proofErr w:type="spellEnd"/>
          </w:p>
        </w:tc>
        <w:tc>
          <w:tcPr>
            <w:tcW w:w="1417" w:type="dxa"/>
          </w:tcPr>
          <w:p w14:paraId="58E09095" w14:textId="77777777" w:rsidR="00555852" w:rsidRPr="00AF5A75" w:rsidRDefault="00555852" w:rsidP="00C473F6">
            <w:pPr>
              <w:rPr>
                <w:rFonts w:eastAsia="Batang"/>
                <w:rPrChange w:id="1163" w:author="Lars Erik Röjerås" w:date="2014-04-04T12:08:00Z">
                  <w:rPr>
                    <w:rFonts w:eastAsia="Batang"/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164" w:author="Lars Erik Röjerås" w:date="2014-04-04T12:08:00Z">
                  <w:rPr>
                    <w:lang w:val="en-GB"/>
                  </w:rPr>
                </w:rPrChange>
              </w:rPr>
              <w:t>HSA</w:t>
            </w:r>
            <w:proofErr w:type="spellEnd"/>
            <w:r w:rsidRPr="00AF5A75">
              <w:rPr>
                <w:rPrChange w:id="1165" w:author="Lars Erik Röjerås" w:date="2014-04-04T12:08:00Z">
                  <w:rPr>
                    <w:lang w:val="en-GB"/>
                  </w:rPr>
                </w:rPrChange>
              </w:rPr>
              <w:t>-id</w:t>
            </w:r>
          </w:p>
        </w:tc>
        <w:tc>
          <w:tcPr>
            <w:tcW w:w="4322" w:type="dxa"/>
          </w:tcPr>
          <w:p w14:paraId="3A179246" w14:textId="77777777" w:rsidR="00555852" w:rsidRPr="00AF5A75" w:rsidRDefault="00555852" w:rsidP="00C473F6">
            <w:pPr>
              <w:rPr>
                <w:rFonts w:eastAsia="Batang"/>
              </w:rPr>
            </w:pPr>
            <w:proofErr w:type="spellStart"/>
            <w:r w:rsidRPr="00AF5A75">
              <w:rPr>
                <w:rFonts w:eastAsia="Batang"/>
              </w:rPr>
              <w:t>HSA</w:t>
            </w:r>
            <w:proofErr w:type="spellEnd"/>
            <w:r w:rsidRPr="00AF5A75">
              <w:rPr>
                <w:rFonts w:eastAsia="Batang"/>
              </w:rPr>
              <w:t xml:space="preserve">-id för den organisations vars index tog emot uppdateringsbegäran. Om detta värde är annat än den logiska adressen som anropades har posten delgivits detta index via </w:t>
            </w:r>
            <w:proofErr w:type="gramStart"/>
            <w:r w:rsidRPr="00AF5A75">
              <w:rPr>
                <w:rFonts w:eastAsia="Batang"/>
              </w:rPr>
              <w:t>notifiering</w:t>
            </w:r>
            <w:proofErr w:type="gramEnd"/>
            <w:r w:rsidRPr="00AF5A75">
              <w:rPr>
                <w:rFonts w:eastAsia="Batang"/>
              </w:rPr>
              <w:t xml:space="preserve"> från att annat index.</w:t>
            </w:r>
          </w:p>
        </w:tc>
        <w:tc>
          <w:tcPr>
            <w:tcW w:w="900" w:type="dxa"/>
          </w:tcPr>
          <w:p w14:paraId="355361B8" w14:textId="77777777" w:rsidR="00555852" w:rsidRPr="00C23F04" w:rsidRDefault="00555852" w:rsidP="00C473F6">
            <w:pPr>
              <w:rPr>
                <w:i/>
              </w:rPr>
            </w:pPr>
            <w:r w:rsidRPr="00C23F04">
              <w:rPr>
                <w:i/>
              </w:rPr>
              <w:t>1</w:t>
            </w:r>
            <w:proofErr w:type="gramStart"/>
            <w:r w:rsidRPr="00C23F04">
              <w:rPr>
                <w:i/>
              </w:rPr>
              <w:t>..</w:t>
            </w:r>
            <w:proofErr w:type="gramEnd"/>
            <w:r w:rsidRPr="00C23F04">
              <w:rPr>
                <w:i/>
              </w:rPr>
              <w:t>1</w:t>
            </w:r>
          </w:p>
        </w:tc>
      </w:tr>
    </w:tbl>
    <w:p w14:paraId="443D5865" w14:textId="77777777" w:rsidR="000A6314" w:rsidRPr="00AF5A75" w:rsidRDefault="000A6314" w:rsidP="000A6314"/>
    <w:p w14:paraId="0074EB2B" w14:textId="77777777" w:rsidR="000A6314" w:rsidRPr="00AF5A75" w:rsidRDefault="000A6314" w:rsidP="000A6314">
      <w:pPr>
        <w:pStyle w:val="Rubrik2"/>
      </w:pPr>
      <w:r w:rsidRPr="00AF5A75">
        <w:t>Regler</w:t>
      </w:r>
    </w:p>
    <w:p w14:paraId="206E873F" w14:textId="77777777" w:rsidR="000A6314" w:rsidRPr="00AF5A75" w:rsidRDefault="006C52CE" w:rsidP="002961A3">
      <w:pPr>
        <w:pStyle w:val="Rubrik3"/>
      </w:pPr>
      <w:r w:rsidRPr="00AF5A75">
        <w:lastRenderedPageBreak/>
        <w:t>Begäran</w:t>
      </w:r>
    </w:p>
    <w:p w14:paraId="4B473F53" w14:textId="77777777" w:rsidR="006C52CE" w:rsidRPr="00AF5A75" w:rsidRDefault="00823C67" w:rsidP="00214A61">
      <w:pPr>
        <w:pStyle w:val="Brdtext"/>
      </w:pPr>
      <w:r w:rsidRPr="00AF5A75">
        <w:t xml:space="preserve">R1: </w:t>
      </w:r>
      <w:r w:rsidR="001E07C2" w:rsidRPr="00AF5A75">
        <w:t>Tjäns</w:t>
      </w:r>
      <w:r w:rsidR="008816D8" w:rsidRPr="00AF5A75">
        <w:t>t</w:t>
      </w:r>
      <w:r w:rsidR="001E07C2" w:rsidRPr="00AF5A75">
        <w:t>eproducenten validerar begäran enligt regler som specificerats i per attribut ovan.</w:t>
      </w:r>
      <w:r w:rsidRPr="00AF5A75">
        <w:t xml:space="preserve"> Felaktigheter betraktas som </w:t>
      </w:r>
      <w:proofErr w:type="spellStart"/>
      <w:r w:rsidRPr="00AF5A75">
        <w:t>programmeringsfel</w:t>
      </w:r>
      <w:proofErr w:type="spellEnd"/>
      <w:r w:rsidRPr="00AF5A75">
        <w:t xml:space="preserve"> hos konsument och signaleras därför som tekniskt fel.</w:t>
      </w:r>
    </w:p>
    <w:p w14:paraId="0755246A" w14:textId="77777777" w:rsidR="006C52CE" w:rsidRPr="00AF5A75" w:rsidRDefault="006C52CE" w:rsidP="002961A3">
      <w:pPr>
        <w:pStyle w:val="Rubrik3"/>
      </w:pPr>
      <w:r w:rsidRPr="00AF5A75">
        <w:t>Svar</w:t>
      </w:r>
    </w:p>
    <w:p w14:paraId="6862BCCA" w14:textId="77777777" w:rsidR="006C52CE" w:rsidRPr="00AF5A75" w:rsidRDefault="00025CD6" w:rsidP="00214A61">
      <w:pPr>
        <w:pStyle w:val="Brdtext"/>
      </w:pPr>
      <w:r w:rsidRPr="00AF5A75">
        <w:t xml:space="preserve">R2: </w:t>
      </w:r>
      <w:r w:rsidR="008816D8" w:rsidRPr="00AF5A75">
        <w:t xml:space="preserve">Sökresultatet framställs genom att </w:t>
      </w:r>
      <w:r w:rsidR="00FE0A07" w:rsidRPr="00AF5A75">
        <w:t>svaret begränsas av</w:t>
      </w:r>
      <w:r w:rsidR="006378CF" w:rsidRPr="00AF5A75">
        <w:t xml:space="preserve"> de värden som angivits i begäran.</w:t>
      </w:r>
    </w:p>
    <w:p w14:paraId="2EF179C2" w14:textId="77777777" w:rsidR="000A6314" w:rsidRPr="00AF5A75" w:rsidRDefault="000A6314" w:rsidP="000A6314">
      <w:pPr>
        <w:pStyle w:val="Rubrik2"/>
      </w:pPr>
      <w:r w:rsidRPr="00AF5A75">
        <w:t>Tjänsteinteraktion</w:t>
      </w:r>
    </w:p>
    <w:p w14:paraId="00D8E24B" w14:textId="77777777" w:rsidR="000A6314" w:rsidRPr="00AF5A75" w:rsidRDefault="007A49FE" w:rsidP="002961A3">
      <w:pPr>
        <w:numPr>
          <w:ilvl w:val="0"/>
          <w:numId w:val="6"/>
        </w:numPr>
      </w:pPr>
      <w:proofErr w:type="spellStart"/>
      <w:r w:rsidRPr="00AF5A75">
        <w:rPr>
          <w:rFonts w:ascii="Courier New" w:hAnsi="Courier New" w:cs="Courier New"/>
          <w:szCs w:val="20"/>
          <w:lang w:eastAsia="sv-SE"/>
        </w:rPr>
        <w:t>FindContent</w:t>
      </w:r>
      <w:r w:rsidR="000A6314" w:rsidRPr="00AF5A75">
        <w:rPr>
          <w:rFonts w:ascii="Courier New" w:hAnsi="Courier New" w:cs="Courier New"/>
          <w:szCs w:val="20"/>
          <w:lang w:eastAsia="sv-SE"/>
        </w:rPr>
        <w:t>Interaction</w:t>
      </w:r>
      <w:proofErr w:type="spellEnd"/>
    </w:p>
    <w:p w14:paraId="1B6E106B" w14:textId="77777777" w:rsidR="000A6314" w:rsidRPr="00AF5A75" w:rsidRDefault="000A6314" w:rsidP="000A6314"/>
    <w:p w14:paraId="6878A30D" w14:textId="77777777" w:rsidR="00BD487E" w:rsidRPr="00AF5A75" w:rsidRDefault="007A7A23" w:rsidP="00BD487E">
      <w:pPr>
        <w:pStyle w:val="Rubrik1"/>
      </w:pPr>
      <w:bookmarkStart w:id="1166" w:name="_Toc260171115"/>
      <w:proofErr w:type="spellStart"/>
      <w:r w:rsidRPr="00AF5A75">
        <w:lastRenderedPageBreak/>
        <w:t>Process</w:t>
      </w:r>
      <w:r w:rsidR="00BD487E" w:rsidRPr="00AF5A75">
        <w:t>Notif</w:t>
      </w:r>
      <w:r w:rsidR="00BD550D" w:rsidRPr="00AF5A75">
        <w:t>ication</w:t>
      </w:r>
      <w:bookmarkEnd w:id="1166"/>
      <w:proofErr w:type="spellEnd"/>
    </w:p>
    <w:p w14:paraId="77140851" w14:textId="77777777" w:rsidR="00BD487E" w:rsidRPr="00AF5A75" w:rsidRDefault="00BD487E" w:rsidP="00BD487E">
      <w:r w:rsidRPr="00AF5A75">
        <w:t>Tjänstekontrakt som en producent tillhandahåller i rollen som prenumerant på förändringar i ett engagemangsindex.</w:t>
      </w:r>
      <w:r w:rsidR="002F09D9" w:rsidRPr="00AF5A75">
        <w:t xml:space="preserve"> En producent blir prenumerant genom att den registreras i organisationens</w:t>
      </w:r>
      <w:r w:rsidR="00086B1B" w:rsidRPr="00AF5A75">
        <w:t xml:space="preserve"> tjänsteadresseringskatalog som producent för detta kontrakt.</w:t>
      </w:r>
      <w:r w:rsidR="006E01FE" w:rsidRPr="00AF5A75">
        <w:t xml:space="preserve"> </w:t>
      </w:r>
    </w:p>
    <w:p w14:paraId="569004CF" w14:textId="77777777" w:rsidR="006E01FE" w:rsidRPr="00AF5A75" w:rsidRDefault="006E01FE" w:rsidP="00BD487E"/>
    <w:p w14:paraId="6E155CED" w14:textId="77777777" w:rsidR="006E01FE" w:rsidRPr="00AF5A75" w:rsidRDefault="006E01FE" w:rsidP="00BD487E">
      <w:r w:rsidRPr="00AF5A75">
        <w:t>Ett engagemangsindex kan vara både producent och konsument. Därigenom kan flera engagemangsindex länkas samman till en federation på det sätt som beskrivs i avsnitt 4.1.</w:t>
      </w:r>
    </w:p>
    <w:p w14:paraId="449AE73C" w14:textId="77777777" w:rsidR="00711F0A" w:rsidRPr="00AF5A75" w:rsidRDefault="00711F0A" w:rsidP="00BD487E"/>
    <w:p w14:paraId="05A5BB72" w14:textId="77777777" w:rsidR="00711F0A" w:rsidRPr="00AF5A75" w:rsidRDefault="006E01FE" w:rsidP="00BD487E">
      <w:r w:rsidRPr="00AF5A75">
        <w:t xml:space="preserve">Ett engagemangsindex ska </w:t>
      </w:r>
      <w:proofErr w:type="gramStart"/>
      <w:r w:rsidRPr="00AF5A75">
        <w:t>notifiera</w:t>
      </w:r>
      <w:proofErr w:type="gramEnd"/>
      <w:r w:rsidRPr="00AF5A75">
        <w:t xml:space="preserve"> prenumeranter när det behandlat en </w:t>
      </w:r>
      <w:proofErr w:type="spellStart"/>
      <w:r w:rsidRPr="00AF5A75">
        <w:t>Update</w:t>
      </w:r>
      <w:proofErr w:type="spellEnd"/>
      <w:r w:rsidRPr="00AF5A75">
        <w:t xml:space="preserve">- eller </w:t>
      </w:r>
      <w:proofErr w:type="spellStart"/>
      <w:r w:rsidRPr="00AF5A75">
        <w:t>ProcessNotification</w:t>
      </w:r>
      <w:proofErr w:type="spellEnd"/>
      <w:r w:rsidRPr="00AF5A75">
        <w:t>-begäran.</w:t>
      </w:r>
    </w:p>
    <w:p w14:paraId="4214C54D" w14:textId="77777777" w:rsidR="00BD487E" w:rsidRPr="00AF5A75" w:rsidRDefault="00BD487E" w:rsidP="00BD487E">
      <w:pPr>
        <w:pStyle w:val="Rubrik2"/>
      </w:pPr>
      <w:r w:rsidRPr="00AF5A75">
        <w:t>Frivillighet</w:t>
      </w:r>
    </w:p>
    <w:p w14:paraId="31E2005A" w14:textId="77777777" w:rsidR="00BD487E" w:rsidRPr="00AF5A75" w:rsidRDefault="00BD487E" w:rsidP="00214A61">
      <w:pPr>
        <w:pStyle w:val="Brdtext"/>
      </w:pPr>
      <w:r w:rsidRPr="00AF5A75">
        <w:t xml:space="preserve">Tjänsten är </w:t>
      </w:r>
      <w:r w:rsidR="009B1603" w:rsidRPr="00AF5A75">
        <w:t xml:space="preserve">frivillig för </w:t>
      </w:r>
      <w:r w:rsidR="00A163BE" w:rsidRPr="00AF5A75">
        <w:t>landstings</w:t>
      </w:r>
      <w:r w:rsidR="009B1603" w:rsidRPr="00AF5A75">
        <w:t>index</w:t>
      </w:r>
      <w:r w:rsidR="00A163BE" w:rsidRPr="00AF5A75">
        <w:t xml:space="preserve"> (ett enskilt landsting kan dock ha krav på tjänsten</w:t>
      </w:r>
      <w:r w:rsidR="00C15579" w:rsidRPr="00AF5A75">
        <w:t xml:space="preserve"> ska finnas</w:t>
      </w:r>
      <w:r w:rsidR="00A163BE" w:rsidRPr="00AF5A75">
        <w:t>)</w:t>
      </w:r>
      <w:r w:rsidR="009B1603" w:rsidRPr="00AF5A75">
        <w:t xml:space="preserve">. Om ett index inte exponerar en producent för detta kontrakt, kan det inte </w:t>
      </w:r>
      <w:r w:rsidR="009403A2" w:rsidRPr="00AF5A75">
        <w:t>agera</w:t>
      </w:r>
      <w:r w:rsidR="009B1603" w:rsidRPr="00AF5A75">
        <w:t xml:space="preserve"> prenumerant i en federation av engagemangsindex. Det är dock fortfarande skyldigt att kunna </w:t>
      </w:r>
      <w:proofErr w:type="gramStart"/>
      <w:r w:rsidR="009B1603" w:rsidRPr="00AF5A75">
        <w:t>notifiera</w:t>
      </w:r>
      <w:proofErr w:type="gramEnd"/>
      <w:r w:rsidR="009B1603" w:rsidRPr="00AF5A75">
        <w:t xml:space="preserve"> </w:t>
      </w:r>
      <w:r w:rsidR="00AD42D9" w:rsidRPr="00AF5A75">
        <w:t>prenumeranter</w:t>
      </w:r>
      <w:r w:rsidR="009B1603" w:rsidRPr="00AF5A75">
        <w:t>.</w:t>
      </w:r>
    </w:p>
    <w:p w14:paraId="46344D51" w14:textId="77777777" w:rsidR="00B06791" w:rsidRPr="00AF5A75" w:rsidRDefault="00B06791" w:rsidP="00306C66">
      <w:pPr>
        <w:pStyle w:val="Brdtext"/>
      </w:pPr>
      <w:r w:rsidRPr="00AF5A75">
        <w:t>Detta kontrakt kan även exponeras av tjänsteproducenter som inte är ett engagemangsindex</w:t>
      </w:r>
      <w:r w:rsidR="00531339" w:rsidRPr="00AF5A75">
        <w:t xml:space="preserve"> (aggregerande tjänster, tillämpningar)</w:t>
      </w:r>
      <w:r w:rsidRPr="00AF5A75">
        <w:t xml:space="preserve">. </w:t>
      </w:r>
    </w:p>
    <w:p w14:paraId="5F870759" w14:textId="77777777" w:rsidR="00BD487E" w:rsidRPr="00AF5A75" w:rsidRDefault="00BD487E" w:rsidP="00BD487E">
      <w:pPr>
        <w:pStyle w:val="Rubrik2"/>
      </w:pPr>
      <w:r w:rsidRPr="00AF5A75">
        <w:t>Version</w:t>
      </w:r>
    </w:p>
    <w:p w14:paraId="5A31C2E3" w14:textId="77777777" w:rsidR="00BD487E" w:rsidRPr="00AF5A75" w:rsidRDefault="00BD487E" w:rsidP="00214A61">
      <w:pPr>
        <w:pStyle w:val="Brdtext"/>
      </w:pPr>
      <w:r w:rsidRPr="00AF5A75">
        <w:t>Tjänsten finns sedan 1.0.</w:t>
      </w:r>
    </w:p>
    <w:p w14:paraId="420E6B56" w14:textId="77777777" w:rsidR="00BD487E" w:rsidRPr="00AF5A75" w:rsidRDefault="00BD487E" w:rsidP="00306C66">
      <w:pPr>
        <w:pStyle w:val="Brdtext"/>
      </w:pPr>
      <w:r w:rsidRPr="00AF5A75">
        <w:t>Tjänsten har inte uppdaterats sedan 1.0.</w:t>
      </w:r>
    </w:p>
    <w:p w14:paraId="3E389929" w14:textId="77777777" w:rsidR="00BD487E" w:rsidRPr="00AF5A75" w:rsidRDefault="00BD487E" w:rsidP="00BD487E">
      <w:pPr>
        <w:pStyle w:val="Rubrik2"/>
      </w:pPr>
      <w:r w:rsidRPr="00AF5A75">
        <w:t>SLA-krav</w:t>
      </w:r>
    </w:p>
    <w:p w14:paraId="1C588859" w14:textId="77777777" w:rsidR="00BD487E" w:rsidRPr="00AF5A75" w:rsidRDefault="00BD487E" w:rsidP="00214A61">
      <w:pPr>
        <w:pStyle w:val="Brdtext"/>
      </w:pPr>
      <w:r w:rsidRPr="00AF5A75">
        <w:t>Följ</w:t>
      </w:r>
      <w:r w:rsidR="002A353A" w:rsidRPr="00AF5A75">
        <w:t xml:space="preserve">ande SLA-krav gäller för </w:t>
      </w:r>
      <w:r w:rsidRPr="00AF5A75">
        <w:t>producenter av detta tjänstekontrakt:</w:t>
      </w:r>
    </w:p>
    <w:p w14:paraId="0B7378A1" w14:textId="77777777" w:rsidR="002A353A" w:rsidRPr="00AF5A75" w:rsidRDefault="00490CAF" w:rsidP="00306C66">
      <w:pPr>
        <w:pStyle w:val="Brdtext"/>
      </w:pPr>
      <w:r w:rsidRPr="00EE4003">
        <w:rPr>
          <w:noProof/>
          <w:lang w:eastAsia="sv-S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3DB0F3" wp14:editId="7ABA11B9">
                <wp:simplePos x="0" y="0"/>
                <wp:positionH relativeFrom="column">
                  <wp:posOffset>3813810</wp:posOffset>
                </wp:positionH>
                <wp:positionV relativeFrom="paragraph">
                  <wp:posOffset>145415</wp:posOffset>
                </wp:positionV>
                <wp:extent cx="1293495" cy="2694305"/>
                <wp:effectExtent l="13335" t="12065" r="17145" b="36830"/>
                <wp:wrapNone/>
                <wp:docPr id="15" name="Ellip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93495" cy="269430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4E6128"/>
                          </a:solidFill>
                          <a:prstDash val="dash"/>
                          <a:round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80808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2F0FC961" id="Ellips 1" o:spid="_x0000_s1026" style="position:absolute;margin-left:300.3pt;margin-top:11.45pt;width:101.85pt;height:212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" filled="f" strokecolor="#4e6128" strokeweight="1.5pt">
                <v:stroke dashstyle="dash"/>
                <v:shadow on="t" opacity="22936f" origin=",.5" offset="0,.63889mm"/>
              </v:oval>
            </w:pict>
          </mc:Fallback>
        </mc:AlternateContent>
      </w:r>
      <w:r w:rsidRPr="00EE4003">
        <w:rPr>
          <w:noProof/>
          <w:lang w:eastAsia="sv-SE"/>
        </w:rPr>
        <w:drawing>
          <wp:inline distT="0" distB="0" distL="0" distR="0" wp14:anchorId="4F46CFEE" wp14:editId="6AA3C2B0">
            <wp:extent cx="6026150" cy="2946400"/>
            <wp:effectExtent l="0" t="0" r="0" b="6350"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6"/>
        <w:gridCol w:w="5349"/>
      </w:tblGrid>
      <w:tr w:rsidR="00225702" w:rsidRPr="00AF5A75" w14:paraId="6E15AF18" w14:textId="77777777" w:rsidTr="00B320E6">
        <w:tc>
          <w:tcPr>
            <w:tcW w:w="3156" w:type="dxa"/>
          </w:tcPr>
          <w:p w14:paraId="67E7781A" w14:textId="77777777" w:rsidR="00225702" w:rsidRPr="00C23F04" w:rsidRDefault="00225702" w:rsidP="00B320E6">
            <w:r w:rsidRPr="00AF5A75">
              <w:t>S</w:t>
            </w:r>
            <w:r w:rsidRPr="00C23F04">
              <w:t>varstid</w:t>
            </w:r>
          </w:p>
        </w:tc>
        <w:tc>
          <w:tcPr>
            <w:tcW w:w="5349" w:type="dxa"/>
          </w:tcPr>
          <w:p w14:paraId="35F75F74" w14:textId="77777777" w:rsidR="00225702" w:rsidRPr="00C23F04" w:rsidRDefault="00225702" w:rsidP="00B320E6">
            <w:r w:rsidRPr="00C23F04">
              <w:t xml:space="preserve">&lt; 20 </w:t>
            </w:r>
            <w:proofErr w:type="spellStart"/>
            <w:r w:rsidRPr="00C23F04">
              <w:t>ms</w:t>
            </w:r>
            <w:proofErr w:type="spellEnd"/>
            <w:r w:rsidRPr="00C23F04">
              <w:t xml:space="preserve"> per engagemangspost som ingår i anropet + en grundsvarstid på max 100 ms. </w:t>
            </w:r>
          </w:p>
        </w:tc>
      </w:tr>
      <w:tr w:rsidR="00225702" w:rsidRPr="00AF5A75" w14:paraId="6B826341" w14:textId="77777777" w:rsidTr="00B320E6">
        <w:tc>
          <w:tcPr>
            <w:tcW w:w="3156" w:type="dxa"/>
          </w:tcPr>
          <w:p w14:paraId="50EB1046" w14:textId="77777777" w:rsidR="00225702" w:rsidRPr="00AF5A75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167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Tillgänglighet</w:t>
            </w:r>
          </w:p>
        </w:tc>
        <w:tc>
          <w:tcPr>
            <w:tcW w:w="5349" w:type="dxa"/>
          </w:tcPr>
          <w:p w14:paraId="64DC1E47" w14:textId="77777777" w:rsidR="00225702" w:rsidRPr="00AF5A75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168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24x7, 99,5%</w:t>
            </w:r>
          </w:p>
        </w:tc>
      </w:tr>
      <w:tr w:rsidR="00225702" w:rsidRPr="00AF5A75" w14:paraId="739B0C9E" w14:textId="77777777" w:rsidTr="00B320E6">
        <w:tc>
          <w:tcPr>
            <w:tcW w:w="3156" w:type="dxa"/>
          </w:tcPr>
          <w:p w14:paraId="0426B02D" w14:textId="77777777" w:rsidR="00225702" w:rsidRPr="00AF5A75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169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Last</w:t>
            </w:r>
          </w:p>
        </w:tc>
        <w:tc>
          <w:tcPr>
            <w:tcW w:w="5349" w:type="dxa"/>
          </w:tcPr>
          <w:p w14:paraId="5B414FB0" w14:textId="77777777" w:rsidR="00225702" w:rsidRPr="00AF5A75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170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Svarstiden ska skala utgående från beställarens lastkrav.</w:t>
            </w:r>
            <w:r w:rsidR="00646EE9" w:rsidRPr="00AF5A75">
              <w:t xml:space="preserve"> En begäran ska kunna innehålla upp till 1 000 </w:t>
            </w:r>
            <w:r w:rsidR="00646EE9" w:rsidRPr="00AF5A75">
              <w:lastRenderedPageBreak/>
              <w:t>engagemangsposter.</w:t>
            </w:r>
          </w:p>
        </w:tc>
      </w:tr>
      <w:tr w:rsidR="00225702" w:rsidRPr="00AF5A75" w14:paraId="16E85989" w14:textId="77777777" w:rsidTr="00B320E6">
        <w:tc>
          <w:tcPr>
            <w:tcW w:w="3156" w:type="dxa"/>
          </w:tcPr>
          <w:p w14:paraId="1E400901" w14:textId="77777777" w:rsidR="00225702" w:rsidRPr="00AF5A75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171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lastRenderedPageBreak/>
              <w:t>Aktualitet (enbart för producent som är ett engagemangsindex)</w:t>
            </w:r>
          </w:p>
        </w:tc>
        <w:tc>
          <w:tcPr>
            <w:tcW w:w="5349" w:type="dxa"/>
          </w:tcPr>
          <w:p w14:paraId="19A62BBB" w14:textId="77777777" w:rsidR="00225702" w:rsidRPr="00AF5A75" w:rsidRDefault="00225702" w:rsidP="00983BFF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172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 xml:space="preserve">Online mot underliggande datalager. När konsumenten fått OK-kvittens (svar utan logiskt fel eller tekniskt fel) ska det uppdaterade innehållet </w:t>
            </w:r>
            <w:r w:rsidR="005036DD" w:rsidRPr="00AF5A75">
              <w:t xml:space="preserve">direkt </w:t>
            </w:r>
            <w:r w:rsidR="002131AC" w:rsidRPr="00AF5A75">
              <w:t xml:space="preserve">reflekteras i svaret från en </w:t>
            </w:r>
            <w:r w:rsidRPr="00AF5A75">
              <w:t>efterföljande fråga</w:t>
            </w:r>
            <w:r w:rsidR="002131AC" w:rsidRPr="00AF5A75">
              <w:t xml:space="preserve"> (</w:t>
            </w:r>
            <w:proofErr w:type="spellStart"/>
            <w:r w:rsidR="002131AC" w:rsidRPr="00AF5A75">
              <w:t>FindContent</w:t>
            </w:r>
            <w:proofErr w:type="spellEnd"/>
            <w:r w:rsidR="002131AC" w:rsidRPr="00AF5A75">
              <w:t>)</w:t>
            </w:r>
            <w:r w:rsidRPr="00AF5A75">
              <w:t>.</w:t>
            </w:r>
          </w:p>
        </w:tc>
      </w:tr>
      <w:tr w:rsidR="00225702" w:rsidRPr="00AF5A75" w14:paraId="31BED5CF" w14:textId="77777777" w:rsidTr="00B320E6">
        <w:tc>
          <w:tcPr>
            <w:tcW w:w="3156" w:type="dxa"/>
          </w:tcPr>
          <w:p w14:paraId="6ABFA3E0" w14:textId="77777777" w:rsidR="00225702" w:rsidRPr="00AF5A75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173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Robusthet</w:t>
            </w:r>
            <w:r w:rsidR="00DC5407" w:rsidRPr="00AF5A75">
              <w:t xml:space="preserve"> (enbart för producent som är ett engagemangsindex)</w:t>
            </w:r>
          </w:p>
        </w:tc>
        <w:tc>
          <w:tcPr>
            <w:tcW w:w="5349" w:type="dxa"/>
          </w:tcPr>
          <w:p w14:paraId="54FEB0AD" w14:textId="77777777" w:rsidR="00225702" w:rsidRPr="00AF5A75" w:rsidRDefault="00F0798B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174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Om en post i begäran</w:t>
            </w:r>
            <w:r w:rsidR="00225702" w:rsidRPr="00AF5A75">
              <w:t xml:space="preserve"> är identisk </w:t>
            </w:r>
            <w:r w:rsidRPr="00AF5A75">
              <w:t xml:space="preserve">(innehållsmässigt) </w:t>
            </w:r>
            <w:r w:rsidR="00225702" w:rsidRPr="00AF5A75">
              <w:t xml:space="preserve">med en befintlig post ska inget fel signaleras. Prenumeranter ska inte </w:t>
            </w:r>
            <w:proofErr w:type="gramStart"/>
            <w:r w:rsidR="00225702" w:rsidRPr="00AF5A75">
              <w:t>notifieras</w:t>
            </w:r>
            <w:proofErr w:type="gramEnd"/>
            <w:r w:rsidR="00225702" w:rsidRPr="00AF5A75">
              <w:t xml:space="preserve"> under dessa omständigheter.</w:t>
            </w:r>
          </w:p>
          <w:p w14:paraId="49CCB0B1" w14:textId="77777777" w:rsidR="00225702" w:rsidRPr="00AF5A75" w:rsidRDefault="00225702" w:rsidP="00B320E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1175" w:author="Lars Erik Röjerås" w:date="2014-04-04T12:08:00Z">
                  <w:rPr>
                    <w:smallCaps/>
                    <w:noProof/>
                    <w:sz w:val="16"/>
                  </w:rPr>
                </w:rPrChange>
              </w:rPr>
            </w:pPr>
          </w:p>
          <w:p w14:paraId="4CA359F4" w14:textId="77777777" w:rsidR="00225702" w:rsidRPr="00AF5A75" w:rsidRDefault="00225702" w:rsidP="004F4A05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176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 xml:space="preserve">Ett anrop </w:t>
            </w:r>
            <w:r w:rsidR="004F4A05" w:rsidRPr="00AF5A75">
              <w:t>ska vara</w:t>
            </w:r>
            <w:r w:rsidRPr="00AF5A75">
              <w:t xml:space="preserve"> atomärt i betydelsen att en begäran ska fullföljas i sin helhet eller inte alls. Enskilda poster kan emellertid vara synliga för frågetjänsten innan hela meddelandet behandlats. Transaktionens isolationsnivå behöver alltså inte överstiga </w:t>
            </w:r>
            <w:proofErr w:type="spellStart"/>
            <w:r w:rsidRPr="00AF5A75">
              <w:t>READ_UNCOMMITTED</w:t>
            </w:r>
            <w:proofErr w:type="spellEnd"/>
            <w:r w:rsidRPr="00AF5A75">
              <w:t>.</w:t>
            </w:r>
          </w:p>
        </w:tc>
      </w:tr>
      <w:tr w:rsidR="00225702" w:rsidRPr="00AF5A75" w14:paraId="41B56D6E" w14:textId="77777777" w:rsidTr="00B320E6">
        <w:tc>
          <w:tcPr>
            <w:tcW w:w="3156" w:type="dxa"/>
          </w:tcPr>
          <w:p w14:paraId="011D3CD2" w14:textId="77777777" w:rsidR="00225702" w:rsidRPr="00AF5A75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177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Samtidighet</w:t>
            </w:r>
          </w:p>
        </w:tc>
        <w:tc>
          <w:tcPr>
            <w:tcW w:w="5349" w:type="dxa"/>
          </w:tcPr>
          <w:p w14:paraId="59B2F6DD" w14:textId="77777777" w:rsidR="00225702" w:rsidRPr="00AF5A75" w:rsidRDefault="00AB7DCB" w:rsidP="00AB7DCB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178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 xml:space="preserve">En producent </w:t>
            </w:r>
            <w:r w:rsidR="00225702" w:rsidRPr="00AF5A75">
              <w:t>behöver inte hantera samtidig uppdatering på postnivå</w:t>
            </w:r>
            <w:r w:rsidRPr="00AF5A75">
              <w:t xml:space="preserve"> (då detta inte ska förekomma)</w:t>
            </w:r>
            <w:r w:rsidR="00836144" w:rsidRPr="00AF5A75">
              <w:t>.</w:t>
            </w:r>
          </w:p>
        </w:tc>
      </w:tr>
    </w:tbl>
    <w:p w14:paraId="6833DE8A" w14:textId="77777777" w:rsidR="00225702" w:rsidRPr="00AF5A75" w:rsidRDefault="00225702" w:rsidP="00214A61">
      <w:pPr>
        <w:pStyle w:val="Brdtext"/>
      </w:pPr>
    </w:p>
    <w:p w14:paraId="28ED3C36" w14:textId="77777777" w:rsidR="00225702" w:rsidRPr="00AF5A75" w:rsidRDefault="00225702" w:rsidP="00306C66">
      <w:pPr>
        <w:pStyle w:val="Brdtext"/>
      </w:pPr>
      <w:r w:rsidRPr="00AF5A75">
        <w:t xml:space="preserve">Följande SLA-krav gäller för konsumenter av detta tjänstekontrakt (d.v.s. ett </w:t>
      </w:r>
      <w:r w:rsidR="002134A8" w:rsidRPr="00AF5A75">
        <w:t>engagemangsindex</w:t>
      </w:r>
      <w:r w:rsidRPr="00AF5A75">
        <w:t>):</w:t>
      </w:r>
    </w:p>
    <w:p w14:paraId="302BA28F" w14:textId="77777777" w:rsidR="00225702" w:rsidRPr="00AF5A75" w:rsidRDefault="00490CAF" w:rsidP="00306C66">
      <w:pPr>
        <w:pStyle w:val="Brdtext"/>
      </w:pPr>
      <w:r w:rsidRPr="00EE4003">
        <w:rPr>
          <w:noProof/>
          <w:lang w:eastAsia="sv-S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70C2FD" wp14:editId="2BF530B7">
                <wp:simplePos x="0" y="0"/>
                <wp:positionH relativeFrom="column">
                  <wp:posOffset>2289810</wp:posOffset>
                </wp:positionH>
                <wp:positionV relativeFrom="paragraph">
                  <wp:posOffset>940435</wp:posOffset>
                </wp:positionV>
                <wp:extent cx="1293495" cy="1186815"/>
                <wp:effectExtent l="13335" t="16510" r="17145" b="34925"/>
                <wp:wrapNone/>
                <wp:docPr id="14" name="Ellip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93495" cy="118681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4E6128"/>
                          </a:solidFill>
                          <a:prstDash val="dash"/>
                          <a:round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80808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39B3E382" id="Ellips 1" o:spid="_x0000_s1026" style="position:absolute;margin-left:180.3pt;margin-top:74.05pt;width:101.85pt;height:9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" filled="f" strokecolor="#4e6128" strokeweight="1.5pt">
                <v:stroke dashstyle="dash"/>
                <v:shadow on="t" opacity="22936f" origin=",.5" offset="0,.63889mm"/>
              </v:oval>
            </w:pict>
          </mc:Fallback>
        </mc:AlternateContent>
      </w:r>
      <w:r w:rsidRPr="00EE4003">
        <w:rPr>
          <w:noProof/>
          <w:lang w:eastAsia="sv-SE"/>
        </w:rPr>
        <w:drawing>
          <wp:inline distT="0" distB="0" distL="0" distR="0" wp14:anchorId="785A96EC" wp14:editId="465CCFA6">
            <wp:extent cx="6026150" cy="2946400"/>
            <wp:effectExtent l="0" t="0" r="0" b="6350"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8119B" w14:textId="77777777" w:rsidR="00225702" w:rsidRPr="00AF5A75" w:rsidRDefault="00225702" w:rsidP="006A6C50">
      <w:pPr>
        <w:pStyle w:val="Brdtext"/>
      </w:pP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6"/>
        <w:gridCol w:w="5349"/>
      </w:tblGrid>
      <w:tr w:rsidR="00225702" w:rsidRPr="00AF5A75" w14:paraId="22D608D3" w14:textId="77777777" w:rsidTr="00B320E6">
        <w:tc>
          <w:tcPr>
            <w:tcW w:w="3156" w:type="dxa"/>
          </w:tcPr>
          <w:p w14:paraId="71982FFD" w14:textId="77777777" w:rsidR="00225702" w:rsidRPr="00C23F04" w:rsidRDefault="00225702" w:rsidP="00B320E6">
            <w:pPr>
              <w:rPr>
                <w:b/>
              </w:rPr>
            </w:pPr>
            <w:r w:rsidRPr="00C23F04">
              <w:rPr>
                <w:b/>
              </w:rPr>
              <w:t>Kategori</w:t>
            </w:r>
          </w:p>
        </w:tc>
        <w:tc>
          <w:tcPr>
            <w:tcW w:w="5349" w:type="dxa"/>
          </w:tcPr>
          <w:p w14:paraId="7675DE17" w14:textId="77777777" w:rsidR="00225702" w:rsidRPr="00C23F04" w:rsidRDefault="00225702" w:rsidP="00B320E6">
            <w:pPr>
              <w:rPr>
                <w:b/>
              </w:rPr>
            </w:pPr>
            <w:r w:rsidRPr="00C23F04">
              <w:rPr>
                <w:b/>
              </w:rPr>
              <w:t>Krav</w:t>
            </w:r>
          </w:p>
        </w:tc>
      </w:tr>
      <w:tr w:rsidR="00225702" w:rsidRPr="00AF5A75" w14:paraId="377FE6FB" w14:textId="77777777" w:rsidTr="00B320E6">
        <w:tc>
          <w:tcPr>
            <w:tcW w:w="3156" w:type="dxa"/>
          </w:tcPr>
          <w:p w14:paraId="081D52DC" w14:textId="77777777" w:rsidR="00225702" w:rsidRPr="00AF5A75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179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Robusthet</w:t>
            </w:r>
          </w:p>
        </w:tc>
        <w:tc>
          <w:tcPr>
            <w:tcW w:w="5349" w:type="dxa"/>
          </w:tcPr>
          <w:p w14:paraId="68006AFB" w14:textId="77777777" w:rsidR="00225702" w:rsidRPr="00AF5A75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180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 xml:space="preserve">Om producenten inte svarar enligt producent-SLA + </w:t>
            </w:r>
            <w:proofErr w:type="gramStart"/>
            <w:r w:rsidRPr="00AF5A75">
              <w:t>50%</w:t>
            </w:r>
            <w:proofErr w:type="gramEnd"/>
            <w:r w:rsidRPr="00AF5A75">
              <w:t xml:space="preserve">, eller om producenten inte är tillgänglig, ska konsumenten göra omsändningar tills producenten fullföljt begäran. </w:t>
            </w:r>
          </w:p>
          <w:p w14:paraId="73150DB3" w14:textId="77777777" w:rsidR="0049086C" w:rsidRPr="00AF5A75" w:rsidRDefault="0049086C" w:rsidP="00B320E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1181" w:author="Lars Erik Röjerås" w:date="2014-04-04T12:08:00Z">
                  <w:rPr>
                    <w:smallCaps/>
                    <w:noProof/>
                    <w:sz w:val="16"/>
                  </w:rPr>
                </w:rPrChange>
              </w:rPr>
            </w:pPr>
          </w:p>
          <w:p w14:paraId="09BB8929" w14:textId="77777777" w:rsidR="0049086C" w:rsidRPr="00AF5A75" w:rsidRDefault="0049086C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182" w:author="Lars Erik Röjerås" w:date="2014-04-04T12:08:00Z">
                  <w:rPr>
                    <w:sz w:val="16"/>
                  </w:rPr>
                </w:rPrChange>
              </w:rPr>
            </w:pPr>
            <w:proofErr w:type="gramStart"/>
            <w:r w:rsidRPr="00AF5A75">
              <w:t>Notifieringar</w:t>
            </w:r>
            <w:proofErr w:type="gramEnd"/>
            <w:r w:rsidRPr="00AF5A75">
              <w:t xml:space="preserve"> ska skickas asynkront i förhållande till </w:t>
            </w:r>
            <w:proofErr w:type="spellStart"/>
            <w:r w:rsidRPr="00AF5A75">
              <w:t>berabetningen</w:t>
            </w:r>
            <w:proofErr w:type="spellEnd"/>
            <w:r w:rsidRPr="00AF5A75">
              <w:t xml:space="preserve"> den händelse som gav upphov till att notifieringen ska skickas.</w:t>
            </w:r>
          </w:p>
          <w:p w14:paraId="7A89AA8E" w14:textId="77777777" w:rsidR="00983EBD" w:rsidRPr="00AF5A75" w:rsidRDefault="00983EBD" w:rsidP="00B320E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1183" w:author="Lars Erik Röjerås" w:date="2014-04-04T12:08:00Z">
                  <w:rPr>
                    <w:smallCaps/>
                    <w:noProof/>
                    <w:sz w:val="16"/>
                  </w:rPr>
                </w:rPrChange>
              </w:rPr>
            </w:pPr>
          </w:p>
          <w:p w14:paraId="0E61006D" w14:textId="77777777" w:rsidR="00983EBD" w:rsidRPr="00AF5A75" w:rsidRDefault="00983EBD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184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 xml:space="preserve">När det finns flera mottagare (tjänsteproducenter) som ska </w:t>
            </w:r>
            <w:proofErr w:type="gramStart"/>
            <w:r w:rsidRPr="00AF5A75">
              <w:t>notifieras</w:t>
            </w:r>
            <w:proofErr w:type="gramEnd"/>
            <w:r w:rsidRPr="00AF5A75">
              <w:t xml:space="preserve"> efter utförd </w:t>
            </w:r>
            <w:proofErr w:type="spellStart"/>
            <w:r w:rsidRPr="00AF5A75">
              <w:t>Update</w:t>
            </w:r>
            <w:proofErr w:type="spellEnd"/>
            <w:r w:rsidRPr="00AF5A75">
              <w:t xml:space="preserve"> eller inkommande notifiering, ska dessa notifieras parallellt. Fördröjningar och leveransproblem hos en producent ska inte inverka på flödet mot övriga producenter.</w:t>
            </w:r>
          </w:p>
          <w:p w14:paraId="3A5A0C5F" w14:textId="77777777" w:rsidR="00983EBD" w:rsidRPr="00AF5A75" w:rsidRDefault="00983EBD" w:rsidP="00B320E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1185" w:author="Lars Erik Röjerås" w:date="2014-04-04T12:08:00Z">
                  <w:rPr>
                    <w:smallCaps/>
                    <w:noProof/>
                    <w:sz w:val="16"/>
                  </w:rPr>
                </w:rPrChange>
              </w:rPr>
            </w:pPr>
          </w:p>
          <w:p w14:paraId="2B9969E3" w14:textId="77777777" w:rsidR="00983EBD" w:rsidRPr="00AF5A75" w:rsidRDefault="00983EBD" w:rsidP="007C5D14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186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lastRenderedPageBreak/>
              <w:t xml:space="preserve">Konsumenten (sändande </w:t>
            </w:r>
            <w:r w:rsidR="007C5D14" w:rsidRPr="00AF5A75">
              <w:t>engagemangsindex</w:t>
            </w:r>
            <w:r w:rsidRPr="00AF5A75">
              <w:t xml:space="preserve">) ska säkerställa att en avslutad uppdatering innebär att </w:t>
            </w:r>
            <w:proofErr w:type="gramStart"/>
            <w:r w:rsidRPr="00AF5A75">
              <w:t>notifiering</w:t>
            </w:r>
            <w:proofErr w:type="gramEnd"/>
            <w:r w:rsidRPr="00AF5A75">
              <w:t xml:space="preserve"> av samtliga prenumeranter initieras och kan återupptas efter en systemkrasch. </w:t>
            </w:r>
            <w:proofErr w:type="gramStart"/>
            <w:r w:rsidRPr="00AF5A75">
              <w:t>En</w:t>
            </w:r>
            <w:proofErr w:type="gramEnd"/>
            <w:r w:rsidRPr="00AF5A75">
              <w:t xml:space="preserve"> systemavbrott hos konsumenten får inte orsaka att uppdateringen slutförts och bekräftats, men att utgående notifiering till någon av prenumeranterna uteblir efter omstart.</w:t>
            </w:r>
          </w:p>
        </w:tc>
      </w:tr>
      <w:tr w:rsidR="00225702" w:rsidRPr="00AF5A75" w14:paraId="70DDCF7A" w14:textId="77777777" w:rsidTr="00B320E6">
        <w:tc>
          <w:tcPr>
            <w:tcW w:w="3156" w:type="dxa"/>
          </w:tcPr>
          <w:p w14:paraId="40CD09E5" w14:textId="77777777" w:rsidR="00225702" w:rsidRPr="00AF5A75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187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lastRenderedPageBreak/>
              <w:t>Aktualitet</w:t>
            </w:r>
          </w:p>
        </w:tc>
        <w:tc>
          <w:tcPr>
            <w:tcW w:w="5349" w:type="dxa"/>
          </w:tcPr>
          <w:p w14:paraId="15016073" w14:textId="77777777" w:rsidR="00225702" w:rsidRPr="00AF5A75" w:rsidRDefault="00F255D1" w:rsidP="00F255D1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188" w:author="Lars Erik Röjerås" w:date="2014-04-04T12:08:00Z">
                  <w:rPr>
                    <w:sz w:val="16"/>
                  </w:rPr>
                </w:rPrChange>
              </w:rPr>
            </w:pPr>
            <w:proofErr w:type="gramStart"/>
            <w:r w:rsidRPr="00AF5A75">
              <w:t>Notifiering</w:t>
            </w:r>
            <w:proofErr w:type="gramEnd"/>
            <w:r w:rsidRPr="00AF5A75">
              <w:t xml:space="preserve"> ska </w:t>
            </w:r>
            <w:r w:rsidR="00832329" w:rsidRPr="00AF5A75">
              <w:t xml:space="preserve">ske </w:t>
            </w:r>
            <w:r w:rsidRPr="00AF5A75">
              <w:t xml:space="preserve">utan fördröjning (om än asynkront) efter att inkommande uppdatering slutförts och bekräftats. </w:t>
            </w:r>
          </w:p>
        </w:tc>
      </w:tr>
      <w:tr w:rsidR="00225702" w:rsidRPr="00AF5A75" w14:paraId="73EF9BA7" w14:textId="77777777" w:rsidTr="00B320E6">
        <w:tc>
          <w:tcPr>
            <w:tcW w:w="3156" w:type="dxa"/>
          </w:tcPr>
          <w:p w14:paraId="086D61E7" w14:textId="77777777" w:rsidR="00225702" w:rsidRPr="00AF5A75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189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Parallella anrop</w:t>
            </w:r>
          </w:p>
        </w:tc>
        <w:tc>
          <w:tcPr>
            <w:tcW w:w="5349" w:type="dxa"/>
          </w:tcPr>
          <w:p w14:paraId="675181A7" w14:textId="77777777" w:rsidR="00225702" w:rsidRPr="00AF5A75" w:rsidRDefault="00E11FEA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190" w:author="Lars Erik Röjerås" w:date="2014-04-04T12:08:00Z">
                  <w:rPr>
                    <w:sz w:val="16"/>
                  </w:rPr>
                </w:rPrChange>
              </w:rPr>
            </w:pPr>
            <w:proofErr w:type="gramStart"/>
            <w:r w:rsidRPr="00AF5A75">
              <w:t>Notifieringar</w:t>
            </w:r>
            <w:proofErr w:type="gramEnd"/>
            <w:r w:rsidR="00225702" w:rsidRPr="00AF5A75">
              <w:t xml:space="preserve"> får inte skickas på ett sätt som kan orsaka samtidig bearbetning av poster med samma identitet hos producenten. Identiteten består av följande egenskaper:</w:t>
            </w:r>
          </w:p>
          <w:p w14:paraId="3CE7E059" w14:textId="77777777" w:rsidR="00225702" w:rsidRPr="00AF5A75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191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 xml:space="preserve"> </w:t>
            </w:r>
          </w:p>
          <w:p w14:paraId="269699C4" w14:textId="77777777" w:rsidR="00225702" w:rsidRPr="00AF5A75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192" w:author="Lars Erik Röjerås" w:date="2014-04-04T12:08:00Z">
                  <w:rPr>
                    <w:sz w:val="16"/>
                  </w:rPr>
                </w:rPrChange>
              </w:rPr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proofErr w:type="spellStart"/>
            <w:r w:rsidRPr="00AF5A75">
              <w:t>Registered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ResidentIdent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Identification</w:t>
            </w:r>
            <w:proofErr w:type="spellEnd"/>
          </w:p>
          <w:p w14:paraId="7A95A919" w14:textId="77777777" w:rsidR="00225702" w:rsidRPr="00AF5A75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193" w:author="Lars Erik Röjerås" w:date="2014-04-04T12:08:00Z">
                  <w:rPr>
                    <w:sz w:val="16"/>
                  </w:rPr>
                </w:rPrChange>
              </w:rPr>
            </w:pPr>
            <w:proofErr w:type="gramStart"/>
            <w:r w:rsidRPr="00AF5A75">
              <w:t>-</w:t>
            </w:r>
            <w:proofErr w:type="gramEnd"/>
            <w:r w:rsidRPr="00AF5A75">
              <w:t xml:space="preserve"> Service </w:t>
            </w:r>
            <w:proofErr w:type="spellStart"/>
            <w:r w:rsidRPr="00AF5A75">
              <w:t>domain</w:t>
            </w:r>
            <w:proofErr w:type="spellEnd"/>
          </w:p>
          <w:p w14:paraId="5A852D6D" w14:textId="77777777" w:rsidR="00225702" w:rsidRPr="00AF5A75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194" w:author="Lars Erik Röjerås" w:date="2014-04-04T12:08:00Z">
                  <w:rPr>
                    <w:sz w:val="16"/>
                  </w:rPr>
                </w:rPrChange>
              </w:rPr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proofErr w:type="spellStart"/>
            <w:r w:rsidRPr="00AF5A75">
              <w:t>Categorization</w:t>
            </w:r>
            <w:proofErr w:type="spellEnd"/>
          </w:p>
          <w:p w14:paraId="422C867D" w14:textId="77777777" w:rsidR="00225702" w:rsidRPr="00AF5A75" w:rsidRDefault="00225702" w:rsidP="00B320E6">
            <w:pPr>
              <w:rPr>
                <w:rPrChange w:id="1195" w:author="Lars Erik Röjerås" w:date="2014-04-04T12:08:00Z">
                  <w:rPr>
                    <w:lang w:val="en-US"/>
                  </w:rPr>
                </w:rPrChange>
              </w:rPr>
            </w:pPr>
            <w:proofErr w:type="gramStart"/>
            <w:r w:rsidRPr="00AF5A75">
              <w:rPr>
                <w:rPrChange w:id="1196" w:author="Lars Erik Röjerås" w:date="2014-04-04T12:08:00Z">
                  <w:rPr>
                    <w:lang w:val="en-US"/>
                  </w:rPr>
                </w:rPrChange>
              </w:rPr>
              <w:t>-</w:t>
            </w:r>
            <w:proofErr w:type="gramEnd"/>
            <w:r w:rsidRPr="00AF5A75">
              <w:rPr>
                <w:rPrChange w:id="1197" w:author="Lars Erik Röjerås" w:date="2014-04-04T12:08:00Z">
                  <w:rPr>
                    <w:lang w:val="en-US"/>
                  </w:rPr>
                </w:rPrChange>
              </w:rPr>
              <w:t xml:space="preserve"> </w:t>
            </w:r>
            <w:proofErr w:type="spellStart"/>
            <w:r w:rsidRPr="00AF5A75">
              <w:rPr>
                <w:rPrChange w:id="1198" w:author="Lars Erik Röjerås" w:date="2014-04-04T12:08:00Z">
                  <w:rPr>
                    <w:lang w:val="en-US"/>
                  </w:rPr>
                </w:rPrChange>
              </w:rPr>
              <w:t>Logical</w:t>
            </w:r>
            <w:proofErr w:type="spellEnd"/>
            <w:r w:rsidRPr="00AF5A75">
              <w:rPr>
                <w:rPrChange w:id="1199" w:author="Lars Erik Röjerås" w:date="2014-04-04T12:08:00Z">
                  <w:rPr>
                    <w:lang w:val="en-US"/>
                  </w:rPr>
                </w:rPrChange>
              </w:rPr>
              <w:t xml:space="preserve"> </w:t>
            </w:r>
            <w:proofErr w:type="spellStart"/>
            <w:r w:rsidRPr="00AF5A75">
              <w:rPr>
                <w:rPrChange w:id="1200" w:author="Lars Erik Röjerås" w:date="2014-04-04T12:08:00Z">
                  <w:rPr>
                    <w:lang w:val="en-US"/>
                  </w:rPr>
                </w:rPrChange>
              </w:rPr>
              <w:t>address</w:t>
            </w:r>
            <w:proofErr w:type="spellEnd"/>
          </w:p>
          <w:p w14:paraId="413045B9" w14:textId="77777777" w:rsidR="00225702" w:rsidRPr="00AF5A75" w:rsidRDefault="00225702" w:rsidP="00B320E6">
            <w:pPr>
              <w:rPr>
                <w:rPrChange w:id="1201" w:author="Lars Erik Röjerås" w:date="2014-04-04T12:08:00Z">
                  <w:rPr>
                    <w:lang w:val="en-US"/>
                  </w:rPr>
                </w:rPrChange>
              </w:rPr>
            </w:pPr>
            <w:proofErr w:type="gramStart"/>
            <w:r w:rsidRPr="00AF5A75">
              <w:rPr>
                <w:rPrChange w:id="1202" w:author="Lars Erik Röjerås" w:date="2014-04-04T12:08:00Z">
                  <w:rPr>
                    <w:lang w:val="en-US"/>
                  </w:rPr>
                </w:rPrChange>
              </w:rPr>
              <w:t>-</w:t>
            </w:r>
            <w:proofErr w:type="gramEnd"/>
            <w:r w:rsidRPr="00AF5A75">
              <w:rPr>
                <w:rPrChange w:id="1203" w:author="Lars Erik Röjerås" w:date="2014-04-04T12:08:00Z">
                  <w:rPr>
                    <w:lang w:val="en-US"/>
                  </w:rPr>
                </w:rPrChange>
              </w:rPr>
              <w:t xml:space="preserve"> Business </w:t>
            </w:r>
            <w:proofErr w:type="spellStart"/>
            <w:r w:rsidRPr="00AF5A75">
              <w:rPr>
                <w:rPrChange w:id="1204" w:author="Lars Erik Röjerås" w:date="2014-04-04T12:08:00Z">
                  <w:rPr>
                    <w:lang w:val="en-US"/>
                  </w:rPr>
                </w:rPrChange>
              </w:rPr>
              <w:t>object</w:t>
            </w:r>
            <w:proofErr w:type="spellEnd"/>
            <w:r w:rsidRPr="00AF5A75">
              <w:rPr>
                <w:rPrChange w:id="1205" w:author="Lars Erik Röjerås" w:date="2014-04-04T12:08:00Z">
                  <w:rPr>
                    <w:lang w:val="en-US"/>
                  </w:rPr>
                </w:rPrChange>
              </w:rPr>
              <w:t xml:space="preserve"> </w:t>
            </w:r>
            <w:proofErr w:type="spellStart"/>
            <w:r w:rsidRPr="00AF5A75">
              <w:rPr>
                <w:rPrChange w:id="1206" w:author="Lars Erik Röjerås" w:date="2014-04-04T12:08:00Z">
                  <w:rPr>
                    <w:lang w:val="en-US"/>
                  </w:rPr>
                </w:rPrChange>
              </w:rPr>
              <w:t>Instance</w:t>
            </w:r>
            <w:proofErr w:type="spellEnd"/>
            <w:r w:rsidRPr="00AF5A75">
              <w:rPr>
                <w:rPrChange w:id="1207" w:author="Lars Erik Röjerås" w:date="2014-04-04T12:08:00Z">
                  <w:rPr>
                    <w:lang w:val="en-US"/>
                  </w:rPr>
                </w:rPrChange>
              </w:rPr>
              <w:t xml:space="preserve"> </w:t>
            </w:r>
            <w:proofErr w:type="spellStart"/>
            <w:r w:rsidRPr="00AF5A75">
              <w:rPr>
                <w:rPrChange w:id="1208" w:author="Lars Erik Röjerås" w:date="2014-04-04T12:08:00Z">
                  <w:rPr>
                    <w:lang w:val="en-US"/>
                  </w:rPr>
                </w:rPrChange>
              </w:rPr>
              <w:t>Identifier</w:t>
            </w:r>
            <w:proofErr w:type="spellEnd"/>
          </w:p>
        </w:tc>
      </w:tr>
    </w:tbl>
    <w:p w14:paraId="4A334084" w14:textId="77777777" w:rsidR="00225702" w:rsidRPr="00AF5A75" w:rsidRDefault="00225702" w:rsidP="00214A61">
      <w:pPr>
        <w:pStyle w:val="Brdtext"/>
        <w:rPr>
          <w:rPrChange w:id="1209" w:author="Lars Erik Röjerås" w:date="2014-04-04T12:08:00Z">
            <w:rPr>
              <w:lang w:val="en-US"/>
            </w:rPr>
          </w:rPrChange>
        </w:rPr>
      </w:pPr>
    </w:p>
    <w:p w14:paraId="2B3EE2B1" w14:textId="77777777" w:rsidR="00225702" w:rsidRPr="00AF5A75" w:rsidRDefault="00225702" w:rsidP="00306C66">
      <w:pPr>
        <w:pStyle w:val="Brdtext"/>
        <w:rPr>
          <w:rPrChange w:id="1210" w:author="Lars Erik Röjerås" w:date="2014-04-04T12:08:00Z">
            <w:rPr>
              <w:lang w:val="en-US"/>
            </w:rPr>
          </w:rPrChange>
        </w:rPr>
      </w:pPr>
    </w:p>
    <w:p w14:paraId="268B78DE" w14:textId="77777777" w:rsidR="00BD487E" w:rsidRPr="00C23F04" w:rsidRDefault="00BD487E" w:rsidP="00BD487E">
      <w:pPr>
        <w:pStyle w:val="Rubrik2"/>
      </w:pPr>
      <w:r w:rsidRPr="00AF5A75">
        <w:t>Begäran (</w:t>
      </w:r>
      <w:proofErr w:type="spellStart"/>
      <w:r w:rsidRPr="00AF5A75">
        <w:t>Request</w:t>
      </w:r>
      <w:proofErr w:type="spellEnd"/>
      <w:r w:rsidRPr="00AF5A75">
        <w:t>)</w:t>
      </w:r>
      <w:r w:rsidR="002524A3" w:rsidRPr="00AF5A75">
        <w:t xml:space="preserve"> och Svar (</w:t>
      </w:r>
      <w:proofErr w:type="spellStart"/>
      <w:r w:rsidR="002524A3" w:rsidRPr="00AF5A75">
        <w:t>Response</w:t>
      </w:r>
      <w:proofErr w:type="spellEnd"/>
      <w:r w:rsidR="002524A3" w:rsidRPr="00AF5A75">
        <w:t>)</w:t>
      </w:r>
    </w:p>
    <w:p w14:paraId="4FA8AAF3" w14:textId="77777777" w:rsidR="00BD487E" w:rsidRPr="00C23F04" w:rsidRDefault="00BD487E" w:rsidP="00BD487E">
      <w:pPr>
        <w:ind w:left="720"/>
      </w:pPr>
    </w:p>
    <w:tbl>
      <w:tblPr>
        <w:tblW w:w="10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369"/>
        <w:gridCol w:w="1417"/>
        <w:gridCol w:w="4322"/>
        <w:gridCol w:w="900"/>
      </w:tblGrid>
      <w:tr w:rsidR="00BD487E" w:rsidRPr="00AF5A75" w14:paraId="3B027336" w14:textId="77777777" w:rsidTr="00C473F6">
        <w:tc>
          <w:tcPr>
            <w:tcW w:w="3369" w:type="dxa"/>
          </w:tcPr>
          <w:p w14:paraId="14B2FF00" w14:textId="77777777" w:rsidR="00BD487E" w:rsidRPr="00C23F04" w:rsidRDefault="00BD487E" w:rsidP="00C473F6">
            <w:r w:rsidRPr="00C23F04">
              <w:t>Namn</w:t>
            </w:r>
          </w:p>
        </w:tc>
        <w:tc>
          <w:tcPr>
            <w:tcW w:w="1417" w:type="dxa"/>
          </w:tcPr>
          <w:p w14:paraId="31ED6ADB" w14:textId="77777777" w:rsidR="00BD487E" w:rsidRPr="00C23F04" w:rsidRDefault="00BD487E" w:rsidP="00C473F6">
            <w:r w:rsidRPr="00C23F04">
              <w:t>Typ</w:t>
            </w:r>
          </w:p>
        </w:tc>
        <w:tc>
          <w:tcPr>
            <w:tcW w:w="4322" w:type="dxa"/>
          </w:tcPr>
          <w:p w14:paraId="7C2934D0" w14:textId="77777777" w:rsidR="00BD487E" w:rsidRPr="00C23F04" w:rsidRDefault="00BD487E" w:rsidP="00C473F6">
            <w:r w:rsidRPr="00C23F04">
              <w:t>Kommentar</w:t>
            </w:r>
          </w:p>
        </w:tc>
        <w:tc>
          <w:tcPr>
            <w:tcW w:w="900" w:type="dxa"/>
          </w:tcPr>
          <w:p w14:paraId="53DC06EC" w14:textId="77777777" w:rsidR="00BD487E" w:rsidRPr="00C23F04" w:rsidRDefault="00BD487E" w:rsidP="00C473F6">
            <w:proofErr w:type="spellStart"/>
            <w:r w:rsidRPr="00C23F04">
              <w:t>Kardi-nalitet</w:t>
            </w:r>
            <w:proofErr w:type="spellEnd"/>
          </w:p>
        </w:tc>
      </w:tr>
      <w:tr w:rsidR="00BD487E" w:rsidRPr="00AF5A75" w14:paraId="16CF42D0" w14:textId="77777777" w:rsidTr="00C473F6">
        <w:tc>
          <w:tcPr>
            <w:tcW w:w="3369" w:type="dxa"/>
          </w:tcPr>
          <w:p w14:paraId="680AB289" w14:textId="77777777" w:rsidR="00BD487E" w:rsidRPr="00AF5A75" w:rsidRDefault="00BD487E" w:rsidP="00C473F6">
            <w:pPr>
              <w:rPr>
                <w:b/>
                <w:i/>
              </w:rPr>
            </w:pPr>
            <w:r w:rsidRPr="00AF5A75">
              <w:rPr>
                <w:b/>
                <w:i/>
              </w:rPr>
              <w:t>Begäran</w:t>
            </w:r>
          </w:p>
        </w:tc>
        <w:tc>
          <w:tcPr>
            <w:tcW w:w="1417" w:type="dxa"/>
          </w:tcPr>
          <w:p w14:paraId="7D701C64" w14:textId="77777777" w:rsidR="00BD487E" w:rsidRPr="00AF5A75" w:rsidRDefault="00BD487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1211" w:author="Lars Erik Röjerås" w:date="2014-04-04T12:08:00Z">
                  <w:rPr>
                    <w:smallCaps/>
                    <w:noProof/>
                    <w:sz w:val="16"/>
                  </w:rPr>
                </w:rPrChange>
              </w:rPr>
            </w:pPr>
          </w:p>
        </w:tc>
        <w:tc>
          <w:tcPr>
            <w:tcW w:w="4322" w:type="dxa"/>
          </w:tcPr>
          <w:p w14:paraId="50FE1460" w14:textId="77777777" w:rsidR="00BD487E" w:rsidRPr="00AF5A75" w:rsidRDefault="00BD487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1212" w:author="Lars Erik Röjerås" w:date="2014-04-04T12:08:00Z">
                  <w:rPr>
                    <w:smallCaps/>
                    <w:noProof/>
                    <w:sz w:val="16"/>
                  </w:rPr>
                </w:rPrChange>
              </w:rPr>
            </w:pPr>
          </w:p>
        </w:tc>
        <w:tc>
          <w:tcPr>
            <w:tcW w:w="900" w:type="dxa"/>
          </w:tcPr>
          <w:p w14:paraId="3E607E04" w14:textId="77777777" w:rsidR="00BD487E" w:rsidRPr="00AF5A75" w:rsidRDefault="00BD487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1213" w:author="Lars Erik Röjerås" w:date="2014-04-04T12:08:00Z">
                  <w:rPr>
                    <w:smallCaps/>
                    <w:noProof/>
                    <w:sz w:val="16"/>
                  </w:rPr>
                </w:rPrChange>
              </w:rPr>
            </w:pPr>
          </w:p>
        </w:tc>
      </w:tr>
      <w:tr w:rsidR="00BD487E" w:rsidRPr="00AF5A75" w14:paraId="0FFC448F" w14:textId="77777777" w:rsidTr="00C473F6">
        <w:tc>
          <w:tcPr>
            <w:tcW w:w="3369" w:type="dxa"/>
          </w:tcPr>
          <w:p w14:paraId="2842D37F" w14:textId="77777777" w:rsidR="00BD487E" w:rsidRPr="00AF5A75" w:rsidRDefault="00BD487E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214" w:author="Lars Erik Röjerås" w:date="2014-04-04T12:08:00Z">
                  <w:rPr>
                    <w:sz w:val="16"/>
                  </w:rPr>
                </w:rPrChange>
              </w:rPr>
            </w:pPr>
            <w:proofErr w:type="spellStart"/>
            <w:r w:rsidRPr="00AF5A75">
              <w:t>Engagement</w:t>
            </w:r>
            <w:r w:rsidR="00695C1D" w:rsidRPr="00AF5A75">
              <w:t>Transaction</w:t>
            </w:r>
            <w:proofErr w:type="spellEnd"/>
          </w:p>
        </w:tc>
        <w:tc>
          <w:tcPr>
            <w:tcW w:w="1417" w:type="dxa"/>
          </w:tcPr>
          <w:p w14:paraId="26B86FE0" w14:textId="77777777" w:rsidR="00BD487E" w:rsidRPr="00AF5A75" w:rsidRDefault="00BD487E" w:rsidP="00C473F6">
            <w:pPr>
              <w:rPr>
                <w:i/>
              </w:rPr>
            </w:pPr>
            <w:proofErr w:type="spellStart"/>
            <w:r w:rsidRPr="00AF5A75">
              <w:t>Engagement</w:t>
            </w:r>
            <w:r w:rsidR="00695C1D" w:rsidRPr="00AF5A75">
              <w:t>Transaction</w:t>
            </w:r>
            <w:r w:rsidRPr="00AF5A75">
              <w:t>Type</w:t>
            </w:r>
            <w:proofErr w:type="spellEnd"/>
          </w:p>
        </w:tc>
        <w:tc>
          <w:tcPr>
            <w:tcW w:w="4322" w:type="dxa"/>
          </w:tcPr>
          <w:p w14:paraId="0CA8BBD2" w14:textId="77777777" w:rsidR="00BD487E" w:rsidRPr="00AF5A75" w:rsidRDefault="00BD487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  <w:rPrChange w:id="1215" w:author="Lars Erik Röjerås" w:date="2014-04-04T12:08:00Z">
                  <w:rPr>
                    <w:i/>
                    <w:smallCaps/>
                    <w:noProof/>
                    <w:sz w:val="16"/>
                  </w:rPr>
                </w:rPrChange>
              </w:rPr>
            </w:pPr>
          </w:p>
        </w:tc>
        <w:tc>
          <w:tcPr>
            <w:tcW w:w="900" w:type="dxa"/>
          </w:tcPr>
          <w:p w14:paraId="403A19CB" w14:textId="77777777" w:rsidR="00BD487E" w:rsidRPr="00AF5A75" w:rsidRDefault="00BD487E" w:rsidP="00C473F6">
            <w:pPr>
              <w:rPr>
                <w:i/>
              </w:rPr>
            </w:pPr>
            <w:r w:rsidRPr="00AF5A75">
              <w:rPr>
                <w:i/>
              </w:rPr>
              <w:t>1</w:t>
            </w:r>
            <w:proofErr w:type="gramStart"/>
            <w:r w:rsidRPr="00AF5A75">
              <w:rPr>
                <w:i/>
              </w:rPr>
              <w:t>..</w:t>
            </w:r>
            <w:proofErr w:type="gramEnd"/>
            <w:r w:rsidRPr="00AF5A75">
              <w:rPr>
                <w:i/>
              </w:rPr>
              <w:t>*</w:t>
            </w:r>
          </w:p>
        </w:tc>
      </w:tr>
      <w:tr w:rsidR="00BD487E" w:rsidRPr="00AF5A75" w14:paraId="7F052360" w14:textId="77777777" w:rsidTr="00C473F6">
        <w:tc>
          <w:tcPr>
            <w:tcW w:w="3369" w:type="dxa"/>
          </w:tcPr>
          <w:p w14:paraId="5BDEE42F" w14:textId="77777777" w:rsidR="00BD487E" w:rsidRPr="00AF5A75" w:rsidRDefault="00467059" w:rsidP="00C473F6">
            <w:pPr>
              <w:rPr>
                <w:rPrChange w:id="1216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t>EngagementTransaction</w:t>
            </w:r>
            <w:r w:rsidR="00695C1D" w:rsidRPr="00AF5A75">
              <w:rPr>
                <w:rPrChange w:id="1217" w:author="Lars Erik Röjerås" w:date="2014-04-04T12:08:00Z">
                  <w:rPr>
                    <w:lang w:val="en-GB"/>
                  </w:rPr>
                </w:rPrChange>
              </w:rPr>
              <w:t>.d</w:t>
            </w:r>
            <w:r w:rsidR="00BD487E" w:rsidRPr="00AF5A75">
              <w:rPr>
                <w:rPrChange w:id="1218" w:author="Lars Erik Röjerås" w:date="2014-04-04T12:08:00Z">
                  <w:rPr>
                    <w:lang w:val="en-GB"/>
                  </w:rPr>
                </w:rPrChange>
              </w:rPr>
              <w:t>eleteFlag</w:t>
            </w:r>
            <w:proofErr w:type="spellEnd"/>
          </w:p>
        </w:tc>
        <w:tc>
          <w:tcPr>
            <w:tcW w:w="1417" w:type="dxa"/>
          </w:tcPr>
          <w:p w14:paraId="10E4CECC" w14:textId="77777777" w:rsidR="00BD487E" w:rsidRPr="00AF5A75" w:rsidRDefault="00BD487E" w:rsidP="00C473F6">
            <w:pPr>
              <w:rPr>
                <w:rPrChange w:id="1219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220" w:author="Lars Erik Röjerås" w:date="2014-04-04T12:08:00Z">
                  <w:rPr>
                    <w:lang w:val="en-GB"/>
                  </w:rPr>
                </w:rPrChange>
              </w:rPr>
              <w:t>Boolean</w:t>
            </w:r>
            <w:proofErr w:type="spellEnd"/>
          </w:p>
        </w:tc>
        <w:tc>
          <w:tcPr>
            <w:tcW w:w="4322" w:type="dxa"/>
          </w:tcPr>
          <w:p w14:paraId="34DE14EB" w14:textId="77777777" w:rsidR="00BD487E" w:rsidRPr="00AF5A75" w:rsidRDefault="00BD487E" w:rsidP="00C473F6">
            <w:r w:rsidRPr="00AF5A75">
              <w:t>”</w:t>
            </w:r>
            <w:proofErr w:type="spellStart"/>
            <w:r w:rsidRPr="00AF5A75">
              <w:t>true</w:t>
            </w:r>
            <w:proofErr w:type="spellEnd"/>
            <w:r w:rsidRPr="00AF5A75">
              <w:t xml:space="preserve">” anger att posten ska tas bort. </w:t>
            </w:r>
            <w:proofErr w:type="spellStart"/>
            <w:r w:rsidRPr="00AF5A75">
              <w:t>False</w:t>
            </w:r>
            <w:proofErr w:type="spellEnd"/>
            <w:r w:rsidRPr="00AF5A75">
              <w:t xml:space="preserve"> anger att posten ska skapas/uppdateras.</w:t>
            </w:r>
          </w:p>
        </w:tc>
        <w:tc>
          <w:tcPr>
            <w:tcW w:w="900" w:type="dxa"/>
          </w:tcPr>
          <w:p w14:paraId="46D546AD" w14:textId="77777777" w:rsidR="00BD487E" w:rsidRPr="00C23F04" w:rsidRDefault="00BD487E" w:rsidP="00C473F6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695C1D" w:rsidRPr="00AF5A75" w14:paraId="79F7650D" w14:textId="77777777" w:rsidTr="00C473F6">
        <w:tc>
          <w:tcPr>
            <w:tcW w:w="3369" w:type="dxa"/>
          </w:tcPr>
          <w:p w14:paraId="032B137D" w14:textId="77777777" w:rsidR="00695C1D" w:rsidRPr="00AF5A75" w:rsidRDefault="00492285" w:rsidP="00492285">
            <w:pPr>
              <w:rPr>
                <w:rPrChange w:id="1221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="00893508" w:rsidRPr="00AF5A75">
              <w:rPr>
                <w:rPrChange w:id="1222" w:author="Lars Erik Röjerås" w:date="2014-04-04T12:08:00Z">
                  <w:rPr>
                    <w:lang w:val="en-GB"/>
                  </w:rPr>
                </w:rPrChange>
              </w:rPr>
              <w:t>e</w:t>
            </w:r>
            <w:r w:rsidR="00695C1D" w:rsidRPr="00AF5A75">
              <w:rPr>
                <w:rPrChange w:id="1223" w:author="Lars Erik Röjerås" w:date="2014-04-04T12:08:00Z">
                  <w:rPr>
                    <w:lang w:val="en-GB"/>
                  </w:rPr>
                </w:rPrChange>
              </w:rPr>
              <w:t>ngagement</w:t>
            </w:r>
            <w:proofErr w:type="spellEnd"/>
          </w:p>
        </w:tc>
        <w:tc>
          <w:tcPr>
            <w:tcW w:w="1417" w:type="dxa"/>
          </w:tcPr>
          <w:p w14:paraId="26974E65" w14:textId="77777777" w:rsidR="00695C1D" w:rsidRPr="00AF5A75" w:rsidRDefault="001F1C0D" w:rsidP="00C473F6">
            <w:pPr>
              <w:rPr>
                <w:rPrChange w:id="1224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225" w:author="Lars Erik Röjerås" w:date="2014-04-04T12:08:00Z">
                  <w:rPr>
                    <w:lang w:val="en-GB"/>
                  </w:rPr>
                </w:rPrChange>
              </w:rPr>
              <w:t>EngagementType</w:t>
            </w:r>
            <w:proofErr w:type="spellEnd"/>
          </w:p>
        </w:tc>
        <w:tc>
          <w:tcPr>
            <w:tcW w:w="4322" w:type="dxa"/>
          </w:tcPr>
          <w:p w14:paraId="15A74413" w14:textId="77777777" w:rsidR="00695C1D" w:rsidRPr="00AF5A75" w:rsidRDefault="00695C1D" w:rsidP="00C473F6"/>
        </w:tc>
        <w:tc>
          <w:tcPr>
            <w:tcW w:w="900" w:type="dxa"/>
          </w:tcPr>
          <w:p w14:paraId="4CEB4D0A" w14:textId="77777777" w:rsidR="00695C1D" w:rsidRPr="00C23F04" w:rsidRDefault="001F1C0D" w:rsidP="00C473F6"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</w:tr>
      <w:tr w:rsidR="00BD487E" w:rsidRPr="00AF5A75" w14:paraId="58CB9C3A" w14:textId="77777777" w:rsidTr="00C473F6">
        <w:tc>
          <w:tcPr>
            <w:tcW w:w="3369" w:type="dxa"/>
          </w:tcPr>
          <w:p w14:paraId="22EC9D8F" w14:textId="77777777" w:rsidR="00BD487E" w:rsidRPr="00AF5A75" w:rsidRDefault="00893508" w:rsidP="00C473F6">
            <w:pPr>
              <w:rPr>
                <w:rPrChange w:id="1226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="00695C1D" w:rsidRPr="00AF5A75">
              <w:t>.</w:t>
            </w:r>
            <w:r w:rsidR="00DD6DFF" w:rsidRPr="00AF5A75">
              <w:t>RegisteredResidentIdentification</w:t>
            </w:r>
            <w:proofErr w:type="spellEnd"/>
            <w:proofErr w:type="gramEnd"/>
          </w:p>
        </w:tc>
        <w:tc>
          <w:tcPr>
            <w:tcW w:w="1417" w:type="dxa"/>
          </w:tcPr>
          <w:p w14:paraId="6A6537E9" w14:textId="77777777" w:rsidR="00BD487E" w:rsidRPr="00AF5A75" w:rsidRDefault="00BD487E" w:rsidP="00C473F6">
            <w:pPr>
              <w:rPr>
                <w:rPrChange w:id="1227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228" w:author="Lars Erik Röjerås" w:date="2014-04-04T12:08:00Z">
                  <w:rPr>
                    <w:lang w:val="en-GB"/>
                  </w:rPr>
                </w:rPrChange>
              </w:rPr>
              <w:t>Person-nummer</w:t>
            </w:r>
          </w:p>
        </w:tc>
        <w:tc>
          <w:tcPr>
            <w:tcW w:w="4322" w:type="dxa"/>
          </w:tcPr>
          <w:p w14:paraId="481ED1FE" w14:textId="77777777" w:rsidR="00BD487E" w:rsidRPr="00C23F04" w:rsidRDefault="00BD487E" w:rsidP="009663DA">
            <w:r w:rsidRPr="00AF5A75">
              <w:t xml:space="preserve">Person- eller </w:t>
            </w:r>
            <w:r w:rsidR="00EA3730" w:rsidRPr="00AF5A75">
              <w:t>samordningsnummer</w:t>
            </w:r>
            <w:r w:rsidRPr="00C23F04">
              <w:t xml:space="preserve"> enligt skatteverkets definition</w:t>
            </w:r>
            <w:r w:rsidR="00EA3730" w:rsidRPr="00C23F04">
              <w:t xml:space="preserve"> (12 tecken)</w:t>
            </w:r>
            <w:r w:rsidRPr="00C23F04">
              <w:t xml:space="preserve">. </w:t>
            </w:r>
          </w:p>
        </w:tc>
        <w:tc>
          <w:tcPr>
            <w:tcW w:w="900" w:type="dxa"/>
          </w:tcPr>
          <w:p w14:paraId="616AC9C6" w14:textId="77777777" w:rsidR="00BD487E" w:rsidRPr="00C23F04" w:rsidRDefault="009663DA" w:rsidP="00C473F6">
            <w:r w:rsidRPr="00C23F04">
              <w:t>1</w:t>
            </w:r>
            <w:proofErr w:type="gramStart"/>
            <w:r w:rsidR="00BD487E" w:rsidRPr="00C23F04">
              <w:t>..</w:t>
            </w:r>
            <w:proofErr w:type="gramEnd"/>
            <w:r w:rsidR="00BD487E" w:rsidRPr="00C23F04">
              <w:t>1</w:t>
            </w:r>
          </w:p>
        </w:tc>
      </w:tr>
      <w:tr w:rsidR="00BD487E" w:rsidRPr="00AF5A75" w14:paraId="47ACFE96" w14:textId="77777777" w:rsidTr="00C473F6">
        <w:tc>
          <w:tcPr>
            <w:tcW w:w="3369" w:type="dxa"/>
          </w:tcPr>
          <w:p w14:paraId="16353B1C" w14:textId="77777777" w:rsidR="00BD487E" w:rsidRPr="00AF5A75" w:rsidRDefault="00893508" w:rsidP="00C473F6">
            <w:pPr>
              <w:rPr>
                <w:rPrChange w:id="1229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="00BD487E" w:rsidRPr="00AF5A75">
              <w:rPr>
                <w:rPrChange w:id="1230" w:author="Lars Erik Röjerås" w:date="2014-04-04T12:08:00Z">
                  <w:rPr>
                    <w:lang w:val="en-GB"/>
                  </w:rPr>
                </w:rPrChange>
              </w:rPr>
              <w:t>.ServiceDomain</w:t>
            </w:r>
            <w:proofErr w:type="spellEnd"/>
            <w:proofErr w:type="gramEnd"/>
          </w:p>
        </w:tc>
        <w:tc>
          <w:tcPr>
            <w:tcW w:w="1417" w:type="dxa"/>
          </w:tcPr>
          <w:p w14:paraId="13295314" w14:textId="77777777" w:rsidR="00BD487E" w:rsidRPr="00AF5A75" w:rsidRDefault="00BD487E" w:rsidP="00C473F6">
            <w:pPr>
              <w:rPr>
                <w:rPrChange w:id="1231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232" w:author="Lars Erik Röjerås" w:date="2014-04-04T12:08:00Z">
                  <w:rPr>
                    <w:lang w:val="en-GB"/>
                  </w:rPr>
                </w:rPrChange>
              </w:rPr>
              <w:t>URN</w:t>
            </w:r>
            <w:proofErr w:type="spellEnd"/>
          </w:p>
        </w:tc>
        <w:tc>
          <w:tcPr>
            <w:tcW w:w="4322" w:type="dxa"/>
          </w:tcPr>
          <w:p w14:paraId="3364D8B2" w14:textId="77777777" w:rsidR="00BD487E" w:rsidRPr="00AF5A75" w:rsidRDefault="00BD487E" w:rsidP="00C473F6">
            <w:r w:rsidRPr="00AF5A75">
              <w:t xml:space="preserve">Obligatoriskt om </w:t>
            </w:r>
            <w:proofErr w:type="spellStart"/>
            <w:r w:rsidRPr="00AF5A75">
              <w:t>DeleteFlag</w:t>
            </w:r>
            <w:proofErr w:type="spellEnd"/>
            <w:r w:rsidRPr="00AF5A75">
              <w:t xml:space="preserve"> = </w:t>
            </w:r>
            <w:proofErr w:type="spellStart"/>
            <w:r w:rsidRPr="00AF5A75">
              <w:t>false</w:t>
            </w:r>
            <w:proofErr w:type="spellEnd"/>
            <w:r w:rsidRPr="00AF5A75">
              <w:t>.</w:t>
            </w:r>
          </w:p>
        </w:tc>
        <w:tc>
          <w:tcPr>
            <w:tcW w:w="900" w:type="dxa"/>
          </w:tcPr>
          <w:p w14:paraId="3ED9E182" w14:textId="77777777" w:rsidR="00BD487E" w:rsidRPr="00C23F04" w:rsidRDefault="00BD487E" w:rsidP="00C473F6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BD487E" w:rsidRPr="00AF5A75" w14:paraId="628C3711" w14:textId="77777777" w:rsidTr="00C473F6">
        <w:tc>
          <w:tcPr>
            <w:tcW w:w="3369" w:type="dxa"/>
          </w:tcPr>
          <w:p w14:paraId="52AF8979" w14:textId="77777777" w:rsidR="00BD487E" w:rsidRPr="00AF5A75" w:rsidRDefault="00893508" w:rsidP="00C473F6">
            <w:pPr>
              <w:rPr>
                <w:rPrChange w:id="1233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="00BD487E" w:rsidRPr="00AF5A75">
              <w:rPr>
                <w:rPrChange w:id="1234" w:author="Lars Erik Röjerås" w:date="2014-04-04T12:08:00Z">
                  <w:rPr>
                    <w:lang w:val="en-GB"/>
                  </w:rPr>
                </w:rPrChange>
              </w:rPr>
              <w:t>.Categorization</w:t>
            </w:r>
            <w:proofErr w:type="spellEnd"/>
            <w:proofErr w:type="gramEnd"/>
          </w:p>
        </w:tc>
        <w:tc>
          <w:tcPr>
            <w:tcW w:w="1417" w:type="dxa"/>
          </w:tcPr>
          <w:p w14:paraId="3339BDA6" w14:textId="77777777" w:rsidR="00BD487E" w:rsidRPr="00AF5A75" w:rsidRDefault="00BD487E" w:rsidP="00C473F6">
            <w:pPr>
              <w:rPr>
                <w:rPrChange w:id="1235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236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492D6936" w14:textId="77777777" w:rsidR="00BD487E" w:rsidRPr="00AF5A75" w:rsidRDefault="00BD487E" w:rsidP="009663DA">
            <w:proofErr w:type="spellStart"/>
            <w:r w:rsidRPr="00AF5A75">
              <w:t>Kodverk</w:t>
            </w:r>
            <w:proofErr w:type="spellEnd"/>
            <w:r w:rsidRPr="00AF5A75">
              <w:t xml:space="preserve"> enligt tjänstedomänens dokumentation. </w:t>
            </w:r>
          </w:p>
        </w:tc>
        <w:tc>
          <w:tcPr>
            <w:tcW w:w="900" w:type="dxa"/>
          </w:tcPr>
          <w:p w14:paraId="6E2A29A3" w14:textId="77777777" w:rsidR="00BD487E" w:rsidRPr="00C23F04" w:rsidRDefault="009663DA" w:rsidP="00C473F6">
            <w:r w:rsidRPr="00C23F04">
              <w:t>1</w:t>
            </w:r>
            <w:proofErr w:type="gramStart"/>
            <w:r w:rsidR="00BD487E" w:rsidRPr="00C23F04">
              <w:t>..</w:t>
            </w:r>
            <w:proofErr w:type="gramEnd"/>
            <w:r w:rsidR="00BD487E" w:rsidRPr="00C23F04">
              <w:t>1</w:t>
            </w:r>
          </w:p>
        </w:tc>
      </w:tr>
      <w:tr w:rsidR="00BD487E" w:rsidRPr="00AF5A75" w14:paraId="28F91FF4" w14:textId="77777777" w:rsidTr="00C473F6">
        <w:tc>
          <w:tcPr>
            <w:tcW w:w="3369" w:type="dxa"/>
          </w:tcPr>
          <w:p w14:paraId="382973E6" w14:textId="77777777" w:rsidR="00BD487E" w:rsidRPr="00AF5A75" w:rsidRDefault="00893508" w:rsidP="00C473F6">
            <w:pPr>
              <w:rPr>
                <w:rPrChange w:id="1237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="00BD487E" w:rsidRPr="00AF5A75">
              <w:rPr>
                <w:rPrChange w:id="1238" w:author="Lars Erik Röjerås" w:date="2014-04-04T12:08:00Z">
                  <w:rPr>
                    <w:lang w:val="en-GB"/>
                  </w:rPr>
                </w:rPrChange>
              </w:rPr>
              <w:t>.LogicalAddress</w:t>
            </w:r>
            <w:proofErr w:type="spellEnd"/>
            <w:proofErr w:type="gramEnd"/>
          </w:p>
        </w:tc>
        <w:tc>
          <w:tcPr>
            <w:tcW w:w="1417" w:type="dxa"/>
          </w:tcPr>
          <w:p w14:paraId="29500789" w14:textId="77777777" w:rsidR="00BD487E" w:rsidRPr="00AF5A75" w:rsidRDefault="00BD487E" w:rsidP="00C473F6">
            <w:pPr>
              <w:rPr>
                <w:rPrChange w:id="1239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240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7E3DE975" w14:textId="77777777" w:rsidR="00BD487E" w:rsidRPr="00AF5A75" w:rsidRDefault="00BD487E" w:rsidP="009663DA">
            <w:r w:rsidRPr="00AF5A75">
              <w:t>Enligt tjänstedomänens dokumentation.</w:t>
            </w:r>
          </w:p>
        </w:tc>
        <w:tc>
          <w:tcPr>
            <w:tcW w:w="900" w:type="dxa"/>
          </w:tcPr>
          <w:p w14:paraId="283233C7" w14:textId="77777777" w:rsidR="00BD487E" w:rsidRPr="00C23F04" w:rsidRDefault="009663DA" w:rsidP="00C473F6">
            <w:r w:rsidRPr="00C23F04">
              <w:t>1</w:t>
            </w:r>
            <w:proofErr w:type="gramStart"/>
            <w:r w:rsidR="00BD487E" w:rsidRPr="00C23F04">
              <w:t>..</w:t>
            </w:r>
            <w:proofErr w:type="gramEnd"/>
            <w:r w:rsidR="00BD487E" w:rsidRPr="00C23F04">
              <w:t>1</w:t>
            </w:r>
          </w:p>
        </w:tc>
      </w:tr>
      <w:tr w:rsidR="00BD487E" w:rsidRPr="00AF5A75" w14:paraId="38BCC553" w14:textId="77777777" w:rsidTr="00C473F6">
        <w:tc>
          <w:tcPr>
            <w:tcW w:w="3369" w:type="dxa"/>
          </w:tcPr>
          <w:p w14:paraId="784B9221" w14:textId="77777777" w:rsidR="00BD487E" w:rsidRPr="00AF5A75" w:rsidRDefault="00893508" w:rsidP="00C473F6">
            <w:pPr>
              <w:rPr>
                <w:rPrChange w:id="1241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="00BD487E" w:rsidRPr="00AF5A75">
              <w:rPr>
                <w:rPrChange w:id="1242" w:author="Lars Erik Röjerås" w:date="2014-04-04T12:08:00Z">
                  <w:rPr>
                    <w:lang w:val="en-GB"/>
                  </w:rPr>
                </w:rPrChange>
              </w:rPr>
              <w:t>.BusinessObjectInstanceIdentifier</w:t>
            </w:r>
            <w:proofErr w:type="spellEnd"/>
            <w:proofErr w:type="gramEnd"/>
          </w:p>
        </w:tc>
        <w:tc>
          <w:tcPr>
            <w:tcW w:w="1417" w:type="dxa"/>
          </w:tcPr>
          <w:p w14:paraId="0631E890" w14:textId="77777777" w:rsidR="00BD487E" w:rsidRPr="00AF5A75" w:rsidRDefault="00BD487E" w:rsidP="00C473F6">
            <w:pPr>
              <w:rPr>
                <w:rPrChange w:id="1243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244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43B3976E" w14:textId="77777777" w:rsidR="00BD487E" w:rsidRPr="00AF5A75" w:rsidRDefault="00BD487E" w:rsidP="00572095">
            <w:r w:rsidRPr="00AF5A75">
              <w:t xml:space="preserve">Enligt tjänstedomänens dokumentation. Värdet ”NA” anger att attributet inte är tillämpbart i aktuell tjänstedomän. </w:t>
            </w:r>
          </w:p>
        </w:tc>
        <w:tc>
          <w:tcPr>
            <w:tcW w:w="900" w:type="dxa"/>
          </w:tcPr>
          <w:p w14:paraId="5BC53CDD" w14:textId="77777777" w:rsidR="00BD487E" w:rsidRPr="00C23F04" w:rsidRDefault="00572095" w:rsidP="00C473F6">
            <w:r w:rsidRPr="00C23F04">
              <w:t>1</w:t>
            </w:r>
            <w:proofErr w:type="gramStart"/>
            <w:r w:rsidR="00BD487E" w:rsidRPr="00C23F04">
              <w:t>..</w:t>
            </w:r>
            <w:proofErr w:type="gramEnd"/>
            <w:r w:rsidR="00BD487E" w:rsidRPr="00C23F04">
              <w:t>1</w:t>
            </w:r>
          </w:p>
        </w:tc>
      </w:tr>
      <w:tr w:rsidR="00BD487E" w:rsidRPr="00AF5A75" w14:paraId="78493521" w14:textId="77777777" w:rsidTr="00C473F6">
        <w:tc>
          <w:tcPr>
            <w:tcW w:w="3369" w:type="dxa"/>
          </w:tcPr>
          <w:p w14:paraId="3CEACF3A" w14:textId="77777777" w:rsidR="00BD487E" w:rsidRPr="00AF5A75" w:rsidRDefault="00893508" w:rsidP="00C473F6">
            <w:pPr>
              <w:rPr>
                <w:i/>
                <w:rPrChange w:id="1245" w:author="Lars Erik Röjerås" w:date="2014-04-04T12:08:00Z">
                  <w:rPr>
                    <w:i/>
                    <w:lang w:val="en-GB"/>
                  </w:rPr>
                </w:rPrChange>
              </w:rPr>
            </w:pPr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="00BD487E" w:rsidRPr="00AF5A75">
              <w:rPr>
                <w:rPrChange w:id="1246" w:author="Lars Erik Röjerås" w:date="2014-04-04T12:08:00Z">
                  <w:rPr>
                    <w:lang w:val="en-GB"/>
                  </w:rPr>
                </w:rPrChange>
              </w:rPr>
              <w:t>.</w:t>
            </w:r>
            <w:r w:rsidR="0023300F" w:rsidRPr="00AF5A75">
              <w:rPr>
                <w:rPrChange w:id="1247" w:author="Lars Erik Röjerås" w:date="2014-04-04T12:08:00Z">
                  <w:rPr>
                    <w:lang w:val="en-GB"/>
                  </w:rPr>
                </w:rPrChange>
              </w:rPr>
              <w:t>ClinicalProcessInterestId</w:t>
            </w:r>
            <w:proofErr w:type="spellEnd"/>
            <w:proofErr w:type="gramEnd"/>
          </w:p>
        </w:tc>
        <w:tc>
          <w:tcPr>
            <w:tcW w:w="1417" w:type="dxa"/>
          </w:tcPr>
          <w:p w14:paraId="171CC841" w14:textId="77777777" w:rsidR="00BD487E" w:rsidRPr="00AF5A75" w:rsidRDefault="00BD487E" w:rsidP="00C473F6">
            <w:pPr>
              <w:rPr>
                <w:rPrChange w:id="1248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249" w:author="Lars Erik Röjerås" w:date="2014-04-04T12:08:00Z">
                  <w:rPr>
                    <w:lang w:val="en-GB"/>
                  </w:rPr>
                </w:rPrChange>
              </w:rPr>
              <w:t>HSA</w:t>
            </w:r>
            <w:proofErr w:type="spellEnd"/>
            <w:r w:rsidRPr="00AF5A75">
              <w:rPr>
                <w:rPrChange w:id="1250" w:author="Lars Erik Röjerås" w:date="2014-04-04T12:08:00Z">
                  <w:rPr>
                    <w:lang w:val="en-GB"/>
                  </w:rPr>
                </w:rPrChange>
              </w:rPr>
              <w:t>-id</w:t>
            </w:r>
          </w:p>
        </w:tc>
        <w:tc>
          <w:tcPr>
            <w:tcW w:w="4322" w:type="dxa"/>
          </w:tcPr>
          <w:p w14:paraId="463B1378" w14:textId="77777777" w:rsidR="00BD487E" w:rsidRPr="00C23F04" w:rsidRDefault="007B1BCC" w:rsidP="00C473F6">
            <w:proofErr w:type="spellStart"/>
            <w:r w:rsidRPr="00AF5A75">
              <w:t>GUID</w:t>
            </w:r>
            <w:proofErr w:type="spellEnd"/>
            <w:r w:rsidR="00292033" w:rsidRPr="00AF5A75">
              <w:t>. Värdet ”NA” anger att attributet inte är tillämpbart i aktuel</w:t>
            </w:r>
            <w:r w:rsidR="00292033" w:rsidRPr="00C23F04">
              <w:t>l tjänstedomän.</w:t>
            </w:r>
          </w:p>
        </w:tc>
        <w:tc>
          <w:tcPr>
            <w:tcW w:w="900" w:type="dxa"/>
          </w:tcPr>
          <w:p w14:paraId="6366C2BA" w14:textId="77777777" w:rsidR="00BD487E" w:rsidRPr="00C23F04" w:rsidRDefault="00292033" w:rsidP="00C473F6">
            <w:r w:rsidRPr="00C23F04">
              <w:t>1</w:t>
            </w:r>
            <w:proofErr w:type="gramStart"/>
            <w:r w:rsidR="00BD487E" w:rsidRPr="00C23F04">
              <w:t>..</w:t>
            </w:r>
            <w:proofErr w:type="gramEnd"/>
            <w:r w:rsidR="00BD487E" w:rsidRPr="00C23F04">
              <w:t>1</w:t>
            </w:r>
          </w:p>
        </w:tc>
      </w:tr>
      <w:tr w:rsidR="00BD487E" w:rsidRPr="00AF5A75" w14:paraId="19BBFC57" w14:textId="77777777" w:rsidTr="00C473F6">
        <w:tc>
          <w:tcPr>
            <w:tcW w:w="3369" w:type="dxa"/>
          </w:tcPr>
          <w:p w14:paraId="2B8831D8" w14:textId="77777777" w:rsidR="00BD487E" w:rsidRPr="00AF5A75" w:rsidRDefault="00893508" w:rsidP="00C473F6">
            <w:pPr>
              <w:rPr>
                <w:rPrChange w:id="1251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="00BD487E" w:rsidRPr="00AF5A75">
              <w:rPr>
                <w:rPrChange w:id="1252" w:author="Lars Erik Röjerås" w:date="2014-04-04T12:08:00Z">
                  <w:rPr>
                    <w:lang w:val="en-GB"/>
                  </w:rPr>
                </w:rPrChange>
              </w:rPr>
              <w:t>.</w:t>
            </w:r>
            <w:r w:rsidR="007524C4" w:rsidRPr="00AF5A75">
              <w:rPr>
                <w:rPrChange w:id="1253" w:author="Lars Erik Röjerås" w:date="2014-04-04T12:08:00Z">
                  <w:rPr>
                    <w:lang w:val="en-GB"/>
                  </w:rPr>
                </w:rPrChange>
              </w:rPr>
              <w:t>MostRecentContent</w:t>
            </w:r>
            <w:proofErr w:type="spellEnd"/>
            <w:proofErr w:type="gramEnd"/>
          </w:p>
        </w:tc>
        <w:tc>
          <w:tcPr>
            <w:tcW w:w="1417" w:type="dxa"/>
          </w:tcPr>
          <w:p w14:paraId="22ECF2E1" w14:textId="77777777" w:rsidR="00BD487E" w:rsidRPr="00AF5A75" w:rsidRDefault="00BD487E" w:rsidP="00C473F6">
            <w:pPr>
              <w:rPr>
                <w:rPrChange w:id="1254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255" w:author="Lars Erik Röjerås" w:date="2014-04-04T12:08:00Z">
                  <w:rPr>
                    <w:lang w:val="en-GB"/>
                  </w:rPr>
                </w:rPrChange>
              </w:rPr>
              <w:t>DT</w:t>
            </w:r>
          </w:p>
        </w:tc>
        <w:tc>
          <w:tcPr>
            <w:tcW w:w="4322" w:type="dxa"/>
          </w:tcPr>
          <w:p w14:paraId="772E592F" w14:textId="77777777" w:rsidR="00BD487E" w:rsidRPr="00AF5A75" w:rsidRDefault="00BD487E" w:rsidP="00C473F6">
            <w:proofErr w:type="spellStart"/>
            <w:r w:rsidRPr="00AF5A75">
              <w:t>YYYYMMDDhhmmss</w:t>
            </w:r>
            <w:proofErr w:type="spellEnd"/>
            <w:r w:rsidRPr="00AF5A75">
              <w:t xml:space="preserve">. Anges </w:t>
            </w:r>
            <w:proofErr w:type="gramStart"/>
            <w:r w:rsidRPr="00AF5A75">
              <w:t>ej</w:t>
            </w:r>
            <w:proofErr w:type="gramEnd"/>
            <w:r w:rsidRPr="00AF5A75">
              <w:t xml:space="preserve"> om </w:t>
            </w:r>
            <w:proofErr w:type="spellStart"/>
            <w:r w:rsidRPr="00AF5A75">
              <w:t>DeleteFlag</w:t>
            </w:r>
            <w:proofErr w:type="spellEnd"/>
            <w:r w:rsidRPr="00AF5A75">
              <w:t xml:space="preserve"> = </w:t>
            </w:r>
            <w:proofErr w:type="spellStart"/>
            <w:r w:rsidRPr="00AF5A75">
              <w:t>true</w:t>
            </w:r>
            <w:proofErr w:type="spellEnd"/>
            <w:r w:rsidRPr="00AF5A75">
              <w:t>.</w:t>
            </w:r>
          </w:p>
        </w:tc>
        <w:tc>
          <w:tcPr>
            <w:tcW w:w="900" w:type="dxa"/>
          </w:tcPr>
          <w:p w14:paraId="482049CC" w14:textId="77777777" w:rsidR="00BD487E" w:rsidRPr="00C23F04" w:rsidRDefault="00BD487E" w:rsidP="00C473F6"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BD487E" w:rsidRPr="00AF5A75" w14:paraId="2A2E33C0" w14:textId="77777777" w:rsidTr="00C473F6">
        <w:tc>
          <w:tcPr>
            <w:tcW w:w="3369" w:type="dxa"/>
          </w:tcPr>
          <w:p w14:paraId="5BCC584A" w14:textId="77777777" w:rsidR="00BD487E" w:rsidRPr="00AF5A75" w:rsidRDefault="00893508" w:rsidP="00C473F6">
            <w:pPr>
              <w:rPr>
                <w:rPrChange w:id="1256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="00BD487E" w:rsidRPr="00AF5A75">
              <w:rPr>
                <w:rPrChange w:id="1257" w:author="Lars Erik Röjerås" w:date="2014-04-04T12:08:00Z">
                  <w:rPr>
                    <w:lang w:val="en-GB"/>
                  </w:rPr>
                </w:rPrChange>
              </w:rPr>
              <w:t>.SourceSystem</w:t>
            </w:r>
            <w:proofErr w:type="spellEnd"/>
            <w:proofErr w:type="gramEnd"/>
          </w:p>
        </w:tc>
        <w:tc>
          <w:tcPr>
            <w:tcW w:w="1417" w:type="dxa"/>
          </w:tcPr>
          <w:p w14:paraId="4964020C" w14:textId="77777777" w:rsidR="00BD487E" w:rsidRPr="00AF5A75" w:rsidRDefault="00B92C1A" w:rsidP="00C473F6">
            <w:pPr>
              <w:rPr>
                <w:rPrChange w:id="1258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259" w:author="Lars Erik Röjerås" w:date="2014-04-04T12:08:00Z">
                  <w:rPr>
                    <w:lang w:val="en-GB"/>
                  </w:rPr>
                </w:rPrChange>
              </w:rPr>
              <w:t>HSA</w:t>
            </w:r>
            <w:proofErr w:type="spellEnd"/>
            <w:r w:rsidRPr="00AF5A75">
              <w:rPr>
                <w:rPrChange w:id="1260" w:author="Lars Erik Röjerås" w:date="2014-04-04T12:08:00Z">
                  <w:rPr>
                    <w:lang w:val="en-GB"/>
                  </w:rPr>
                </w:rPrChange>
              </w:rPr>
              <w:t>-id</w:t>
            </w:r>
          </w:p>
        </w:tc>
        <w:tc>
          <w:tcPr>
            <w:tcW w:w="4322" w:type="dxa"/>
          </w:tcPr>
          <w:p w14:paraId="1CAF672B" w14:textId="77777777" w:rsidR="00BD487E" w:rsidRPr="00AF5A75" w:rsidRDefault="00BD487E" w:rsidP="00C473F6"/>
        </w:tc>
        <w:tc>
          <w:tcPr>
            <w:tcW w:w="900" w:type="dxa"/>
          </w:tcPr>
          <w:p w14:paraId="1015AA2D" w14:textId="77777777" w:rsidR="00BD487E" w:rsidRPr="00C23F04" w:rsidRDefault="00BD487E" w:rsidP="00C473F6"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</w:tr>
      <w:tr w:rsidR="0064614E" w:rsidRPr="00AF5A75" w14:paraId="5C37804F" w14:textId="77777777" w:rsidTr="00C473F6">
        <w:tc>
          <w:tcPr>
            <w:tcW w:w="3369" w:type="dxa"/>
          </w:tcPr>
          <w:p w14:paraId="49841774" w14:textId="77777777" w:rsidR="0064614E" w:rsidRPr="00AF5A75" w:rsidRDefault="00007041" w:rsidP="00C473F6">
            <w:proofErr w:type="spellStart"/>
            <w:r w:rsidRPr="00AF5A75">
              <w:t>E</w:t>
            </w:r>
            <w:r w:rsidR="0064614E" w:rsidRPr="00AF5A75">
              <w:t>ngagementTransaction</w:t>
            </w:r>
            <w:proofErr w:type="spellEnd"/>
            <w:r w:rsidR="0064614E" w:rsidRPr="00AF5A75">
              <w:t xml:space="preserve"> .</w:t>
            </w:r>
            <w:proofErr w:type="spellStart"/>
            <w:r w:rsidR="0064614E" w:rsidRPr="00AF5A75">
              <w:t>engagement.dataController</w:t>
            </w:r>
            <w:proofErr w:type="spellEnd"/>
          </w:p>
        </w:tc>
        <w:tc>
          <w:tcPr>
            <w:tcW w:w="1417" w:type="dxa"/>
          </w:tcPr>
          <w:p w14:paraId="6B849AA6" w14:textId="77777777" w:rsidR="0064614E" w:rsidRPr="00AF5A75" w:rsidRDefault="0064614E" w:rsidP="00C473F6">
            <w:pPr>
              <w:rPr>
                <w:rPrChange w:id="1261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262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592DC684" w14:textId="566AB3A3" w:rsidR="0064614E" w:rsidRPr="00C23F04" w:rsidRDefault="002D0CE9" w:rsidP="00C8280F">
            <w:pPr>
              <w:rPr>
                <w:rFonts w:eastAsia="Batang"/>
              </w:rPr>
            </w:pPr>
            <w:r w:rsidRPr="00AF5A75">
              <w:rPr>
                <w:highlight w:val="yellow"/>
              </w:rPr>
              <w:t xml:space="preserve">Ett värde som i </w:t>
            </w:r>
            <w:proofErr w:type="spellStart"/>
            <w:r w:rsidRPr="00AF5A75">
              <w:rPr>
                <w:highlight w:val="yellow"/>
              </w:rPr>
              <w:t>källsystemet</w:t>
            </w:r>
            <w:proofErr w:type="spellEnd"/>
            <w:r w:rsidRPr="00AF5A75">
              <w:rPr>
                <w:highlight w:val="yellow"/>
              </w:rPr>
              <w:t xml:space="preserve"> med id </w:t>
            </w:r>
            <w:proofErr w:type="spellStart"/>
            <w:r w:rsidRPr="00AF5A75">
              <w:rPr>
                <w:highlight w:val="yellow"/>
              </w:rPr>
              <w:t>s</w:t>
            </w:r>
            <w:r w:rsidRPr="00C23F04">
              <w:rPr>
                <w:highlight w:val="yellow"/>
              </w:rPr>
              <w:t>ourceSystem</w:t>
            </w:r>
            <w:proofErr w:type="spellEnd"/>
            <w:r w:rsidRPr="00C23F04">
              <w:rPr>
                <w:highlight w:val="yellow"/>
              </w:rPr>
              <w:t xml:space="preserve"> unikt identifierar PU-ansvarig organisation.</w:t>
            </w:r>
          </w:p>
        </w:tc>
        <w:tc>
          <w:tcPr>
            <w:tcW w:w="900" w:type="dxa"/>
          </w:tcPr>
          <w:p w14:paraId="4C25ABAA" w14:textId="77777777" w:rsidR="0064614E" w:rsidRPr="00C23F04" w:rsidRDefault="0064614E" w:rsidP="00C473F6">
            <w:pPr>
              <w:rPr>
                <w:i/>
              </w:rPr>
            </w:pPr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64614E" w:rsidRPr="00AF5A75" w14:paraId="72F41C78" w14:textId="77777777" w:rsidTr="00C473F6">
        <w:tc>
          <w:tcPr>
            <w:tcW w:w="3369" w:type="dxa"/>
          </w:tcPr>
          <w:p w14:paraId="58423196" w14:textId="77777777" w:rsidR="0064614E" w:rsidRPr="00AF5A75" w:rsidRDefault="0064614E" w:rsidP="00C473F6">
            <w:pPr>
              <w:rPr>
                <w:rFonts w:eastAsia="Batang"/>
                <w:rPrChange w:id="1263" w:author="Lars Erik Röjerås" w:date="2014-04-04T12:08:00Z">
                  <w:rPr>
                    <w:rFonts w:eastAsia="Batang"/>
                    <w:lang w:val="en-GB"/>
                  </w:rPr>
                </w:rPrChange>
              </w:rPr>
            </w:pPr>
            <w:proofErr w:type="spellStart"/>
            <w:r w:rsidRPr="00AF5A75">
              <w:lastRenderedPageBreak/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Pr="00AF5A75">
              <w:t>.Owner</w:t>
            </w:r>
            <w:proofErr w:type="spellEnd"/>
            <w:proofErr w:type="gramEnd"/>
          </w:p>
        </w:tc>
        <w:tc>
          <w:tcPr>
            <w:tcW w:w="1417" w:type="dxa"/>
          </w:tcPr>
          <w:p w14:paraId="7E752DFE" w14:textId="77777777" w:rsidR="0064614E" w:rsidRPr="00AF5A75" w:rsidRDefault="0064614E" w:rsidP="00C473F6">
            <w:pPr>
              <w:rPr>
                <w:rFonts w:eastAsia="Batang"/>
                <w:rPrChange w:id="1264" w:author="Lars Erik Röjerås" w:date="2014-04-04T12:08:00Z">
                  <w:rPr>
                    <w:rFonts w:eastAsia="Batang"/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265" w:author="Lars Erik Röjerås" w:date="2014-04-04T12:08:00Z">
                  <w:rPr>
                    <w:lang w:val="en-GB"/>
                  </w:rPr>
                </w:rPrChange>
              </w:rPr>
              <w:t>HSA</w:t>
            </w:r>
            <w:proofErr w:type="spellEnd"/>
            <w:r w:rsidRPr="00AF5A75">
              <w:rPr>
                <w:rPrChange w:id="1266" w:author="Lars Erik Röjerås" w:date="2014-04-04T12:08:00Z">
                  <w:rPr>
                    <w:lang w:val="en-GB"/>
                  </w:rPr>
                </w:rPrChange>
              </w:rPr>
              <w:t>-id</w:t>
            </w:r>
          </w:p>
        </w:tc>
        <w:tc>
          <w:tcPr>
            <w:tcW w:w="4322" w:type="dxa"/>
          </w:tcPr>
          <w:p w14:paraId="707255B1" w14:textId="77777777" w:rsidR="0064614E" w:rsidRPr="00AF5A75" w:rsidRDefault="0064614E" w:rsidP="00C8280F">
            <w:pPr>
              <w:rPr>
                <w:rFonts w:eastAsia="Batang"/>
              </w:rPr>
            </w:pPr>
            <w:proofErr w:type="spellStart"/>
            <w:r w:rsidRPr="00AF5A75">
              <w:rPr>
                <w:rFonts w:eastAsia="Batang"/>
              </w:rPr>
              <w:t>HSA</w:t>
            </w:r>
            <w:proofErr w:type="spellEnd"/>
            <w:r w:rsidRPr="00AF5A75">
              <w:rPr>
                <w:rFonts w:eastAsia="Batang"/>
              </w:rPr>
              <w:t xml:space="preserve">-id för den organisations vars index tog emot ursprunglig uppdateringsbegäran. </w:t>
            </w:r>
          </w:p>
        </w:tc>
        <w:tc>
          <w:tcPr>
            <w:tcW w:w="900" w:type="dxa"/>
          </w:tcPr>
          <w:p w14:paraId="6D4E6135" w14:textId="77777777" w:rsidR="0064614E" w:rsidRPr="00C23F04" w:rsidRDefault="0064614E" w:rsidP="00C473F6">
            <w:pPr>
              <w:rPr>
                <w:i/>
              </w:rPr>
            </w:pPr>
            <w:r w:rsidRPr="00C23F04">
              <w:rPr>
                <w:i/>
              </w:rPr>
              <w:t>1</w:t>
            </w:r>
            <w:proofErr w:type="gramStart"/>
            <w:r w:rsidRPr="00C23F04">
              <w:rPr>
                <w:i/>
              </w:rPr>
              <w:t>..</w:t>
            </w:r>
            <w:proofErr w:type="gramEnd"/>
            <w:r w:rsidRPr="00C23F04">
              <w:rPr>
                <w:i/>
              </w:rPr>
              <w:t>1</w:t>
            </w:r>
          </w:p>
        </w:tc>
      </w:tr>
      <w:tr w:rsidR="0064614E" w:rsidRPr="00AF5A75" w14:paraId="0E23112B" w14:textId="77777777" w:rsidTr="00C473F6">
        <w:tc>
          <w:tcPr>
            <w:tcW w:w="3369" w:type="dxa"/>
          </w:tcPr>
          <w:p w14:paraId="19F52F4B" w14:textId="77777777" w:rsidR="0064614E" w:rsidRPr="00AF5A75" w:rsidRDefault="0064614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  <w:rPrChange w:id="1267" w:author="Lars Erik Röjerås" w:date="2014-04-04T12:08:00Z">
                  <w:rPr>
                    <w:i/>
                    <w:smallCaps/>
                    <w:noProof/>
                    <w:sz w:val="16"/>
                    <w:lang w:val="en-GB"/>
                  </w:rPr>
                </w:rPrChange>
              </w:rPr>
            </w:pPr>
          </w:p>
        </w:tc>
        <w:tc>
          <w:tcPr>
            <w:tcW w:w="1417" w:type="dxa"/>
          </w:tcPr>
          <w:p w14:paraId="6E2401EC" w14:textId="77777777" w:rsidR="0064614E" w:rsidRPr="00AF5A75" w:rsidRDefault="0064614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1268" w:author="Lars Erik Röjerås" w:date="2014-04-04T12:08:00Z">
                  <w:rPr>
                    <w:smallCaps/>
                    <w:noProof/>
                    <w:sz w:val="16"/>
                    <w:lang w:val="en-GB"/>
                  </w:rPr>
                </w:rPrChange>
              </w:rPr>
            </w:pPr>
          </w:p>
        </w:tc>
        <w:tc>
          <w:tcPr>
            <w:tcW w:w="4322" w:type="dxa"/>
          </w:tcPr>
          <w:p w14:paraId="766AA4FB" w14:textId="77777777" w:rsidR="0064614E" w:rsidRPr="00AF5A75" w:rsidRDefault="0064614E" w:rsidP="00C473F6"/>
        </w:tc>
        <w:tc>
          <w:tcPr>
            <w:tcW w:w="900" w:type="dxa"/>
          </w:tcPr>
          <w:p w14:paraId="744820E6" w14:textId="77777777" w:rsidR="0064614E" w:rsidRPr="00AF5A75" w:rsidRDefault="0064614E" w:rsidP="00C473F6"/>
        </w:tc>
      </w:tr>
      <w:tr w:rsidR="0064614E" w:rsidRPr="00AF5A75" w14:paraId="2130F6DD" w14:textId="77777777" w:rsidTr="00C473F6">
        <w:tc>
          <w:tcPr>
            <w:tcW w:w="3369" w:type="dxa"/>
          </w:tcPr>
          <w:p w14:paraId="72564A9A" w14:textId="77777777" w:rsidR="0064614E" w:rsidRPr="00AF5A75" w:rsidRDefault="0064614E" w:rsidP="00C473F6">
            <w:pPr>
              <w:rPr>
                <w:b/>
                <w:i/>
                <w:rPrChange w:id="1269" w:author="Lars Erik Röjerås" w:date="2014-04-04T12:08:00Z">
                  <w:rPr>
                    <w:b/>
                    <w:i/>
                    <w:lang w:val="en-GB"/>
                  </w:rPr>
                </w:rPrChange>
              </w:rPr>
            </w:pPr>
            <w:r w:rsidRPr="00AF5A75">
              <w:rPr>
                <w:b/>
                <w:i/>
                <w:rPrChange w:id="1270" w:author="Lars Erik Röjerås" w:date="2014-04-04T12:08:00Z">
                  <w:rPr>
                    <w:b/>
                    <w:i/>
                    <w:lang w:val="en-GB"/>
                  </w:rPr>
                </w:rPrChange>
              </w:rPr>
              <w:t>Svar</w:t>
            </w:r>
          </w:p>
        </w:tc>
        <w:tc>
          <w:tcPr>
            <w:tcW w:w="1417" w:type="dxa"/>
          </w:tcPr>
          <w:p w14:paraId="7378E7AF" w14:textId="77777777" w:rsidR="0064614E" w:rsidRPr="00AF5A75" w:rsidRDefault="0064614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1271" w:author="Lars Erik Röjerås" w:date="2014-04-04T12:08:00Z">
                  <w:rPr>
                    <w:smallCaps/>
                    <w:noProof/>
                    <w:sz w:val="16"/>
                    <w:lang w:val="en-GB"/>
                  </w:rPr>
                </w:rPrChange>
              </w:rPr>
            </w:pPr>
          </w:p>
        </w:tc>
        <w:tc>
          <w:tcPr>
            <w:tcW w:w="4322" w:type="dxa"/>
          </w:tcPr>
          <w:p w14:paraId="005D1A97" w14:textId="77777777" w:rsidR="0064614E" w:rsidRPr="00AF5A75" w:rsidRDefault="0064614E" w:rsidP="00C473F6"/>
        </w:tc>
        <w:tc>
          <w:tcPr>
            <w:tcW w:w="900" w:type="dxa"/>
          </w:tcPr>
          <w:p w14:paraId="0ED1C9A2" w14:textId="77777777" w:rsidR="0064614E" w:rsidRPr="00AF5A75" w:rsidRDefault="0064614E" w:rsidP="00C473F6"/>
        </w:tc>
      </w:tr>
      <w:tr w:rsidR="0064614E" w:rsidRPr="00AF5A75" w14:paraId="43414C4A" w14:textId="77777777" w:rsidTr="00C473F6">
        <w:tc>
          <w:tcPr>
            <w:tcW w:w="3369" w:type="dxa"/>
          </w:tcPr>
          <w:p w14:paraId="6E7B482B" w14:textId="77777777" w:rsidR="0064614E" w:rsidRPr="00AF5A75" w:rsidRDefault="0064614E" w:rsidP="00C473F6">
            <w:pPr>
              <w:rPr>
                <w:rFonts w:eastAsia="Batang"/>
              </w:rPr>
            </w:pPr>
            <w:proofErr w:type="spellStart"/>
            <w:r w:rsidRPr="00AF5A75">
              <w:rPr>
                <w:rFonts w:eastAsia="Batang"/>
              </w:rPr>
              <w:t>ResultCode</w:t>
            </w:r>
            <w:proofErr w:type="spellEnd"/>
          </w:p>
        </w:tc>
        <w:tc>
          <w:tcPr>
            <w:tcW w:w="1417" w:type="dxa"/>
          </w:tcPr>
          <w:p w14:paraId="0A8C7B68" w14:textId="77777777" w:rsidR="0064614E" w:rsidRPr="00AF5A75" w:rsidRDefault="0064614E" w:rsidP="00C473F6">
            <w:pPr>
              <w:rPr>
                <w:rFonts w:eastAsia="Batang"/>
              </w:rPr>
            </w:pPr>
            <w:proofErr w:type="spellStart"/>
            <w:r w:rsidRPr="00AF5A75">
              <w:rPr>
                <w:rFonts w:eastAsia="Batang"/>
              </w:rPr>
              <w:t>Kodverk</w:t>
            </w:r>
            <w:proofErr w:type="spellEnd"/>
          </w:p>
        </w:tc>
        <w:tc>
          <w:tcPr>
            <w:tcW w:w="4322" w:type="dxa"/>
          </w:tcPr>
          <w:p w14:paraId="4A66F9E8" w14:textId="77777777" w:rsidR="0064614E" w:rsidRPr="00AF5A75" w:rsidRDefault="0064614E" w:rsidP="00C473F6">
            <w:pPr>
              <w:rPr>
                <w:rFonts w:eastAsia="Batang"/>
              </w:rPr>
            </w:pPr>
            <w:r w:rsidRPr="00AF5A75">
              <w:rPr>
                <w:rFonts w:eastAsia="Batang"/>
              </w:rPr>
              <w:t>Status enligt generell regel.</w:t>
            </w:r>
          </w:p>
        </w:tc>
        <w:tc>
          <w:tcPr>
            <w:tcW w:w="900" w:type="dxa"/>
          </w:tcPr>
          <w:p w14:paraId="6B8E0ACD" w14:textId="77777777" w:rsidR="0064614E" w:rsidRPr="00AF5A75" w:rsidRDefault="0064614E" w:rsidP="00C473F6">
            <w:pPr>
              <w:rPr>
                <w:i/>
              </w:rPr>
            </w:pPr>
            <w:r w:rsidRPr="00AF5A75">
              <w:rPr>
                <w:i/>
              </w:rPr>
              <w:t>1</w:t>
            </w:r>
            <w:proofErr w:type="gramStart"/>
            <w:r w:rsidRPr="00AF5A75">
              <w:rPr>
                <w:i/>
              </w:rPr>
              <w:t>..</w:t>
            </w:r>
            <w:proofErr w:type="gramEnd"/>
            <w:r w:rsidRPr="00AF5A75">
              <w:rPr>
                <w:i/>
              </w:rPr>
              <w:t>1</w:t>
            </w:r>
          </w:p>
        </w:tc>
      </w:tr>
      <w:tr w:rsidR="0064614E" w:rsidRPr="00AF5A75" w14:paraId="67F89C7F" w14:textId="77777777" w:rsidTr="00C473F6">
        <w:tc>
          <w:tcPr>
            <w:tcW w:w="3369" w:type="dxa"/>
          </w:tcPr>
          <w:p w14:paraId="3B18896D" w14:textId="77777777" w:rsidR="0064614E" w:rsidRPr="00AF5A75" w:rsidRDefault="0064614E" w:rsidP="00C473F6">
            <w:pPr>
              <w:rPr>
                <w:rFonts w:eastAsia="Batang"/>
                <w:rPrChange w:id="1272" w:author="Lars Erik Röjerås" w:date="2014-04-04T12:08:00Z">
                  <w:rPr>
                    <w:rFonts w:eastAsia="Batang"/>
                    <w:lang w:val="en-GB"/>
                  </w:rPr>
                </w:rPrChange>
              </w:rPr>
            </w:pPr>
            <w:proofErr w:type="spellStart"/>
            <w:r w:rsidRPr="00AF5A75">
              <w:rPr>
                <w:rFonts w:eastAsia="Batang"/>
                <w:rPrChange w:id="1273" w:author="Lars Erik Röjerås" w:date="2014-04-04T12:08:00Z">
                  <w:rPr>
                    <w:rFonts w:eastAsia="Batang"/>
                    <w:lang w:val="en-GB"/>
                  </w:rPr>
                </w:rPrChange>
              </w:rPr>
              <w:t>ResultText</w:t>
            </w:r>
            <w:proofErr w:type="spellEnd"/>
          </w:p>
        </w:tc>
        <w:tc>
          <w:tcPr>
            <w:tcW w:w="1417" w:type="dxa"/>
          </w:tcPr>
          <w:p w14:paraId="375CEC92" w14:textId="77777777" w:rsidR="0064614E" w:rsidRPr="00AF5A75" w:rsidRDefault="0064614E" w:rsidP="00C473F6">
            <w:pPr>
              <w:rPr>
                <w:rFonts w:eastAsia="Batang"/>
                <w:rPrChange w:id="1274" w:author="Lars Erik Röjerås" w:date="2014-04-04T12:08:00Z">
                  <w:rPr>
                    <w:rFonts w:eastAsia="Batang"/>
                    <w:lang w:val="en-GB"/>
                  </w:rPr>
                </w:rPrChange>
              </w:rPr>
            </w:pPr>
            <w:r w:rsidRPr="00AF5A75">
              <w:rPr>
                <w:rFonts w:eastAsia="Batang"/>
                <w:rPrChange w:id="1275" w:author="Lars Erik Röjerås" w:date="2014-04-04T12:08:00Z">
                  <w:rPr>
                    <w:rFonts w:eastAsia="Batang"/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02EC6BF1" w14:textId="77777777" w:rsidR="0064614E" w:rsidRPr="00AF5A75" w:rsidRDefault="0064614E" w:rsidP="00C473F6">
            <w:pPr>
              <w:rPr>
                <w:rFonts w:eastAsia="Batang"/>
              </w:rPr>
            </w:pPr>
            <w:r w:rsidRPr="00AF5A75">
              <w:rPr>
                <w:rFonts w:eastAsia="Batang"/>
              </w:rPr>
              <w:t>Meddelande enligt generell regel</w:t>
            </w:r>
          </w:p>
        </w:tc>
        <w:tc>
          <w:tcPr>
            <w:tcW w:w="900" w:type="dxa"/>
          </w:tcPr>
          <w:p w14:paraId="42F5BA4B" w14:textId="77777777" w:rsidR="0064614E" w:rsidRPr="00C23F04" w:rsidRDefault="0064614E" w:rsidP="00C473F6">
            <w:pPr>
              <w:rPr>
                <w:i/>
              </w:rPr>
            </w:pPr>
            <w:r w:rsidRPr="00C23F04">
              <w:rPr>
                <w:i/>
              </w:rPr>
              <w:t>0</w:t>
            </w:r>
            <w:proofErr w:type="gramStart"/>
            <w:r w:rsidRPr="00C23F04">
              <w:rPr>
                <w:i/>
              </w:rPr>
              <w:t>..</w:t>
            </w:r>
            <w:proofErr w:type="gramEnd"/>
            <w:r w:rsidRPr="00C23F04">
              <w:rPr>
                <w:i/>
              </w:rPr>
              <w:t>1</w:t>
            </w:r>
          </w:p>
        </w:tc>
      </w:tr>
      <w:tr w:rsidR="0064614E" w:rsidRPr="00AF5A75" w14:paraId="2D77045F" w14:textId="77777777" w:rsidTr="00C473F6">
        <w:tc>
          <w:tcPr>
            <w:tcW w:w="3369" w:type="dxa"/>
          </w:tcPr>
          <w:p w14:paraId="4798AF65" w14:textId="77777777" w:rsidR="0064614E" w:rsidRPr="00AF5A75" w:rsidRDefault="0064614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  <w:rPrChange w:id="1276" w:author="Lars Erik Röjerås" w:date="2014-04-04T12:08:00Z">
                  <w:rPr>
                    <w:i/>
                    <w:smallCaps/>
                    <w:noProof/>
                    <w:sz w:val="16"/>
                  </w:rPr>
                </w:rPrChange>
              </w:rPr>
            </w:pPr>
          </w:p>
        </w:tc>
        <w:tc>
          <w:tcPr>
            <w:tcW w:w="1417" w:type="dxa"/>
          </w:tcPr>
          <w:p w14:paraId="478D87D0" w14:textId="77777777" w:rsidR="0064614E" w:rsidRPr="00AF5A75" w:rsidRDefault="0064614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  <w:rPrChange w:id="1277" w:author="Lars Erik Röjerås" w:date="2014-04-04T12:08:00Z">
                  <w:rPr>
                    <w:i/>
                    <w:smallCaps/>
                    <w:noProof/>
                    <w:sz w:val="16"/>
                  </w:rPr>
                </w:rPrChange>
              </w:rPr>
            </w:pPr>
          </w:p>
        </w:tc>
        <w:tc>
          <w:tcPr>
            <w:tcW w:w="4322" w:type="dxa"/>
          </w:tcPr>
          <w:p w14:paraId="1BA01367" w14:textId="77777777" w:rsidR="0064614E" w:rsidRPr="00AF5A75" w:rsidRDefault="0064614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  <w:rPrChange w:id="1278" w:author="Lars Erik Röjerås" w:date="2014-04-04T12:08:00Z">
                  <w:rPr>
                    <w:i/>
                    <w:smallCaps/>
                    <w:noProof/>
                    <w:sz w:val="16"/>
                  </w:rPr>
                </w:rPrChange>
              </w:rPr>
            </w:pPr>
          </w:p>
        </w:tc>
        <w:tc>
          <w:tcPr>
            <w:tcW w:w="900" w:type="dxa"/>
          </w:tcPr>
          <w:p w14:paraId="67150BEA" w14:textId="77777777" w:rsidR="0064614E" w:rsidRPr="00AF5A75" w:rsidRDefault="0064614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  <w:rPrChange w:id="1279" w:author="Lars Erik Röjerås" w:date="2014-04-04T12:08:00Z">
                  <w:rPr>
                    <w:i/>
                    <w:smallCaps/>
                    <w:noProof/>
                    <w:sz w:val="16"/>
                  </w:rPr>
                </w:rPrChange>
              </w:rPr>
            </w:pPr>
          </w:p>
        </w:tc>
      </w:tr>
    </w:tbl>
    <w:p w14:paraId="49EF8DB9" w14:textId="77777777" w:rsidR="00BD487E" w:rsidRPr="00AF5A75" w:rsidRDefault="00BD487E" w:rsidP="00BD487E"/>
    <w:p w14:paraId="061CCA8D" w14:textId="77777777" w:rsidR="00BD487E" w:rsidRPr="00AF5A75" w:rsidRDefault="00BD487E" w:rsidP="00BD487E">
      <w:pPr>
        <w:pStyle w:val="Rubrik2"/>
      </w:pPr>
      <w:r w:rsidRPr="00AF5A75">
        <w:t>Regler</w:t>
      </w:r>
    </w:p>
    <w:p w14:paraId="19933C9F" w14:textId="77777777" w:rsidR="002961A3" w:rsidRPr="00AF5A75" w:rsidRDefault="00A97222" w:rsidP="002961A3">
      <w:pPr>
        <w:pStyle w:val="Rubrik3"/>
      </w:pPr>
      <w:r w:rsidRPr="00AF5A75">
        <w:t>Allmänna regler</w:t>
      </w:r>
    </w:p>
    <w:p w14:paraId="4089587C" w14:textId="77777777" w:rsidR="002961A3" w:rsidRPr="00AF5A75" w:rsidRDefault="00906D7B" w:rsidP="00214A61">
      <w:pPr>
        <w:pStyle w:val="Brdtext"/>
      </w:pPr>
      <w:r w:rsidRPr="00AF5A75">
        <w:rPr>
          <w:noProof/>
        </w:rPr>
        <w:t xml:space="preserve">R1: </w:t>
      </w:r>
      <w:r w:rsidR="001C5F0C" w:rsidRPr="00AF5A75">
        <w:rPr>
          <w:noProof/>
        </w:rPr>
        <w:t>Innehållet i begäran ska exakt spegla begäran i ursprunglig Upd</w:t>
      </w:r>
      <w:r w:rsidR="00A86379" w:rsidRPr="00AF5A75">
        <w:rPr>
          <w:noProof/>
        </w:rPr>
        <w:t xml:space="preserve">ate, förutom att även Owner ska </w:t>
      </w:r>
      <w:r w:rsidR="001C5F0C" w:rsidRPr="00AF5A75">
        <w:rPr>
          <w:noProof/>
        </w:rPr>
        <w:t>anges.</w:t>
      </w:r>
    </w:p>
    <w:p w14:paraId="701453C7" w14:textId="77777777" w:rsidR="00BD487E" w:rsidRPr="00AF5A75" w:rsidRDefault="00BD487E" w:rsidP="002961A3">
      <w:pPr>
        <w:pStyle w:val="Rubrik3"/>
      </w:pPr>
      <w:r w:rsidRPr="00AF5A75">
        <w:t>Borttagsregler</w:t>
      </w:r>
    </w:p>
    <w:p w14:paraId="56DEE51D" w14:textId="77777777" w:rsidR="00BD487E" w:rsidRPr="00AF5A75" w:rsidRDefault="00906D7B" w:rsidP="00214A61">
      <w:pPr>
        <w:pStyle w:val="Brdtext"/>
      </w:pPr>
      <w:r w:rsidRPr="00AF5A75">
        <w:t>R2</w:t>
      </w:r>
      <w:r w:rsidR="00080865" w:rsidRPr="00AF5A75">
        <w:t xml:space="preserve">: </w:t>
      </w:r>
      <w:r w:rsidR="008C3A5B" w:rsidRPr="00AF5A75">
        <w:t xml:space="preserve">För poster med </w:t>
      </w:r>
      <w:proofErr w:type="spellStart"/>
      <w:r w:rsidR="008C3A5B" w:rsidRPr="00AF5A75">
        <w:t>DeleteFlag</w:t>
      </w:r>
      <w:proofErr w:type="spellEnd"/>
      <w:r w:rsidR="008C3A5B" w:rsidRPr="00AF5A75">
        <w:t xml:space="preserve"> = </w:t>
      </w:r>
      <w:proofErr w:type="spellStart"/>
      <w:r w:rsidR="008C3A5B" w:rsidRPr="00AF5A75">
        <w:t>true</w:t>
      </w:r>
      <w:proofErr w:type="spellEnd"/>
      <w:r w:rsidR="008C3A5B" w:rsidRPr="00AF5A75">
        <w:t xml:space="preserve"> ska </w:t>
      </w:r>
      <w:proofErr w:type="gramStart"/>
      <w:r w:rsidR="008C3A5B" w:rsidRPr="00AF5A75">
        <w:t>borttag</w:t>
      </w:r>
      <w:proofErr w:type="gramEnd"/>
      <w:r w:rsidR="008C3A5B" w:rsidRPr="00AF5A75">
        <w:t xml:space="preserve"> göras.</w:t>
      </w:r>
      <w:r w:rsidR="001C5F0C" w:rsidRPr="00AF5A75">
        <w:t xml:space="preserve"> </w:t>
      </w:r>
    </w:p>
    <w:p w14:paraId="4008720F" w14:textId="77777777" w:rsidR="00BD487E" w:rsidRPr="00AF5A75" w:rsidRDefault="00BD487E" w:rsidP="002961A3">
      <w:pPr>
        <w:pStyle w:val="Rubrik3"/>
      </w:pPr>
      <w:proofErr w:type="gramStart"/>
      <w:r w:rsidRPr="00AF5A75">
        <w:t>Notifieringsregler</w:t>
      </w:r>
      <w:proofErr w:type="gramEnd"/>
    </w:p>
    <w:p w14:paraId="1F0C9234" w14:textId="77777777" w:rsidR="00FB4CF6" w:rsidRPr="00AF5A75" w:rsidRDefault="00906D7B" w:rsidP="00214A61">
      <w:pPr>
        <w:pStyle w:val="Brdtext"/>
      </w:pPr>
      <w:r w:rsidRPr="00AF5A75">
        <w:t>R3</w:t>
      </w:r>
      <w:r w:rsidR="004B0E94" w:rsidRPr="00AF5A75">
        <w:t xml:space="preserve">: </w:t>
      </w:r>
      <w:r w:rsidR="00BD487E" w:rsidRPr="00AF5A75">
        <w:t xml:space="preserve">Efter framgångsrik </w:t>
      </w:r>
      <w:r w:rsidR="005318C4" w:rsidRPr="00AF5A75">
        <w:t>lagring</w:t>
      </w:r>
      <w:r w:rsidR="00BD487E" w:rsidRPr="00AF5A75">
        <w:t xml:space="preserve"> enligt begäran ska producenten </w:t>
      </w:r>
      <w:proofErr w:type="gramStart"/>
      <w:r w:rsidR="00BD487E" w:rsidRPr="00AF5A75">
        <w:t>notifiera</w:t>
      </w:r>
      <w:proofErr w:type="gramEnd"/>
      <w:r w:rsidR="00BD487E" w:rsidRPr="00AF5A75">
        <w:t xml:space="preserve"> prenumeranter enligt regelverket som beskrivs i avsnitt 4 och 5. </w:t>
      </w:r>
    </w:p>
    <w:p w14:paraId="405185D2" w14:textId="77777777" w:rsidR="00BD487E" w:rsidRPr="00AF5A75" w:rsidRDefault="00906D7B" w:rsidP="00306C66">
      <w:pPr>
        <w:pStyle w:val="Brdtext"/>
      </w:pPr>
      <w:r w:rsidRPr="00AF5A75">
        <w:t>R4</w:t>
      </w:r>
      <w:r w:rsidR="004B0E94" w:rsidRPr="00AF5A75">
        <w:t xml:space="preserve">: </w:t>
      </w:r>
      <w:proofErr w:type="gramStart"/>
      <w:r w:rsidR="009A6497" w:rsidRPr="00AF5A75">
        <w:t>Notifiering</w:t>
      </w:r>
      <w:proofErr w:type="gramEnd"/>
      <w:r w:rsidR="009A6497" w:rsidRPr="00AF5A75">
        <w:t xml:space="preserve"> ska bara ske för poster vars </w:t>
      </w:r>
      <w:proofErr w:type="spellStart"/>
      <w:r w:rsidR="009A6497" w:rsidRPr="00AF5A75">
        <w:t>Owner</w:t>
      </w:r>
      <w:proofErr w:type="spellEnd"/>
      <w:r w:rsidR="009A6497" w:rsidRPr="00AF5A75">
        <w:t xml:space="preserve"> är annan än tjänsteproducenten själv. Detta syftar till att undvika ”rundgång” vid cirkulära </w:t>
      </w:r>
      <w:proofErr w:type="gramStart"/>
      <w:r w:rsidR="009A6497" w:rsidRPr="00AF5A75">
        <w:t>notifieringar</w:t>
      </w:r>
      <w:proofErr w:type="gramEnd"/>
      <w:r w:rsidR="009A6497" w:rsidRPr="00AF5A75">
        <w:t>.</w:t>
      </w:r>
    </w:p>
    <w:p w14:paraId="12879438" w14:textId="77777777" w:rsidR="00FB4CF6" w:rsidRPr="00AF5A75" w:rsidRDefault="00906D7B" w:rsidP="006A6C50">
      <w:pPr>
        <w:pStyle w:val="Brdtext"/>
      </w:pPr>
      <w:r w:rsidRPr="00AF5A75">
        <w:t>R5</w:t>
      </w:r>
      <w:r w:rsidR="004B0E94" w:rsidRPr="00AF5A75">
        <w:t xml:space="preserve">: </w:t>
      </w:r>
      <w:r w:rsidR="00FB4CF6" w:rsidRPr="00AF5A75">
        <w:t xml:space="preserve">Om en inkommande </w:t>
      </w:r>
      <w:proofErr w:type="gramStart"/>
      <w:r w:rsidR="00FB4CF6" w:rsidRPr="00AF5A75">
        <w:t>notifiering</w:t>
      </w:r>
      <w:proofErr w:type="gramEnd"/>
      <w:r w:rsidR="00FB4CF6" w:rsidRPr="00AF5A75">
        <w:t xml:space="preserve"> innehåller en post som redan finns hos producenten med producenten som ”</w:t>
      </w:r>
      <w:proofErr w:type="spellStart"/>
      <w:r w:rsidR="00FB4CF6" w:rsidRPr="00AF5A75">
        <w:t>Owner</w:t>
      </w:r>
      <w:proofErr w:type="spellEnd"/>
      <w:r w:rsidR="00FB4CF6" w:rsidRPr="00AF5A75">
        <w:t xml:space="preserve">” och notifieringen anger en annan </w:t>
      </w:r>
      <w:proofErr w:type="spellStart"/>
      <w:r w:rsidR="00FB4CF6" w:rsidRPr="00AF5A75">
        <w:t>owner</w:t>
      </w:r>
      <w:proofErr w:type="spellEnd"/>
      <w:r w:rsidR="00FB4CF6" w:rsidRPr="00AF5A75">
        <w:t>, ska varningsmeddelande loggas. Att index-posten byter ”</w:t>
      </w:r>
      <w:proofErr w:type="spellStart"/>
      <w:r w:rsidR="00FB4CF6" w:rsidRPr="00AF5A75">
        <w:t>Owner</w:t>
      </w:r>
      <w:proofErr w:type="spellEnd"/>
      <w:r w:rsidR="00FB4CF6" w:rsidRPr="00AF5A75">
        <w:t xml:space="preserve">” kan vara korrekt om det uppdaterande </w:t>
      </w:r>
      <w:proofErr w:type="spellStart"/>
      <w:r w:rsidR="00FB4CF6" w:rsidRPr="00AF5A75">
        <w:t>källsystemet</w:t>
      </w:r>
      <w:proofErr w:type="spellEnd"/>
      <w:r w:rsidR="00FB4CF6" w:rsidRPr="00AF5A75">
        <w:t xml:space="preserve"> bytt tjänsteprod</w:t>
      </w:r>
      <w:r w:rsidR="0023554F" w:rsidRPr="00AF5A75">
        <w:t xml:space="preserve">ucent för </w:t>
      </w:r>
      <w:proofErr w:type="spellStart"/>
      <w:r w:rsidR="0023554F" w:rsidRPr="00AF5A75">
        <w:t>Update</w:t>
      </w:r>
      <w:proofErr w:type="spellEnd"/>
      <w:r w:rsidR="0023554F" w:rsidRPr="00AF5A75">
        <w:t>-tjänsten. D</w:t>
      </w:r>
      <w:r w:rsidR="00FB4CF6" w:rsidRPr="00AF5A75">
        <w:t xml:space="preserve">et kan också vara ett symptom på ett fel i någon konfiguration </w:t>
      </w:r>
      <w:r w:rsidR="00EF6102" w:rsidRPr="00AF5A75">
        <w:t>–</w:t>
      </w:r>
      <w:r w:rsidR="00FB4CF6" w:rsidRPr="00AF5A75">
        <w:t xml:space="preserve"> t.ex. fel </w:t>
      </w:r>
      <w:proofErr w:type="spellStart"/>
      <w:r w:rsidR="00FB4CF6" w:rsidRPr="00AF5A75">
        <w:t>owner</w:t>
      </w:r>
      <w:proofErr w:type="spellEnd"/>
      <w:r w:rsidR="00FB4CF6" w:rsidRPr="00AF5A75">
        <w:t xml:space="preserve">-id i en ny </w:t>
      </w:r>
      <w:proofErr w:type="spellStart"/>
      <w:r w:rsidR="00FB4CF6" w:rsidRPr="00AF5A75">
        <w:t>engagemengsindexinstans</w:t>
      </w:r>
      <w:proofErr w:type="spellEnd"/>
      <w:r w:rsidR="00FB4CF6" w:rsidRPr="00AF5A75">
        <w:t xml:space="preserve">, eller att en lokal tjänsteadresseringskatalog är </w:t>
      </w:r>
      <w:proofErr w:type="spellStart"/>
      <w:r w:rsidR="00FB4CF6" w:rsidRPr="00AF5A75">
        <w:t>felkonfigurerad</w:t>
      </w:r>
      <w:proofErr w:type="spellEnd"/>
      <w:r w:rsidR="00FB4CF6" w:rsidRPr="00AF5A75">
        <w:t>.</w:t>
      </w:r>
    </w:p>
    <w:p w14:paraId="764DF465" w14:textId="77777777" w:rsidR="00BD487E" w:rsidRPr="00AF5A75" w:rsidRDefault="00E44CC9" w:rsidP="002961A3">
      <w:pPr>
        <w:pStyle w:val="Rubrik3"/>
      </w:pPr>
      <w:r w:rsidRPr="00AF5A75">
        <w:t>Lagringsregler</w:t>
      </w:r>
      <w:r w:rsidR="0038743C" w:rsidRPr="00AF5A75">
        <w:t xml:space="preserve"> för ett engagemangsindex</w:t>
      </w:r>
    </w:p>
    <w:p w14:paraId="27A5AE8B" w14:textId="77777777" w:rsidR="00BD487E" w:rsidRPr="00AF5A75" w:rsidRDefault="00EF6102" w:rsidP="00214A61">
      <w:pPr>
        <w:pStyle w:val="Brdtext"/>
      </w:pPr>
      <w:r w:rsidRPr="00AF5A75">
        <w:t>R</w:t>
      </w:r>
      <w:r w:rsidR="00906D7B" w:rsidRPr="00AF5A75">
        <w:t>6</w:t>
      </w:r>
      <w:r w:rsidRPr="00AF5A75">
        <w:t xml:space="preserve">: </w:t>
      </w:r>
      <w:proofErr w:type="spellStart"/>
      <w:r w:rsidR="00BD487E" w:rsidRPr="00AF5A75">
        <w:t>CreationTime</w:t>
      </w:r>
      <w:proofErr w:type="spellEnd"/>
      <w:r w:rsidR="00BD487E" w:rsidRPr="00AF5A75">
        <w:t xml:space="preserve"> och </w:t>
      </w:r>
      <w:proofErr w:type="spellStart"/>
      <w:r w:rsidR="00BD487E" w:rsidRPr="00AF5A75">
        <w:t>UpdateTime</w:t>
      </w:r>
      <w:proofErr w:type="spellEnd"/>
      <w:r w:rsidR="00BD487E" w:rsidRPr="00AF5A75">
        <w:t xml:space="preserve"> ska uppdateras för den lagrade engagemangsposten. </w:t>
      </w:r>
    </w:p>
    <w:p w14:paraId="1A25DB0C" w14:textId="77777777" w:rsidR="00BD487E" w:rsidRPr="00AF5A75" w:rsidRDefault="00BD487E" w:rsidP="00BD487E">
      <w:pPr>
        <w:pStyle w:val="Rubrik2"/>
      </w:pPr>
      <w:r w:rsidRPr="00AF5A75">
        <w:t>Tjänsteinteraktion</w:t>
      </w:r>
    </w:p>
    <w:p w14:paraId="395118F3" w14:textId="77777777" w:rsidR="00BD487E" w:rsidRPr="00AF5A75" w:rsidRDefault="006C74B1" w:rsidP="002961A3">
      <w:pPr>
        <w:numPr>
          <w:ilvl w:val="0"/>
          <w:numId w:val="12"/>
        </w:numPr>
      </w:pPr>
      <w:proofErr w:type="spellStart"/>
      <w:r w:rsidRPr="00AF5A75">
        <w:rPr>
          <w:rFonts w:ascii="Courier New" w:hAnsi="Courier New" w:cs="Courier New"/>
          <w:szCs w:val="20"/>
          <w:lang w:eastAsia="sv-SE"/>
        </w:rPr>
        <w:t>ProcessNotification</w:t>
      </w:r>
      <w:r w:rsidR="00BD487E" w:rsidRPr="00AF5A75">
        <w:rPr>
          <w:rFonts w:ascii="Courier New" w:hAnsi="Courier New" w:cs="Courier New"/>
          <w:szCs w:val="20"/>
          <w:lang w:eastAsia="sv-SE"/>
        </w:rPr>
        <w:t>Interaction</w:t>
      </w:r>
      <w:proofErr w:type="spellEnd"/>
    </w:p>
    <w:p w14:paraId="773707F4" w14:textId="77777777" w:rsidR="00F405F7" w:rsidRPr="00AF5A75" w:rsidRDefault="00F405F7" w:rsidP="00214A61">
      <w:pPr>
        <w:pStyle w:val="Brdtext"/>
      </w:pPr>
      <w:bookmarkStart w:id="1280" w:name="_TOC19845"/>
      <w:bookmarkStart w:id="1281" w:name="TOC254083426"/>
      <w:bookmarkStart w:id="1282" w:name="_TOC20880"/>
      <w:bookmarkStart w:id="1283" w:name="TOC254083427"/>
      <w:bookmarkStart w:id="1284" w:name="_TOC23051"/>
      <w:bookmarkStart w:id="1285" w:name="TOC254083428"/>
      <w:bookmarkStart w:id="1286" w:name="_TOC23820"/>
      <w:bookmarkStart w:id="1287" w:name="TOC254083429"/>
      <w:bookmarkEnd w:id="1280"/>
      <w:bookmarkEnd w:id="1281"/>
      <w:bookmarkEnd w:id="1282"/>
      <w:bookmarkEnd w:id="1283"/>
      <w:bookmarkEnd w:id="1284"/>
      <w:bookmarkEnd w:id="1285"/>
      <w:bookmarkEnd w:id="1286"/>
      <w:bookmarkEnd w:id="1287"/>
    </w:p>
    <w:p w14:paraId="15390824" w14:textId="77777777" w:rsidR="00F405F7" w:rsidRPr="00AF5A75" w:rsidRDefault="00F405F7" w:rsidP="00E968C4"/>
    <w:sectPr w:rsidR="00F405F7" w:rsidRPr="00AF5A75" w:rsidSect="00F405F7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pgSz w:w="11900" w:h="16840"/>
      <w:pgMar w:top="601" w:right="1202" w:bottom="301" w:left="1202" w:header="567" w:footer="567" w:gutter="0"/>
      <w:cols w:space="72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9" w:author="Lars Erik Röjerås" w:date="2014-04-04T12:03:00Z" w:initials="LER">
    <w:p w14:paraId="756B6040" w14:textId="77777777" w:rsidR="00AF5A75" w:rsidRDefault="00AF5A75">
      <w:pPr>
        <w:pStyle w:val="Kommentarer"/>
      </w:pPr>
      <w:r>
        <w:rPr>
          <w:rStyle w:val="Kommentarsreferens"/>
        </w:rPr>
        <w:annotationRef/>
      </w:r>
      <w:proofErr w:type="spellStart"/>
      <w:r>
        <w:t>Naturligtvis</w:t>
      </w:r>
      <w:proofErr w:type="spellEnd"/>
      <w:r>
        <w:t xml:space="preserve"> </w:t>
      </w:r>
      <w:proofErr w:type="spellStart"/>
      <w:r>
        <w:t>viktigt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vi </w:t>
      </w:r>
      <w:proofErr w:type="spellStart"/>
      <w:r>
        <w:t>går</w:t>
      </w:r>
      <w:proofErr w:type="spellEnd"/>
      <w:r>
        <w:t xml:space="preserve"> </w:t>
      </w:r>
      <w:proofErr w:type="spellStart"/>
      <w:r>
        <w:t>över</w:t>
      </w:r>
      <w:proofErr w:type="spellEnd"/>
      <w:r>
        <w:t xml:space="preserve"> till den </w:t>
      </w:r>
      <w:proofErr w:type="spellStart"/>
      <w:r>
        <w:t>aktuella</w:t>
      </w:r>
      <w:proofErr w:type="spellEnd"/>
      <w:r>
        <w:t xml:space="preserve"> </w:t>
      </w:r>
      <w:proofErr w:type="spellStart"/>
      <w:r>
        <w:t>TKB-mallen</w:t>
      </w:r>
      <w:proofErr w:type="spellEnd"/>
      <w:r>
        <w:t>.</w:t>
      </w:r>
    </w:p>
    <w:p w14:paraId="2E759163" w14:textId="7154C2B3" w:rsidR="00AF5A75" w:rsidRDefault="00AF5A75">
      <w:pPr>
        <w:pStyle w:val="Kommentarer"/>
      </w:pPr>
      <w:proofErr w:type="spellStart"/>
      <w:r>
        <w:t>Även</w:t>
      </w:r>
      <w:proofErr w:type="spellEnd"/>
      <w:r>
        <w:t xml:space="preserve"> </w:t>
      </w:r>
      <w:proofErr w:type="spellStart"/>
      <w:r>
        <w:t>viktigt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(</w:t>
      </w:r>
      <w:proofErr w:type="spellStart"/>
      <w:r>
        <w:t>så</w:t>
      </w:r>
      <w:proofErr w:type="spellEnd"/>
      <w:r>
        <w:t xml:space="preserve"> </w:t>
      </w:r>
      <w:proofErr w:type="spellStart"/>
      <w:r>
        <w:t>långt</w:t>
      </w:r>
      <w:proofErr w:type="spellEnd"/>
      <w:r>
        <w:t xml:space="preserve"> </w:t>
      </w:r>
      <w:proofErr w:type="spellStart"/>
      <w:r>
        <w:t>det</w:t>
      </w:r>
      <w:proofErr w:type="spellEnd"/>
      <w:r>
        <w:t xml:space="preserve"> </w:t>
      </w:r>
      <w:proofErr w:type="spellStart"/>
      <w:r>
        <w:t>är</w:t>
      </w:r>
      <w:proofErr w:type="spellEnd"/>
      <w:r>
        <w:t xml:space="preserve"> </w:t>
      </w:r>
      <w:proofErr w:type="spellStart"/>
      <w:r>
        <w:t>praktiskt</w:t>
      </w:r>
      <w:proofErr w:type="spellEnd"/>
      <w:r>
        <w:t xml:space="preserve"> </w:t>
      </w:r>
      <w:proofErr w:type="spellStart"/>
      <w:r>
        <w:t>och</w:t>
      </w:r>
      <w:proofErr w:type="spellEnd"/>
      <w:r>
        <w:t xml:space="preserve"> </w:t>
      </w:r>
      <w:proofErr w:type="spellStart"/>
      <w:r>
        <w:t>ekonomiskt</w:t>
      </w:r>
      <w:proofErr w:type="spellEnd"/>
      <w:r>
        <w:t xml:space="preserve"> </w:t>
      </w:r>
      <w:proofErr w:type="spellStart"/>
      <w:r>
        <w:t>möjligt</w:t>
      </w:r>
      <w:proofErr w:type="spellEnd"/>
      <w:r>
        <w:t xml:space="preserve">) </w:t>
      </w:r>
      <w:proofErr w:type="spellStart"/>
      <w:r>
        <w:t>följa</w:t>
      </w:r>
      <w:proofErr w:type="spellEnd"/>
      <w:r>
        <w:t xml:space="preserve"> </w:t>
      </w:r>
      <w:proofErr w:type="spellStart"/>
      <w:r>
        <w:t>Konfigurationsstyrningen</w:t>
      </w:r>
      <w:proofErr w:type="spellEnd"/>
      <w:r>
        <w:t xml:space="preserve">. </w:t>
      </w:r>
      <w:proofErr w:type="spellStart"/>
      <w:r>
        <w:t>Ser</w:t>
      </w:r>
      <w:proofErr w:type="spellEnd"/>
      <w:r>
        <w:t xml:space="preserve"> </w:t>
      </w:r>
      <w:proofErr w:type="spellStart"/>
      <w:r>
        <w:t>illa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r>
        <w:t>om</w:t>
      </w:r>
      <w:proofErr w:type="spellEnd"/>
      <w:r>
        <w:t xml:space="preserve"> </w:t>
      </w:r>
      <w:proofErr w:type="spellStart"/>
      <w:r>
        <w:t>Inera</w:t>
      </w:r>
      <w:proofErr w:type="spellEnd"/>
      <w:r>
        <w:t xml:space="preserve"> </w:t>
      </w:r>
      <w:proofErr w:type="spellStart"/>
      <w:r>
        <w:t>själv</w:t>
      </w:r>
      <w:proofErr w:type="spellEnd"/>
      <w:r>
        <w:t xml:space="preserve"> </w:t>
      </w:r>
      <w:proofErr w:type="spellStart"/>
      <w:r>
        <w:t>inte</w:t>
      </w:r>
      <w:proofErr w:type="spellEnd"/>
      <w:r>
        <w:t xml:space="preserve"> </w:t>
      </w:r>
      <w:proofErr w:type="spellStart"/>
      <w:r>
        <w:t>följer</w:t>
      </w:r>
      <w:proofErr w:type="spellEnd"/>
      <w:r>
        <w:t xml:space="preserve"> </w:t>
      </w:r>
      <w:proofErr w:type="spellStart"/>
      <w:r>
        <w:t>sina</w:t>
      </w:r>
      <w:proofErr w:type="spellEnd"/>
      <w:r>
        <w:t xml:space="preserve"> </w:t>
      </w:r>
      <w:proofErr w:type="spellStart"/>
      <w:r>
        <w:t>egna</w:t>
      </w:r>
      <w:proofErr w:type="spellEnd"/>
      <w:r>
        <w:t xml:space="preserve"> </w:t>
      </w:r>
      <w:proofErr w:type="spellStart"/>
      <w:r>
        <w:t>anvisningar</w:t>
      </w:r>
      <w:proofErr w:type="spellEnd"/>
      <w:r>
        <w:t xml:space="preserve">.  </w:t>
      </w:r>
    </w:p>
  </w:comment>
  <w:comment w:id="14" w:author="Lars Erik Röjerås" w:date="2014-04-04T12:40:00Z" w:initials="LER">
    <w:p w14:paraId="0224757F" w14:textId="73284ADC" w:rsidR="008D2D09" w:rsidRDefault="008D2D09">
      <w:pPr>
        <w:pStyle w:val="Kommentarer"/>
      </w:pPr>
      <w:r>
        <w:rPr>
          <w:rStyle w:val="Kommentarsreferens"/>
        </w:rPr>
        <w:annotationRef/>
      </w:r>
      <w:proofErr w:type="spellStart"/>
      <w:r>
        <w:t>Började</w:t>
      </w:r>
      <w:proofErr w:type="spellEnd"/>
      <w:r>
        <w:t xml:space="preserve"> </w:t>
      </w:r>
      <w:proofErr w:type="spellStart"/>
      <w:r>
        <w:t>fundera</w:t>
      </w:r>
      <w:proofErr w:type="spellEnd"/>
      <w:r>
        <w:t xml:space="preserve"> </w:t>
      </w:r>
      <w:proofErr w:type="spellStart"/>
      <w:r>
        <w:t>på</w:t>
      </w:r>
      <w:proofErr w:type="spellEnd"/>
      <w:r>
        <w:t xml:space="preserve"> </w:t>
      </w:r>
      <w:proofErr w:type="spellStart"/>
      <w:r>
        <w:t>vilka</w:t>
      </w:r>
      <w:proofErr w:type="spellEnd"/>
      <w:r>
        <w:t xml:space="preserve"> </w:t>
      </w:r>
      <w:proofErr w:type="spellStart"/>
      <w:r>
        <w:t>målgrupper</w:t>
      </w:r>
      <w:proofErr w:type="spellEnd"/>
      <w:r>
        <w:t xml:space="preserve"> vi </w:t>
      </w:r>
      <w:proofErr w:type="spellStart"/>
      <w:r>
        <w:t>har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denna</w:t>
      </w:r>
      <w:proofErr w:type="spellEnd"/>
      <w:r>
        <w:t xml:space="preserve"> </w:t>
      </w:r>
      <w:proofErr w:type="spellStart"/>
      <w:r>
        <w:t>TKB</w:t>
      </w:r>
      <w:proofErr w:type="spellEnd"/>
      <w:r>
        <w:t xml:space="preserve">. </w:t>
      </w:r>
      <w:proofErr w:type="spellStart"/>
      <w:r>
        <w:t>Det</w:t>
      </w:r>
      <w:proofErr w:type="spellEnd"/>
      <w:r>
        <w:t xml:space="preserve"> </w:t>
      </w:r>
      <w:proofErr w:type="spellStart"/>
      <w:r>
        <w:t>bör</w:t>
      </w:r>
      <w:proofErr w:type="spellEnd"/>
      <w:r>
        <w:t xml:space="preserve"> </w:t>
      </w:r>
      <w:proofErr w:type="spellStart"/>
      <w:r>
        <w:t>vara</w:t>
      </w:r>
      <w:proofErr w:type="spellEnd"/>
      <w:r>
        <w:t xml:space="preserve"> </w:t>
      </w:r>
      <w:proofErr w:type="spellStart"/>
      <w:r>
        <w:t>ganska</w:t>
      </w:r>
      <w:proofErr w:type="spellEnd"/>
      <w:r>
        <w:t xml:space="preserve"> manga. </w:t>
      </w:r>
    </w:p>
    <w:p w14:paraId="67383A7A" w14:textId="790BE9C0" w:rsidR="008D2D09" w:rsidRDefault="008D2D09">
      <w:pPr>
        <w:pStyle w:val="Kommentarer"/>
      </w:pPr>
      <w:proofErr w:type="spellStart"/>
      <w:r>
        <w:t>Tror</w:t>
      </w:r>
      <w:proofErr w:type="spellEnd"/>
      <w:r>
        <w:t xml:space="preserve"> </w:t>
      </w:r>
      <w:proofErr w:type="spellStart"/>
      <w:r>
        <w:t>det</w:t>
      </w:r>
      <w:proofErr w:type="spellEnd"/>
      <w:r>
        <w:t xml:space="preserve"> </w:t>
      </w:r>
      <w:proofErr w:type="spellStart"/>
      <w:r>
        <w:t>vore</w:t>
      </w:r>
      <w:proofErr w:type="spellEnd"/>
      <w:r>
        <w:t xml:space="preserve"> bra </w:t>
      </w:r>
      <w:proofErr w:type="spellStart"/>
      <w:r>
        <w:t>att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dessa</w:t>
      </w:r>
      <w:proofErr w:type="spellEnd"/>
      <w:r>
        <w:t xml:space="preserve">, </w:t>
      </w:r>
      <w:proofErr w:type="spellStart"/>
      <w:r>
        <w:t>samt</w:t>
      </w:r>
      <w:proofErr w:type="spellEnd"/>
      <w:r>
        <w:t xml:space="preserve"> </w:t>
      </w:r>
      <w:proofErr w:type="spellStart"/>
      <w:r>
        <w:t>även</w:t>
      </w:r>
      <w:proofErr w:type="spellEnd"/>
      <w:r>
        <w:t xml:space="preserve"> </w:t>
      </w:r>
      <w:proofErr w:type="spellStart"/>
      <w:r>
        <w:t>tydliggöra</w:t>
      </w:r>
      <w:proofErr w:type="spellEnd"/>
      <w:r>
        <w:t xml:space="preserve"> </w:t>
      </w:r>
      <w:proofErr w:type="spellStart"/>
      <w:r>
        <w:t>om</w:t>
      </w:r>
      <w:proofErr w:type="spellEnd"/>
      <w:r>
        <w:t xml:space="preserve"> </w:t>
      </w:r>
      <w:proofErr w:type="spellStart"/>
      <w:r>
        <w:t>det</w:t>
      </w:r>
      <w:proofErr w:type="spellEnd"/>
      <w:r>
        <w:t xml:space="preserve"> </w:t>
      </w:r>
      <w:proofErr w:type="spellStart"/>
      <w:r>
        <w:t>finns</w:t>
      </w:r>
      <w:proofErr w:type="spellEnd"/>
      <w:r>
        <w:t xml:space="preserve"> </w:t>
      </w:r>
      <w:proofErr w:type="spellStart"/>
      <w:r>
        <w:t>annan</w:t>
      </w:r>
      <w:proofErr w:type="spellEnd"/>
      <w:r>
        <w:t xml:space="preserve"> documentation </w:t>
      </w:r>
      <w:proofErr w:type="spellStart"/>
      <w:r>
        <w:t>som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</w:t>
      </w:r>
      <w:proofErr w:type="spellStart"/>
      <w:r>
        <w:t>vara</w:t>
      </w:r>
      <w:proofErr w:type="spellEnd"/>
      <w:r>
        <w:t xml:space="preserve"> </w:t>
      </w:r>
      <w:proofErr w:type="spellStart"/>
      <w:r>
        <w:t>viktig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respective </w:t>
      </w:r>
      <w:proofErr w:type="spellStart"/>
      <w:r>
        <w:t>målgrupp</w:t>
      </w:r>
      <w:proofErr w:type="spellEnd"/>
      <w:r>
        <w:t>.</w:t>
      </w:r>
    </w:p>
    <w:p w14:paraId="0069E1E6" w14:textId="77777777" w:rsidR="008D2D09" w:rsidRDefault="008D2D09">
      <w:pPr>
        <w:pStyle w:val="Kommentarer"/>
      </w:pPr>
    </w:p>
    <w:p w14:paraId="5913699B" w14:textId="58C7351A" w:rsidR="008D2D09" w:rsidRDefault="008D2D09" w:rsidP="008D2D09">
      <w:pPr>
        <w:pStyle w:val="Kommentarer"/>
        <w:ind w:left="0"/>
      </w:pPr>
      <w:proofErr w:type="spellStart"/>
      <w:r>
        <w:t>Tänker</w:t>
      </w:r>
      <w:proofErr w:type="spellEnd"/>
      <w:r>
        <w:t xml:space="preserve"> </w:t>
      </w:r>
      <w:proofErr w:type="spellStart"/>
      <w:r>
        <w:t>på</w:t>
      </w:r>
      <w:proofErr w:type="spellEnd"/>
    </w:p>
    <w:p w14:paraId="2178DC29" w14:textId="4A6646A0" w:rsidR="008D2D09" w:rsidRDefault="008D2D09" w:rsidP="008D2D09">
      <w:pPr>
        <w:pStyle w:val="Kommentarer"/>
        <w:numPr>
          <w:ilvl w:val="0"/>
          <w:numId w:val="24"/>
        </w:numPr>
      </w:pPr>
      <w:proofErr w:type="spellStart"/>
      <w:proofErr w:type="gramStart"/>
      <w:r>
        <w:t>eHälsotjänster</w:t>
      </w:r>
      <w:proofErr w:type="spellEnd"/>
      <w:proofErr w:type="gramEnd"/>
    </w:p>
    <w:p w14:paraId="182B263A" w14:textId="15ED863A" w:rsidR="008D2D09" w:rsidRDefault="00F41418" w:rsidP="008D2D09">
      <w:pPr>
        <w:pStyle w:val="Kommentarer"/>
        <w:numPr>
          <w:ilvl w:val="0"/>
          <w:numId w:val="24"/>
        </w:numPr>
      </w:pPr>
      <w:r>
        <w:t xml:space="preserve">De </w:t>
      </w:r>
      <w:proofErr w:type="spellStart"/>
      <w:r>
        <w:t>som</w:t>
      </w:r>
      <w:proofErr w:type="spellEnd"/>
      <w:r>
        <w:t xml:space="preserve"> </w:t>
      </w:r>
      <w:proofErr w:type="spellStart"/>
      <w:r>
        <w:t>realiserar</w:t>
      </w:r>
      <w:proofErr w:type="spellEnd"/>
      <w:r>
        <w:t xml:space="preserve"> </w:t>
      </w:r>
      <w:proofErr w:type="spellStart"/>
      <w:r>
        <w:t>Aggregerande</w:t>
      </w:r>
      <w:proofErr w:type="spellEnd"/>
      <w:r>
        <w:t xml:space="preserve"> </w:t>
      </w:r>
      <w:proofErr w:type="spellStart"/>
      <w:r>
        <w:t>tjänster</w:t>
      </w:r>
      <w:proofErr w:type="spellEnd"/>
    </w:p>
    <w:p w14:paraId="7E5ECD0E" w14:textId="2F503252" w:rsidR="00F41418" w:rsidRDefault="00F41418" w:rsidP="008D2D09">
      <w:pPr>
        <w:pStyle w:val="Kommentarer"/>
        <w:numPr>
          <w:ilvl w:val="0"/>
          <w:numId w:val="24"/>
        </w:numPr>
      </w:pPr>
      <w:proofErr w:type="spellStart"/>
      <w:r>
        <w:t>Tjänsteproducenter</w:t>
      </w:r>
      <w:proofErr w:type="spellEnd"/>
      <w:r>
        <w:t xml:space="preserve"> till </w:t>
      </w:r>
      <w:proofErr w:type="spellStart"/>
      <w:r>
        <w:t>EI</w:t>
      </w:r>
      <w:proofErr w:type="spellEnd"/>
      <w:r>
        <w:t xml:space="preserve"> (</w:t>
      </w:r>
      <w:proofErr w:type="spellStart"/>
      <w:r>
        <w:t>getUpdates</w:t>
      </w:r>
      <w:proofErr w:type="spellEnd"/>
      <w:r>
        <w:t xml:space="preserve">, </w:t>
      </w:r>
      <w:proofErr w:type="spellStart"/>
      <w:r>
        <w:t>notifieringar</w:t>
      </w:r>
      <w:proofErr w:type="spellEnd"/>
      <w:r>
        <w:t>)</w:t>
      </w:r>
    </w:p>
    <w:p w14:paraId="54432786" w14:textId="414F096F" w:rsidR="00F41418" w:rsidRDefault="00F41418" w:rsidP="008D2D09">
      <w:pPr>
        <w:pStyle w:val="Kommentarer"/>
        <w:numPr>
          <w:ilvl w:val="0"/>
          <w:numId w:val="24"/>
        </w:numPr>
      </w:pPr>
      <w:proofErr w:type="spellStart"/>
      <w:r>
        <w:t>Andra</w:t>
      </w:r>
      <w:proofErr w:type="spellEnd"/>
      <w:r>
        <w:t xml:space="preserve"> </w:t>
      </w:r>
      <w:proofErr w:type="spellStart"/>
      <w:r>
        <w:t>tjänstekonsumenter</w:t>
      </w:r>
      <w:proofErr w:type="spellEnd"/>
      <w:r>
        <w:t xml:space="preserve"> till </w:t>
      </w:r>
      <w:proofErr w:type="spellStart"/>
      <w:r>
        <w:t>EI</w:t>
      </w:r>
      <w:proofErr w:type="spellEnd"/>
      <w:r>
        <w:t xml:space="preserve"> (update, </w:t>
      </w:r>
      <w:proofErr w:type="spellStart"/>
      <w:r>
        <w:t>FindContent</w:t>
      </w:r>
      <w:proofErr w:type="spellEnd"/>
      <w:r>
        <w:t>)</w:t>
      </w:r>
    </w:p>
    <w:p w14:paraId="36DFC32B" w14:textId="2D93920B" w:rsidR="00F41418" w:rsidRDefault="00F41418" w:rsidP="008D2D09">
      <w:pPr>
        <w:pStyle w:val="Kommentarer"/>
        <w:numPr>
          <w:ilvl w:val="0"/>
          <w:numId w:val="24"/>
        </w:numPr>
      </w:pPr>
      <w:proofErr w:type="spellStart"/>
      <w:r>
        <w:t>Andra</w:t>
      </w:r>
      <w:proofErr w:type="spellEnd"/>
      <w:r>
        <w:t xml:space="preserve"> </w:t>
      </w:r>
      <w:proofErr w:type="spellStart"/>
      <w:r>
        <w:t>EI</w:t>
      </w:r>
      <w:proofErr w:type="spellEnd"/>
    </w:p>
    <w:p w14:paraId="1029C5BD" w14:textId="5DB6397E" w:rsidR="00F41418" w:rsidRDefault="00F41418" w:rsidP="008D2D09">
      <w:pPr>
        <w:pStyle w:val="Kommentarer"/>
        <w:numPr>
          <w:ilvl w:val="0"/>
          <w:numId w:val="24"/>
        </w:numPr>
      </w:pPr>
      <w:proofErr w:type="spellStart"/>
      <w:r>
        <w:t>Parter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</w:t>
      </w:r>
      <w:proofErr w:type="spellStart"/>
      <w:proofErr w:type="gramStart"/>
      <w:r>
        <w:t>bara</w:t>
      </w:r>
      <w:proofErr w:type="spellEnd"/>
      <w:proofErr w:type="gramEnd"/>
      <w:r>
        <w:t xml:space="preserve"> </w:t>
      </w:r>
      <w:proofErr w:type="spellStart"/>
      <w:r>
        <w:t>vill</w:t>
      </w:r>
      <w:proofErr w:type="spellEnd"/>
      <w:r>
        <w:t xml:space="preserve"> </w:t>
      </w:r>
      <w:proofErr w:type="spellStart"/>
      <w:r>
        <w:t>vara</w:t>
      </w:r>
      <w:proofErr w:type="spellEnd"/>
      <w:r>
        <w:t xml:space="preserve"> </w:t>
      </w:r>
      <w:proofErr w:type="spellStart"/>
      <w:r>
        <w:t>prenumeranter</w:t>
      </w:r>
      <w:proofErr w:type="spellEnd"/>
      <w:r>
        <w:t>…</w:t>
      </w:r>
    </w:p>
    <w:p w14:paraId="32C8922E" w14:textId="7EC6DCEC" w:rsidR="00F41418" w:rsidRDefault="00F41418" w:rsidP="008D2D09">
      <w:pPr>
        <w:pStyle w:val="Kommentarer"/>
        <w:numPr>
          <w:ilvl w:val="0"/>
          <w:numId w:val="24"/>
        </w:numPr>
      </w:pPr>
      <w:proofErr w:type="spellStart"/>
      <w:r>
        <w:t>Osv</w:t>
      </w:r>
      <w:proofErr w:type="spellEnd"/>
      <w:r>
        <w:t>…</w:t>
      </w:r>
    </w:p>
  </w:comment>
  <w:comment w:id="322" w:author="Lars Erik Röjerås" w:date="2014-04-04T12:06:00Z" w:initials="LER">
    <w:p w14:paraId="5BBE46DC" w14:textId="05ED563D" w:rsidR="00AF5A75" w:rsidRDefault="00AF5A75">
      <w:pPr>
        <w:pStyle w:val="Kommentarer"/>
      </w:pPr>
      <w:r>
        <w:rPr>
          <w:rStyle w:val="Kommentarsreferens"/>
        </w:rPr>
        <w:annotationRef/>
      </w:r>
      <w:r>
        <w:t xml:space="preserve">Finns </w:t>
      </w:r>
      <w:proofErr w:type="spellStart"/>
      <w:r>
        <w:t>någon</w:t>
      </w:r>
      <w:proofErr w:type="spellEnd"/>
      <w:r>
        <w:t xml:space="preserve"> plan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när</w:t>
      </w:r>
      <w:proofErr w:type="spellEnd"/>
      <w:r>
        <w:t xml:space="preserve"> vi </w:t>
      </w:r>
      <w:proofErr w:type="spellStart"/>
      <w:r>
        <w:t>ska</w:t>
      </w:r>
      <w:proofErr w:type="spellEnd"/>
      <w:r>
        <w:t xml:space="preserve"> </w:t>
      </w:r>
      <w:proofErr w:type="spellStart"/>
      <w:r>
        <w:t>gå</w:t>
      </w:r>
      <w:proofErr w:type="spellEnd"/>
      <w:r>
        <w:t xml:space="preserve"> </w:t>
      </w:r>
      <w:proofErr w:type="spellStart"/>
      <w:r>
        <w:t>över</w:t>
      </w:r>
      <w:proofErr w:type="spellEnd"/>
      <w:r>
        <w:t xml:space="preserve"> till den </w:t>
      </w:r>
      <w:proofErr w:type="spellStart"/>
      <w:r>
        <w:t>nya</w:t>
      </w:r>
      <w:proofErr w:type="spellEnd"/>
      <w:r>
        <w:t xml:space="preserve"> </w:t>
      </w:r>
      <w:proofErr w:type="spellStart"/>
      <w:r>
        <w:t>treställiga</w:t>
      </w:r>
      <w:proofErr w:type="spellEnd"/>
      <w:r>
        <w:t xml:space="preserve"> </w:t>
      </w:r>
      <w:proofErr w:type="spellStart"/>
      <w:r>
        <w:t>namnsättningsstandarden</w:t>
      </w:r>
      <w:proofErr w:type="spellEnd"/>
      <w:r>
        <w:t xml:space="preserve">. </w:t>
      </w:r>
    </w:p>
  </w:comment>
  <w:comment w:id="324" w:author="Lars Erik Röjerås" w:date="2014-04-04T12:07:00Z" w:initials="LER">
    <w:p w14:paraId="7D12084C" w14:textId="2FAD2B90" w:rsidR="00AF5A75" w:rsidRDefault="00AF5A75">
      <w:pPr>
        <w:pStyle w:val="Kommentarer"/>
      </w:pPr>
      <w:r>
        <w:rPr>
          <w:rStyle w:val="Kommentarsreferens"/>
        </w:rPr>
        <w:annotationRef/>
      </w:r>
      <w:proofErr w:type="spellStart"/>
      <w:r>
        <w:t>VITS-boken</w:t>
      </w:r>
      <w:proofErr w:type="spellEnd"/>
      <w:r>
        <w:t xml:space="preserve"> </w:t>
      </w:r>
      <w:proofErr w:type="spellStart"/>
      <w:r>
        <w:t>finns</w:t>
      </w:r>
      <w:proofErr w:type="spellEnd"/>
      <w:r>
        <w:t xml:space="preserve"> </w:t>
      </w:r>
      <w:proofErr w:type="spellStart"/>
      <w:r>
        <w:t>inte</w:t>
      </w:r>
      <w:proofErr w:type="spellEnd"/>
      <w:r>
        <w:t xml:space="preserve"> </w:t>
      </w:r>
      <w:proofErr w:type="spellStart"/>
      <w:r>
        <w:t>längre</w:t>
      </w:r>
      <w:proofErr w:type="spellEnd"/>
      <w:r>
        <w:t xml:space="preserve"> (</w:t>
      </w:r>
      <w:proofErr w:type="spellStart"/>
      <w:r>
        <w:t>har</w:t>
      </w:r>
      <w:proofErr w:type="spellEnd"/>
      <w:r>
        <w:t xml:space="preserve"> </w:t>
      </w:r>
      <w:proofErr w:type="spellStart"/>
      <w:r>
        <w:t>egentligen</w:t>
      </w:r>
      <w:proofErr w:type="spellEnd"/>
      <w:r>
        <w:t xml:space="preserve"> </w:t>
      </w:r>
      <w:proofErr w:type="spellStart"/>
      <w:r>
        <w:t>aldrig</w:t>
      </w:r>
      <w:proofErr w:type="spellEnd"/>
      <w:r>
        <w:t xml:space="preserve"> </w:t>
      </w:r>
      <w:proofErr w:type="spellStart"/>
      <w:r>
        <w:t>funnits</w:t>
      </w:r>
      <w:proofErr w:type="spellEnd"/>
      <w:r>
        <w:t xml:space="preserve">). </w:t>
      </w:r>
      <w:proofErr w:type="spellStart"/>
      <w:r>
        <w:t>Skriv</w:t>
      </w:r>
      <w:proofErr w:type="spellEnd"/>
      <w:r>
        <w:t xml:space="preserve"> </w:t>
      </w:r>
      <w:proofErr w:type="spellStart"/>
      <w:r>
        <w:t>gäran</w:t>
      </w:r>
      <w:proofErr w:type="spellEnd"/>
      <w:r>
        <w:t xml:space="preserve"> T-</w:t>
      </w:r>
      <w:proofErr w:type="spellStart"/>
      <w:r>
        <w:t>boken</w:t>
      </w:r>
      <w:proofErr w:type="spellEnd"/>
      <w:r>
        <w:t xml:space="preserve"> I </w:t>
      </w:r>
      <w:proofErr w:type="spellStart"/>
      <w:r>
        <w:t>stället</w:t>
      </w:r>
      <w:proofErr w:type="spellEnd"/>
      <w:r>
        <w:t xml:space="preserve">. </w:t>
      </w:r>
    </w:p>
  </w:comment>
  <w:comment w:id="330" w:author="Lars Erik Röjerås" w:date="2014-04-04T12:09:00Z" w:initials="LER">
    <w:p w14:paraId="216CF9AC" w14:textId="10F6EE7B" w:rsidR="00AF5A75" w:rsidRDefault="00AF5A75">
      <w:pPr>
        <w:pStyle w:val="Kommentarer"/>
      </w:pPr>
      <w:r>
        <w:rPr>
          <w:rStyle w:val="Kommentarsreferens"/>
        </w:rPr>
        <w:annotationRef/>
      </w:r>
      <w:proofErr w:type="spellStart"/>
      <w:r>
        <w:t>Det</w:t>
      </w:r>
      <w:proofErr w:type="spellEnd"/>
      <w:r>
        <w:t xml:space="preserve"> </w:t>
      </w:r>
      <w:proofErr w:type="spellStart"/>
      <w:r>
        <w:t>bör</w:t>
      </w:r>
      <w:proofErr w:type="spellEnd"/>
      <w:r>
        <w:t xml:space="preserve"> </w:t>
      </w:r>
      <w:proofErr w:type="spellStart"/>
      <w:r>
        <w:t>väl</w:t>
      </w:r>
      <w:proofErr w:type="spellEnd"/>
      <w:r>
        <w:t xml:space="preserve"> </w:t>
      </w:r>
      <w:proofErr w:type="spellStart"/>
      <w:r>
        <w:t>framgå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det</w:t>
      </w:r>
      <w:proofErr w:type="spellEnd"/>
      <w:r>
        <w:t xml:space="preserve"> </w:t>
      </w:r>
      <w:proofErr w:type="spellStart"/>
      <w:r>
        <w:t>är</w:t>
      </w:r>
      <w:proofErr w:type="spellEnd"/>
      <w:r>
        <w:t xml:space="preserve"> </w:t>
      </w:r>
      <w:proofErr w:type="spellStart"/>
      <w:r>
        <w:t>TP-förvaltningen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</w:t>
      </w:r>
      <w:proofErr w:type="spellStart"/>
      <w:r>
        <w:t>förvaltar</w:t>
      </w:r>
      <w:proofErr w:type="spellEnd"/>
      <w:r>
        <w:t xml:space="preserve"> </w:t>
      </w:r>
      <w:proofErr w:type="spellStart"/>
      <w:r>
        <w:t>domänen</w:t>
      </w:r>
      <w:proofErr w:type="spellEnd"/>
      <w:r>
        <w:t xml:space="preserve"> nu. </w:t>
      </w:r>
      <w:proofErr w:type="spellStart"/>
      <w:r>
        <w:t>Även</w:t>
      </w:r>
      <w:proofErr w:type="spellEnd"/>
      <w:r>
        <w:t xml:space="preserve"> Magnus </w:t>
      </w:r>
      <w:proofErr w:type="spellStart"/>
      <w:r>
        <w:t>har</w:t>
      </w:r>
      <w:proofErr w:type="spellEnd"/>
      <w:r>
        <w:t xml:space="preserve"> </w:t>
      </w:r>
      <w:proofErr w:type="spellStart"/>
      <w:r>
        <w:t>varit</w:t>
      </w:r>
      <w:proofErr w:type="spellEnd"/>
      <w:r>
        <w:t xml:space="preserve"> med </w:t>
      </w:r>
      <w:proofErr w:type="spellStart"/>
      <w:r>
        <w:t>och</w:t>
      </w:r>
      <w:proofErr w:type="spellEnd"/>
      <w:r>
        <w:t xml:space="preserve"> </w:t>
      </w:r>
      <w:proofErr w:type="spellStart"/>
      <w:r>
        <w:t>uppdaterat</w:t>
      </w:r>
      <w:proofErr w:type="spellEnd"/>
      <w:r>
        <w:t xml:space="preserve">. </w:t>
      </w:r>
    </w:p>
  </w:comment>
  <w:comment w:id="379" w:author="Lars Erik Röjerås" w:date="2014-04-04T12:12:00Z" w:initials="LER">
    <w:p w14:paraId="44A5B99B" w14:textId="0AB7E187" w:rsidR="00C23F04" w:rsidRDefault="00C23F04">
      <w:pPr>
        <w:pStyle w:val="Kommentarer"/>
      </w:pPr>
      <w:r>
        <w:rPr>
          <w:rStyle w:val="Kommentarsreferens"/>
        </w:rPr>
        <w:annotationRef/>
      </w:r>
      <w:proofErr w:type="spellStart"/>
      <w:r>
        <w:t>Adresseringmodell</w:t>
      </w:r>
      <w:proofErr w:type="spellEnd"/>
      <w:r>
        <w:t xml:space="preserve"> </w:t>
      </w:r>
      <w:proofErr w:type="spellStart"/>
      <w:r>
        <w:t>sätts</w:t>
      </w:r>
      <w:proofErr w:type="spellEnd"/>
      <w:r>
        <w:t xml:space="preserve"> </w:t>
      </w:r>
      <w:proofErr w:type="spellStart"/>
      <w:r>
        <w:t>inte</w:t>
      </w:r>
      <w:proofErr w:type="spellEnd"/>
      <w:r>
        <w:t xml:space="preserve"> per </w:t>
      </w:r>
      <w:proofErr w:type="spellStart"/>
      <w:r>
        <w:t>domän</w:t>
      </w:r>
      <w:proofErr w:type="spellEnd"/>
      <w:r>
        <w:t xml:space="preserve">. </w:t>
      </w:r>
      <w:proofErr w:type="spellStart"/>
      <w:r>
        <w:t>Viktigt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poängtera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detta</w:t>
      </w:r>
      <w:proofErr w:type="spellEnd"/>
      <w:r>
        <w:t xml:space="preserve"> </w:t>
      </w:r>
      <w:proofErr w:type="spellStart"/>
      <w:r>
        <w:t>fält</w:t>
      </w:r>
      <w:proofErr w:type="spellEnd"/>
      <w:r>
        <w:t xml:space="preserve"> </w:t>
      </w:r>
      <w:proofErr w:type="spellStart"/>
      <w:r>
        <w:t>skall</w:t>
      </w:r>
      <w:proofErr w:type="spellEnd"/>
      <w:r>
        <w:t xml:space="preserve"> </w:t>
      </w:r>
      <w:proofErr w:type="spellStart"/>
      <w:r>
        <w:t>användas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</w:t>
      </w:r>
      <w:proofErr w:type="spellStart"/>
      <w:r>
        <w:t>logisk</w:t>
      </w:r>
      <w:proofErr w:type="spellEnd"/>
      <w:r>
        <w:t xml:space="preserve"> address. Data Controller </w:t>
      </w:r>
      <w:proofErr w:type="spellStart"/>
      <w:r>
        <w:t>eller</w:t>
      </w:r>
      <w:proofErr w:type="spellEnd"/>
      <w:r>
        <w:t xml:space="preserve"> Source system </w:t>
      </w:r>
      <w:proofErr w:type="spellStart"/>
      <w:r>
        <w:t>skall</w:t>
      </w:r>
      <w:proofErr w:type="spellEnd"/>
      <w:r>
        <w:t xml:space="preserve"> </w:t>
      </w:r>
      <w:proofErr w:type="spellStart"/>
      <w:r>
        <w:t>inte</w:t>
      </w:r>
      <w:proofErr w:type="spellEnd"/>
      <w:r>
        <w:t xml:space="preserve"> </w:t>
      </w:r>
      <w:proofErr w:type="spellStart"/>
      <w:r>
        <w:t>användas</w:t>
      </w:r>
      <w:proofErr w:type="spellEnd"/>
      <w:r>
        <w:t xml:space="preserve">. </w:t>
      </w:r>
      <w:proofErr w:type="spellStart"/>
      <w:r>
        <w:t>På</w:t>
      </w:r>
      <w:proofErr w:type="spellEnd"/>
      <w:r>
        <w:t xml:space="preserve"> </w:t>
      </w:r>
      <w:proofErr w:type="spellStart"/>
      <w:r>
        <w:t>det</w:t>
      </w:r>
      <w:proofErr w:type="spellEnd"/>
      <w:r>
        <w:t xml:space="preserve"> </w:t>
      </w:r>
      <w:proofErr w:type="spellStart"/>
      <w:r>
        <w:t>sättet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</w:t>
      </w:r>
      <w:proofErr w:type="spellStart"/>
      <w:r>
        <w:t>källsystemet</w:t>
      </w:r>
      <w:proofErr w:type="spellEnd"/>
      <w:r>
        <w:t xml:space="preserve"> vid sin </w:t>
      </w:r>
      <w:proofErr w:type="spellStart"/>
      <w:r>
        <w:t>uppdatering</w:t>
      </w:r>
      <w:proofErr w:type="spellEnd"/>
      <w:r>
        <w:t xml:space="preserve"> </w:t>
      </w:r>
      <w:proofErr w:type="spellStart"/>
      <w:r>
        <w:t>av</w:t>
      </w:r>
      <w:proofErr w:type="spellEnd"/>
      <w:r>
        <w:t xml:space="preserve"> </w:t>
      </w:r>
      <w:proofErr w:type="spellStart"/>
      <w:r>
        <w:t>EI</w:t>
      </w:r>
      <w:proofErr w:type="spellEnd"/>
      <w:r>
        <w:t xml:space="preserve"> </w:t>
      </w:r>
      <w:proofErr w:type="spellStart"/>
      <w:r>
        <w:t>styra</w:t>
      </w:r>
      <w:proofErr w:type="spellEnd"/>
      <w:r>
        <w:t xml:space="preserve"> </w:t>
      </w:r>
      <w:proofErr w:type="spellStart"/>
      <w:r>
        <w:t>hur</w:t>
      </w:r>
      <w:proofErr w:type="spellEnd"/>
      <w:r>
        <w:t xml:space="preserve"> </w:t>
      </w:r>
      <w:proofErr w:type="spellStart"/>
      <w:r>
        <w:t>AgT</w:t>
      </w:r>
      <w:proofErr w:type="spellEnd"/>
      <w:r>
        <w:t xml:space="preserve"> </w:t>
      </w:r>
      <w:proofErr w:type="spellStart"/>
      <w:r>
        <w:t>och</w:t>
      </w:r>
      <w:proofErr w:type="spellEnd"/>
      <w:r>
        <w:t xml:space="preserve"> </w:t>
      </w:r>
      <w:proofErr w:type="spellStart"/>
      <w:r>
        <w:t>konsumenter</w:t>
      </w:r>
      <w:proofErr w:type="spellEnd"/>
      <w:r>
        <w:t xml:space="preserve"> </w:t>
      </w:r>
      <w:proofErr w:type="spellStart"/>
      <w:r>
        <w:t>adresserar</w:t>
      </w:r>
      <w:proofErr w:type="spellEnd"/>
      <w:r>
        <w:t xml:space="preserve"> </w:t>
      </w:r>
      <w:proofErr w:type="spellStart"/>
      <w:r>
        <w:t>sina</w:t>
      </w:r>
      <w:proofErr w:type="spellEnd"/>
      <w:r>
        <w:t xml:space="preserve"> </w:t>
      </w:r>
      <w:proofErr w:type="spellStart"/>
      <w:r>
        <w:t>anrop</w:t>
      </w:r>
      <w:proofErr w:type="spellEnd"/>
      <w:r>
        <w:t xml:space="preserve">.  </w:t>
      </w:r>
    </w:p>
  </w:comment>
  <w:comment w:id="380" w:author="Lars Erik Röjerås" w:date="2014-04-04T12:13:00Z" w:initials="LER">
    <w:p w14:paraId="776013A9" w14:textId="7A1D7C43" w:rsidR="00C23F04" w:rsidRDefault="00C23F04">
      <w:pPr>
        <w:pStyle w:val="Kommentarer"/>
      </w:pPr>
      <w:r>
        <w:rPr>
          <w:rStyle w:val="Kommentarsreferens"/>
        </w:rPr>
        <w:annotationRef/>
      </w:r>
      <w:proofErr w:type="spellStart"/>
      <w:r>
        <w:t>Behöver</w:t>
      </w:r>
      <w:proofErr w:type="spellEnd"/>
      <w:r>
        <w:t xml:space="preserve"> </w:t>
      </w:r>
      <w:proofErr w:type="spellStart"/>
      <w:r>
        <w:t>formuleras</w:t>
      </w:r>
      <w:proofErr w:type="spellEnd"/>
      <w:r>
        <w:t xml:space="preserve"> </w:t>
      </w:r>
      <w:proofErr w:type="spellStart"/>
      <w:r>
        <w:t>om.</w:t>
      </w:r>
      <w:proofErr w:type="spellEnd"/>
      <w:r>
        <w:t xml:space="preserve"> </w:t>
      </w:r>
      <w:proofErr w:type="spellStart"/>
      <w:r>
        <w:t>Vanligen</w:t>
      </w:r>
      <w:proofErr w:type="spellEnd"/>
      <w:r>
        <w:t xml:space="preserve"> </w:t>
      </w:r>
      <w:proofErr w:type="spellStart"/>
      <w:r>
        <w:t>källsystemsadresser</w:t>
      </w:r>
      <w:proofErr w:type="spellEnd"/>
      <w:r>
        <w:t xml:space="preserve">. </w:t>
      </w:r>
      <w:proofErr w:type="spellStart"/>
      <w:r>
        <w:t>Sätt</w:t>
      </w:r>
      <w:proofErr w:type="spellEnd"/>
      <w:r>
        <w:t xml:space="preserve"> </w:t>
      </w:r>
      <w:proofErr w:type="spellStart"/>
      <w:r>
        <w:t>ej</w:t>
      </w:r>
      <w:proofErr w:type="spellEnd"/>
      <w:r>
        <w:t xml:space="preserve"> </w:t>
      </w:r>
      <w:proofErr w:type="spellStart"/>
      <w:r>
        <w:t>på</w:t>
      </w:r>
      <w:proofErr w:type="spellEnd"/>
      <w:r>
        <w:t xml:space="preserve"> </w:t>
      </w:r>
      <w:proofErr w:type="spellStart"/>
      <w:r>
        <w:t>domännivå</w:t>
      </w:r>
      <w:proofErr w:type="spellEnd"/>
      <w:r>
        <w:t>.</w:t>
      </w:r>
    </w:p>
  </w:comment>
  <w:comment w:id="435" w:author="Lars Erik Röjerås" w:date="2014-04-04T12:15:00Z" w:initials="LER">
    <w:p w14:paraId="5835102C" w14:textId="659A76DC" w:rsidR="00C23F04" w:rsidRDefault="00C23F04">
      <w:pPr>
        <w:pStyle w:val="Kommentarer"/>
      </w:pPr>
      <w:r>
        <w:rPr>
          <w:rStyle w:val="Kommentarsreferens"/>
        </w:rPr>
        <w:annotationRef/>
      </w:r>
      <w:proofErr w:type="spellStart"/>
      <w:r>
        <w:t>Är</w:t>
      </w:r>
      <w:proofErr w:type="spellEnd"/>
      <w:r>
        <w:t xml:space="preserve"> </w:t>
      </w:r>
      <w:proofErr w:type="spellStart"/>
      <w:r>
        <w:t>tjänsteproducent</w:t>
      </w:r>
      <w:proofErr w:type="spellEnd"/>
      <w:r>
        <w:t xml:space="preserve"> </w:t>
      </w:r>
      <w:proofErr w:type="spellStart"/>
      <w:r>
        <w:t>här</w:t>
      </w:r>
      <w:proofErr w:type="spellEnd"/>
      <w:r>
        <w:t xml:space="preserve"> </w:t>
      </w:r>
      <w:proofErr w:type="spellStart"/>
      <w:r>
        <w:t>alltid</w:t>
      </w:r>
      <w:proofErr w:type="spellEnd"/>
      <w:r>
        <w:t xml:space="preserve"> </w:t>
      </w:r>
      <w:proofErr w:type="spellStart"/>
      <w:r>
        <w:t>identiskt</w:t>
      </w:r>
      <w:proofErr w:type="spellEnd"/>
      <w:r>
        <w:t xml:space="preserve"> med </w:t>
      </w:r>
      <w:proofErr w:type="spellStart"/>
      <w:r>
        <w:t>EI</w:t>
      </w:r>
      <w:proofErr w:type="spellEnd"/>
      <w:r>
        <w:t xml:space="preserve"> </w:t>
      </w:r>
      <w:proofErr w:type="spellStart"/>
      <w:r>
        <w:t>självt</w:t>
      </w:r>
      <w:proofErr w:type="spellEnd"/>
      <w:r>
        <w:t xml:space="preserve">? </w:t>
      </w:r>
      <w:proofErr w:type="spellStart"/>
      <w:r>
        <w:t>Kan</w:t>
      </w:r>
      <w:proofErr w:type="spellEnd"/>
      <w:r>
        <w:t xml:space="preserve"> </w:t>
      </w:r>
      <w:proofErr w:type="spellStart"/>
      <w:r>
        <w:t>det</w:t>
      </w:r>
      <w:proofErr w:type="spellEnd"/>
      <w:r>
        <w:t xml:space="preserve"> </w:t>
      </w:r>
      <w:proofErr w:type="spellStart"/>
      <w:r>
        <w:t>förtydligas</w:t>
      </w:r>
      <w:proofErr w:type="spellEnd"/>
      <w:r>
        <w:t>.</w:t>
      </w:r>
    </w:p>
  </w:comment>
  <w:comment w:id="486" w:author="Lars Erik Röjerås" w:date="2014-04-04T12:52:00Z" w:initials="LER">
    <w:p w14:paraId="628A9892" w14:textId="09089D29" w:rsidR="00BA26BD" w:rsidRDefault="00BA26BD">
      <w:pPr>
        <w:pStyle w:val="Kommentarer"/>
      </w:pPr>
      <w:r>
        <w:rPr>
          <w:rStyle w:val="Kommentarsreferens"/>
        </w:rPr>
        <w:annotationRef/>
      </w:r>
      <w:proofErr w:type="spellStart"/>
      <w:r>
        <w:t>På</w:t>
      </w:r>
      <w:proofErr w:type="spellEnd"/>
      <w:r>
        <w:t xml:space="preserve"> </w:t>
      </w:r>
      <w:proofErr w:type="spellStart"/>
      <w:r>
        <w:t>mycket</w:t>
      </w:r>
      <w:proofErr w:type="spellEnd"/>
      <w:r>
        <w:t xml:space="preserve"> </w:t>
      </w:r>
      <w:proofErr w:type="spellStart"/>
      <w:r>
        <w:t>hög</w:t>
      </w:r>
      <w:proofErr w:type="spellEnd"/>
      <w:r>
        <w:t xml:space="preserve"> </w:t>
      </w:r>
      <w:proofErr w:type="spellStart"/>
      <w:r>
        <w:t>nivå</w:t>
      </w:r>
      <w:proofErr w:type="spellEnd"/>
      <w:r>
        <w:t xml:space="preserve">. Man </w:t>
      </w:r>
      <w:proofErr w:type="spellStart"/>
      <w:r>
        <w:t>skulle</w:t>
      </w:r>
      <w:proofErr w:type="spellEnd"/>
      <w:r>
        <w:t xml:space="preserve"> </w:t>
      </w:r>
      <w:proofErr w:type="spellStart"/>
      <w:r>
        <w:t>kunna</w:t>
      </w:r>
      <w:proofErr w:type="spellEnd"/>
      <w:r>
        <w:t xml:space="preserve"> </w:t>
      </w:r>
      <w:proofErr w:type="spellStart"/>
      <w:r>
        <w:t>tro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kapitlet</w:t>
      </w:r>
      <w:proofErr w:type="spellEnd"/>
      <w:r>
        <w:t xml:space="preserve"> </w:t>
      </w:r>
      <w:proofErr w:type="spellStart"/>
      <w:r>
        <w:t>behöver</w:t>
      </w:r>
      <w:proofErr w:type="spellEnd"/>
      <w:r>
        <w:t xml:space="preserve"> </w:t>
      </w:r>
      <w:proofErr w:type="spellStart"/>
      <w:r>
        <w:t>detaljeras</w:t>
      </w:r>
      <w:proofErr w:type="spellEnd"/>
      <w:r>
        <w:t xml:space="preserve"> </w:t>
      </w:r>
      <w:proofErr w:type="spellStart"/>
      <w:proofErr w:type="gramStart"/>
      <w:r>
        <w:t>betydligt.Vilka</w:t>
      </w:r>
      <w:proofErr w:type="spellEnd"/>
      <w:proofErr w:type="gramEnd"/>
      <w:r>
        <w:t xml:space="preserve"> </w:t>
      </w:r>
      <w:proofErr w:type="spellStart"/>
      <w:r>
        <w:t>krav</w:t>
      </w:r>
      <w:proofErr w:type="spellEnd"/>
      <w:r>
        <w:t xml:space="preserve"> stalls </w:t>
      </w:r>
      <w:proofErr w:type="spellStart"/>
      <w:r>
        <w:t>egentligen</w:t>
      </w:r>
      <w:proofErr w:type="spellEnd"/>
      <w:r>
        <w:t xml:space="preserve"> </w:t>
      </w:r>
      <w:proofErr w:type="spellStart"/>
      <w:r>
        <w:t>på</w:t>
      </w:r>
      <w:proofErr w:type="spellEnd"/>
      <w:r>
        <w:t xml:space="preserve"> </w:t>
      </w:r>
      <w:proofErr w:type="spellStart"/>
      <w:r>
        <w:t>anslutande</w:t>
      </w:r>
      <w:proofErr w:type="spellEnd"/>
      <w:r>
        <w:t xml:space="preserve"> </w:t>
      </w:r>
      <w:proofErr w:type="spellStart"/>
      <w:r>
        <w:t>parter</w:t>
      </w:r>
      <w:proofErr w:type="spellEnd"/>
      <w:r>
        <w:t>?</w:t>
      </w:r>
    </w:p>
  </w:comment>
  <w:comment w:id="585" w:author="Lars Erik Röjerås" w:date="2014-04-04T12:20:00Z" w:initials="LER">
    <w:p w14:paraId="4B53B0C3" w14:textId="78A35DA5" w:rsidR="00C23F04" w:rsidRDefault="00C23F04">
      <w:pPr>
        <w:pStyle w:val="Kommentarer"/>
      </w:pPr>
      <w:r>
        <w:rPr>
          <w:rStyle w:val="Kommentarsreferens"/>
        </w:rPr>
        <w:annotationRef/>
      </w:r>
      <w:proofErr w:type="spellStart"/>
      <w:r>
        <w:t>Bör</w:t>
      </w:r>
      <w:proofErr w:type="spellEnd"/>
      <w:r>
        <w:t xml:space="preserve"> </w:t>
      </w:r>
      <w:proofErr w:type="spellStart"/>
      <w:r>
        <w:t>kanske</w:t>
      </w:r>
      <w:proofErr w:type="spellEnd"/>
      <w:r>
        <w:t xml:space="preserve"> </w:t>
      </w:r>
      <w:proofErr w:type="spellStart"/>
      <w:r>
        <w:t>definieras</w:t>
      </w:r>
      <w:proofErr w:type="spellEnd"/>
      <w:r>
        <w:t xml:space="preserve"> </w:t>
      </w:r>
      <w:proofErr w:type="spellStart"/>
      <w:r>
        <w:t>eller</w:t>
      </w:r>
      <w:proofErr w:type="spellEnd"/>
      <w:r>
        <w:t xml:space="preserve"> </w:t>
      </w:r>
      <w:proofErr w:type="spellStart"/>
      <w:r>
        <w:t>förklaras</w:t>
      </w:r>
      <w:proofErr w:type="spellEnd"/>
      <w:r>
        <w:t>.</w:t>
      </w:r>
    </w:p>
  </w:comment>
  <w:comment w:id="654" w:author="Lars Erik Röjerås" w:date="2014-04-04T12:23:00Z" w:initials="LER">
    <w:p w14:paraId="084645B0" w14:textId="77777777" w:rsidR="00A116E1" w:rsidRDefault="00A116E1">
      <w:pPr>
        <w:pStyle w:val="Kommentarer"/>
      </w:pPr>
      <w:r>
        <w:rPr>
          <w:rStyle w:val="Kommentarsreferens"/>
        </w:rPr>
        <w:annotationRef/>
      </w:r>
      <w:r>
        <w:t xml:space="preserve">Jag </w:t>
      </w:r>
      <w:proofErr w:type="spellStart"/>
      <w:r>
        <w:t>blev</w:t>
      </w:r>
      <w:proofErr w:type="spellEnd"/>
      <w:r>
        <w:t xml:space="preserve"> </w:t>
      </w:r>
      <w:proofErr w:type="spellStart"/>
      <w:r>
        <w:t>tvungen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handrita</w:t>
      </w:r>
      <w:proofErr w:type="spellEnd"/>
      <w:r>
        <w:t xml:space="preserve"> </w:t>
      </w:r>
      <w:proofErr w:type="spellStart"/>
      <w:r>
        <w:t>bilderna</w:t>
      </w:r>
      <w:proofErr w:type="spellEnd"/>
      <w:r>
        <w:t xml:space="preserve"> </w:t>
      </w:r>
      <w:proofErr w:type="spellStart"/>
      <w:r>
        <w:t>och</w:t>
      </w:r>
      <w:proofErr w:type="spellEnd"/>
      <w:r>
        <w:t xml:space="preserve"> </w:t>
      </w:r>
      <w:proofErr w:type="spellStart"/>
      <w:r>
        <w:t>skriva</w:t>
      </w:r>
      <w:proofErr w:type="spellEnd"/>
      <w:r>
        <w:t xml:space="preserve"> in </w:t>
      </w:r>
      <w:proofErr w:type="spellStart"/>
      <w:r>
        <w:t>namnen</w:t>
      </w:r>
      <w:proofErr w:type="spellEnd"/>
      <w:r>
        <w:t xml:space="preserve"> </w:t>
      </w:r>
      <w:proofErr w:type="spellStart"/>
      <w:r>
        <w:t>på</w:t>
      </w:r>
      <w:proofErr w:type="spellEnd"/>
      <w:r>
        <w:t xml:space="preserve"> </w:t>
      </w:r>
      <w:proofErr w:type="spellStart"/>
      <w:r>
        <w:t>kontrakten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förstå</w:t>
      </w:r>
      <w:proofErr w:type="spellEnd"/>
      <w:r>
        <w:t xml:space="preserve"> </w:t>
      </w:r>
      <w:proofErr w:type="spellStart"/>
      <w:r>
        <w:t>flödena</w:t>
      </w:r>
      <w:proofErr w:type="spellEnd"/>
      <w:r>
        <w:t xml:space="preserve">. </w:t>
      </w:r>
      <w:proofErr w:type="spellStart"/>
      <w:r>
        <w:t>Kanske</w:t>
      </w:r>
      <w:proofErr w:type="spellEnd"/>
      <w:r>
        <w:t xml:space="preserve"> </w:t>
      </w:r>
      <w:proofErr w:type="spellStart"/>
      <w:r>
        <w:t>vore</w:t>
      </w:r>
      <w:proofErr w:type="spellEnd"/>
      <w:r>
        <w:t xml:space="preserve"> bra med </w:t>
      </w:r>
      <w:proofErr w:type="spellStart"/>
      <w:r>
        <w:t>iskrivna</w:t>
      </w:r>
      <w:proofErr w:type="spellEnd"/>
      <w:r>
        <w:t xml:space="preserve"> </w:t>
      </w:r>
      <w:proofErr w:type="spellStart"/>
      <w:r>
        <w:t>kontraktsnamn</w:t>
      </w:r>
      <w:proofErr w:type="spellEnd"/>
      <w:r>
        <w:t xml:space="preserve">. </w:t>
      </w:r>
      <w:proofErr w:type="spellStart"/>
      <w:r>
        <w:t>Vem</w:t>
      </w:r>
      <w:proofErr w:type="spellEnd"/>
      <w:r>
        <w:t xml:space="preserve"> </w:t>
      </w:r>
      <w:proofErr w:type="spellStart"/>
      <w:r>
        <w:t>är</w:t>
      </w:r>
      <w:proofErr w:type="spellEnd"/>
      <w:r>
        <w:t xml:space="preserve"> </w:t>
      </w:r>
      <w:proofErr w:type="spellStart"/>
      <w:r>
        <w:t>subjektet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“Update” </w:t>
      </w:r>
      <w:proofErr w:type="spellStart"/>
      <w:r>
        <w:t>och</w:t>
      </w:r>
      <w:proofErr w:type="spellEnd"/>
      <w:r>
        <w:t xml:space="preserve"> “</w:t>
      </w:r>
      <w:proofErr w:type="spellStart"/>
      <w:r>
        <w:t>GetUpdates</w:t>
      </w:r>
      <w:proofErr w:type="spellEnd"/>
      <w:proofErr w:type="gramStart"/>
      <w:r>
        <w:t>” ?</w:t>
      </w:r>
      <w:proofErr w:type="gramEnd"/>
      <w:r>
        <w:t xml:space="preserve"> ;)</w:t>
      </w:r>
    </w:p>
    <w:p w14:paraId="64F56348" w14:textId="7F7F7326" w:rsidR="00A116E1" w:rsidRDefault="00A116E1">
      <w:pPr>
        <w:pStyle w:val="Kommentarer"/>
      </w:pPr>
      <w:proofErr w:type="spellStart"/>
      <w:r>
        <w:t>Dessutom</w:t>
      </w:r>
      <w:proofErr w:type="spellEnd"/>
      <w:r>
        <w:t xml:space="preserve">, </w:t>
      </w:r>
      <w:proofErr w:type="spellStart"/>
      <w:r>
        <w:t>vad</w:t>
      </w:r>
      <w:proofErr w:type="spellEnd"/>
      <w:r>
        <w:t xml:space="preserve"> </w:t>
      </w:r>
      <w:proofErr w:type="spellStart"/>
      <w:r>
        <w:t>är</w:t>
      </w:r>
      <w:proofErr w:type="spellEnd"/>
      <w:r>
        <w:t xml:space="preserve"> </w:t>
      </w:r>
      <w:proofErr w:type="spellStart"/>
      <w:r>
        <w:t>Fråga</w:t>
      </w:r>
      <w:proofErr w:type="spellEnd"/>
      <w:r>
        <w:t xml:space="preserve"> </w:t>
      </w:r>
      <w:proofErr w:type="spellStart"/>
      <w:r>
        <w:t>från</w:t>
      </w:r>
      <w:proofErr w:type="spellEnd"/>
      <w:r>
        <w:t xml:space="preserve"> </w:t>
      </w:r>
      <w:proofErr w:type="spellStart"/>
      <w:r>
        <w:t>NPÖ</w:t>
      </w:r>
      <w:proofErr w:type="spellEnd"/>
      <w:r>
        <w:t xml:space="preserve"> </w:t>
      </w:r>
      <w:proofErr w:type="spellStart"/>
      <w:r>
        <w:t>och</w:t>
      </w:r>
      <w:proofErr w:type="spellEnd"/>
      <w:r>
        <w:t xml:space="preserve"> MV – </w:t>
      </w:r>
      <w:proofErr w:type="spellStart"/>
      <w:proofErr w:type="gramStart"/>
      <w:r>
        <w:t>FindContent</w:t>
      </w:r>
      <w:proofErr w:type="spellEnd"/>
      <w:r>
        <w:t>(</w:t>
      </w:r>
      <w:proofErr w:type="gramEnd"/>
      <w:r>
        <w:t>)?</w:t>
      </w:r>
    </w:p>
  </w:comment>
  <w:comment w:id="656" w:author="Lars Erik Röjerås" w:date="2014-04-04T12:27:00Z" w:initials="LER">
    <w:p w14:paraId="5771885E" w14:textId="6523D507" w:rsidR="00A116E1" w:rsidRDefault="00A116E1">
      <w:pPr>
        <w:pStyle w:val="Kommentarer"/>
      </w:pPr>
      <w:r>
        <w:rPr>
          <w:rStyle w:val="Kommentarsreferens"/>
        </w:rPr>
        <w:annotationRef/>
      </w:r>
      <w:proofErr w:type="spellStart"/>
      <w:r>
        <w:t>Det</w:t>
      </w:r>
      <w:proofErr w:type="spellEnd"/>
      <w:r>
        <w:t xml:space="preserve"> </w:t>
      </w:r>
      <w:proofErr w:type="spellStart"/>
      <w:r>
        <w:t>vore</w:t>
      </w:r>
      <w:proofErr w:type="spellEnd"/>
      <w:r>
        <w:t xml:space="preserve"> </w:t>
      </w:r>
      <w:proofErr w:type="spellStart"/>
      <w:r>
        <w:t>nog</w:t>
      </w:r>
      <w:proofErr w:type="spellEnd"/>
      <w:r>
        <w:t xml:space="preserve"> bra med </w:t>
      </w:r>
      <w:proofErr w:type="spellStart"/>
      <w:r>
        <w:t>enklare</w:t>
      </w:r>
      <w:proofErr w:type="spellEnd"/>
      <w:r>
        <w:t xml:space="preserve"> </w:t>
      </w:r>
      <w:proofErr w:type="spellStart"/>
      <w:r>
        <w:t>sekvensdiagram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illustrera</w:t>
      </w:r>
      <w:proofErr w:type="spellEnd"/>
      <w:r>
        <w:t xml:space="preserve"> </w:t>
      </w:r>
      <w:proofErr w:type="spellStart"/>
      <w:r>
        <w:t>sambanden</w:t>
      </w:r>
      <w:proofErr w:type="spellEnd"/>
      <w:r>
        <w:t>.</w:t>
      </w:r>
    </w:p>
  </w:comment>
  <w:comment w:id="657" w:author="Lars Erik Röjerås" w:date="2014-04-04T12:28:00Z" w:initials="LER">
    <w:p w14:paraId="2AB06235" w14:textId="618607AD" w:rsidR="00A116E1" w:rsidRDefault="00A116E1">
      <w:pPr>
        <w:pStyle w:val="Kommentarer"/>
      </w:pPr>
      <w:r>
        <w:rPr>
          <w:rStyle w:val="Kommentarsreferens"/>
        </w:rPr>
        <w:annotationRef/>
      </w:r>
      <w:r>
        <w:t xml:space="preserve">OM vi </w:t>
      </w:r>
      <w:proofErr w:type="spellStart"/>
      <w:r>
        <w:t>har</w:t>
      </w:r>
      <w:proofErr w:type="spellEnd"/>
      <w:r>
        <w:t xml:space="preserve"> </w:t>
      </w:r>
      <w:proofErr w:type="spellStart"/>
      <w:r>
        <w:t>avskaffat</w:t>
      </w:r>
      <w:proofErr w:type="spellEnd"/>
      <w:r>
        <w:t xml:space="preserve"> </w:t>
      </w:r>
      <w:proofErr w:type="spellStart"/>
      <w:r>
        <w:t>mellanlager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AgT</w:t>
      </w:r>
      <w:proofErr w:type="spellEnd"/>
      <w:r>
        <w:t xml:space="preserve"> </w:t>
      </w:r>
      <w:proofErr w:type="spellStart"/>
      <w:r>
        <w:t>bör</w:t>
      </w:r>
      <w:proofErr w:type="spellEnd"/>
      <w:r>
        <w:t xml:space="preserve"> </w:t>
      </w:r>
      <w:proofErr w:type="spellStart"/>
      <w:r>
        <w:t>denna</w:t>
      </w:r>
      <w:proofErr w:type="spellEnd"/>
      <w:r>
        <w:t xml:space="preserve"> text </w:t>
      </w:r>
      <w:proofErr w:type="spellStart"/>
      <w:r>
        <w:t>ändras</w:t>
      </w:r>
      <w:proofErr w:type="spellEnd"/>
      <w:r>
        <w:t xml:space="preserve">. </w:t>
      </w:r>
    </w:p>
  </w:comment>
  <w:comment w:id="727" w:author="Lars Erik Röjerås" w:date="2014-04-04T12:30:00Z" w:initials="LER">
    <w:p w14:paraId="6DE1591A" w14:textId="590BED93" w:rsidR="00A116E1" w:rsidRDefault="00A116E1">
      <w:pPr>
        <w:pStyle w:val="Kommentarer"/>
      </w:pPr>
      <w:r>
        <w:rPr>
          <w:rStyle w:val="Kommentarsreferens"/>
        </w:rPr>
        <w:annotationRef/>
      </w:r>
      <w:proofErr w:type="spellStart"/>
      <w:r>
        <w:t>Skriv</w:t>
      </w:r>
      <w:proofErr w:type="spellEnd"/>
      <w:r>
        <w:t xml:space="preserve"> </w:t>
      </w:r>
      <w:proofErr w:type="spellStart"/>
      <w:r>
        <w:t>gärna</w:t>
      </w:r>
      <w:proofErr w:type="spellEnd"/>
      <w:r>
        <w:t xml:space="preserve"> in </w:t>
      </w:r>
      <w:proofErr w:type="spellStart"/>
      <w:r>
        <w:t>kontraktnamnen</w:t>
      </w:r>
      <w:proofErr w:type="spellEnd"/>
      <w:r>
        <w:t xml:space="preserve"> </w:t>
      </w:r>
      <w:proofErr w:type="spellStart"/>
      <w:r>
        <w:t>direkt</w:t>
      </w:r>
      <w:proofErr w:type="spellEnd"/>
      <w:r>
        <w:t xml:space="preserve"> I </w:t>
      </w:r>
      <w:proofErr w:type="spellStart"/>
      <w:r>
        <w:t>tabellen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göra</w:t>
      </w:r>
      <w:proofErr w:type="spellEnd"/>
      <w:r>
        <w:t xml:space="preserve"> </w:t>
      </w:r>
      <w:proofErr w:type="spellStart"/>
      <w:r>
        <w:t>det</w:t>
      </w:r>
      <w:proofErr w:type="spellEnd"/>
      <w:r>
        <w:t xml:space="preserve"> </w:t>
      </w:r>
      <w:proofErr w:type="spellStart"/>
      <w:r>
        <w:t>tydligare</w:t>
      </w:r>
      <w:proofErr w:type="spellEnd"/>
      <w:r>
        <w:t>.</w:t>
      </w:r>
    </w:p>
  </w:comment>
  <w:comment w:id="744" w:author="Lars Erik Röjerås" w:date="2014-04-04T12:31:00Z" w:initials="LER">
    <w:p w14:paraId="39A5FD04" w14:textId="482D834E" w:rsidR="00A116E1" w:rsidRDefault="00A116E1">
      <w:pPr>
        <w:pStyle w:val="Kommentarer"/>
      </w:pPr>
      <w:r>
        <w:rPr>
          <w:rStyle w:val="Kommentarsreferens"/>
        </w:rPr>
        <w:annotationRef/>
      </w:r>
      <w:r>
        <w:t xml:space="preserve">Bra </w:t>
      </w:r>
      <w:proofErr w:type="spellStart"/>
      <w:r>
        <w:t>om</w:t>
      </w:r>
      <w:proofErr w:type="spellEnd"/>
      <w:r>
        <w:t xml:space="preserve"> vi </w:t>
      </w:r>
      <w:proofErr w:type="spellStart"/>
      <w:r>
        <w:t>kan</w:t>
      </w:r>
      <w:proofErr w:type="spellEnd"/>
      <w:r>
        <w:t xml:space="preserve"> </w:t>
      </w:r>
      <w:proofErr w:type="spellStart"/>
      <w:r>
        <w:t>övergå</w:t>
      </w:r>
      <w:proofErr w:type="spellEnd"/>
      <w:r>
        <w:t xml:space="preserve"> till </w:t>
      </w:r>
      <w:proofErr w:type="spellStart"/>
      <w:r>
        <w:t>termen</w:t>
      </w:r>
      <w:proofErr w:type="spellEnd"/>
      <w:r>
        <w:t xml:space="preserve"> “</w:t>
      </w:r>
      <w:proofErr w:type="spellStart"/>
      <w:r>
        <w:t>källsystemsadressering</w:t>
      </w:r>
      <w:proofErr w:type="spellEnd"/>
      <w:r>
        <w:t xml:space="preserve">” </w:t>
      </w:r>
      <w:proofErr w:type="spellStart"/>
      <w:r>
        <w:t>även</w:t>
      </w:r>
      <w:proofErr w:type="spellEnd"/>
      <w:r>
        <w:t xml:space="preserve"> </w:t>
      </w:r>
      <w:proofErr w:type="spellStart"/>
      <w:r>
        <w:t>här</w:t>
      </w:r>
      <w:proofErr w:type="spellEnd"/>
      <w:r>
        <w:t>.</w:t>
      </w:r>
    </w:p>
  </w:comment>
  <w:comment w:id="750" w:author="Lars Erik Röjerås" w:date="2014-04-04T12:32:00Z" w:initials="LER">
    <w:p w14:paraId="7B27FA9F" w14:textId="6942F4D6" w:rsidR="008D2D09" w:rsidRDefault="008D2D09">
      <w:pPr>
        <w:pStyle w:val="Kommentarer"/>
      </w:pPr>
      <w:r>
        <w:rPr>
          <w:rStyle w:val="Kommentarsreferens"/>
        </w:rPr>
        <w:annotationRef/>
      </w:r>
      <w:r>
        <w:t xml:space="preserve">Vi </w:t>
      </w:r>
      <w:proofErr w:type="spellStart"/>
      <w:r>
        <w:t>behöver</w:t>
      </w:r>
      <w:proofErr w:type="spellEnd"/>
      <w:r>
        <w:t xml:space="preserve"> </w:t>
      </w:r>
      <w:proofErr w:type="spellStart"/>
      <w:r>
        <w:t>spika</w:t>
      </w:r>
      <w:proofErr w:type="spellEnd"/>
      <w:r>
        <w:t xml:space="preserve"> </w:t>
      </w:r>
      <w:proofErr w:type="spellStart"/>
      <w:r>
        <w:t>detta</w:t>
      </w:r>
      <w:proofErr w:type="spellEnd"/>
      <w:r>
        <w:t xml:space="preserve">. </w:t>
      </w:r>
      <w:proofErr w:type="spellStart"/>
      <w:r>
        <w:t>Bör</w:t>
      </w:r>
      <w:proofErr w:type="spellEnd"/>
      <w:r>
        <w:t xml:space="preserve"> </w:t>
      </w:r>
      <w:proofErr w:type="spellStart"/>
      <w:r>
        <w:t>vara</w:t>
      </w:r>
      <w:proofErr w:type="spellEnd"/>
      <w:r>
        <w:t xml:space="preserve"> </w:t>
      </w:r>
      <w:proofErr w:type="spellStart"/>
      <w:r>
        <w:t>samma</w:t>
      </w:r>
      <w:proofErr w:type="spellEnd"/>
      <w:r>
        <w:t xml:space="preserve"> address </w:t>
      </w:r>
      <w:proofErr w:type="spellStart"/>
      <w:r>
        <w:t>som</w:t>
      </w:r>
      <w:proofErr w:type="spellEnd"/>
      <w:r>
        <w:t xml:space="preserve"> vi </w:t>
      </w:r>
      <w:proofErr w:type="spellStart"/>
      <w:r>
        <w:t>använder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adressera</w:t>
      </w:r>
      <w:proofErr w:type="spellEnd"/>
      <w:r>
        <w:t xml:space="preserve"> </w:t>
      </w:r>
      <w:proofErr w:type="spellStart"/>
      <w:r>
        <w:t>aggregerande</w:t>
      </w:r>
      <w:proofErr w:type="spellEnd"/>
      <w:r>
        <w:t xml:space="preserve"> </w:t>
      </w:r>
      <w:proofErr w:type="spellStart"/>
      <w:r>
        <w:t>tjänster</w:t>
      </w:r>
      <w:proofErr w:type="spellEnd"/>
      <w:r>
        <w:t xml:space="preserve"> (</w:t>
      </w:r>
      <w:proofErr w:type="spellStart"/>
      <w:r>
        <w:t>väl</w:t>
      </w:r>
      <w:proofErr w:type="spellEnd"/>
      <w:r>
        <w:t xml:space="preserve">?). </w:t>
      </w:r>
      <w:proofErr w:type="spellStart"/>
      <w:r>
        <w:t>Ska</w:t>
      </w:r>
      <w:proofErr w:type="spellEnd"/>
      <w:r>
        <w:t xml:space="preserve"> vi ha </w:t>
      </w:r>
      <w:proofErr w:type="spellStart"/>
      <w:r>
        <w:t>org.nummer</w:t>
      </w:r>
      <w:proofErr w:type="spellEnd"/>
      <w:r>
        <w:t xml:space="preserve"> </w:t>
      </w:r>
      <w:proofErr w:type="spellStart"/>
      <w:r>
        <w:t>eller</w:t>
      </w:r>
      <w:proofErr w:type="spellEnd"/>
      <w:r>
        <w:t xml:space="preserve"> </w:t>
      </w:r>
      <w:proofErr w:type="spellStart"/>
      <w:r>
        <w:t>Ineras</w:t>
      </w:r>
      <w:proofErr w:type="spellEnd"/>
      <w:r>
        <w:t xml:space="preserve"> </w:t>
      </w:r>
      <w:proofErr w:type="spellStart"/>
      <w:r>
        <w:t>HSA</w:t>
      </w:r>
      <w:proofErr w:type="spellEnd"/>
      <w:r>
        <w:t xml:space="preserve">-id </w:t>
      </w:r>
      <w:proofErr w:type="spellStart"/>
      <w:r>
        <w:t>eller</w:t>
      </w:r>
      <w:proofErr w:type="spellEnd"/>
      <w:r>
        <w:t xml:space="preserve"> “SE” </w:t>
      </w:r>
      <w:proofErr w:type="spellStart"/>
      <w:r>
        <w:t>eller</w:t>
      </w:r>
      <w:proofErr w:type="spellEnd"/>
      <w:r>
        <w:t xml:space="preserve"> </w:t>
      </w:r>
      <w:proofErr w:type="spellStart"/>
      <w:r>
        <w:t>vad</w:t>
      </w:r>
      <w:proofErr w:type="spellEnd"/>
      <w:r>
        <w:t xml:space="preserve">…? </w:t>
      </w:r>
    </w:p>
  </w:comment>
  <w:comment w:id="752" w:author="Lars Erik Röjerås" w:date="2014-04-04T12:35:00Z" w:initials="LER">
    <w:p w14:paraId="51D1B2DF" w14:textId="3E1188D8" w:rsidR="008D2D09" w:rsidRPr="008D2D09" w:rsidRDefault="008D2D09">
      <w:pPr>
        <w:pStyle w:val="Kommentarer"/>
        <w:rPr>
          <w:lang w:val="sv-SE"/>
        </w:rPr>
      </w:pPr>
      <w:r w:rsidRPr="008D2D09">
        <w:rPr>
          <w:rStyle w:val="Kommentarsreferens"/>
          <w:lang w:val="sv-SE"/>
        </w:rPr>
        <w:annotationRef/>
      </w:r>
      <w:r w:rsidRPr="008D2D09">
        <w:rPr>
          <w:lang w:val="sv-SE"/>
        </w:rPr>
        <w:t xml:space="preserve">Nu börjar det bli komplext. Det </w:t>
      </w:r>
      <w:r>
        <w:rPr>
          <w:lang w:val="sv-SE"/>
        </w:rPr>
        <w:t>stä</w:t>
      </w:r>
      <w:r w:rsidRPr="008D2D09">
        <w:rPr>
          <w:lang w:val="sv-SE"/>
        </w:rPr>
        <w:t>mmer nog det som st</w:t>
      </w:r>
      <w:r>
        <w:rPr>
          <w:lang w:val="sv-SE"/>
        </w:rPr>
        <w:t>år</w:t>
      </w:r>
      <w:proofErr w:type="gramStart"/>
      <w:r>
        <w:rPr>
          <w:lang w:val="sv-SE"/>
        </w:rPr>
        <w:t>..</w:t>
      </w:r>
      <w:proofErr w:type="gramEnd"/>
      <w:r>
        <w:rPr>
          <w:lang w:val="sv-SE"/>
        </w:rPr>
        <w:t xml:space="preserve"> </w:t>
      </w:r>
    </w:p>
  </w:comment>
  <w:comment w:id="754" w:author="Lars Erik Röjerås" w:date="2014-04-04T12:39:00Z" w:initials="LER">
    <w:p w14:paraId="41BB8EB3" w14:textId="62CD8998" w:rsidR="008D2D09" w:rsidRDefault="008D2D09">
      <w:pPr>
        <w:pStyle w:val="Kommentarer"/>
      </w:pPr>
      <w:r>
        <w:rPr>
          <w:rStyle w:val="Kommentarsreferens"/>
        </w:rPr>
        <w:annotationRef/>
      </w:r>
      <w:r>
        <w:t xml:space="preserve">Hmm. </w:t>
      </w:r>
    </w:p>
  </w:comment>
  <w:comment w:id="761" w:author="Lars Erik Röjerås" w:date="2014-04-04T12:46:00Z" w:initials="LER">
    <w:p w14:paraId="2E163A94" w14:textId="059DBE78" w:rsidR="00F41418" w:rsidRDefault="00F41418">
      <w:pPr>
        <w:pStyle w:val="Kommentarer"/>
      </w:pPr>
      <w:r>
        <w:rPr>
          <w:rStyle w:val="Kommentarsreferens"/>
        </w:rPr>
        <w:annotationRef/>
      </w:r>
      <w:proofErr w:type="spellStart"/>
      <w:r>
        <w:t>Referera</w:t>
      </w:r>
      <w:proofErr w:type="spellEnd"/>
      <w:r>
        <w:t xml:space="preserve"> via ARK_0001 </w:t>
      </w:r>
    </w:p>
  </w:comment>
  <w:comment w:id="819" w:author="Lars Erik Röjerås" w:date="2014-04-04T12:46:00Z" w:initials="LER">
    <w:p w14:paraId="0FA0C781" w14:textId="2AC8C31D" w:rsidR="00F41418" w:rsidRDefault="00F41418">
      <w:pPr>
        <w:pStyle w:val="Kommentarer"/>
      </w:pPr>
      <w:r>
        <w:rPr>
          <w:rStyle w:val="Kommentarsreferens"/>
        </w:rPr>
        <w:annotationRef/>
      </w:r>
      <w:proofErr w:type="spellStart"/>
      <w:r>
        <w:t>GetUpdates</w:t>
      </w:r>
      <w:proofErr w:type="spellEnd"/>
      <w:r>
        <w:t>?</w:t>
      </w:r>
    </w:p>
  </w:comment>
  <w:comment w:id="837" w:author="Lars Erik Röjerås" w:date="2014-04-04T12:48:00Z" w:initials="LER">
    <w:p w14:paraId="72F1E6D4" w14:textId="71A2E95B" w:rsidR="00F41418" w:rsidRDefault="00F41418">
      <w:pPr>
        <w:pStyle w:val="Kommentarer"/>
      </w:pPr>
      <w:r>
        <w:rPr>
          <w:rStyle w:val="Kommentarsreferens"/>
        </w:rPr>
        <w:annotationRef/>
      </w:r>
      <w:proofErr w:type="spellStart"/>
      <w:r>
        <w:t>Lite</w:t>
      </w:r>
      <w:proofErr w:type="spellEnd"/>
      <w:r>
        <w:t xml:space="preserve"> </w:t>
      </w:r>
      <w:proofErr w:type="spellStart"/>
      <w:r>
        <w:t>luddigt</w:t>
      </w:r>
      <w:proofErr w:type="spellEnd"/>
      <w:r>
        <w:t xml:space="preserve">, men jag </w:t>
      </w:r>
      <w:proofErr w:type="spellStart"/>
      <w:r>
        <w:t>kan</w:t>
      </w:r>
      <w:proofErr w:type="spellEnd"/>
      <w:r>
        <w:t xml:space="preserve"> se </w:t>
      </w:r>
      <w:proofErr w:type="spellStart"/>
      <w:r>
        <w:t>problemet</w:t>
      </w:r>
      <w:proofErr w:type="spellEnd"/>
      <w:r>
        <w:t xml:space="preserve">. </w:t>
      </w:r>
      <w:proofErr w:type="spellStart"/>
      <w:r>
        <w:t>Kan</w:t>
      </w:r>
      <w:proofErr w:type="spellEnd"/>
      <w:r>
        <w:t xml:space="preserve"> man saga </w:t>
      </w:r>
      <w:proofErr w:type="spellStart"/>
      <w:r>
        <w:t>något</w:t>
      </w:r>
      <w:proofErr w:type="spellEnd"/>
      <w:r>
        <w:t xml:space="preserve"> </w:t>
      </w:r>
      <w:proofErr w:type="spellStart"/>
      <w:r>
        <w:t>om</w:t>
      </w:r>
      <w:proofErr w:type="spellEnd"/>
      <w:r>
        <w:t xml:space="preserve"> </w:t>
      </w:r>
      <w:proofErr w:type="spellStart"/>
      <w:r>
        <w:t>vikten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rapportera</w:t>
      </w:r>
      <w:proofErr w:type="spellEnd"/>
      <w:r>
        <w:t xml:space="preserve"> </w:t>
      </w:r>
      <w:proofErr w:type="spellStart"/>
      <w:r>
        <w:t>förväntad</w:t>
      </w:r>
      <w:proofErr w:type="spellEnd"/>
      <w:r>
        <w:t xml:space="preserve"> last I </w:t>
      </w:r>
      <w:proofErr w:type="spellStart"/>
      <w:r>
        <w:t>förväg</w:t>
      </w:r>
      <w:proofErr w:type="spellEnd"/>
      <w:r>
        <w:t xml:space="preserve">. 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E759163" w15:done="0"/>
  <w15:commentEx w15:paraId="32C8922E" w15:done="0"/>
  <w15:commentEx w15:paraId="5BBE46DC" w15:done="0"/>
  <w15:commentEx w15:paraId="7D12084C" w15:done="0"/>
  <w15:commentEx w15:paraId="216CF9AC" w15:done="0"/>
  <w15:commentEx w15:paraId="44A5B99B" w15:done="0"/>
  <w15:commentEx w15:paraId="776013A9" w15:done="0"/>
  <w15:commentEx w15:paraId="5835102C" w15:done="0"/>
  <w15:commentEx w15:paraId="628A9892" w15:done="0"/>
  <w15:commentEx w15:paraId="4B53B0C3" w15:done="0"/>
  <w15:commentEx w15:paraId="64F56348" w15:done="0"/>
  <w15:commentEx w15:paraId="5771885E" w15:done="0"/>
  <w15:commentEx w15:paraId="2AB06235" w15:done="0"/>
  <w15:commentEx w15:paraId="6DE1591A" w15:done="0"/>
  <w15:commentEx w15:paraId="39A5FD04" w15:done="0"/>
  <w15:commentEx w15:paraId="7B27FA9F" w15:done="0"/>
  <w15:commentEx w15:paraId="51D1B2DF" w15:done="0"/>
  <w15:commentEx w15:paraId="41BB8EB3" w15:done="0"/>
  <w15:commentEx w15:paraId="2E163A94" w15:done="0"/>
  <w15:commentEx w15:paraId="0FA0C781" w15:done="0"/>
  <w15:commentEx w15:paraId="72F1E6D4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22CEC19" w14:textId="77777777" w:rsidR="002960BC" w:rsidRDefault="002960BC" w:rsidP="00F405F7">
      <w:r>
        <w:separator/>
      </w:r>
    </w:p>
  </w:endnote>
  <w:endnote w:type="continuationSeparator" w:id="0">
    <w:p w14:paraId="067D1F1F" w14:textId="77777777" w:rsidR="002960BC" w:rsidRDefault="002960BC" w:rsidP="00F405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ヒラギノ角ゴ Pro W3">
    <w:charset w:val="80"/>
    <w:family w:val="auto"/>
    <w:pitch w:val="variable"/>
    <w:sig w:usb0="E00002FF" w:usb1="7AC7FFFF" w:usb2="00000012" w:usb3="00000000" w:csb0="0002000D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Gothic">
    <w:altName w:val="ＭＳ ゴシック"/>
    <w:charset w:val="80"/>
    <w:family w:val="modern"/>
    <w:pitch w:val="fixed"/>
    <w:sig w:usb0="E00002FF" w:usb1="6AC7FDFB" w:usb2="00000012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Black">
    <w:panose1 w:val="020B0A040201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Batang">
    <w:altName w:val="바탕"/>
    <w:panose1 w:val="00000000000000000000"/>
    <w:charset w:val="81"/>
    <w:family w:val="auto"/>
    <w:notTrueType/>
    <w:pitch w:val="fixed"/>
    <w:sig w:usb0="00000001" w:usb1="09060000" w:usb2="00000010" w:usb3="00000000" w:csb0="00080000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314C69C" w14:textId="77777777" w:rsidR="00AF5A75" w:rsidRDefault="00AF5A75" w:rsidP="00F405F7">
    <w:pPr>
      <w:rPr>
        <w:rFonts w:ascii="Times New Roman" w:eastAsia="Times New Roman" w:hAnsi="Times New Roman"/>
        <w:color w:val="auto"/>
        <w:lang w:eastAsia="sv-SE" w:bidi="x-none"/>
      </w:rPr>
    </w:pPr>
    <w:r>
      <w:t xml:space="preserve">Sida </w:t>
    </w:r>
    <w:r>
      <w:rPr>
        <w:rStyle w:val="Sidnummer"/>
        <w:sz w:val="24"/>
      </w:rPr>
      <w:fldChar w:fldCharType="begin"/>
    </w:r>
    <w:r>
      <w:rPr>
        <w:rStyle w:val="Sidnummer"/>
        <w:sz w:val="24"/>
      </w:rPr>
      <w:instrText xml:space="preserve"> PAGE </w:instrText>
    </w:r>
    <w:r>
      <w:rPr>
        <w:rStyle w:val="Sidnummer"/>
        <w:sz w:val="24"/>
      </w:rPr>
      <w:fldChar w:fldCharType="separate"/>
    </w:r>
    <w:r>
      <w:rPr>
        <w:rStyle w:val="Sidnummer"/>
        <w:sz w:val="24"/>
      </w:rPr>
      <w:t>68</w:t>
    </w:r>
    <w:r>
      <w:rPr>
        <w:rStyle w:val="Sidnummer"/>
        <w:sz w:val="24"/>
      </w:rPr>
      <w:fldChar w:fldCharType="end"/>
    </w:r>
    <w:r>
      <w:rPr>
        <w:rStyle w:val="Sidnummer"/>
        <w:sz w:val="24"/>
      </w:rPr>
      <w:t xml:space="preserve"> (</w:t>
    </w:r>
    <w:r>
      <w:rPr>
        <w:rStyle w:val="Sidnummer"/>
        <w:sz w:val="24"/>
      </w:rPr>
      <w:fldChar w:fldCharType="begin"/>
    </w:r>
    <w:r>
      <w:rPr>
        <w:rStyle w:val="Sidnummer"/>
        <w:sz w:val="24"/>
      </w:rPr>
      <w:instrText xml:space="preserve"> NUMPAGES </w:instrText>
    </w:r>
    <w:r>
      <w:rPr>
        <w:rStyle w:val="Sidnummer"/>
        <w:sz w:val="24"/>
      </w:rPr>
      <w:fldChar w:fldCharType="separate"/>
    </w:r>
    <w:r>
      <w:rPr>
        <w:rStyle w:val="Sidnummer"/>
        <w:sz w:val="24"/>
      </w:rPr>
      <w:t>12</w:t>
    </w:r>
    <w:r>
      <w:rPr>
        <w:rStyle w:val="Sidnummer"/>
        <w:sz w:val="24"/>
      </w:rPr>
      <w:fldChar w:fldCharType="end"/>
    </w:r>
    <w:r>
      <w:rPr>
        <w:rStyle w:val="Sidnummer"/>
        <w:sz w:val="24"/>
      </w:rPr>
      <w:t>)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23248F8" w14:textId="77777777" w:rsidR="00AF5A75" w:rsidRDefault="00AF5A75">
    <w:pPr>
      <w:pStyle w:val="Sidhuvud"/>
    </w:pPr>
    <w:proofErr w:type="spellStart"/>
    <w:r>
      <w:t>Sida</w:t>
    </w:r>
    <w:proofErr w:type="spellEnd"/>
    <w:r>
      <w:t xml:space="preserve"> </w:t>
    </w:r>
    <w:r>
      <w:rPr>
        <w:rStyle w:val="Sidnummer"/>
        <w:sz w:val="24"/>
      </w:rPr>
      <w:fldChar w:fldCharType="begin"/>
    </w:r>
    <w:r>
      <w:rPr>
        <w:rStyle w:val="Sidnummer"/>
        <w:sz w:val="24"/>
      </w:rPr>
      <w:instrText xml:space="preserve"> PAGE </w:instrText>
    </w:r>
    <w:r>
      <w:rPr>
        <w:rStyle w:val="Sidnummer"/>
        <w:sz w:val="24"/>
      </w:rPr>
      <w:fldChar w:fldCharType="separate"/>
    </w:r>
    <w:r w:rsidR="001D4FF6">
      <w:rPr>
        <w:rStyle w:val="Sidnummer"/>
        <w:noProof/>
        <w:sz w:val="24"/>
      </w:rPr>
      <w:t>24</w:t>
    </w:r>
    <w:r>
      <w:rPr>
        <w:rStyle w:val="Sidnummer"/>
        <w:sz w:val="24"/>
      </w:rPr>
      <w:fldChar w:fldCharType="end"/>
    </w:r>
    <w:r>
      <w:rPr>
        <w:rStyle w:val="Sidnummer"/>
        <w:sz w:val="24"/>
      </w:rPr>
      <w:t xml:space="preserve"> (</w:t>
    </w:r>
    <w:r>
      <w:rPr>
        <w:rStyle w:val="Sidnummer"/>
        <w:sz w:val="24"/>
      </w:rPr>
      <w:fldChar w:fldCharType="begin"/>
    </w:r>
    <w:r>
      <w:rPr>
        <w:rStyle w:val="Sidnummer"/>
        <w:sz w:val="24"/>
      </w:rPr>
      <w:instrText xml:space="preserve"> NUMPAGES </w:instrText>
    </w:r>
    <w:r>
      <w:rPr>
        <w:rStyle w:val="Sidnummer"/>
        <w:sz w:val="24"/>
      </w:rPr>
      <w:fldChar w:fldCharType="separate"/>
    </w:r>
    <w:r w:rsidR="001D4FF6">
      <w:rPr>
        <w:rStyle w:val="Sidnummer"/>
        <w:noProof/>
        <w:sz w:val="24"/>
      </w:rPr>
      <w:t>35</w:t>
    </w:r>
    <w:r>
      <w:rPr>
        <w:rStyle w:val="Sidnummer"/>
        <w:sz w:val="24"/>
      </w:rPr>
      <w:fldChar w:fldCharType="end"/>
    </w:r>
    <w:r>
      <w:rPr>
        <w:rStyle w:val="Sidnummer"/>
        <w:sz w:val="24"/>
      </w:rPr>
      <w:t>)</w:t>
    </w:r>
    <w:r>
      <w:cr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9A7E8C2" w14:textId="77777777" w:rsidR="002960BC" w:rsidRDefault="002960BC" w:rsidP="00F405F7">
      <w:r>
        <w:separator/>
      </w:r>
    </w:p>
  </w:footnote>
  <w:footnote w:type="continuationSeparator" w:id="0">
    <w:p w14:paraId="292D6E6C" w14:textId="77777777" w:rsidR="002960BC" w:rsidRDefault="002960BC" w:rsidP="00F405F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tbl>
    <w:tblPr>
      <w:tblW w:w="0" w:type="auto"/>
      <w:tblLayout w:type="fixed"/>
      <w:tblLook w:val="0000" w:firstRow="0" w:lastRow="0" w:firstColumn="0" w:lastColumn="0" w:noHBand="0" w:noVBand="0"/>
    </w:tblPr>
    <w:tblGrid>
      <w:gridCol w:w="3130"/>
      <w:gridCol w:w="3236"/>
      <w:gridCol w:w="3132"/>
    </w:tblGrid>
    <w:tr w:rsidR="00AF5A75" w14:paraId="1F24F905" w14:textId="77777777">
      <w:trPr>
        <w:cantSplit/>
        <w:trHeight w:val="260"/>
      </w:trPr>
      <w:tc>
        <w:tcPr>
          <w:tcW w:w="3130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191680E0" w14:textId="77777777" w:rsidR="00AF5A75" w:rsidRDefault="001D4FF6">
          <w:pPr>
            <w:pStyle w:val="Sidhuvudvnst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  <w:rPr>
              <w:b/>
              <w:sz w:val="24"/>
            </w:rPr>
          </w:pPr>
          <w:r>
            <w:rPr>
              <w:noProof/>
            </w:rPr>
            <w:pict w14:anchorId="627EEC9C">
              <v:shapetype id="_x0000_t136" coordsize="21600,21600" o:spt="136" adj="10800" path="m@7,0l@8,0m@5,21600l@6,21600e">
                <v:formulas>
                  <v:f eqn="sum #0 0 10800"/>
                  <v:f eqn="prod #0 2 1"/>
                  <v:f eqn="sum 21600 0 @1"/>
                  <v:f eqn="sum 0 0 @2"/>
                  <v:f eqn="sum 21600 0 @3"/>
                  <v:f eqn="if @0 @3 0"/>
                  <v:f eqn="if @0 21600 @1"/>
                  <v:f eqn="if @0 0 @2"/>
                  <v:f eqn="if @0 @4 21600"/>
                  <v:f eqn="mid @5 @6"/>
                  <v:f eqn="mid @8 @5"/>
                  <v:f eqn="mid @7 @8"/>
                  <v:f eqn="mid @6 @7"/>
                  <v:f eqn="sum @6 0 @5"/>
                </v:formulas>
                <v:path textpathok="t" o:connecttype="custom" o:connectlocs="@9,0;@10,10800;@11,21600;@12,10800" o:connectangles="270,180,90,0"/>
                <v:textpath on="t" fitshape="t"/>
                <v:handles>
                  <v:h position="#0,bottomRight" xrange="6629,14971"/>
                </v:handles>
                <o:lock v:ext="edit" text="t" shapetype="t"/>
              </v:shapetype>
              <v:shape id="PowerPlusWaterMarkObject8" o:spid="_x0000_s2064" type="#_x0000_t136" style="position:absolute;margin-left:0;margin-top:0;width:502.05pt;height:167.35pt;rotation:315;z-index:-251657216;mso-position-horizontal:center;mso-position-horizontal-relative:margin;mso-position-vertical:center;mso-position-vertical-relative:margin" o:allowincell="f" fillcolor="silver" stroked="f">
                <v:fill opacity=".5"/>
                <v:textpath style="font-family:&quot;Arial&quot;;font-size:1pt" string="UTKAST"/>
                <w10:wrap anchorx="margin" anchory="margin"/>
              </v:shape>
            </w:pict>
          </w:r>
          <w:r w:rsidR="00AF5A75">
            <w:rPr>
              <w:b/>
              <w:sz w:val="24"/>
            </w:rPr>
            <w:t>Slutrapport</w:t>
          </w:r>
        </w:p>
      </w:tc>
      <w:tc>
        <w:tcPr>
          <w:tcW w:w="3236" w:type="dxa"/>
          <w:vMerge w:val="restart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0F5ADB7B" w14:textId="77777777" w:rsidR="00AF5A75" w:rsidRDefault="00AF5A75">
          <w:pPr>
            <w:pStyle w:val="Sidhuvudcentrerad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-1640"/>
              <w:tab w:val="left" w:pos="2608"/>
              <w:tab w:val="left" w:pos="3912"/>
              <w:tab w:val="left" w:pos="5216"/>
              <w:tab w:val="left" w:pos="6520"/>
              <w:tab w:val="left" w:pos="782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r>
            <w:rPr>
              <w:noProof/>
              <w:lang w:eastAsia="sv-SE"/>
            </w:rPr>
            <w:drawing>
              <wp:anchor distT="0" distB="0" distL="114300" distR="114300" simplePos="0" relativeHeight="251654144" behindDoc="0" locked="0" layoutInCell="1" allowOverlap="1" wp14:anchorId="3A47FE74" wp14:editId="76F9838D">
                <wp:simplePos x="0" y="0"/>
                <wp:positionH relativeFrom="character">
                  <wp:posOffset>0</wp:posOffset>
                </wp:positionH>
                <wp:positionV relativeFrom="line">
                  <wp:posOffset>0</wp:posOffset>
                </wp:positionV>
                <wp:extent cx="2017395" cy="442595"/>
                <wp:effectExtent l="0" t="0" r="1905" b="0"/>
                <wp:wrapNone/>
                <wp:docPr id="8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17395" cy="442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eastAsia="sv-SE"/>
            </w:rPr>
            <mc:AlternateContent>
              <mc:Choice Requires="wps">
                <w:drawing>
                  <wp:inline distT="0" distB="0" distL="0" distR="0" wp14:anchorId="5D38A923" wp14:editId="61BD99BA">
                    <wp:extent cx="2019300" cy="444500"/>
                    <wp:effectExtent l="0" t="0" r="0" b="0"/>
                    <wp:docPr id="2" name="AutoShape 1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0" y="0"/>
                              <a:ext cx="2019300" cy="444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 xmlns:w15="http://schemas.microsoft.com/office/word/2012/wordml">
                <w:pict>
                  <v:rect w14:anchorId="2A359B6A" id="AutoShape 12" o:spid="_x0000_s1026" style="width:159pt;height: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" filled="f" stroked="f">
                    <o:lock v:ext="edit" aspectratio="t"/>
                    <w10:anchorlock/>
                  </v:rect>
                </w:pict>
              </mc:Fallback>
            </mc:AlternateContent>
          </w:r>
        </w:p>
      </w:tc>
      <w:tc>
        <w:tcPr>
          <w:tcW w:w="3132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2BA2C9D0" w14:textId="77777777" w:rsidR="00AF5A75" w:rsidRDefault="00AF5A75">
          <w:pPr>
            <w:pStyle w:val="Sidhuvudhg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proofErr w:type="spellStart"/>
          <w:r>
            <w:t>Dok.beteckning</w:t>
          </w:r>
          <w:proofErr w:type="spellEnd"/>
          <w:r>
            <w:t xml:space="preserve"> </w:t>
          </w:r>
        </w:p>
      </w:tc>
    </w:tr>
    <w:tr w:rsidR="00AF5A75" w14:paraId="1B5E102F" w14:textId="77777777">
      <w:trPr>
        <w:cantSplit/>
        <w:trHeight w:val="252"/>
      </w:trPr>
      <w:tc>
        <w:tcPr>
          <w:tcW w:w="3130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68720117" w14:textId="77777777" w:rsidR="00AF5A75" w:rsidRDefault="00AF5A75">
          <w:pPr>
            <w:pStyle w:val="Sidhuvudvnst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r>
            <w:t xml:space="preserve">Målbild och färdplan </w:t>
          </w:r>
        </w:p>
      </w:tc>
      <w:tc>
        <w:tcPr>
          <w:tcW w:w="3236" w:type="dxa"/>
          <w:vMerge/>
          <w:tcBorders>
            <w:top w:val="single" w:sz="8" w:space="0" w:color="000000"/>
            <w:left w:val="none" w:sz="8" w:space="0" w:color="000000"/>
            <w:bottom w:val="singl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78A0CC1C" w14:textId="77777777" w:rsidR="00AF5A75" w:rsidRDefault="00AF5A75">
          <w:pPr>
            <w:pStyle w:val="Sidhuvudcentrerad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-1640"/>
              <w:tab w:val="left" w:pos="1304"/>
            </w:tabs>
          </w:pPr>
        </w:p>
      </w:tc>
      <w:tc>
        <w:tcPr>
          <w:tcW w:w="3132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4BC33892" w14:textId="77777777" w:rsidR="00AF5A75" w:rsidRDefault="00AF5A75">
          <w:pPr>
            <w:pStyle w:val="Sidhuvudhg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r>
            <w:t>Utgåva PA5</w:t>
          </w:r>
        </w:p>
      </w:tc>
    </w:tr>
    <w:tr w:rsidR="00AF5A75" w14:paraId="47BC0D1C" w14:textId="77777777">
      <w:trPr>
        <w:cantSplit/>
        <w:trHeight w:val="254"/>
      </w:trPr>
      <w:tc>
        <w:tcPr>
          <w:tcW w:w="3130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029F9812" w14:textId="77777777" w:rsidR="00AF5A75" w:rsidRDefault="00AF5A75">
          <w:pPr>
            <w:pStyle w:val="Sidhuvudvnst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proofErr w:type="spellStart"/>
          <w:r>
            <w:t>CeHis</w:t>
          </w:r>
          <w:proofErr w:type="spellEnd"/>
          <w:r>
            <w:t xml:space="preserve"> Arkitekturledning</w:t>
          </w:r>
        </w:p>
      </w:tc>
      <w:tc>
        <w:tcPr>
          <w:tcW w:w="3236" w:type="dxa"/>
          <w:vMerge/>
          <w:tcBorders>
            <w:top w:val="singl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3F999878" w14:textId="77777777" w:rsidR="00AF5A75" w:rsidRDefault="00AF5A75">
          <w:pPr>
            <w:pStyle w:val="Sidhuvudcentrerad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-1640"/>
              <w:tab w:val="left" w:pos="1304"/>
            </w:tabs>
          </w:pPr>
        </w:p>
      </w:tc>
      <w:tc>
        <w:tcPr>
          <w:tcW w:w="3132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027B1AB4" w14:textId="77777777" w:rsidR="00AF5A75" w:rsidRDefault="00AF5A75">
          <w:pPr>
            <w:pStyle w:val="Sidhuvudhg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r>
            <w:t xml:space="preserve">Sida: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68</w:t>
          </w:r>
          <w:r>
            <w:fldChar w:fldCharType="end"/>
          </w:r>
          <w:r>
            <w:t xml:space="preserve"> (</w:t>
          </w:r>
          <w:r w:rsidR="001D4FF6">
            <w:fldChar w:fldCharType="begin"/>
          </w:r>
          <w:r w:rsidR="001D4FF6">
            <w:instrText xml:space="preserve"> NUMPAGES </w:instrText>
          </w:r>
          <w:r w:rsidR="001D4FF6">
            <w:fldChar w:fldCharType="separate"/>
          </w:r>
          <w:r>
            <w:rPr>
              <w:noProof/>
            </w:rPr>
            <w:t>12</w:t>
          </w:r>
          <w:r w:rsidR="001D4FF6">
            <w:rPr>
              <w:noProof/>
            </w:rPr>
            <w:fldChar w:fldCharType="end"/>
          </w:r>
          <w:r>
            <w:t>)</w:t>
          </w:r>
        </w:p>
      </w:tc>
    </w:tr>
    <w:tr w:rsidR="00AF5A75" w14:paraId="179E6DED" w14:textId="77777777">
      <w:trPr>
        <w:cantSplit/>
        <w:trHeight w:val="265"/>
      </w:trPr>
      <w:tc>
        <w:tcPr>
          <w:tcW w:w="3130" w:type="dxa"/>
          <w:tcBorders>
            <w:top w:val="none" w:sz="8" w:space="0" w:color="000000"/>
            <w:left w:val="none" w:sz="8" w:space="0" w:color="000000"/>
            <w:bottom w:val="single" w:sz="4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144FBAFA" w14:textId="77777777" w:rsidR="00AF5A75" w:rsidRDefault="00AF5A75" w:rsidP="00F405F7">
          <w:r>
            <w:fldChar w:fldCharType="begin"/>
          </w:r>
          <w:r>
            <w:instrText xml:space="preserve"> DATE \@ "yyyy-MM-dd" </w:instrText>
          </w:r>
          <w:r>
            <w:fldChar w:fldCharType="separate"/>
          </w:r>
          <w:ins w:id="1288" w:author="Johan Eltes" w:date="2014-06-04T21:16:00Z">
            <w:r w:rsidR="001D4FF6">
              <w:rPr>
                <w:noProof/>
              </w:rPr>
              <w:t>2014-06-04</w:t>
            </w:r>
          </w:ins>
          <w:del w:id="1289" w:author="Johan Eltes" w:date="2014-04-07T14:01:00Z">
            <w:r w:rsidDel="00EE4003">
              <w:rPr>
                <w:noProof/>
              </w:rPr>
              <w:delText>2014-04-04</w:delText>
            </w:r>
          </w:del>
          <w:r>
            <w:fldChar w:fldCharType="end"/>
          </w:r>
        </w:p>
      </w:tc>
      <w:tc>
        <w:tcPr>
          <w:tcW w:w="3236" w:type="dxa"/>
          <w:tcBorders>
            <w:top w:val="none" w:sz="8" w:space="0" w:color="000000"/>
            <w:left w:val="none" w:sz="8" w:space="0" w:color="000000"/>
            <w:bottom w:val="single" w:sz="4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51C4BE18" w14:textId="77777777" w:rsidR="00AF5A75" w:rsidRDefault="00AF5A75" w:rsidP="00F405F7"/>
      </w:tc>
      <w:tc>
        <w:tcPr>
          <w:tcW w:w="3132" w:type="dxa"/>
          <w:tcBorders>
            <w:top w:val="none" w:sz="8" w:space="0" w:color="000000"/>
            <w:left w:val="none" w:sz="8" w:space="0" w:color="000000"/>
            <w:bottom w:val="single" w:sz="4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03BD7E2E" w14:textId="77777777" w:rsidR="00AF5A75" w:rsidRDefault="00AF5A75" w:rsidP="00F405F7"/>
      </w:tc>
    </w:tr>
  </w:tbl>
  <w:p w14:paraId="33EBCDF4" w14:textId="77777777" w:rsidR="00AF5A75" w:rsidRDefault="00AF5A75" w:rsidP="00F405F7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tbl>
    <w:tblPr>
      <w:tblW w:w="0" w:type="auto"/>
      <w:tblLayout w:type="fixed"/>
      <w:tblLook w:val="0000" w:firstRow="0" w:lastRow="0" w:firstColumn="0" w:lastColumn="0" w:noHBand="0" w:noVBand="0"/>
    </w:tblPr>
    <w:tblGrid>
      <w:gridCol w:w="3130"/>
      <w:gridCol w:w="3236"/>
      <w:gridCol w:w="3132"/>
    </w:tblGrid>
    <w:tr w:rsidR="00AF5A75" w14:paraId="2953AF4D" w14:textId="77777777">
      <w:trPr>
        <w:cantSplit/>
        <w:trHeight w:val="260"/>
      </w:trPr>
      <w:tc>
        <w:tcPr>
          <w:tcW w:w="3130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1C045D1F" w14:textId="77777777" w:rsidR="00AF5A75" w:rsidRDefault="00AF5A75">
          <w:pPr>
            <w:pStyle w:val="Sidhuvudvnst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  <w:rPr>
              <w:b/>
              <w:sz w:val="24"/>
            </w:rPr>
          </w:pPr>
          <w:r>
            <w:rPr>
              <w:b/>
              <w:sz w:val="24"/>
            </w:rPr>
            <w:t>Engagemangsindex</w:t>
          </w:r>
        </w:p>
      </w:tc>
      <w:tc>
        <w:tcPr>
          <w:tcW w:w="3236" w:type="dxa"/>
          <w:vMerge w:val="restart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6E752F86" w14:textId="77777777" w:rsidR="00AF5A75" w:rsidRDefault="00AF5A75">
          <w:pPr>
            <w:pStyle w:val="Sidhuvudcentrerad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-1640"/>
              <w:tab w:val="left" w:pos="2608"/>
              <w:tab w:val="left" w:pos="3912"/>
              <w:tab w:val="left" w:pos="5216"/>
              <w:tab w:val="left" w:pos="6520"/>
              <w:tab w:val="left" w:pos="782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r>
            <w:rPr>
              <w:noProof/>
              <w:lang w:eastAsia="sv-SE"/>
            </w:rPr>
            <w:drawing>
              <wp:anchor distT="0" distB="0" distL="114300" distR="114300" simplePos="0" relativeHeight="251644928" behindDoc="0" locked="0" layoutInCell="1" allowOverlap="1" wp14:anchorId="41BF51A2" wp14:editId="63AB7E41">
                <wp:simplePos x="0" y="0"/>
                <wp:positionH relativeFrom="character">
                  <wp:posOffset>0</wp:posOffset>
                </wp:positionH>
                <wp:positionV relativeFrom="line">
                  <wp:posOffset>0</wp:posOffset>
                </wp:positionV>
                <wp:extent cx="2017395" cy="442595"/>
                <wp:effectExtent l="0" t="0" r="1905" b="0"/>
                <wp:wrapNone/>
                <wp:docPr id="7" name="Bild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17395" cy="442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eastAsia="sv-SE"/>
            </w:rPr>
            <mc:AlternateContent>
              <mc:Choice Requires="wps">
                <w:drawing>
                  <wp:inline distT="0" distB="0" distL="0" distR="0" wp14:anchorId="45176B9D" wp14:editId="2E88445F">
                    <wp:extent cx="2019300" cy="444500"/>
                    <wp:effectExtent l="0" t="0" r="0" b="0"/>
                    <wp:docPr id="1" name="AutoShap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0" y="0"/>
                              <a:ext cx="2019300" cy="444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 xmlns:w15="http://schemas.microsoft.com/office/word/2012/wordml">
                <w:pict>
                  <v:rect w14:anchorId="0B90F1D8" id="AutoShape 1" o:spid="_x0000_s1026" style="width:159pt;height: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" filled="f" stroked="f">
                    <o:lock v:ext="edit" aspectratio="t"/>
                    <w10:anchorlock/>
                  </v:rect>
                </w:pict>
              </mc:Fallback>
            </mc:AlternateContent>
          </w:r>
        </w:p>
      </w:tc>
      <w:tc>
        <w:tcPr>
          <w:tcW w:w="3132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20AD098A" w14:textId="77777777" w:rsidR="00AF5A75" w:rsidRDefault="00AF5A75">
          <w:pPr>
            <w:pStyle w:val="Sidhuvudhg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proofErr w:type="spellStart"/>
          <w:r>
            <w:t>Dok.beteckning</w:t>
          </w:r>
          <w:proofErr w:type="spellEnd"/>
          <w:r>
            <w:t xml:space="preserve"> </w:t>
          </w:r>
        </w:p>
      </w:tc>
    </w:tr>
    <w:tr w:rsidR="00AF5A75" w14:paraId="4809AEDC" w14:textId="77777777">
      <w:trPr>
        <w:cantSplit/>
        <w:trHeight w:val="252"/>
      </w:trPr>
      <w:tc>
        <w:tcPr>
          <w:tcW w:w="3130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0A78F158" w14:textId="77777777" w:rsidR="00AF5A75" w:rsidRDefault="00AF5A75">
          <w:pPr>
            <w:pStyle w:val="Sidhuvudvnst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r>
            <w:t xml:space="preserve">Tjänstekontrakt </w:t>
          </w:r>
        </w:p>
      </w:tc>
      <w:tc>
        <w:tcPr>
          <w:tcW w:w="3236" w:type="dxa"/>
          <w:vMerge/>
          <w:tcBorders>
            <w:top w:val="single" w:sz="8" w:space="0" w:color="000000"/>
            <w:left w:val="none" w:sz="8" w:space="0" w:color="000000"/>
            <w:bottom w:val="singl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5CCF84AC" w14:textId="77777777" w:rsidR="00AF5A75" w:rsidRDefault="00AF5A75">
          <w:pPr>
            <w:pStyle w:val="Sidhuvudcentrerad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-1640"/>
              <w:tab w:val="left" w:pos="1304"/>
            </w:tabs>
          </w:pPr>
        </w:p>
      </w:tc>
      <w:tc>
        <w:tcPr>
          <w:tcW w:w="3132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2021B42C" w14:textId="69CCACCC" w:rsidR="00AF5A75" w:rsidRDefault="00AF5A75" w:rsidP="00FA1160">
          <w:pPr>
            <w:pStyle w:val="Sidhuvudhg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r>
            <w:t xml:space="preserve">Utgåva </w:t>
          </w:r>
          <w:ins w:id="1290" w:author="Johan Eltes" w:date="2014-04-26T22:33:00Z">
            <w:r w:rsidR="00306C66">
              <w:t>PB1</w:t>
            </w:r>
          </w:ins>
          <w:del w:id="1291" w:author="Johan Eltes" w:date="2014-04-26T22:33:00Z">
            <w:r w:rsidDel="00306C66">
              <w:delText>A</w:delText>
            </w:r>
          </w:del>
        </w:p>
      </w:tc>
    </w:tr>
    <w:tr w:rsidR="00AF5A75" w14:paraId="5A8E4D15" w14:textId="77777777">
      <w:trPr>
        <w:cantSplit/>
        <w:trHeight w:val="254"/>
      </w:trPr>
      <w:tc>
        <w:tcPr>
          <w:tcW w:w="3130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36861493" w14:textId="77777777" w:rsidR="00AF5A75" w:rsidRDefault="00AF5A75">
          <w:pPr>
            <w:pStyle w:val="Sidhuvudvnst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proofErr w:type="spellStart"/>
          <w:r>
            <w:t>CeHis</w:t>
          </w:r>
          <w:proofErr w:type="spellEnd"/>
          <w:r>
            <w:t xml:space="preserve"> Arkitekturledning</w:t>
          </w:r>
        </w:p>
      </w:tc>
      <w:tc>
        <w:tcPr>
          <w:tcW w:w="3236" w:type="dxa"/>
          <w:vMerge/>
          <w:tcBorders>
            <w:top w:val="singl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50D01F65" w14:textId="77777777" w:rsidR="00AF5A75" w:rsidRDefault="00AF5A75">
          <w:pPr>
            <w:pStyle w:val="Sidhuvudcentrerad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-1640"/>
              <w:tab w:val="left" w:pos="1304"/>
            </w:tabs>
          </w:pPr>
        </w:p>
      </w:tc>
      <w:tc>
        <w:tcPr>
          <w:tcW w:w="3132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5B515748" w14:textId="77777777" w:rsidR="00AF5A75" w:rsidRDefault="00AF5A75">
          <w:pPr>
            <w:pStyle w:val="Sidhuvudhg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r>
            <w:t xml:space="preserve">Sida: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1D4FF6">
            <w:rPr>
              <w:noProof/>
            </w:rPr>
            <w:t>24</w:t>
          </w:r>
          <w:r>
            <w:fldChar w:fldCharType="end"/>
          </w:r>
          <w:r>
            <w:t xml:space="preserve"> (</w:t>
          </w:r>
          <w:r w:rsidR="001D4FF6">
            <w:fldChar w:fldCharType="begin"/>
          </w:r>
          <w:r w:rsidR="001D4FF6">
            <w:instrText xml:space="preserve"> NUMPAGES </w:instrText>
          </w:r>
          <w:r w:rsidR="001D4FF6">
            <w:fldChar w:fldCharType="separate"/>
          </w:r>
          <w:r w:rsidR="001D4FF6">
            <w:rPr>
              <w:noProof/>
            </w:rPr>
            <w:t>35</w:t>
          </w:r>
          <w:r w:rsidR="001D4FF6">
            <w:rPr>
              <w:noProof/>
            </w:rPr>
            <w:fldChar w:fldCharType="end"/>
          </w:r>
          <w:r>
            <w:t>)</w:t>
          </w:r>
        </w:p>
      </w:tc>
    </w:tr>
    <w:tr w:rsidR="00AF5A75" w:rsidRPr="00647B65" w14:paraId="6F4C7F40" w14:textId="77777777">
      <w:trPr>
        <w:cantSplit/>
        <w:trHeight w:val="265"/>
      </w:trPr>
      <w:tc>
        <w:tcPr>
          <w:tcW w:w="3130" w:type="dxa"/>
          <w:tcBorders>
            <w:top w:val="none" w:sz="8" w:space="0" w:color="000000"/>
            <w:left w:val="none" w:sz="8" w:space="0" w:color="000000"/>
            <w:bottom w:val="single" w:sz="4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202FF5FF" w14:textId="77777777" w:rsidR="00AF5A75" w:rsidRPr="00647B65" w:rsidRDefault="00AF5A75" w:rsidP="00F405F7">
          <w:pPr>
            <w:rPr>
              <w:sz w:val="16"/>
              <w:szCs w:val="16"/>
            </w:rPr>
          </w:pPr>
          <w:r w:rsidRPr="00647B65">
            <w:rPr>
              <w:sz w:val="16"/>
              <w:szCs w:val="16"/>
            </w:rPr>
            <w:t xml:space="preserve">Utskriftsdatum: </w:t>
          </w:r>
          <w:r w:rsidRPr="00647B65">
            <w:rPr>
              <w:sz w:val="16"/>
              <w:szCs w:val="16"/>
            </w:rPr>
            <w:fldChar w:fldCharType="begin"/>
          </w:r>
          <w:r w:rsidRPr="00647B65">
            <w:rPr>
              <w:sz w:val="16"/>
              <w:szCs w:val="16"/>
            </w:rPr>
            <w:instrText xml:space="preserve"> DATE \@ "yyyy-MM-dd" </w:instrText>
          </w:r>
          <w:r w:rsidRPr="00647B65">
            <w:rPr>
              <w:sz w:val="16"/>
              <w:szCs w:val="16"/>
            </w:rPr>
            <w:fldChar w:fldCharType="separate"/>
          </w:r>
          <w:ins w:id="1292" w:author="Johan Eltes" w:date="2014-06-04T21:16:00Z">
            <w:r w:rsidR="001D4FF6">
              <w:rPr>
                <w:noProof/>
                <w:sz w:val="16"/>
                <w:szCs w:val="16"/>
              </w:rPr>
              <w:t>2014-06-04</w:t>
            </w:r>
          </w:ins>
          <w:del w:id="1293" w:author="Johan Eltes" w:date="2014-04-07T14:01:00Z">
            <w:r w:rsidDel="00EE4003">
              <w:rPr>
                <w:noProof/>
                <w:sz w:val="16"/>
                <w:szCs w:val="16"/>
              </w:rPr>
              <w:delText>2014-04-04</w:delText>
            </w:r>
          </w:del>
          <w:r w:rsidRPr="00647B65">
            <w:rPr>
              <w:sz w:val="16"/>
              <w:szCs w:val="16"/>
            </w:rPr>
            <w:fldChar w:fldCharType="end"/>
          </w:r>
        </w:p>
      </w:tc>
      <w:tc>
        <w:tcPr>
          <w:tcW w:w="3236" w:type="dxa"/>
          <w:tcBorders>
            <w:top w:val="none" w:sz="8" w:space="0" w:color="000000"/>
            <w:left w:val="none" w:sz="8" w:space="0" w:color="000000"/>
            <w:bottom w:val="single" w:sz="4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6AFD0988" w14:textId="77777777" w:rsidR="00AF5A75" w:rsidRPr="00647B65" w:rsidRDefault="00AF5A75" w:rsidP="00F405F7">
          <w:pPr>
            <w:rPr>
              <w:sz w:val="16"/>
              <w:szCs w:val="16"/>
            </w:rPr>
          </w:pPr>
        </w:p>
      </w:tc>
      <w:tc>
        <w:tcPr>
          <w:tcW w:w="3132" w:type="dxa"/>
          <w:tcBorders>
            <w:top w:val="none" w:sz="8" w:space="0" w:color="000000"/>
            <w:left w:val="none" w:sz="8" w:space="0" w:color="000000"/>
            <w:bottom w:val="single" w:sz="4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086394B4" w14:textId="77777777" w:rsidR="00AF5A75" w:rsidRPr="00647B65" w:rsidRDefault="00AF5A75" w:rsidP="00F405F7">
          <w:pPr>
            <w:rPr>
              <w:sz w:val="16"/>
              <w:szCs w:val="16"/>
            </w:rPr>
          </w:pPr>
        </w:p>
      </w:tc>
    </w:tr>
  </w:tbl>
  <w:p w14:paraId="64BAAD7D" w14:textId="77777777" w:rsidR="00AF5A75" w:rsidRPr="00647B65" w:rsidRDefault="00AF5A75" w:rsidP="00F405F7">
    <w:pPr>
      <w:rPr>
        <w:sz w:val="16"/>
        <w:szCs w:val="16"/>
      </w:rPr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B9828BD" w14:textId="77777777" w:rsidR="00AF5A75" w:rsidRDefault="001D4FF6">
    <w:pPr>
      <w:pStyle w:val="Sidhuvud"/>
    </w:pPr>
    <w:r>
      <w:pict w14:anchorId="3CB3BE4A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" o:spid="_x0000_s2063" type="#_x0000_t136" style="position:absolute;margin-left:0;margin-top:0;width:502.05pt;height:167.35pt;rotation:315;z-index:-25165824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UTKAS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B0C4FB5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4"/>
    <w:multiLevelType w:val="multilevel"/>
    <w:tmpl w:val="88246B20"/>
    <w:styleLink w:val="List5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position w:val="0"/>
        <w:sz w:val="24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647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2367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·"/>
      <w:lvlJc w:val="left"/>
      <w:pPr>
        <w:tabs>
          <w:tab w:val="num" w:pos="360"/>
        </w:tabs>
        <w:ind w:left="360" w:firstLine="3087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807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4527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·"/>
      <w:lvlJc w:val="left"/>
      <w:pPr>
        <w:tabs>
          <w:tab w:val="num" w:pos="360"/>
        </w:tabs>
        <w:ind w:left="360" w:firstLine="5247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967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60" w:firstLine="6687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2">
    <w:nsid w:val="00000009"/>
    <w:multiLevelType w:val="multilevel"/>
    <w:tmpl w:val="894EE87B"/>
    <w:styleLink w:val="List8"/>
    <w:lvl w:ilvl="0">
      <w:start w:val="1"/>
      <w:numFmt w:val="bullet"/>
      <w:lvlText w:val="o"/>
      <w:lvlJc w:val="left"/>
      <w:pPr>
        <w:tabs>
          <w:tab w:val="num" w:pos="360"/>
        </w:tabs>
        <w:ind w:left="360" w:firstLine="927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647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2367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·"/>
      <w:lvlJc w:val="left"/>
      <w:pPr>
        <w:tabs>
          <w:tab w:val="num" w:pos="360"/>
        </w:tabs>
        <w:ind w:left="360" w:firstLine="3087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807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4527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·"/>
      <w:lvlJc w:val="left"/>
      <w:pPr>
        <w:tabs>
          <w:tab w:val="num" w:pos="360"/>
        </w:tabs>
        <w:ind w:left="360" w:firstLine="5247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967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60" w:firstLine="6687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3">
    <w:nsid w:val="00000010"/>
    <w:multiLevelType w:val="multilevel"/>
    <w:tmpl w:val="894EE882"/>
    <w:styleLink w:val="List14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567"/>
      </w:pPr>
      <w:rPr>
        <w:rFonts w:hint="default"/>
        <w:color w:val="000000"/>
        <w:spacing w:val="0"/>
        <w:position w:val="0"/>
        <w:sz w:val="24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·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·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60" w:firstLine="612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4">
    <w:nsid w:val="0B8C302D"/>
    <w:multiLevelType w:val="hybridMultilevel"/>
    <w:tmpl w:val="EF8440A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6120A2"/>
    <w:multiLevelType w:val="hybridMultilevel"/>
    <w:tmpl w:val="494689C2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730DC0"/>
    <w:multiLevelType w:val="hybridMultilevel"/>
    <w:tmpl w:val="852449AC"/>
    <w:lvl w:ilvl="0" w:tplc="97E24F1E">
      <w:start w:val="4"/>
      <w:numFmt w:val="bullet"/>
      <w:pStyle w:val="Lista1"/>
      <w:lvlText w:val="-"/>
      <w:lvlJc w:val="left"/>
      <w:pPr>
        <w:ind w:left="1080" w:hanging="360"/>
      </w:pPr>
      <w:rPr>
        <w:rFonts w:ascii="Times New Roman" w:eastAsia="Times New Roman" w:hAnsi="Times New Roman" w:hint="default"/>
      </w:rPr>
    </w:lvl>
    <w:lvl w:ilvl="1" w:tplc="041D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ヒラギノ角ゴ Pro W3" w:hint="default"/>
      </w:rPr>
    </w:lvl>
    <w:lvl w:ilvl="2" w:tplc="041D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ヒラギノ角ゴ Pro W3" w:hint="default"/>
      </w:rPr>
    </w:lvl>
    <w:lvl w:ilvl="5" w:tplc="041D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ヒラギノ角ゴ Pro W3" w:hint="default"/>
      </w:rPr>
    </w:lvl>
    <w:lvl w:ilvl="8" w:tplc="041D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>
    <w:nsid w:val="22F42D59"/>
    <w:multiLevelType w:val="multilevel"/>
    <w:tmpl w:val="27486816"/>
    <w:lvl w:ilvl="0">
      <w:start w:val="1"/>
      <w:numFmt w:val="decimal"/>
      <w:pStyle w:val="Rubrik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Rubrik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8">
    <w:nsid w:val="29740727"/>
    <w:multiLevelType w:val="hybridMultilevel"/>
    <w:tmpl w:val="73283AEC"/>
    <w:lvl w:ilvl="0" w:tplc="D1344AF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222" w:hanging="360"/>
      </w:pPr>
    </w:lvl>
    <w:lvl w:ilvl="2" w:tplc="041D001B" w:tentative="1">
      <w:start w:val="1"/>
      <w:numFmt w:val="lowerRoman"/>
      <w:lvlText w:val="%3."/>
      <w:lvlJc w:val="right"/>
      <w:pPr>
        <w:ind w:left="1942" w:hanging="180"/>
      </w:pPr>
    </w:lvl>
    <w:lvl w:ilvl="3" w:tplc="041D000F" w:tentative="1">
      <w:start w:val="1"/>
      <w:numFmt w:val="decimal"/>
      <w:lvlText w:val="%4."/>
      <w:lvlJc w:val="left"/>
      <w:pPr>
        <w:ind w:left="2662" w:hanging="360"/>
      </w:pPr>
    </w:lvl>
    <w:lvl w:ilvl="4" w:tplc="041D0019" w:tentative="1">
      <w:start w:val="1"/>
      <w:numFmt w:val="lowerLetter"/>
      <w:lvlText w:val="%5."/>
      <w:lvlJc w:val="left"/>
      <w:pPr>
        <w:ind w:left="3382" w:hanging="360"/>
      </w:pPr>
    </w:lvl>
    <w:lvl w:ilvl="5" w:tplc="041D001B" w:tentative="1">
      <w:start w:val="1"/>
      <w:numFmt w:val="lowerRoman"/>
      <w:lvlText w:val="%6."/>
      <w:lvlJc w:val="right"/>
      <w:pPr>
        <w:ind w:left="4102" w:hanging="180"/>
      </w:pPr>
    </w:lvl>
    <w:lvl w:ilvl="6" w:tplc="041D000F" w:tentative="1">
      <w:start w:val="1"/>
      <w:numFmt w:val="decimal"/>
      <w:lvlText w:val="%7."/>
      <w:lvlJc w:val="left"/>
      <w:pPr>
        <w:ind w:left="4822" w:hanging="360"/>
      </w:pPr>
    </w:lvl>
    <w:lvl w:ilvl="7" w:tplc="041D0019" w:tentative="1">
      <w:start w:val="1"/>
      <w:numFmt w:val="lowerLetter"/>
      <w:lvlText w:val="%8."/>
      <w:lvlJc w:val="left"/>
      <w:pPr>
        <w:ind w:left="5542" w:hanging="360"/>
      </w:pPr>
    </w:lvl>
    <w:lvl w:ilvl="8" w:tplc="041D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>
    <w:nsid w:val="3FBF5138"/>
    <w:multiLevelType w:val="multilevel"/>
    <w:tmpl w:val="34D2DF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>
    <w:nsid w:val="429C0B30"/>
    <w:multiLevelType w:val="hybridMultilevel"/>
    <w:tmpl w:val="58AC5B42"/>
    <w:lvl w:ilvl="0" w:tplc="041D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>
    <w:nsid w:val="43EF6A41"/>
    <w:multiLevelType w:val="hybridMultilevel"/>
    <w:tmpl w:val="E2AA0EF0"/>
    <w:lvl w:ilvl="0" w:tplc="8898A2F4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9475C8A"/>
    <w:multiLevelType w:val="hybridMultilevel"/>
    <w:tmpl w:val="F9C0FF26"/>
    <w:lvl w:ilvl="0" w:tplc="D6F40518">
      <w:start w:val="2011"/>
      <w:numFmt w:val="bullet"/>
      <w:lvlText w:val="-"/>
      <w:lvlJc w:val="left"/>
      <w:pPr>
        <w:ind w:left="720" w:hanging="360"/>
      </w:pPr>
      <w:rPr>
        <w:rFonts w:ascii="Arial" w:eastAsia="ヒラギノ角ゴ Pro W3" w:hAnsi="Arial" w:cs="Aria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610748F"/>
    <w:multiLevelType w:val="multilevel"/>
    <w:tmpl w:val="32C067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0CB0FB8"/>
    <w:multiLevelType w:val="multilevel"/>
    <w:tmpl w:val="7F649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>
    <w:nsid w:val="63A32BC2"/>
    <w:multiLevelType w:val="hybridMultilevel"/>
    <w:tmpl w:val="B6F8EF94"/>
    <w:lvl w:ilvl="0" w:tplc="BA4EDF3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222" w:hanging="360"/>
      </w:pPr>
    </w:lvl>
    <w:lvl w:ilvl="2" w:tplc="041D001B" w:tentative="1">
      <w:start w:val="1"/>
      <w:numFmt w:val="lowerRoman"/>
      <w:lvlText w:val="%3."/>
      <w:lvlJc w:val="right"/>
      <w:pPr>
        <w:ind w:left="1942" w:hanging="180"/>
      </w:pPr>
    </w:lvl>
    <w:lvl w:ilvl="3" w:tplc="041D000F" w:tentative="1">
      <w:start w:val="1"/>
      <w:numFmt w:val="decimal"/>
      <w:lvlText w:val="%4."/>
      <w:lvlJc w:val="left"/>
      <w:pPr>
        <w:ind w:left="2662" w:hanging="360"/>
      </w:pPr>
    </w:lvl>
    <w:lvl w:ilvl="4" w:tplc="041D0019" w:tentative="1">
      <w:start w:val="1"/>
      <w:numFmt w:val="lowerLetter"/>
      <w:lvlText w:val="%5."/>
      <w:lvlJc w:val="left"/>
      <w:pPr>
        <w:ind w:left="3382" w:hanging="360"/>
      </w:pPr>
    </w:lvl>
    <w:lvl w:ilvl="5" w:tplc="041D001B" w:tentative="1">
      <w:start w:val="1"/>
      <w:numFmt w:val="lowerRoman"/>
      <w:lvlText w:val="%6."/>
      <w:lvlJc w:val="right"/>
      <w:pPr>
        <w:ind w:left="4102" w:hanging="180"/>
      </w:pPr>
    </w:lvl>
    <w:lvl w:ilvl="6" w:tplc="041D000F" w:tentative="1">
      <w:start w:val="1"/>
      <w:numFmt w:val="decimal"/>
      <w:lvlText w:val="%7."/>
      <w:lvlJc w:val="left"/>
      <w:pPr>
        <w:ind w:left="4822" w:hanging="360"/>
      </w:pPr>
    </w:lvl>
    <w:lvl w:ilvl="7" w:tplc="041D0019" w:tentative="1">
      <w:start w:val="1"/>
      <w:numFmt w:val="lowerLetter"/>
      <w:lvlText w:val="%8."/>
      <w:lvlJc w:val="left"/>
      <w:pPr>
        <w:ind w:left="5542" w:hanging="360"/>
      </w:pPr>
    </w:lvl>
    <w:lvl w:ilvl="8" w:tplc="041D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6">
    <w:nsid w:val="63F334E1"/>
    <w:multiLevelType w:val="hybridMultilevel"/>
    <w:tmpl w:val="4A982150"/>
    <w:lvl w:ilvl="0" w:tplc="69DC75A2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6EF24CD"/>
    <w:multiLevelType w:val="hybridMultilevel"/>
    <w:tmpl w:val="049876B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72317F8C"/>
    <w:multiLevelType w:val="hybridMultilevel"/>
    <w:tmpl w:val="3552092E"/>
    <w:lvl w:ilvl="0" w:tplc="88468240">
      <w:start w:val="1"/>
      <w:numFmt w:val="upperRoman"/>
      <w:lvlText w:val="%1-"/>
      <w:lvlJc w:val="left"/>
      <w:pPr>
        <w:ind w:left="862" w:hanging="72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222" w:hanging="360"/>
      </w:pPr>
    </w:lvl>
    <w:lvl w:ilvl="2" w:tplc="041D001B" w:tentative="1">
      <w:start w:val="1"/>
      <w:numFmt w:val="lowerRoman"/>
      <w:lvlText w:val="%3."/>
      <w:lvlJc w:val="right"/>
      <w:pPr>
        <w:ind w:left="1942" w:hanging="180"/>
      </w:pPr>
    </w:lvl>
    <w:lvl w:ilvl="3" w:tplc="041D000F" w:tentative="1">
      <w:start w:val="1"/>
      <w:numFmt w:val="decimal"/>
      <w:lvlText w:val="%4."/>
      <w:lvlJc w:val="left"/>
      <w:pPr>
        <w:ind w:left="2662" w:hanging="360"/>
      </w:pPr>
    </w:lvl>
    <w:lvl w:ilvl="4" w:tplc="041D0019" w:tentative="1">
      <w:start w:val="1"/>
      <w:numFmt w:val="lowerLetter"/>
      <w:lvlText w:val="%5."/>
      <w:lvlJc w:val="left"/>
      <w:pPr>
        <w:ind w:left="3382" w:hanging="360"/>
      </w:pPr>
    </w:lvl>
    <w:lvl w:ilvl="5" w:tplc="041D001B" w:tentative="1">
      <w:start w:val="1"/>
      <w:numFmt w:val="lowerRoman"/>
      <w:lvlText w:val="%6."/>
      <w:lvlJc w:val="right"/>
      <w:pPr>
        <w:ind w:left="4102" w:hanging="180"/>
      </w:pPr>
    </w:lvl>
    <w:lvl w:ilvl="6" w:tplc="041D000F" w:tentative="1">
      <w:start w:val="1"/>
      <w:numFmt w:val="decimal"/>
      <w:lvlText w:val="%7."/>
      <w:lvlJc w:val="left"/>
      <w:pPr>
        <w:ind w:left="4822" w:hanging="360"/>
      </w:pPr>
    </w:lvl>
    <w:lvl w:ilvl="7" w:tplc="041D0019" w:tentative="1">
      <w:start w:val="1"/>
      <w:numFmt w:val="lowerLetter"/>
      <w:lvlText w:val="%8."/>
      <w:lvlJc w:val="left"/>
      <w:pPr>
        <w:ind w:left="5542" w:hanging="360"/>
      </w:pPr>
    </w:lvl>
    <w:lvl w:ilvl="8" w:tplc="041D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>
    <w:nsid w:val="7504795A"/>
    <w:multiLevelType w:val="hybridMultilevel"/>
    <w:tmpl w:val="1DA6A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6"/>
  </w:num>
  <w:num w:numId="5">
    <w:abstractNumId w:val="7"/>
  </w:num>
  <w:num w:numId="6">
    <w:abstractNumId w:val="10"/>
  </w:num>
  <w:num w:numId="7">
    <w:abstractNumId w:val="12"/>
  </w:num>
  <w:num w:numId="8">
    <w:abstractNumId w:val="5"/>
  </w:num>
  <w:num w:numId="9">
    <w:abstractNumId w:val="4"/>
  </w:num>
  <w:num w:numId="10">
    <w:abstractNumId w:val="16"/>
  </w:num>
  <w:num w:numId="11">
    <w:abstractNumId w:val="11"/>
    <w:lvlOverride w:ilvl="0">
      <w:startOverride w:val="1"/>
    </w:lvlOverride>
  </w:num>
  <w:num w:numId="12">
    <w:abstractNumId w:val="9"/>
  </w:num>
  <w:num w:numId="13">
    <w:abstractNumId w:val="13"/>
  </w:num>
  <w:num w:numId="14">
    <w:abstractNumId w:val="11"/>
  </w:num>
  <w:num w:numId="15">
    <w:abstractNumId w:val="0"/>
  </w:num>
  <w:num w:numId="16">
    <w:abstractNumId w:val="14"/>
  </w:num>
  <w:num w:numId="17">
    <w:abstractNumId w:val="14"/>
  </w:num>
  <w:num w:numId="18">
    <w:abstractNumId w:val="7"/>
  </w:num>
  <w:num w:numId="19">
    <w:abstractNumId w:val="7"/>
  </w:num>
  <w:num w:numId="20">
    <w:abstractNumId w:val="8"/>
  </w:num>
  <w:num w:numId="21">
    <w:abstractNumId w:val="18"/>
  </w:num>
  <w:num w:numId="22">
    <w:abstractNumId w:val="15"/>
  </w:num>
  <w:num w:numId="23">
    <w:abstractNumId w:val="19"/>
  </w:num>
  <w:num w:numId="24">
    <w:abstractNumId w:val="17"/>
  </w:num>
  <w:numIdMacAtCleanup w:val="13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ars Erik Röjerås">
    <w15:presenceInfo w15:providerId="None" w15:userId="Lars Erik Röjerå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69"/>
  <w:embedSystemFonts/>
  <w:bordersDoNotSurroundHeader/>
  <w:bordersDoNotSurroundFooter/>
  <w:proofState w:spelling="clean" w:grammar="clean"/>
  <w:stylePaneFormatFilter w:val="2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0" w:top3HeadingStyles="1" w:visibleStyles="0" w:alternateStyleNames="0"/>
  <w:trackRevisions/>
  <w:defaultTabStop w:val="720"/>
  <w:hyphenationZone w:val="425"/>
  <w:defaultTableStyle w:val="Normal"/>
  <w:drawingGridHorizontalSpacing w:val="100"/>
  <w:drawingGridVerticalSpacing w:val="0"/>
  <w:displayHorizontalDrawingGridEvery w:val="0"/>
  <w:displayVerticalDrawingGridEvery w:val="0"/>
  <w:doNotShadeFormData/>
  <w:noPunctuationKerning/>
  <w:characterSpacingControl w:val="doNotCompress"/>
  <w:doNotValidateAgainstSchema/>
  <w:doNotDemarcateInvalidXml/>
  <w:hdrShapeDefaults>
    <o:shapedefaults v:ext="edit" spidmax="206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7726"/>
    <w:rsid w:val="00000B1C"/>
    <w:rsid w:val="00000EA7"/>
    <w:rsid w:val="00006AD5"/>
    <w:rsid w:val="00006E9F"/>
    <w:rsid w:val="00007041"/>
    <w:rsid w:val="00007254"/>
    <w:rsid w:val="000078DB"/>
    <w:rsid w:val="00010AAA"/>
    <w:rsid w:val="0001248C"/>
    <w:rsid w:val="00012574"/>
    <w:rsid w:val="0001267B"/>
    <w:rsid w:val="000127D1"/>
    <w:rsid w:val="00013908"/>
    <w:rsid w:val="00014301"/>
    <w:rsid w:val="0001588F"/>
    <w:rsid w:val="0001779E"/>
    <w:rsid w:val="00017877"/>
    <w:rsid w:val="00017FC0"/>
    <w:rsid w:val="000202C8"/>
    <w:rsid w:val="00020985"/>
    <w:rsid w:val="00022DED"/>
    <w:rsid w:val="00025CD6"/>
    <w:rsid w:val="00026F9D"/>
    <w:rsid w:val="00027B72"/>
    <w:rsid w:val="000303F0"/>
    <w:rsid w:val="00030846"/>
    <w:rsid w:val="00032E31"/>
    <w:rsid w:val="000353B8"/>
    <w:rsid w:val="00037639"/>
    <w:rsid w:val="00041793"/>
    <w:rsid w:val="000420E9"/>
    <w:rsid w:val="000426D1"/>
    <w:rsid w:val="0004463B"/>
    <w:rsid w:val="0004585F"/>
    <w:rsid w:val="00047606"/>
    <w:rsid w:val="000479EC"/>
    <w:rsid w:val="0005186E"/>
    <w:rsid w:val="00053794"/>
    <w:rsid w:val="00053BBB"/>
    <w:rsid w:val="0005415E"/>
    <w:rsid w:val="00055237"/>
    <w:rsid w:val="00055C14"/>
    <w:rsid w:val="0005647D"/>
    <w:rsid w:val="00056B9F"/>
    <w:rsid w:val="00057081"/>
    <w:rsid w:val="0006003B"/>
    <w:rsid w:val="00064506"/>
    <w:rsid w:val="00064742"/>
    <w:rsid w:val="000653C3"/>
    <w:rsid w:val="00065B69"/>
    <w:rsid w:val="0006793B"/>
    <w:rsid w:val="00067E38"/>
    <w:rsid w:val="0007334C"/>
    <w:rsid w:val="0007336F"/>
    <w:rsid w:val="000752CF"/>
    <w:rsid w:val="00075351"/>
    <w:rsid w:val="00075BBB"/>
    <w:rsid w:val="00075E94"/>
    <w:rsid w:val="00077F9D"/>
    <w:rsid w:val="00080865"/>
    <w:rsid w:val="0008099F"/>
    <w:rsid w:val="000810FF"/>
    <w:rsid w:val="00081CE6"/>
    <w:rsid w:val="0008256E"/>
    <w:rsid w:val="00084342"/>
    <w:rsid w:val="00085172"/>
    <w:rsid w:val="0008537C"/>
    <w:rsid w:val="00086B1B"/>
    <w:rsid w:val="00087B73"/>
    <w:rsid w:val="00092357"/>
    <w:rsid w:val="00092948"/>
    <w:rsid w:val="00094071"/>
    <w:rsid w:val="00095692"/>
    <w:rsid w:val="00096D3C"/>
    <w:rsid w:val="000A15A2"/>
    <w:rsid w:val="000A246E"/>
    <w:rsid w:val="000A2A12"/>
    <w:rsid w:val="000A317F"/>
    <w:rsid w:val="000A6314"/>
    <w:rsid w:val="000B060E"/>
    <w:rsid w:val="000B10F2"/>
    <w:rsid w:val="000B5B97"/>
    <w:rsid w:val="000B646B"/>
    <w:rsid w:val="000B7637"/>
    <w:rsid w:val="000C3803"/>
    <w:rsid w:val="000C4094"/>
    <w:rsid w:val="000C534E"/>
    <w:rsid w:val="000C54CE"/>
    <w:rsid w:val="000C69ED"/>
    <w:rsid w:val="000C7341"/>
    <w:rsid w:val="000C780F"/>
    <w:rsid w:val="000C7FDB"/>
    <w:rsid w:val="000D0662"/>
    <w:rsid w:val="000D2F9E"/>
    <w:rsid w:val="000D415D"/>
    <w:rsid w:val="000D488A"/>
    <w:rsid w:val="000D5B9E"/>
    <w:rsid w:val="000D76F9"/>
    <w:rsid w:val="000E0E34"/>
    <w:rsid w:val="000E4705"/>
    <w:rsid w:val="000E4E26"/>
    <w:rsid w:val="000E72BC"/>
    <w:rsid w:val="000F07D6"/>
    <w:rsid w:val="000F191C"/>
    <w:rsid w:val="000F25C4"/>
    <w:rsid w:val="000F2782"/>
    <w:rsid w:val="000F3410"/>
    <w:rsid w:val="000F3C2C"/>
    <w:rsid w:val="000F4E4E"/>
    <w:rsid w:val="000F5105"/>
    <w:rsid w:val="000F576F"/>
    <w:rsid w:val="000F76BC"/>
    <w:rsid w:val="00100A40"/>
    <w:rsid w:val="00106268"/>
    <w:rsid w:val="00107B68"/>
    <w:rsid w:val="00110BB4"/>
    <w:rsid w:val="00114159"/>
    <w:rsid w:val="00114164"/>
    <w:rsid w:val="001155AB"/>
    <w:rsid w:val="00117C4B"/>
    <w:rsid w:val="001223D1"/>
    <w:rsid w:val="0012437B"/>
    <w:rsid w:val="001319D4"/>
    <w:rsid w:val="00131B4C"/>
    <w:rsid w:val="00131B7E"/>
    <w:rsid w:val="00131FA2"/>
    <w:rsid w:val="00132E77"/>
    <w:rsid w:val="00133C3C"/>
    <w:rsid w:val="00134AA4"/>
    <w:rsid w:val="0014093B"/>
    <w:rsid w:val="00141E0B"/>
    <w:rsid w:val="0014342E"/>
    <w:rsid w:val="00144A2A"/>
    <w:rsid w:val="001455D0"/>
    <w:rsid w:val="00146C31"/>
    <w:rsid w:val="001470CC"/>
    <w:rsid w:val="001479FA"/>
    <w:rsid w:val="00150755"/>
    <w:rsid w:val="00151B61"/>
    <w:rsid w:val="0016066F"/>
    <w:rsid w:val="001607F2"/>
    <w:rsid w:val="0016222E"/>
    <w:rsid w:val="00162855"/>
    <w:rsid w:val="00170044"/>
    <w:rsid w:val="00170585"/>
    <w:rsid w:val="00170A10"/>
    <w:rsid w:val="00171AE7"/>
    <w:rsid w:val="0017274A"/>
    <w:rsid w:val="00173BD9"/>
    <w:rsid w:val="001749BD"/>
    <w:rsid w:val="00174DF1"/>
    <w:rsid w:val="00175193"/>
    <w:rsid w:val="001754B2"/>
    <w:rsid w:val="00176B17"/>
    <w:rsid w:val="0018187A"/>
    <w:rsid w:val="001844B7"/>
    <w:rsid w:val="00186640"/>
    <w:rsid w:val="0018673D"/>
    <w:rsid w:val="001869DE"/>
    <w:rsid w:val="00186F28"/>
    <w:rsid w:val="00187091"/>
    <w:rsid w:val="0018711B"/>
    <w:rsid w:val="0019085B"/>
    <w:rsid w:val="0019224E"/>
    <w:rsid w:val="0019564B"/>
    <w:rsid w:val="0019595D"/>
    <w:rsid w:val="0019686D"/>
    <w:rsid w:val="00196BAF"/>
    <w:rsid w:val="00196FE2"/>
    <w:rsid w:val="001A241B"/>
    <w:rsid w:val="001A2878"/>
    <w:rsid w:val="001A2F4D"/>
    <w:rsid w:val="001A3AD0"/>
    <w:rsid w:val="001A4E2A"/>
    <w:rsid w:val="001A548F"/>
    <w:rsid w:val="001A55DD"/>
    <w:rsid w:val="001A6EBB"/>
    <w:rsid w:val="001A76BD"/>
    <w:rsid w:val="001A79AE"/>
    <w:rsid w:val="001B2456"/>
    <w:rsid w:val="001B55E2"/>
    <w:rsid w:val="001B5F2C"/>
    <w:rsid w:val="001B7E5B"/>
    <w:rsid w:val="001C0A72"/>
    <w:rsid w:val="001C0B12"/>
    <w:rsid w:val="001C349A"/>
    <w:rsid w:val="001C44E1"/>
    <w:rsid w:val="001C5F0C"/>
    <w:rsid w:val="001D3DF8"/>
    <w:rsid w:val="001D4024"/>
    <w:rsid w:val="001D4FF6"/>
    <w:rsid w:val="001D55E2"/>
    <w:rsid w:val="001D7BFC"/>
    <w:rsid w:val="001E07C2"/>
    <w:rsid w:val="001E17DA"/>
    <w:rsid w:val="001E1A49"/>
    <w:rsid w:val="001E4056"/>
    <w:rsid w:val="001E56FC"/>
    <w:rsid w:val="001E5A04"/>
    <w:rsid w:val="001E6026"/>
    <w:rsid w:val="001E6BEB"/>
    <w:rsid w:val="001E703A"/>
    <w:rsid w:val="001E78F6"/>
    <w:rsid w:val="001F03EA"/>
    <w:rsid w:val="001F067D"/>
    <w:rsid w:val="001F070C"/>
    <w:rsid w:val="001F1C0D"/>
    <w:rsid w:val="001F35F0"/>
    <w:rsid w:val="002032BE"/>
    <w:rsid w:val="0020370A"/>
    <w:rsid w:val="00203C8F"/>
    <w:rsid w:val="0020474F"/>
    <w:rsid w:val="00204773"/>
    <w:rsid w:val="00205658"/>
    <w:rsid w:val="00206390"/>
    <w:rsid w:val="00207436"/>
    <w:rsid w:val="002111EA"/>
    <w:rsid w:val="00211702"/>
    <w:rsid w:val="002121B4"/>
    <w:rsid w:val="002131AC"/>
    <w:rsid w:val="002134A8"/>
    <w:rsid w:val="002147A3"/>
    <w:rsid w:val="00214A61"/>
    <w:rsid w:val="0021521C"/>
    <w:rsid w:val="00215425"/>
    <w:rsid w:val="0021611A"/>
    <w:rsid w:val="002175D1"/>
    <w:rsid w:val="00221EC5"/>
    <w:rsid w:val="0022370C"/>
    <w:rsid w:val="00224F63"/>
    <w:rsid w:val="00225702"/>
    <w:rsid w:val="00225760"/>
    <w:rsid w:val="00227D63"/>
    <w:rsid w:val="00230601"/>
    <w:rsid w:val="0023157F"/>
    <w:rsid w:val="00231B70"/>
    <w:rsid w:val="002323AA"/>
    <w:rsid w:val="0023300F"/>
    <w:rsid w:val="0023554F"/>
    <w:rsid w:val="00236269"/>
    <w:rsid w:val="0024075D"/>
    <w:rsid w:val="00242C45"/>
    <w:rsid w:val="00242DC8"/>
    <w:rsid w:val="0024545E"/>
    <w:rsid w:val="00245E3A"/>
    <w:rsid w:val="0024603C"/>
    <w:rsid w:val="00246F9A"/>
    <w:rsid w:val="002524A3"/>
    <w:rsid w:val="00256619"/>
    <w:rsid w:val="0025744C"/>
    <w:rsid w:val="00260772"/>
    <w:rsid w:val="002614B5"/>
    <w:rsid w:val="00265194"/>
    <w:rsid w:val="002653A1"/>
    <w:rsid w:val="002670D6"/>
    <w:rsid w:val="00270426"/>
    <w:rsid w:val="00271225"/>
    <w:rsid w:val="00271EB1"/>
    <w:rsid w:val="00274ECB"/>
    <w:rsid w:val="00275F61"/>
    <w:rsid w:val="00276FB0"/>
    <w:rsid w:val="002778CD"/>
    <w:rsid w:val="002803DE"/>
    <w:rsid w:val="00280B0C"/>
    <w:rsid w:val="00280F2A"/>
    <w:rsid w:val="002811C3"/>
    <w:rsid w:val="002815F0"/>
    <w:rsid w:val="00282D6E"/>
    <w:rsid w:val="00283ADA"/>
    <w:rsid w:val="00292033"/>
    <w:rsid w:val="002957A7"/>
    <w:rsid w:val="00295EDC"/>
    <w:rsid w:val="00296034"/>
    <w:rsid w:val="002960BC"/>
    <w:rsid w:val="002960D7"/>
    <w:rsid w:val="002961A3"/>
    <w:rsid w:val="002A0B04"/>
    <w:rsid w:val="002A353A"/>
    <w:rsid w:val="002A3B86"/>
    <w:rsid w:val="002A3F6E"/>
    <w:rsid w:val="002A5472"/>
    <w:rsid w:val="002A5F24"/>
    <w:rsid w:val="002A63B0"/>
    <w:rsid w:val="002A64A7"/>
    <w:rsid w:val="002B22C5"/>
    <w:rsid w:val="002B331C"/>
    <w:rsid w:val="002B46E5"/>
    <w:rsid w:val="002B73DE"/>
    <w:rsid w:val="002B7BD4"/>
    <w:rsid w:val="002B7ECB"/>
    <w:rsid w:val="002C0661"/>
    <w:rsid w:val="002C6845"/>
    <w:rsid w:val="002C6D03"/>
    <w:rsid w:val="002C7B6E"/>
    <w:rsid w:val="002D0CE9"/>
    <w:rsid w:val="002D2F4D"/>
    <w:rsid w:val="002D3F10"/>
    <w:rsid w:val="002D49E2"/>
    <w:rsid w:val="002D4CD0"/>
    <w:rsid w:val="002D67A8"/>
    <w:rsid w:val="002E1F8C"/>
    <w:rsid w:val="002E3F69"/>
    <w:rsid w:val="002E416E"/>
    <w:rsid w:val="002E4581"/>
    <w:rsid w:val="002E549E"/>
    <w:rsid w:val="002E7671"/>
    <w:rsid w:val="002F09D9"/>
    <w:rsid w:val="002F0BAB"/>
    <w:rsid w:val="002F246E"/>
    <w:rsid w:val="002F7482"/>
    <w:rsid w:val="00302152"/>
    <w:rsid w:val="00302306"/>
    <w:rsid w:val="00302B6B"/>
    <w:rsid w:val="00302CC4"/>
    <w:rsid w:val="00305BF4"/>
    <w:rsid w:val="00306C66"/>
    <w:rsid w:val="00307B73"/>
    <w:rsid w:val="0031365D"/>
    <w:rsid w:val="003146C3"/>
    <w:rsid w:val="003152A0"/>
    <w:rsid w:val="003171E7"/>
    <w:rsid w:val="00317940"/>
    <w:rsid w:val="00320EEE"/>
    <w:rsid w:val="0032178A"/>
    <w:rsid w:val="00324E64"/>
    <w:rsid w:val="0032708F"/>
    <w:rsid w:val="00332A98"/>
    <w:rsid w:val="00334A64"/>
    <w:rsid w:val="00336AC6"/>
    <w:rsid w:val="00337D02"/>
    <w:rsid w:val="0034375A"/>
    <w:rsid w:val="003446E3"/>
    <w:rsid w:val="00344ABF"/>
    <w:rsid w:val="00344DCE"/>
    <w:rsid w:val="0034691F"/>
    <w:rsid w:val="00347BF1"/>
    <w:rsid w:val="00350AE3"/>
    <w:rsid w:val="00350E3E"/>
    <w:rsid w:val="00356441"/>
    <w:rsid w:val="003565AE"/>
    <w:rsid w:val="003608CA"/>
    <w:rsid w:val="00361D47"/>
    <w:rsid w:val="00363671"/>
    <w:rsid w:val="0036595C"/>
    <w:rsid w:val="003667F7"/>
    <w:rsid w:val="0036700E"/>
    <w:rsid w:val="00367503"/>
    <w:rsid w:val="00367B98"/>
    <w:rsid w:val="00367DC8"/>
    <w:rsid w:val="00370920"/>
    <w:rsid w:val="0037292A"/>
    <w:rsid w:val="00373921"/>
    <w:rsid w:val="00373E35"/>
    <w:rsid w:val="00375C47"/>
    <w:rsid w:val="003779BB"/>
    <w:rsid w:val="00382720"/>
    <w:rsid w:val="00383541"/>
    <w:rsid w:val="00385F82"/>
    <w:rsid w:val="0038743C"/>
    <w:rsid w:val="00387531"/>
    <w:rsid w:val="003904AF"/>
    <w:rsid w:val="00394055"/>
    <w:rsid w:val="0039571D"/>
    <w:rsid w:val="003960A5"/>
    <w:rsid w:val="003977D3"/>
    <w:rsid w:val="003A040D"/>
    <w:rsid w:val="003A1858"/>
    <w:rsid w:val="003A2575"/>
    <w:rsid w:val="003A414D"/>
    <w:rsid w:val="003A7BAE"/>
    <w:rsid w:val="003B05B6"/>
    <w:rsid w:val="003B073E"/>
    <w:rsid w:val="003B1F4D"/>
    <w:rsid w:val="003B21A6"/>
    <w:rsid w:val="003B30B4"/>
    <w:rsid w:val="003B348C"/>
    <w:rsid w:val="003B592D"/>
    <w:rsid w:val="003B5EF2"/>
    <w:rsid w:val="003B6BA2"/>
    <w:rsid w:val="003B7AAF"/>
    <w:rsid w:val="003C1D00"/>
    <w:rsid w:val="003C266F"/>
    <w:rsid w:val="003C4B7E"/>
    <w:rsid w:val="003C51A9"/>
    <w:rsid w:val="003C54D6"/>
    <w:rsid w:val="003D14FC"/>
    <w:rsid w:val="003D19AF"/>
    <w:rsid w:val="003D1B84"/>
    <w:rsid w:val="003D4F2A"/>
    <w:rsid w:val="003D541C"/>
    <w:rsid w:val="003D6E34"/>
    <w:rsid w:val="003E14DF"/>
    <w:rsid w:val="003E401C"/>
    <w:rsid w:val="003E4358"/>
    <w:rsid w:val="003E436C"/>
    <w:rsid w:val="003E580A"/>
    <w:rsid w:val="003E62FE"/>
    <w:rsid w:val="003E6A9D"/>
    <w:rsid w:val="003E7598"/>
    <w:rsid w:val="003F02A8"/>
    <w:rsid w:val="003F0D91"/>
    <w:rsid w:val="003F3E90"/>
    <w:rsid w:val="003F4D1E"/>
    <w:rsid w:val="003F7007"/>
    <w:rsid w:val="003F7628"/>
    <w:rsid w:val="003F7EC1"/>
    <w:rsid w:val="00402BA6"/>
    <w:rsid w:val="004038CC"/>
    <w:rsid w:val="00405C0A"/>
    <w:rsid w:val="00407EF8"/>
    <w:rsid w:val="00411313"/>
    <w:rsid w:val="004119CA"/>
    <w:rsid w:val="00411EC5"/>
    <w:rsid w:val="0041306D"/>
    <w:rsid w:val="00413BB5"/>
    <w:rsid w:val="0041463D"/>
    <w:rsid w:val="0041630B"/>
    <w:rsid w:val="00416A1D"/>
    <w:rsid w:val="00416A2D"/>
    <w:rsid w:val="00416DEF"/>
    <w:rsid w:val="00420C83"/>
    <w:rsid w:val="00420CB1"/>
    <w:rsid w:val="00421E46"/>
    <w:rsid w:val="00422BB1"/>
    <w:rsid w:val="004234DB"/>
    <w:rsid w:val="004247A1"/>
    <w:rsid w:val="00424BC0"/>
    <w:rsid w:val="004271CE"/>
    <w:rsid w:val="00427DEA"/>
    <w:rsid w:val="004304B1"/>
    <w:rsid w:val="00431619"/>
    <w:rsid w:val="00431E39"/>
    <w:rsid w:val="00436CD6"/>
    <w:rsid w:val="00441123"/>
    <w:rsid w:val="004413C3"/>
    <w:rsid w:val="004415BB"/>
    <w:rsid w:val="00443246"/>
    <w:rsid w:val="004470E8"/>
    <w:rsid w:val="00447A76"/>
    <w:rsid w:val="00450693"/>
    <w:rsid w:val="00451276"/>
    <w:rsid w:val="00451287"/>
    <w:rsid w:val="00451A5A"/>
    <w:rsid w:val="00451C5F"/>
    <w:rsid w:val="00451F0B"/>
    <w:rsid w:val="00452196"/>
    <w:rsid w:val="00453B18"/>
    <w:rsid w:val="004563E4"/>
    <w:rsid w:val="004564AD"/>
    <w:rsid w:val="004615E6"/>
    <w:rsid w:val="00463366"/>
    <w:rsid w:val="004662A0"/>
    <w:rsid w:val="00467059"/>
    <w:rsid w:val="004670C1"/>
    <w:rsid w:val="004675F3"/>
    <w:rsid w:val="00467DAA"/>
    <w:rsid w:val="004702FF"/>
    <w:rsid w:val="00470888"/>
    <w:rsid w:val="00470BD4"/>
    <w:rsid w:val="00470D73"/>
    <w:rsid w:val="004714FC"/>
    <w:rsid w:val="004734BA"/>
    <w:rsid w:val="004736C8"/>
    <w:rsid w:val="004743F0"/>
    <w:rsid w:val="004759D4"/>
    <w:rsid w:val="00475FE9"/>
    <w:rsid w:val="0047764D"/>
    <w:rsid w:val="00477726"/>
    <w:rsid w:val="00487086"/>
    <w:rsid w:val="0048750E"/>
    <w:rsid w:val="00487D9E"/>
    <w:rsid w:val="0049086C"/>
    <w:rsid w:val="00490CAF"/>
    <w:rsid w:val="00491A6D"/>
    <w:rsid w:val="00492285"/>
    <w:rsid w:val="004923EF"/>
    <w:rsid w:val="0049772C"/>
    <w:rsid w:val="004A0183"/>
    <w:rsid w:val="004A3345"/>
    <w:rsid w:val="004A4D5B"/>
    <w:rsid w:val="004A69E9"/>
    <w:rsid w:val="004A6B0F"/>
    <w:rsid w:val="004A6B47"/>
    <w:rsid w:val="004A6ED3"/>
    <w:rsid w:val="004A768A"/>
    <w:rsid w:val="004A786B"/>
    <w:rsid w:val="004A7A8E"/>
    <w:rsid w:val="004B0E94"/>
    <w:rsid w:val="004B1FF5"/>
    <w:rsid w:val="004B2879"/>
    <w:rsid w:val="004B3C22"/>
    <w:rsid w:val="004B537F"/>
    <w:rsid w:val="004B5BE5"/>
    <w:rsid w:val="004B6B46"/>
    <w:rsid w:val="004C073B"/>
    <w:rsid w:val="004C4281"/>
    <w:rsid w:val="004C6248"/>
    <w:rsid w:val="004C678F"/>
    <w:rsid w:val="004D09DD"/>
    <w:rsid w:val="004D2B1C"/>
    <w:rsid w:val="004D3E3F"/>
    <w:rsid w:val="004D47FA"/>
    <w:rsid w:val="004D4A27"/>
    <w:rsid w:val="004D55F2"/>
    <w:rsid w:val="004D695A"/>
    <w:rsid w:val="004D74A2"/>
    <w:rsid w:val="004D7868"/>
    <w:rsid w:val="004D7FB2"/>
    <w:rsid w:val="004E2B17"/>
    <w:rsid w:val="004E6BEB"/>
    <w:rsid w:val="004E725D"/>
    <w:rsid w:val="004E7302"/>
    <w:rsid w:val="004F4915"/>
    <w:rsid w:val="004F4A05"/>
    <w:rsid w:val="004F4D0B"/>
    <w:rsid w:val="004F4EAC"/>
    <w:rsid w:val="004F71F0"/>
    <w:rsid w:val="004F7D63"/>
    <w:rsid w:val="00500079"/>
    <w:rsid w:val="00500175"/>
    <w:rsid w:val="00500D8B"/>
    <w:rsid w:val="005030C8"/>
    <w:rsid w:val="0050329C"/>
    <w:rsid w:val="005036DD"/>
    <w:rsid w:val="00503AB0"/>
    <w:rsid w:val="00505442"/>
    <w:rsid w:val="00505F42"/>
    <w:rsid w:val="00507406"/>
    <w:rsid w:val="00507C75"/>
    <w:rsid w:val="005116FA"/>
    <w:rsid w:val="00513CF5"/>
    <w:rsid w:val="0051474D"/>
    <w:rsid w:val="005169E0"/>
    <w:rsid w:val="00517BC1"/>
    <w:rsid w:val="00522E56"/>
    <w:rsid w:val="00523B3C"/>
    <w:rsid w:val="00527213"/>
    <w:rsid w:val="00527D99"/>
    <w:rsid w:val="00531339"/>
    <w:rsid w:val="005318C4"/>
    <w:rsid w:val="005322F8"/>
    <w:rsid w:val="00533A31"/>
    <w:rsid w:val="005350C3"/>
    <w:rsid w:val="00536240"/>
    <w:rsid w:val="00542AFE"/>
    <w:rsid w:val="005441C7"/>
    <w:rsid w:val="0054455A"/>
    <w:rsid w:val="005458AE"/>
    <w:rsid w:val="00545952"/>
    <w:rsid w:val="00545C4B"/>
    <w:rsid w:val="00546E0F"/>
    <w:rsid w:val="00547EBB"/>
    <w:rsid w:val="0055022A"/>
    <w:rsid w:val="005508A1"/>
    <w:rsid w:val="0055265B"/>
    <w:rsid w:val="00554030"/>
    <w:rsid w:val="0055511D"/>
    <w:rsid w:val="00555852"/>
    <w:rsid w:val="00556520"/>
    <w:rsid w:val="005570B6"/>
    <w:rsid w:val="005612CA"/>
    <w:rsid w:val="00561D2C"/>
    <w:rsid w:val="00565C84"/>
    <w:rsid w:val="00565DFC"/>
    <w:rsid w:val="00566D1A"/>
    <w:rsid w:val="0056707C"/>
    <w:rsid w:val="0057043B"/>
    <w:rsid w:val="005718D7"/>
    <w:rsid w:val="00572095"/>
    <w:rsid w:val="00572448"/>
    <w:rsid w:val="00572D88"/>
    <w:rsid w:val="00572DAB"/>
    <w:rsid w:val="00572E0A"/>
    <w:rsid w:val="00573B78"/>
    <w:rsid w:val="00574BB6"/>
    <w:rsid w:val="00577161"/>
    <w:rsid w:val="0057753A"/>
    <w:rsid w:val="0058014B"/>
    <w:rsid w:val="00580385"/>
    <w:rsid w:val="00580E9D"/>
    <w:rsid w:val="005818CB"/>
    <w:rsid w:val="00582348"/>
    <w:rsid w:val="00582D51"/>
    <w:rsid w:val="00583820"/>
    <w:rsid w:val="0058404B"/>
    <w:rsid w:val="00585C5B"/>
    <w:rsid w:val="00587A10"/>
    <w:rsid w:val="0059103C"/>
    <w:rsid w:val="0059367E"/>
    <w:rsid w:val="00593868"/>
    <w:rsid w:val="0059596D"/>
    <w:rsid w:val="00595EC0"/>
    <w:rsid w:val="00596302"/>
    <w:rsid w:val="005A094A"/>
    <w:rsid w:val="005A210A"/>
    <w:rsid w:val="005A26C4"/>
    <w:rsid w:val="005A433D"/>
    <w:rsid w:val="005A4DCD"/>
    <w:rsid w:val="005A561D"/>
    <w:rsid w:val="005A6D29"/>
    <w:rsid w:val="005B085D"/>
    <w:rsid w:val="005B1771"/>
    <w:rsid w:val="005B1B10"/>
    <w:rsid w:val="005B1BEA"/>
    <w:rsid w:val="005B1D65"/>
    <w:rsid w:val="005B4C03"/>
    <w:rsid w:val="005B543E"/>
    <w:rsid w:val="005B6CF5"/>
    <w:rsid w:val="005C0AC0"/>
    <w:rsid w:val="005C0AFC"/>
    <w:rsid w:val="005C0F52"/>
    <w:rsid w:val="005C1034"/>
    <w:rsid w:val="005C45B0"/>
    <w:rsid w:val="005C4F04"/>
    <w:rsid w:val="005C615E"/>
    <w:rsid w:val="005D235E"/>
    <w:rsid w:val="005D4ABA"/>
    <w:rsid w:val="005E07E6"/>
    <w:rsid w:val="005E2331"/>
    <w:rsid w:val="005E32A6"/>
    <w:rsid w:val="005E45EA"/>
    <w:rsid w:val="005E5F19"/>
    <w:rsid w:val="005E64D2"/>
    <w:rsid w:val="005E6997"/>
    <w:rsid w:val="005E6CDE"/>
    <w:rsid w:val="005E75EA"/>
    <w:rsid w:val="005E7A67"/>
    <w:rsid w:val="005F357D"/>
    <w:rsid w:val="005F4169"/>
    <w:rsid w:val="005F58BA"/>
    <w:rsid w:val="005F7221"/>
    <w:rsid w:val="006005E4"/>
    <w:rsid w:val="00600969"/>
    <w:rsid w:val="00600B0D"/>
    <w:rsid w:val="00601332"/>
    <w:rsid w:val="00601AA6"/>
    <w:rsid w:val="0060278E"/>
    <w:rsid w:val="00602B30"/>
    <w:rsid w:val="00603CF4"/>
    <w:rsid w:val="0060475F"/>
    <w:rsid w:val="00604F45"/>
    <w:rsid w:val="00610104"/>
    <w:rsid w:val="006104B0"/>
    <w:rsid w:val="00611107"/>
    <w:rsid w:val="006115A8"/>
    <w:rsid w:val="00613CCF"/>
    <w:rsid w:val="00615A89"/>
    <w:rsid w:val="0061638B"/>
    <w:rsid w:val="00616902"/>
    <w:rsid w:val="006171B9"/>
    <w:rsid w:val="006177C4"/>
    <w:rsid w:val="00620716"/>
    <w:rsid w:val="0062140C"/>
    <w:rsid w:val="006217CA"/>
    <w:rsid w:val="00621D71"/>
    <w:rsid w:val="00622CE4"/>
    <w:rsid w:val="00623D8F"/>
    <w:rsid w:val="00624F5C"/>
    <w:rsid w:val="0062556B"/>
    <w:rsid w:val="00627DCC"/>
    <w:rsid w:val="00630F99"/>
    <w:rsid w:val="00632383"/>
    <w:rsid w:val="00632473"/>
    <w:rsid w:val="006328BC"/>
    <w:rsid w:val="006328C4"/>
    <w:rsid w:val="006328F7"/>
    <w:rsid w:val="00635451"/>
    <w:rsid w:val="00636B6A"/>
    <w:rsid w:val="00636CCA"/>
    <w:rsid w:val="00637663"/>
    <w:rsid w:val="006378CF"/>
    <w:rsid w:val="006405FD"/>
    <w:rsid w:val="0064210A"/>
    <w:rsid w:val="00642431"/>
    <w:rsid w:val="0064314D"/>
    <w:rsid w:val="006432D4"/>
    <w:rsid w:val="006453F5"/>
    <w:rsid w:val="0064614E"/>
    <w:rsid w:val="00646EE9"/>
    <w:rsid w:val="00646F7F"/>
    <w:rsid w:val="00647B65"/>
    <w:rsid w:val="00647DFE"/>
    <w:rsid w:val="006513C4"/>
    <w:rsid w:val="0065254B"/>
    <w:rsid w:val="00652723"/>
    <w:rsid w:val="0065421D"/>
    <w:rsid w:val="0065494D"/>
    <w:rsid w:val="00655176"/>
    <w:rsid w:val="006567DB"/>
    <w:rsid w:val="00657ABC"/>
    <w:rsid w:val="006605EC"/>
    <w:rsid w:val="0066487C"/>
    <w:rsid w:val="00665AC3"/>
    <w:rsid w:val="00665DC1"/>
    <w:rsid w:val="00666E10"/>
    <w:rsid w:val="00666F08"/>
    <w:rsid w:val="00666FE3"/>
    <w:rsid w:val="0066700C"/>
    <w:rsid w:val="00667D0B"/>
    <w:rsid w:val="006711A0"/>
    <w:rsid w:val="00672853"/>
    <w:rsid w:val="0067289E"/>
    <w:rsid w:val="0067325B"/>
    <w:rsid w:val="00673A8E"/>
    <w:rsid w:val="006743A0"/>
    <w:rsid w:val="006769CA"/>
    <w:rsid w:val="00676A77"/>
    <w:rsid w:val="00677A7C"/>
    <w:rsid w:val="00682498"/>
    <w:rsid w:val="00682AD9"/>
    <w:rsid w:val="00687D6D"/>
    <w:rsid w:val="00693A1D"/>
    <w:rsid w:val="00695064"/>
    <w:rsid w:val="00695C1D"/>
    <w:rsid w:val="006A017B"/>
    <w:rsid w:val="006A0513"/>
    <w:rsid w:val="006A0F9A"/>
    <w:rsid w:val="006A13FF"/>
    <w:rsid w:val="006A170A"/>
    <w:rsid w:val="006A18FE"/>
    <w:rsid w:val="006A1A4C"/>
    <w:rsid w:val="006A23DB"/>
    <w:rsid w:val="006A5D9F"/>
    <w:rsid w:val="006A6C50"/>
    <w:rsid w:val="006B0739"/>
    <w:rsid w:val="006B35D7"/>
    <w:rsid w:val="006B3DEC"/>
    <w:rsid w:val="006B46B7"/>
    <w:rsid w:val="006B64F1"/>
    <w:rsid w:val="006C079D"/>
    <w:rsid w:val="006C477A"/>
    <w:rsid w:val="006C4EA1"/>
    <w:rsid w:val="006C5190"/>
    <w:rsid w:val="006C52CE"/>
    <w:rsid w:val="006C5CFC"/>
    <w:rsid w:val="006C60FD"/>
    <w:rsid w:val="006C74B1"/>
    <w:rsid w:val="006D1817"/>
    <w:rsid w:val="006D39E5"/>
    <w:rsid w:val="006D549A"/>
    <w:rsid w:val="006D72CF"/>
    <w:rsid w:val="006D7489"/>
    <w:rsid w:val="006E01FE"/>
    <w:rsid w:val="006E5AEA"/>
    <w:rsid w:val="006E695F"/>
    <w:rsid w:val="006E7FC4"/>
    <w:rsid w:val="006F0120"/>
    <w:rsid w:val="006F0C4F"/>
    <w:rsid w:val="006F261C"/>
    <w:rsid w:val="006F2FF4"/>
    <w:rsid w:val="006F3CE7"/>
    <w:rsid w:val="006F4014"/>
    <w:rsid w:val="006F4323"/>
    <w:rsid w:val="006F4B6C"/>
    <w:rsid w:val="006F576B"/>
    <w:rsid w:val="006F5938"/>
    <w:rsid w:val="006F5CDF"/>
    <w:rsid w:val="006F5DE8"/>
    <w:rsid w:val="006F604C"/>
    <w:rsid w:val="006F6966"/>
    <w:rsid w:val="006F788C"/>
    <w:rsid w:val="00700A06"/>
    <w:rsid w:val="007023E2"/>
    <w:rsid w:val="007025B0"/>
    <w:rsid w:val="00702B1F"/>
    <w:rsid w:val="00703F97"/>
    <w:rsid w:val="007043DF"/>
    <w:rsid w:val="00705465"/>
    <w:rsid w:val="00707D6B"/>
    <w:rsid w:val="00710060"/>
    <w:rsid w:val="00710AD1"/>
    <w:rsid w:val="007117E7"/>
    <w:rsid w:val="00711F0A"/>
    <w:rsid w:val="00715AA4"/>
    <w:rsid w:val="007207F6"/>
    <w:rsid w:val="00722DD2"/>
    <w:rsid w:val="00722E97"/>
    <w:rsid w:val="0072336F"/>
    <w:rsid w:val="00723B33"/>
    <w:rsid w:val="00723D39"/>
    <w:rsid w:val="0072585F"/>
    <w:rsid w:val="0073019C"/>
    <w:rsid w:val="00732C1D"/>
    <w:rsid w:val="00736C85"/>
    <w:rsid w:val="00736DE5"/>
    <w:rsid w:val="00740D90"/>
    <w:rsid w:val="00740F13"/>
    <w:rsid w:val="007416B7"/>
    <w:rsid w:val="00743BCB"/>
    <w:rsid w:val="0074430B"/>
    <w:rsid w:val="00744ACB"/>
    <w:rsid w:val="00745331"/>
    <w:rsid w:val="00746AD0"/>
    <w:rsid w:val="00747181"/>
    <w:rsid w:val="007506DB"/>
    <w:rsid w:val="00750DEC"/>
    <w:rsid w:val="007524C4"/>
    <w:rsid w:val="00752C49"/>
    <w:rsid w:val="00753346"/>
    <w:rsid w:val="007538C5"/>
    <w:rsid w:val="00753C4A"/>
    <w:rsid w:val="00755C70"/>
    <w:rsid w:val="00756E7D"/>
    <w:rsid w:val="00757CF0"/>
    <w:rsid w:val="007601CB"/>
    <w:rsid w:val="00761488"/>
    <w:rsid w:val="007635D4"/>
    <w:rsid w:val="007672B1"/>
    <w:rsid w:val="0076766E"/>
    <w:rsid w:val="00771BCF"/>
    <w:rsid w:val="007723EA"/>
    <w:rsid w:val="00773C11"/>
    <w:rsid w:val="00773DB1"/>
    <w:rsid w:val="00777D2E"/>
    <w:rsid w:val="00780D99"/>
    <w:rsid w:val="007850CB"/>
    <w:rsid w:val="00785446"/>
    <w:rsid w:val="00786620"/>
    <w:rsid w:val="00787320"/>
    <w:rsid w:val="007876AB"/>
    <w:rsid w:val="007A1718"/>
    <w:rsid w:val="007A175E"/>
    <w:rsid w:val="007A204F"/>
    <w:rsid w:val="007A3A59"/>
    <w:rsid w:val="007A49FE"/>
    <w:rsid w:val="007A5777"/>
    <w:rsid w:val="007A61C2"/>
    <w:rsid w:val="007A7A23"/>
    <w:rsid w:val="007B1BCC"/>
    <w:rsid w:val="007B1F99"/>
    <w:rsid w:val="007B427B"/>
    <w:rsid w:val="007B5DC1"/>
    <w:rsid w:val="007B61F4"/>
    <w:rsid w:val="007B671F"/>
    <w:rsid w:val="007B74C8"/>
    <w:rsid w:val="007B7A4E"/>
    <w:rsid w:val="007C1342"/>
    <w:rsid w:val="007C15E5"/>
    <w:rsid w:val="007C188D"/>
    <w:rsid w:val="007C1F65"/>
    <w:rsid w:val="007C220B"/>
    <w:rsid w:val="007C30F3"/>
    <w:rsid w:val="007C3683"/>
    <w:rsid w:val="007C54E6"/>
    <w:rsid w:val="007C57E6"/>
    <w:rsid w:val="007C5D14"/>
    <w:rsid w:val="007C5D4B"/>
    <w:rsid w:val="007C686F"/>
    <w:rsid w:val="007D0B26"/>
    <w:rsid w:val="007D1873"/>
    <w:rsid w:val="007D1D35"/>
    <w:rsid w:val="007D23E1"/>
    <w:rsid w:val="007D25B7"/>
    <w:rsid w:val="007D26B4"/>
    <w:rsid w:val="007D39E7"/>
    <w:rsid w:val="007D3CE2"/>
    <w:rsid w:val="007D44F0"/>
    <w:rsid w:val="007D493A"/>
    <w:rsid w:val="007D6B7D"/>
    <w:rsid w:val="007D7057"/>
    <w:rsid w:val="007E1C2E"/>
    <w:rsid w:val="007E4446"/>
    <w:rsid w:val="007E46CE"/>
    <w:rsid w:val="007E4B48"/>
    <w:rsid w:val="007E6101"/>
    <w:rsid w:val="007F0ED0"/>
    <w:rsid w:val="007F19C0"/>
    <w:rsid w:val="007F470E"/>
    <w:rsid w:val="00802DC7"/>
    <w:rsid w:val="00802E26"/>
    <w:rsid w:val="0080405F"/>
    <w:rsid w:val="0080408F"/>
    <w:rsid w:val="0080588D"/>
    <w:rsid w:val="008109DA"/>
    <w:rsid w:val="00810A86"/>
    <w:rsid w:val="00813F1B"/>
    <w:rsid w:val="0081539A"/>
    <w:rsid w:val="00820639"/>
    <w:rsid w:val="0082082C"/>
    <w:rsid w:val="00822DB8"/>
    <w:rsid w:val="00823C67"/>
    <w:rsid w:val="00823D74"/>
    <w:rsid w:val="0082424C"/>
    <w:rsid w:val="00825E31"/>
    <w:rsid w:val="00825E41"/>
    <w:rsid w:val="00826154"/>
    <w:rsid w:val="00826A14"/>
    <w:rsid w:val="008275FD"/>
    <w:rsid w:val="00831A6D"/>
    <w:rsid w:val="00831B5D"/>
    <w:rsid w:val="00832329"/>
    <w:rsid w:val="00833218"/>
    <w:rsid w:val="0083437A"/>
    <w:rsid w:val="00834BD5"/>
    <w:rsid w:val="00835547"/>
    <w:rsid w:val="00836144"/>
    <w:rsid w:val="00836352"/>
    <w:rsid w:val="00836432"/>
    <w:rsid w:val="00836BB7"/>
    <w:rsid w:val="00836CC9"/>
    <w:rsid w:val="00837E4C"/>
    <w:rsid w:val="00840A35"/>
    <w:rsid w:val="00841D28"/>
    <w:rsid w:val="008421AC"/>
    <w:rsid w:val="00844D7B"/>
    <w:rsid w:val="00845E4B"/>
    <w:rsid w:val="00847ECE"/>
    <w:rsid w:val="00850035"/>
    <w:rsid w:val="00851C1E"/>
    <w:rsid w:val="0085328A"/>
    <w:rsid w:val="008535CB"/>
    <w:rsid w:val="00854200"/>
    <w:rsid w:val="00854BD1"/>
    <w:rsid w:val="00855C9C"/>
    <w:rsid w:val="0085739C"/>
    <w:rsid w:val="008576AE"/>
    <w:rsid w:val="00860708"/>
    <w:rsid w:val="00860991"/>
    <w:rsid w:val="00862751"/>
    <w:rsid w:val="00865098"/>
    <w:rsid w:val="008664A1"/>
    <w:rsid w:val="00866AD4"/>
    <w:rsid w:val="00867B6D"/>
    <w:rsid w:val="00870481"/>
    <w:rsid w:val="0087148D"/>
    <w:rsid w:val="008760C3"/>
    <w:rsid w:val="00876E76"/>
    <w:rsid w:val="00877DD7"/>
    <w:rsid w:val="0088159C"/>
    <w:rsid w:val="008816D8"/>
    <w:rsid w:val="00882090"/>
    <w:rsid w:val="0088231B"/>
    <w:rsid w:val="0088256E"/>
    <w:rsid w:val="00882AE0"/>
    <w:rsid w:val="00885DBD"/>
    <w:rsid w:val="00886669"/>
    <w:rsid w:val="00887514"/>
    <w:rsid w:val="00887C01"/>
    <w:rsid w:val="0089048B"/>
    <w:rsid w:val="00890A72"/>
    <w:rsid w:val="008923DF"/>
    <w:rsid w:val="00892CA0"/>
    <w:rsid w:val="00892F89"/>
    <w:rsid w:val="008930C2"/>
    <w:rsid w:val="00893508"/>
    <w:rsid w:val="008945D5"/>
    <w:rsid w:val="0089670E"/>
    <w:rsid w:val="00896A5E"/>
    <w:rsid w:val="008A028D"/>
    <w:rsid w:val="008A0550"/>
    <w:rsid w:val="008A0777"/>
    <w:rsid w:val="008A2338"/>
    <w:rsid w:val="008A2F36"/>
    <w:rsid w:val="008A3A37"/>
    <w:rsid w:val="008A5955"/>
    <w:rsid w:val="008A5D7E"/>
    <w:rsid w:val="008B03FD"/>
    <w:rsid w:val="008B159C"/>
    <w:rsid w:val="008B1CF9"/>
    <w:rsid w:val="008B2302"/>
    <w:rsid w:val="008B235D"/>
    <w:rsid w:val="008B3C0B"/>
    <w:rsid w:val="008B516E"/>
    <w:rsid w:val="008B637B"/>
    <w:rsid w:val="008B7728"/>
    <w:rsid w:val="008C077A"/>
    <w:rsid w:val="008C1B11"/>
    <w:rsid w:val="008C3A5B"/>
    <w:rsid w:val="008C4D02"/>
    <w:rsid w:val="008C76B3"/>
    <w:rsid w:val="008C7DCA"/>
    <w:rsid w:val="008D0247"/>
    <w:rsid w:val="008D2D09"/>
    <w:rsid w:val="008D704A"/>
    <w:rsid w:val="008E1ADE"/>
    <w:rsid w:val="008E37A0"/>
    <w:rsid w:val="008E39BB"/>
    <w:rsid w:val="008E4E4E"/>
    <w:rsid w:val="008E541A"/>
    <w:rsid w:val="008E5EA8"/>
    <w:rsid w:val="008E69C2"/>
    <w:rsid w:val="008F2C00"/>
    <w:rsid w:val="008F4551"/>
    <w:rsid w:val="008F46CC"/>
    <w:rsid w:val="008F5175"/>
    <w:rsid w:val="008F5F55"/>
    <w:rsid w:val="008F7711"/>
    <w:rsid w:val="0090193F"/>
    <w:rsid w:val="009056BB"/>
    <w:rsid w:val="00906D7B"/>
    <w:rsid w:val="00906EBA"/>
    <w:rsid w:val="00907DC7"/>
    <w:rsid w:val="0091127B"/>
    <w:rsid w:val="00912458"/>
    <w:rsid w:val="00912C35"/>
    <w:rsid w:val="00913CA0"/>
    <w:rsid w:val="00914E15"/>
    <w:rsid w:val="009151BB"/>
    <w:rsid w:val="00915BBE"/>
    <w:rsid w:val="00916567"/>
    <w:rsid w:val="009174E8"/>
    <w:rsid w:val="0092133C"/>
    <w:rsid w:val="00922221"/>
    <w:rsid w:val="009229CF"/>
    <w:rsid w:val="0092532F"/>
    <w:rsid w:val="00925B80"/>
    <w:rsid w:val="00926BB4"/>
    <w:rsid w:val="0092779E"/>
    <w:rsid w:val="00930A0B"/>
    <w:rsid w:val="009312C6"/>
    <w:rsid w:val="009320FF"/>
    <w:rsid w:val="0093296A"/>
    <w:rsid w:val="00932A34"/>
    <w:rsid w:val="00932E33"/>
    <w:rsid w:val="00934818"/>
    <w:rsid w:val="009351D2"/>
    <w:rsid w:val="009357C5"/>
    <w:rsid w:val="00936925"/>
    <w:rsid w:val="009375CD"/>
    <w:rsid w:val="009379B6"/>
    <w:rsid w:val="00937E5B"/>
    <w:rsid w:val="00937FF0"/>
    <w:rsid w:val="009403A2"/>
    <w:rsid w:val="00942805"/>
    <w:rsid w:val="00942FFC"/>
    <w:rsid w:val="009449C4"/>
    <w:rsid w:val="00944B0A"/>
    <w:rsid w:val="0094514E"/>
    <w:rsid w:val="00946E08"/>
    <w:rsid w:val="00947426"/>
    <w:rsid w:val="0095050A"/>
    <w:rsid w:val="00950629"/>
    <w:rsid w:val="00953F6C"/>
    <w:rsid w:val="00955FE4"/>
    <w:rsid w:val="0095616F"/>
    <w:rsid w:val="00956D45"/>
    <w:rsid w:val="00957C49"/>
    <w:rsid w:val="00960AD7"/>
    <w:rsid w:val="0096145E"/>
    <w:rsid w:val="00962221"/>
    <w:rsid w:val="009645C9"/>
    <w:rsid w:val="009663DA"/>
    <w:rsid w:val="00966B26"/>
    <w:rsid w:val="00966F89"/>
    <w:rsid w:val="00967B10"/>
    <w:rsid w:val="0097246E"/>
    <w:rsid w:val="00972DE8"/>
    <w:rsid w:val="00973B36"/>
    <w:rsid w:val="00975A50"/>
    <w:rsid w:val="009762E4"/>
    <w:rsid w:val="00981E29"/>
    <w:rsid w:val="00983BFF"/>
    <w:rsid w:val="00983EBD"/>
    <w:rsid w:val="00984028"/>
    <w:rsid w:val="00984073"/>
    <w:rsid w:val="00984EC4"/>
    <w:rsid w:val="00986102"/>
    <w:rsid w:val="009867C7"/>
    <w:rsid w:val="00987BF9"/>
    <w:rsid w:val="00990C05"/>
    <w:rsid w:val="00991CCE"/>
    <w:rsid w:val="00992F60"/>
    <w:rsid w:val="00993772"/>
    <w:rsid w:val="00993B36"/>
    <w:rsid w:val="009954B4"/>
    <w:rsid w:val="00995C6D"/>
    <w:rsid w:val="00997DFA"/>
    <w:rsid w:val="00997EC4"/>
    <w:rsid w:val="009A0AB5"/>
    <w:rsid w:val="009A0FB8"/>
    <w:rsid w:val="009A36C3"/>
    <w:rsid w:val="009A3872"/>
    <w:rsid w:val="009A5686"/>
    <w:rsid w:val="009A6497"/>
    <w:rsid w:val="009A6505"/>
    <w:rsid w:val="009A6A00"/>
    <w:rsid w:val="009A6A05"/>
    <w:rsid w:val="009B0CE2"/>
    <w:rsid w:val="009B1603"/>
    <w:rsid w:val="009B3ED3"/>
    <w:rsid w:val="009B5A7F"/>
    <w:rsid w:val="009B5BC4"/>
    <w:rsid w:val="009B7B85"/>
    <w:rsid w:val="009C181F"/>
    <w:rsid w:val="009C4B0A"/>
    <w:rsid w:val="009C5C70"/>
    <w:rsid w:val="009D1043"/>
    <w:rsid w:val="009D1585"/>
    <w:rsid w:val="009D1591"/>
    <w:rsid w:val="009D31ED"/>
    <w:rsid w:val="009D366D"/>
    <w:rsid w:val="009D4C87"/>
    <w:rsid w:val="009D5EFB"/>
    <w:rsid w:val="009D707B"/>
    <w:rsid w:val="009D7E89"/>
    <w:rsid w:val="009E0143"/>
    <w:rsid w:val="009E17E7"/>
    <w:rsid w:val="009E19CE"/>
    <w:rsid w:val="009E1CCB"/>
    <w:rsid w:val="009E21F3"/>
    <w:rsid w:val="009E36E5"/>
    <w:rsid w:val="009E3DFA"/>
    <w:rsid w:val="009E5225"/>
    <w:rsid w:val="009E619D"/>
    <w:rsid w:val="009F4E5B"/>
    <w:rsid w:val="009F5C92"/>
    <w:rsid w:val="009F5D5F"/>
    <w:rsid w:val="009F7687"/>
    <w:rsid w:val="00A01EEC"/>
    <w:rsid w:val="00A03B47"/>
    <w:rsid w:val="00A043C6"/>
    <w:rsid w:val="00A04CBD"/>
    <w:rsid w:val="00A05184"/>
    <w:rsid w:val="00A05470"/>
    <w:rsid w:val="00A06FB0"/>
    <w:rsid w:val="00A07CBD"/>
    <w:rsid w:val="00A07FE6"/>
    <w:rsid w:val="00A10BC8"/>
    <w:rsid w:val="00A116E1"/>
    <w:rsid w:val="00A11DD5"/>
    <w:rsid w:val="00A1236A"/>
    <w:rsid w:val="00A12602"/>
    <w:rsid w:val="00A12757"/>
    <w:rsid w:val="00A12790"/>
    <w:rsid w:val="00A12B61"/>
    <w:rsid w:val="00A15157"/>
    <w:rsid w:val="00A163BE"/>
    <w:rsid w:val="00A20AED"/>
    <w:rsid w:val="00A23107"/>
    <w:rsid w:val="00A2576F"/>
    <w:rsid w:val="00A303BB"/>
    <w:rsid w:val="00A335D9"/>
    <w:rsid w:val="00A33C53"/>
    <w:rsid w:val="00A42AD6"/>
    <w:rsid w:val="00A4310E"/>
    <w:rsid w:val="00A43CD4"/>
    <w:rsid w:val="00A43E73"/>
    <w:rsid w:val="00A44258"/>
    <w:rsid w:val="00A45374"/>
    <w:rsid w:val="00A45B62"/>
    <w:rsid w:val="00A460F2"/>
    <w:rsid w:val="00A46FB9"/>
    <w:rsid w:val="00A47D93"/>
    <w:rsid w:val="00A50E48"/>
    <w:rsid w:val="00A51466"/>
    <w:rsid w:val="00A52F38"/>
    <w:rsid w:val="00A5346E"/>
    <w:rsid w:val="00A54C7C"/>
    <w:rsid w:val="00A57CEE"/>
    <w:rsid w:val="00A60A34"/>
    <w:rsid w:val="00A6329B"/>
    <w:rsid w:val="00A63B47"/>
    <w:rsid w:val="00A655E6"/>
    <w:rsid w:val="00A6570A"/>
    <w:rsid w:val="00A65808"/>
    <w:rsid w:val="00A65B0E"/>
    <w:rsid w:val="00A66DD3"/>
    <w:rsid w:val="00A703D8"/>
    <w:rsid w:val="00A72E21"/>
    <w:rsid w:val="00A7519C"/>
    <w:rsid w:val="00A758A9"/>
    <w:rsid w:val="00A75D8E"/>
    <w:rsid w:val="00A76B05"/>
    <w:rsid w:val="00A818BB"/>
    <w:rsid w:val="00A83E88"/>
    <w:rsid w:val="00A8462C"/>
    <w:rsid w:val="00A8472B"/>
    <w:rsid w:val="00A86379"/>
    <w:rsid w:val="00A87439"/>
    <w:rsid w:val="00A904CF"/>
    <w:rsid w:val="00A9096A"/>
    <w:rsid w:val="00A9183C"/>
    <w:rsid w:val="00A91BD9"/>
    <w:rsid w:val="00A91DF7"/>
    <w:rsid w:val="00A928AD"/>
    <w:rsid w:val="00A92D49"/>
    <w:rsid w:val="00A94FB0"/>
    <w:rsid w:val="00A960BB"/>
    <w:rsid w:val="00A97222"/>
    <w:rsid w:val="00AA26C7"/>
    <w:rsid w:val="00AA2BC1"/>
    <w:rsid w:val="00AA2BDC"/>
    <w:rsid w:val="00AA2CCA"/>
    <w:rsid w:val="00AA317B"/>
    <w:rsid w:val="00AA5B36"/>
    <w:rsid w:val="00AB12E4"/>
    <w:rsid w:val="00AB1347"/>
    <w:rsid w:val="00AB678C"/>
    <w:rsid w:val="00AB7CB1"/>
    <w:rsid w:val="00AB7DCB"/>
    <w:rsid w:val="00AC0BC4"/>
    <w:rsid w:val="00AC63FC"/>
    <w:rsid w:val="00AD05EB"/>
    <w:rsid w:val="00AD0984"/>
    <w:rsid w:val="00AD191D"/>
    <w:rsid w:val="00AD1BEE"/>
    <w:rsid w:val="00AD20B4"/>
    <w:rsid w:val="00AD2566"/>
    <w:rsid w:val="00AD400B"/>
    <w:rsid w:val="00AD42D9"/>
    <w:rsid w:val="00AD48B0"/>
    <w:rsid w:val="00AD4E10"/>
    <w:rsid w:val="00AD7284"/>
    <w:rsid w:val="00AD7C52"/>
    <w:rsid w:val="00AE004B"/>
    <w:rsid w:val="00AE09FD"/>
    <w:rsid w:val="00AE0AE1"/>
    <w:rsid w:val="00AE4E76"/>
    <w:rsid w:val="00AF0B2B"/>
    <w:rsid w:val="00AF2A58"/>
    <w:rsid w:val="00AF3DC9"/>
    <w:rsid w:val="00AF5A75"/>
    <w:rsid w:val="00AF645E"/>
    <w:rsid w:val="00AF7E45"/>
    <w:rsid w:val="00B01AD1"/>
    <w:rsid w:val="00B02405"/>
    <w:rsid w:val="00B02414"/>
    <w:rsid w:val="00B03CD7"/>
    <w:rsid w:val="00B05F99"/>
    <w:rsid w:val="00B06327"/>
    <w:rsid w:val="00B06791"/>
    <w:rsid w:val="00B0697E"/>
    <w:rsid w:val="00B06CCE"/>
    <w:rsid w:val="00B0729E"/>
    <w:rsid w:val="00B07D85"/>
    <w:rsid w:val="00B1002B"/>
    <w:rsid w:val="00B11068"/>
    <w:rsid w:val="00B159FB"/>
    <w:rsid w:val="00B2023B"/>
    <w:rsid w:val="00B202DD"/>
    <w:rsid w:val="00B2145A"/>
    <w:rsid w:val="00B217D0"/>
    <w:rsid w:val="00B225B2"/>
    <w:rsid w:val="00B267D9"/>
    <w:rsid w:val="00B2683D"/>
    <w:rsid w:val="00B2738D"/>
    <w:rsid w:val="00B27F27"/>
    <w:rsid w:val="00B31EA3"/>
    <w:rsid w:val="00B320E6"/>
    <w:rsid w:val="00B3237E"/>
    <w:rsid w:val="00B3328B"/>
    <w:rsid w:val="00B341DA"/>
    <w:rsid w:val="00B35B6C"/>
    <w:rsid w:val="00B35C11"/>
    <w:rsid w:val="00B35C99"/>
    <w:rsid w:val="00B36C0C"/>
    <w:rsid w:val="00B36F82"/>
    <w:rsid w:val="00B375D5"/>
    <w:rsid w:val="00B408B1"/>
    <w:rsid w:val="00B41FA4"/>
    <w:rsid w:val="00B44529"/>
    <w:rsid w:val="00B47C92"/>
    <w:rsid w:val="00B514D9"/>
    <w:rsid w:val="00B514EB"/>
    <w:rsid w:val="00B5424C"/>
    <w:rsid w:val="00B55952"/>
    <w:rsid w:val="00B5650B"/>
    <w:rsid w:val="00B56AD2"/>
    <w:rsid w:val="00B605F1"/>
    <w:rsid w:val="00B63169"/>
    <w:rsid w:val="00B6318F"/>
    <w:rsid w:val="00B63374"/>
    <w:rsid w:val="00B63D7E"/>
    <w:rsid w:val="00B67EF8"/>
    <w:rsid w:val="00B73665"/>
    <w:rsid w:val="00B7745E"/>
    <w:rsid w:val="00B77ED5"/>
    <w:rsid w:val="00B812DD"/>
    <w:rsid w:val="00B82247"/>
    <w:rsid w:val="00B82F6D"/>
    <w:rsid w:val="00B8514C"/>
    <w:rsid w:val="00B86C5A"/>
    <w:rsid w:val="00B871E0"/>
    <w:rsid w:val="00B874B8"/>
    <w:rsid w:val="00B87B18"/>
    <w:rsid w:val="00B91FC9"/>
    <w:rsid w:val="00B92C1A"/>
    <w:rsid w:val="00B92D9D"/>
    <w:rsid w:val="00B94DAA"/>
    <w:rsid w:val="00BA12FA"/>
    <w:rsid w:val="00BA1855"/>
    <w:rsid w:val="00BA1C92"/>
    <w:rsid w:val="00BA26BD"/>
    <w:rsid w:val="00BA48CB"/>
    <w:rsid w:val="00BA65BA"/>
    <w:rsid w:val="00BA7D52"/>
    <w:rsid w:val="00BA7E8A"/>
    <w:rsid w:val="00BB0120"/>
    <w:rsid w:val="00BB0603"/>
    <w:rsid w:val="00BB0A0C"/>
    <w:rsid w:val="00BB0A4A"/>
    <w:rsid w:val="00BB0B8D"/>
    <w:rsid w:val="00BB0DA5"/>
    <w:rsid w:val="00BB151A"/>
    <w:rsid w:val="00BB2B2E"/>
    <w:rsid w:val="00BB35A8"/>
    <w:rsid w:val="00BB385F"/>
    <w:rsid w:val="00BB4763"/>
    <w:rsid w:val="00BB5085"/>
    <w:rsid w:val="00BB619E"/>
    <w:rsid w:val="00BB67A8"/>
    <w:rsid w:val="00BB6F21"/>
    <w:rsid w:val="00BC150C"/>
    <w:rsid w:val="00BC36AE"/>
    <w:rsid w:val="00BC434C"/>
    <w:rsid w:val="00BC48B3"/>
    <w:rsid w:val="00BC507D"/>
    <w:rsid w:val="00BC5624"/>
    <w:rsid w:val="00BC622A"/>
    <w:rsid w:val="00BC74D1"/>
    <w:rsid w:val="00BD0594"/>
    <w:rsid w:val="00BD08F3"/>
    <w:rsid w:val="00BD12B2"/>
    <w:rsid w:val="00BD2146"/>
    <w:rsid w:val="00BD487E"/>
    <w:rsid w:val="00BD4BAF"/>
    <w:rsid w:val="00BD550D"/>
    <w:rsid w:val="00BD60CF"/>
    <w:rsid w:val="00BD7374"/>
    <w:rsid w:val="00BE0CC1"/>
    <w:rsid w:val="00BE14F0"/>
    <w:rsid w:val="00BE551C"/>
    <w:rsid w:val="00BF1683"/>
    <w:rsid w:val="00BF3841"/>
    <w:rsid w:val="00BF5966"/>
    <w:rsid w:val="00BF7FBE"/>
    <w:rsid w:val="00C0490A"/>
    <w:rsid w:val="00C06A1F"/>
    <w:rsid w:val="00C128B3"/>
    <w:rsid w:val="00C14409"/>
    <w:rsid w:val="00C15579"/>
    <w:rsid w:val="00C15D36"/>
    <w:rsid w:val="00C178A5"/>
    <w:rsid w:val="00C17C5D"/>
    <w:rsid w:val="00C2058E"/>
    <w:rsid w:val="00C22186"/>
    <w:rsid w:val="00C23A24"/>
    <w:rsid w:val="00C23F04"/>
    <w:rsid w:val="00C24DA2"/>
    <w:rsid w:val="00C254FA"/>
    <w:rsid w:val="00C260AE"/>
    <w:rsid w:val="00C269B5"/>
    <w:rsid w:val="00C322F3"/>
    <w:rsid w:val="00C32738"/>
    <w:rsid w:val="00C33BAD"/>
    <w:rsid w:val="00C345FA"/>
    <w:rsid w:val="00C35D00"/>
    <w:rsid w:val="00C37295"/>
    <w:rsid w:val="00C40EBE"/>
    <w:rsid w:val="00C42627"/>
    <w:rsid w:val="00C42903"/>
    <w:rsid w:val="00C42B2C"/>
    <w:rsid w:val="00C43F68"/>
    <w:rsid w:val="00C448CE"/>
    <w:rsid w:val="00C46A1F"/>
    <w:rsid w:val="00C473F6"/>
    <w:rsid w:val="00C547E6"/>
    <w:rsid w:val="00C54F01"/>
    <w:rsid w:val="00C55036"/>
    <w:rsid w:val="00C559D5"/>
    <w:rsid w:val="00C56135"/>
    <w:rsid w:val="00C57A4D"/>
    <w:rsid w:val="00C60D00"/>
    <w:rsid w:val="00C611C9"/>
    <w:rsid w:val="00C6120B"/>
    <w:rsid w:val="00C621B6"/>
    <w:rsid w:val="00C636AE"/>
    <w:rsid w:val="00C63F33"/>
    <w:rsid w:val="00C64612"/>
    <w:rsid w:val="00C652B1"/>
    <w:rsid w:val="00C659CF"/>
    <w:rsid w:val="00C67B22"/>
    <w:rsid w:val="00C70771"/>
    <w:rsid w:val="00C717A3"/>
    <w:rsid w:val="00C72982"/>
    <w:rsid w:val="00C73DB4"/>
    <w:rsid w:val="00C76736"/>
    <w:rsid w:val="00C8074F"/>
    <w:rsid w:val="00C80D82"/>
    <w:rsid w:val="00C8133E"/>
    <w:rsid w:val="00C81A74"/>
    <w:rsid w:val="00C8200B"/>
    <w:rsid w:val="00C8280F"/>
    <w:rsid w:val="00C83C9F"/>
    <w:rsid w:val="00C8401C"/>
    <w:rsid w:val="00C844B5"/>
    <w:rsid w:val="00C9090C"/>
    <w:rsid w:val="00C910A7"/>
    <w:rsid w:val="00C943E5"/>
    <w:rsid w:val="00C949F1"/>
    <w:rsid w:val="00C95F4B"/>
    <w:rsid w:val="00C96D9E"/>
    <w:rsid w:val="00C973EC"/>
    <w:rsid w:val="00CA0705"/>
    <w:rsid w:val="00CA0A06"/>
    <w:rsid w:val="00CA0FB5"/>
    <w:rsid w:val="00CA2003"/>
    <w:rsid w:val="00CA38AF"/>
    <w:rsid w:val="00CB0AFF"/>
    <w:rsid w:val="00CB1AFD"/>
    <w:rsid w:val="00CB27D6"/>
    <w:rsid w:val="00CB37AA"/>
    <w:rsid w:val="00CB7F65"/>
    <w:rsid w:val="00CC2CFA"/>
    <w:rsid w:val="00CC4E93"/>
    <w:rsid w:val="00CC5470"/>
    <w:rsid w:val="00CC5F09"/>
    <w:rsid w:val="00CC70B0"/>
    <w:rsid w:val="00CC72ED"/>
    <w:rsid w:val="00CC7933"/>
    <w:rsid w:val="00CD115A"/>
    <w:rsid w:val="00CD29BD"/>
    <w:rsid w:val="00CD4105"/>
    <w:rsid w:val="00CD5DE4"/>
    <w:rsid w:val="00CE025F"/>
    <w:rsid w:val="00CE05CB"/>
    <w:rsid w:val="00CE16F1"/>
    <w:rsid w:val="00CE24A1"/>
    <w:rsid w:val="00CE30D0"/>
    <w:rsid w:val="00CE31F8"/>
    <w:rsid w:val="00CE3FE6"/>
    <w:rsid w:val="00CE46EB"/>
    <w:rsid w:val="00CE5153"/>
    <w:rsid w:val="00CE5F61"/>
    <w:rsid w:val="00CE6958"/>
    <w:rsid w:val="00CE7F5B"/>
    <w:rsid w:val="00CF0295"/>
    <w:rsid w:val="00CF074A"/>
    <w:rsid w:val="00CF1215"/>
    <w:rsid w:val="00CF193B"/>
    <w:rsid w:val="00CF25EB"/>
    <w:rsid w:val="00CF3484"/>
    <w:rsid w:val="00CF6373"/>
    <w:rsid w:val="00CF7BFB"/>
    <w:rsid w:val="00CF7CE6"/>
    <w:rsid w:val="00D013E0"/>
    <w:rsid w:val="00D01942"/>
    <w:rsid w:val="00D023D3"/>
    <w:rsid w:val="00D0329A"/>
    <w:rsid w:val="00D03F60"/>
    <w:rsid w:val="00D04F7A"/>
    <w:rsid w:val="00D05704"/>
    <w:rsid w:val="00D05D21"/>
    <w:rsid w:val="00D05F3D"/>
    <w:rsid w:val="00D06266"/>
    <w:rsid w:val="00D066ED"/>
    <w:rsid w:val="00D11B6C"/>
    <w:rsid w:val="00D11FB5"/>
    <w:rsid w:val="00D128BC"/>
    <w:rsid w:val="00D12E89"/>
    <w:rsid w:val="00D131B0"/>
    <w:rsid w:val="00D13B22"/>
    <w:rsid w:val="00D15173"/>
    <w:rsid w:val="00D20E02"/>
    <w:rsid w:val="00D223A6"/>
    <w:rsid w:val="00D25BDA"/>
    <w:rsid w:val="00D27518"/>
    <w:rsid w:val="00D31990"/>
    <w:rsid w:val="00D32F5C"/>
    <w:rsid w:val="00D335E1"/>
    <w:rsid w:val="00D35B18"/>
    <w:rsid w:val="00D36489"/>
    <w:rsid w:val="00D365E6"/>
    <w:rsid w:val="00D376AE"/>
    <w:rsid w:val="00D40191"/>
    <w:rsid w:val="00D403F9"/>
    <w:rsid w:val="00D43617"/>
    <w:rsid w:val="00D438C9"/>
    <w:rsid w:val="00D44720"/>
    <w:rsid w:val="00D45659"/>
    <w:rsid w:val="00D45EB7"/>
    <w:rsid w:val="00D4618A"/>
    <w:rsid w:val="00D465B3"/>
    <w:rsid w:val="00D4666D"/>
    <w:rsid w:val="00D4678D"/>
    <w:rsid w:val="00D46F4C"/>
    <w:rsid w:val="00D51A9E"/>
    <w:rsid w:val="00D5413F"/>
    <w:rsid w:val="00D54336"/>
    <w:rsid w:val="00D557BA"/>
    <w:rsid w:val="00D60EF2"/>
    <w:rsid w:val="00D6138B"/>
    <w:rsid w:val="00D63D6F"/>
    <w:rsid w:val="00D6573A"/>
    <w:rsid w:val="00D66CDB"/>
    <w:rsid w:val="00D703C7"/>
    <w:rsid w:val="00D70B0F"/>
    <w:rsid w:val="00D73A94"/>
    <w:rsid w:val="00D74F75"/>
    <w:rsid w:val="00D75930"/>
    <w:rsid w:val="00D77034"/>
    <w:rsid w:val="00D80429"/>
    <w:rsid w:val="00D81C80"/>
    <w:rsid w:val="00D82276"/>
    <w:rsid w:val="00D825BF"/>
    <w:rsid w:val="00D82DFA"/>
    <w:rsid w:val="00D8383B"/>
    <w:rsid w:val="00D84D13"/>
    <w:rsid w:val="00D84F87"/>
    <w:rsid w:val="00D864A8"/>
    <w:rsid w:val="00D867B8"/>
    <w:rsid w:val="00D870C5"/>
    <w:rsid w:val="00D91156"/>
    <w:rsid w:val="00D912FA"/>
    <w:rsid w:val="00D93490"/>
    <w:rsid w:val="00D9353F"/>
    <w:rsid w:val="00DA066C"/>
    <w:rsid w:val="00DA10F5"/>
    <w:rsid w:val="00DA12A8"/>
    <w:rsid w:val="00DA1DB3"/>
    <w:rsid w:val="00DA421B"/>
    <w:rsid w:val="00DA499E"/>
    <w:rsid w:val="00DA4EAD"/>
    <w:rsid w:val="00DA527E"/>
    <w:rsid w:val="00DA63AC"/>
    <w:rsid w:val="00DB165C"/>
    <w:rsid w:val="00DB2B19"/>
    <w:rsid w:val="00DB2B96"/>
    <w:rsid w:val="00DB442E"/>
    <w:rsid w:val="00DB4D74"/>
    <w:rsid w:val="00DB75F7"/>
    <w:rsid w:val="00DC0912"/>
    <w:rsid w:val="00DC1CC2"/>
    <w:rsid w:val="00DC2229"/>
    <w:rsid w:val="00DC5407"/>
    <w:rsid w:val="00DC572D"/>
    <w:rsid w:val="00DD0AA5"/>
    <w:rsid w:val="00DD1B84"/>
    <w:rsid w:val="00DD2CD6"/>
    <w:rsid w:val="00DD45B6"/>
    <w:rsid w:val="00DD51EB"/>
    <w:rsid w:val="00DD583A"/>
    <w:rsid w:val="00DD5C3D"/>
    <w:rsid w:val="00DD5D21"/>
    <w:rsid w:val="00DD61AD"/>
    <w:rsid w:val="00DD6DFF"/>
    <w:rsid w:val="00DE1621"/>
    <w:rsid w:val="00DE578A"/>
    <w:rsid w:val="00DF2151"/>
    <w:rsid w:val="00DF2681"/>
    <w:rsid w:val="00DF2FB3"/>
    <w:rsid w:val="00DF3883"/>
    <w:rsid w:val="00DF3980"/>
    <w:rsid w:val="00DF3F05"/>
    <w:rsid w:val="00DF3F6B"/>
    <w:rsid w:val="00DF5127"/>
    <w:rsid w:val="00DF6FE1"/>
    <w:rsid w:val="00E00005"/>
    <w:rsid w:val="00E02A8F"/>
    <w:rsid w:val="00E069C4"/>
    <w:rsid w:val="00E074DC"/>
    <w:rsid w:val="00E10C35"/>
    <w:rsid w:val="00E10FB2"/>
    <w:rsid w:val="00E11292"/>
    <w:rsid w:val="00E11387"/>
    <w:rsid w:val="00E11FEA"/>
    <w:rsid w:val="00E124C5"/>
    <w:rsid w:val="00E12851"/>
    <w:rsid w:val="00E1304A"/>
    <w:rsid w:val="00E13547"/>
    <w:rsid w:val="00E138A7"/>
    <w:rsid w:val="00E141C3"/>
    <w:rsid w:val="00E14578"/>
    <w:rsid w:val="00E14C2C"/>
    <w:rsid w:val="00E15F5D"/>
    <w:rsid w:val="00E164D5"/>
    <w:rsid w:val="00E164D8"/>
    <w:rsid w:val="00E16C84"/>
    <w:rsid w:val="00E16FCA"/>
    <w:rsid w:val="00E17E47"/>
    <w:rsid w:val="00E202C3"/>
    <w:rsid w:val="00E2060F"/>
    <w:rsid w:val="00E22D87"/>
    <w:rsid w:val="00E261F9"/>
    <w:rsid w:val="00E263B0"/>
    <w:rsid w:val="00E2716F"/>
    <w:rsid w:val="00E27485"/>
    <w:rsid w:val="00E278CF"/>
    <w:rsid w:val="00E27AD0"/>
    <w:rsid w:val="00E30FF5"/>
    <w:rsid w:val="00E31663"/>
    <w:rsid w:val="00E31983"/>
    <w:rsid w:val="00E33ACA"/>
    <w:rsid w:val="00E355E7"/>
    <w:rsid w:val="00E356FB"/>
    <w:rsid w:val="00E372CB"/>
    <w:rsid w:val="00E37904"/>
    <w:rsid w:val="00E44CC9"/>
    <w:rsid w:val="00E4543D"/>
    <w:rsid w:val="00E45FD8"/>
    <w:rsid w:val="00E45FE1"/>
    <w:rsid w:val="00E47F33"/>
    <w:rsid w:val="00E5018F"/>
    <w:rsid w:val="00E50843"/>
    <w:rsid w:val="00E5240A"/>
    <w:rsid w:val="00E52E76"/>
    <w:rsid w:val="00E55EE3"/>
    <w:rsid w:val="00E57010"/>
    <w:rsid w:val="00E571C2"/>
    <w:rsid w:val="00E5729D"/>
    <w:rsid w:val="00E57DB1"/>
    <w:rsid w:val="00E611C4"/>
    <w:rsid w:val="00E65ED2"/>
    <w:rsid w:val="00E66BE6"/>
    <w:rsid w:val="00E670B7"/>
    <w:rsid w:val="00E67DEB"/>
    <w:rsid w:val="00E714DD"/>
    <w:rsid w:val="00E714F0"/>
    <w:rsid w:val="00E71968"/>
    <w:rsid w:val="00E72822"/>
    <w:rsid w:val="00E728BF"/>
    <w:rsid w:val="00E728F6"/>
    <w:rsid w:val="00E74A40"/>
    <w:rsid w:val="00E74E9D"/>
    <w:rsid w:val="00E75333"/>
    <w:rsid w:val="00E75685"/>
    <w:rsid w:val="00E772B4"/>
    <w:rsid w:val="00E7734C"/>
    <w:rsid w:val="00E77509"/>
    <w:rsid w:val="00E8011A"/>
    <w:rsid w:val="00E81828"/>
    <w:rsid w:val="00E82A89"/>
    <w:rsid w:val="00E83363"/>
    <w:rsid w:val="00E8359D"/>
    <w:rsid w:val="00E84F03"/>
    <w:rsid w:val="00E855BC"/>
    <w:rsid w:val="00E86BD3"/>
    <w:rsid w:val="00E87EF2"/>
    <w:rsid w:val="00E911D5"/>
    <w:rsid w:val="00E919C2"/>
    <w:rsid w:val="00E91D03"/>
    <w:rsid w:val="00E921A5"/>
    <w:rsid w:val="00E92536"/>
    <w:rsid w:val="00E92D31"/>
    <w:rsid w:val="00E93EEB"/>
    <w:rsid w:val="00E968C4"/>
    <w:rsid w:val="00E9706A"/>
    <w:rsid w:val="00E97A90"/>
    <w:rsid w:val="00EA0212"/>
    <w:rsid w:val="00EA3730"/>
    <w:rsid w:val="00EA4882"/>
    <w:rsid w:val="00EA59B1"/>
    <w:rsid w:val="00EA603C"/>
    <w:rsid w:val="00EA70B4"/>
    <w:rsid w:val="00EA7275"/>
    <w:rsid w:val="00EB1504"/>
    <w:rsid w:val="00EB1985"/>
    <w:rsid w:val="00EB20F3"/>
    <w:rsid w:val="00EB5F27"/>
    <w:rsid w:val="00EB6125"/>
    <w:rsid w:val="00EB7B93"/>
    <w:rsid w:val="00EC0A0B"/>
    <w:rsid w:val="00EC0E7E"/>
    <w:rsid w:val="00EC179C"/>
    <w:rsid w:val="00EC206B"/>
    <w:rsid w:val="00EC370D"/>
    <w:rsid w:val="00EC4DF4"/>
    <w:rsid w:val="00EC7C9F"/>
    <w:rsid w:val="00ED2502"/>
    <w:rsid w:val="00ED2C42"/>
    <w:rsid w:val="00ED493C"/>
    <w:rsid w:val="00ED6597"/>
    <w:rsid w:val="00ED75F9"/>
    <w:rsid w:val="00EE1426"/>
    <w:rsid w:val="00EE15B3"/>
    <w:rsid w:val="00EE1C9B"/>
    <w:rsid w:val="00EE32C7"/>
    <w:rsid w:val="00EE3953"/>
    <w:rsid w:val="00EE4003"/>
    <w:rsid w:val="00EF3828"/>
    <w:rsid w:val="00EF4422"/>
    <w:rsid w:val="00EF5460"/>
    <w:rsid w:val="00EF6102"/>
    <w:rsid w:val="00EF6AC3"/>
    <w:rsid w:val="00EF6F23"/>
    <w:rsid w:val="00F005AB"/>
    <w:rsid w:val="00F026B6"/>
    <w:rsid w:val="00F027DF"/>
    <w:rsid w:val="00F03767"/>
    <w:rsid w:val="00F042D4"/>
    <w:rsid w:val="00F04963"/>
    <w:rsid w:val="00F049D9"/>
    <w:rsid w:val="00F06271"/>
    <w:rsid w:val="00F0629D"/>
    <w:rsid w:val="00F06C4F"/>
    <w:rsid w:val="00F0798B"/>
    <w:rsid w:val="00F07E34"/>
    <w:rsid w:val="00F12318"/>
    <w:rsid w:val="00F13B6B"/>
    <w:rsid w:val="00F1480C"/>
    <w:rsid w:val="00F177AA"/>
    <w:rsid w:val="00F17BCD"/>
    <w:rsid w:val="00F20FDE"/>
    <w:rsid w:val="00F2100D"/>
    <w:rsid w:val="00F25545"/>
    <w:rsid w:val="00F255D1"/>
    <w:rsid w:val="00F25AD4"/>
    <w:rsid w:val="00F25B3F"/>
    <w:rsid w:val="00F2676D"/>
    <w:rsid w:val="00F300E8"/>
    <w:rsid w:val="00F30A13"/>
    <w:rsid w:val="00F30E63"/>
    <w:rsid w:val="00F3126A"/>
    <w:rsid w:val="00F31958"/>
    <w:rsid w:val="00F345FD"/>
    <w:rsid w:val="00F358D0"/>
    <w:rsid w:val="00F35D0A"/>
    <w:rsid w:val="00F37DD7"/>
    <w:rsid w:val="00F37FB8"/>
    <w:rsid w:val="00F40323"/>
    <w:rsid w:val="00F40526"/>
    <w:rsid w:val="00F405F7"/>
    <w:rsid w:val="00F41418"/>
    <w:rsid w:val="00F426F4"/>
    <w:rsid w:val="00F43E78"/>
    <w:rsid w:val="00F454D2"/>
    <w:rsid w:val="00F45FB1"/>
    <w:rsid w:val="00F504D6"/>
    <w:rsid w:val="00F509FA"/>
    <w:rsid w:val="00F51BCF"/>
    <w:rsid w:val="00F53A80"/>
    <w:rsid w:val="00F54912"/>
    <w:rsid w:val="00F56B10"/>
    <w:rsid w:val="00F5712E"/>
    <w:rsid w:val="00F615F2"/>
    <w:rsid w:val="00F61A6B"/>
    <w:rsid w:val="00F61A6E"/>
    <w:rsid w:val="00F621A0"/>
    <w:rsid w:val="00F622F2"/>
    <w:rsid w:val="00F652FE"/>
    <w:rsid w:val="00F66472"/>
    <w:rsid w:val="00F701FB"/>
    <w:rsid w:val="00F70FC7"/>
    <w:rsid w:val="00F718CC"/>
    <w:rsid w:val="00F7201D"/>
    <w:rsid w:val="00F7239C"/>
    <w:rsid w:val="00F733AC"/>
    <w:rsid w:val="00F74B3D"/>
    <w:rsid w:val="00F766F6"/>
    <w:rsid w:val="00F776AF"/>
    <w:rsid w:val="00F77C25"/>
    <w:rsid w:val="00F80BB7"/>
    <w:rsid w:val="00F80D84"/>
    <w:rsid w:val="00F84833"/>
    <w:rsid w:val="00F84C1D"/>
    <w:rsid w:val="00F85DAE"/>
    <w:rsid w:val="00F861D2"/>
    <w:rsid w:val="00F86DE2"/>
    <w:rsid w:val="00F8716E"/>
    <w:rsid w:val="00F8771B"/>
    <w:rsid w:val="00F92614"/>
    <w:rsid w:val="00F959A4"/>
    <w:rsid w:val="00F9709F"/>
    <w:rsid w:val="00F9780E"/>
    <w:rsid w:val="00F97E9F"/>
    <w:rsid w:val="00FA1160"/>
    <w:rsid w:val="00FA1DAF"/>
    <w:rsid w:val="00FA22E4"/>
    <w:rsid w:val="00FA3137"/>
    <w:rsid w:val="00FA3DB8"/>
    <w:rsid w:val="00FA4551"/>
    <w:rsid w:val="00FA5721"/>
    <w:rsid w:val="00FB000D"/>
    <w:rsid w:val="00FB0C5A"/>
    <w:rsid w:val="00FB0DE0"/>
    <w:rsid w:val="00FB10BB"/>
    <w:rsid w:val="00FB21CA"/>
    <w:rsid w:val="00FB2610"/>
    <w:rsid w:val="00FB32B1"/>
    <w:rsid w:val="00FB4293"/>
    <w:rsid w:val="00FB42E7"/>
    <w:rsid w:val="00FB49E2"/>
    <w:rsid w:val="00FB4CF6"/>
    <w:rsid w:val="00FB58CE"/>
    <w:rsid w:val="00FB58F7"/>
    <w:rsid w:val="00FB6F9B"/>
    <w:rsid w:val="00FB7B54"/>
    <w:rsid w:val="00FC1194"/>
    <w:rsid w:val="00FC51E6"/>
    <w:rsid w:val="00FC529E"/>
    <w:rsid w:val="00FC5C5F"/>
    <w:rsid w:val="00FC60E0"/>
    <w:rsid w:val="00FC6473"/>
    <w:rsid w:val="00FC6F8C"/>
    <w:rsid w:val="00FD1054"/>
    <w:rsid w:val="00FD2492"/>
    <w:rsid w:val="00FD3918"/>
    <w:rsid w:val="00FD5B1B"/>
    <w:rsid w:val="00FD6A8A"/>
    <w:rsid w:val="00FD764C"/>
    <w:rsid w:val="00FD78EE"/>
    <w:rsid w:val="00FE088A"/>
    <w:rsid w:val="00FE0A07"/>
    <w:rsid w:val="00FE2928"/>
    <w:rsid w:val="00FE5C8C"/>
    <w:rsid w:val="00FE6DE8"/>
    <w:rsid w:val="00FF13AD"/>
    <w:rsid w:val="00FF24E3"/>
    <w:rsid w:val="00FF3E41"/>
    <w:rsid w:val="00FF46CE"/>
    <w:rsid w:val="00FF4907"/>
    <w:rsid w:val="00FF4E8F"/>
    <w:rsid w:val="00FF6C7B"/>
    <w:rsid w:val="00FF763C"/>
    <w:rsid w:val="00FF7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7"/>
    <o:shapelayout v:ext="edit">
      <o:idmap v:ext="edit" data="1"/>
    </o:shapelayout>
  </w:shapeDefaults>
  <w:doNotEmbedSmartTags/>
  <w:decimalSymbol w:val=","/>
  <w:listSeparator w:val=";"/>
  <w14:docId w14:val="0BFA374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</w:latentStyles>
  <w:style w:type="paragraph" w:default="1" w:styleId="Normal">
    <w:name w:val="Normal"/>
    <w:aliases w:val=" webb,webb,Normal (webb)1"/>
    <w:qFormat/>
    <w:rsid w:val="00966B26"/>
    <w:rPr>
      <w:rFonts w:ascii="Arial" w:eastAsia="ヒラギノ角ゴ Pro W3" w:hAnsi="Arial"/>
      <w:color w:val="000000"/>
      <w:szCs w:val="24"/>
      <w:lang w:eastAsia="en-US"/>
    </w:rPr>
  </w:style>
  <w:style w:type="paragraph" w:styleId="Rubrik1">
    <w:name w:val="heading 1"/>
    <w:next w:val="Brdtext"/>
    <w:link w:val="Rubrik1Char"/>
    <w:autoRedefine/>
    <w:qFormat/>
    <w:rsid w:val="00966B26"/>
    <w:pPr>
      <w:pageBreakBefore/>
      <w:numPr>
        <w:numId w:val="19"/>
      </w:numPr>
      <w:spacing w:before="480" w:after="240"/>
      <w:ind w:right="1531"/>
      <w:outlineLvl w:val="0"/>
    </w:pPr>
    <w:rPr>
      <w:rFonts w:ascii="Arial" w:eastAsia="ヒラギノ角ゴ Pro W3" w:hAnsi="Arial"/>
      <w:b/>
      <w:color w:val="000000"/>
      <w:kern w:val="32"/>
      <w:sz w:val="28"/>
      <w:szCs w:val="28"/>
      <w:lang w:eastAsia="en-US"/>
    </w:rPr>
  </w:style>
  <w:style w:type="paragraph" w:styleId="Rubrik2">
    <w:name w:val="heading 2"/>
    <w:basedOn w:val="Rubrik1"/>
    <w:next w:val="Brdtext"/>
    <w:link w:val="Rubrik2Char"/>
    <w:autoRedefine/>
    <w:qFormat/>
    <w:rsid w:val="00966B26"/>
    <w:pPr>
      <w:pageBreakBefore w:val="0"/>
      <w:numPr>
        <w:ilvl w:val="1"/>
        <w:numId w:val="5"/>
      </w:numPr>
      <w:tabs>
        <w:tab w:val="clear" w:pos="792"/>
        <w:tab w:val="left" w:pos="567"/>
        <w:tab w:val="left" w:pos="2608"/>
        <w:tab w:val="left" w:pos="3912"/>
        <w:tab w:val="left" w:pos="5216"/>
        <w:tab w:val="left" w:pos="6520"/>
        <w:tab w:val="left" w:pos="7824"/>
        <w:tab w:val="left" w:pos="9128"/>
      </w:tabs>
      <w:spacing w:before="360" w:after="120"/>
      <w:ind w:left="567" w:hanging="567"/>
      <w:outlineLvl w:val="1"/>
    </w:pPr>
    <w:rPr>
      <w:i/>
      <w:sz w:val="24"/>
    </w:rPr>
  </w:style>
  <w:style w:type="paragraph" w:styleId="Rubrik3">
    <w:name w:val="heading 3"/>
    <w:next w:val="Brdtext"/>
    <w:link w:val="Rubrik3Char"/>
    <w:autoRedefine/>
    <w:qFormat/>
    <w:rsid w:val="00966B26"/>
    <w:pPr>
      <w:keepNext/>
      <w:tabs>
        <w:tab w:val="left" w:pos="1304"/>
        <w:tab w:val="left" w:pos="2608"/>
        <w:tab w:val="left" w:pos="3912"/>
        <w:tab w:val="left" w:pos="5216"/>
        <w:tab w:val="left" w:pos="6520"/>
        <w:tab w:val="left" w:pos="7824"/>
        <w:tab w:val="left" w:pos="9128"/>
      </w:tabs>
      <w:spacing w:before="240" w:after="60"/>
      <w:ind w:left="567" w:right="1531"/>
      <w:outlineLvl w:val="2"/>
    </w:pPr>
    <w:rPr>
      <w:rFonts w:ascii="Arial" w:eastAsia="ヒラギノ角ゴ Pro W3" w:hAnsi="Arial"/>
      <w:color w:val="000000"/>
      <w:kern w:val="32"/>
      <w:sz w:val="24"/>
      <w:u w:val="single"/>
      <w:lang w:eastAsia="en-US"/>
    </w:rPr>
  </w:style>
  <w:style w:type="paragraph" w:styleId="Rubrik4">
    <w:name w:val="heading 4"/>
    <w:basedOn w:val="Normal"/>
    <w:next w:val="Normal"/>
    <w:link w:val="Rubrik4Char"/>
    <w:qFormat/>
    <w:rsid w:val="00966B26"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Rubrik5">
    <w:name w:val="heading 5"/>
    <w:basedOn w:val="Normal"/>
    <w:next w:val="Normal"/>
    <w:link w:val="Rubrik5Char"/>
    <w:qFormat/>
    <w:rsid w:val="00966B26"/>
    <w:pPr>
      <w:keepNext/>
      <w:outlineLvl w:val="4"/>
    </w:pPr>
    <w:rPr>
      <w:rFonts w:eastAsia="MS Gothic"/>
      <w:b/>
      <w:bCs/>
      <w:color w:val="auto"/>
    </w:rPr>
  </w:style>
  <w:style w:type="character" w:default="1" w:styleId="Standardstycketyp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customStyle="1" w:styleId="Sidhuvudvnster">
    <w:name w:val="Sidhuvud vänster"/>
    <w:autoRedefine/>
    <w:pPr>
      <w:widowControl w:val="0"/>
      <w:tabs>
        <w:tab w:val="center" w:pos="4536"/>
        <w:tab w:val="right" w:pos="9072"/>
      </w:tabs>
      <w:spacing w:before="40" w:after="40"/>
    </w:pPr>
    <w:rPr>
      <w:rFonts w:ascii="Arial" w:eastAsia="ヒラギノ角ゴ Pro W3" w:hAnsi="Arial"/>
      <w:color w:val="000000"/>
      <w:sz w:val="16"/>
      <w:lang w:eastAsia="en-US"/>
    </w:rPr>
  </w:style>
  <w:style w:type="paragraph" w:customStyle="1" w:styleId="Sidhuvudcentrerad">
    <w:name w:val="Sidhuvud centrerad"/>
    <w:pPr>
      <w:tabs>
        <w:tab w:val="left" w:pos="2376"/>
      </w:tabs>
      <w:spacing w:before="40" w:after="40"/>
      <w:jc w:val="center"/>
    </w:pPr>
    <w:rPr>
      <w:rFonts w:ascii="Arial" w:eastAsia="ヒラギノ角ゴ Pro W3" w:hAnsi="Arial"/>
      <w:color w:val="000000"/>
      <w:sz w:val="16"/>
      <w:lang w:eastAsia="en-US"/>
    </w:rPr>
  </w:style>
  <w:style w:type="paragraph" w:customStyle="1" w:styleId="Friform">
    <w:name w:val="Fri form"/>
    <w:rPr>
      <w:rFonts w:eastAsia="ヒラギノ角ゴ Pro W3"/>
      <w:color w:val="000000"/>
      <w:lang w:eastAsia="en-US"/>
    </w:rPr>
  </w:style>
  <w:style w:type="paragraph" w:customStyle="1" w:styleId="Sidhuvudhger">
    <w:name w:val="Sidhuvud höger"/>
    <w:pPr>
      <w:widowControl w:val="0"/>
      <w:tabs>
        <w:tab w:val="center" w:pos="4536"/>
        <w:tab w:val="right" w:pos="9072"/>
      </w:tabs>
      <w:spacing w:before="40" w:after="40"/>
      <w:jc w:val="right"/>
    </w:pPr>
    <w:rPr>
      <w:rFonts w:ascii="Arial" w:eastAsia="ヒラギノ角ゴ Pro W3" w:hAnsi="Arial"/>
      <w:color w:val="000000"/>
      <w:sz w:val="16"/>
      <w:lang w:eastAsia="en-US"/>
    </w:rPr>
  </w:style>
  <w:style w:type="paragraph" w:styleId="Sidfot">
    <w:name w:val="footer"/>
    <w:link w:val="SidfotChar"/>
    <w:pPr>
      <w:tabs>
        <w:tab w:val="center" w:pos="4703"/>
        <w:tab w:val="right" w:pos="9406"/>
      </w:tabs>
    </w:pPr>
    <w:rPr>
      <w:rFonts w:ascii="Arial" w:eastAsia="ヒラギノ角ゴ Pro W3" w:hAnsi="Arial"/>
      <w:color w:val="000000"/>
      <w:sz w:val="24"/>
      <w:lang w:val="en-GB" w:eastAsia="en-US"/>
    </w:rPr>
  </w:style>
  <w:style w:type="character" w:styleId="Sidnummer">
    <w:name w:val="page number"/>
    <w:autoRedefine/>
    <w:rPr>
      <w:color w:val="000000"/>
      <w:sz w:val="20"/>
    </w:rPr>
  </w:style>
  <w:style w:type="paragraph" w:styleId="Brdtext">
    <w:name w:val="Body Text"/>
    <w:link w:val="BrdtextChar"/>
    <w:autoRedefine/>
    <w:rsid w:val="00214A61"/>
    <w:pPr>
      <w:tabs>
        <w:tab w:val="left" w:pos="1304"/>
        <w:tab w:val="left" w:pos="2608"/>
        <w:tab w:val="left" w:pos="3912"/>
        <w:tab w:val="left" w:pos="5216"/>
        <w:tab w:val="left" w:pos="6520"/>
        <w:tab w:val="left" w:pos="7824"/>
        <w:tab w:val="left" w:pos="9128"/>
      </w:tabs>
      <w:spacing w:after="120"/>
      <w:pPrChange w:id="0" w:author="Johan Eltes" w:date="2014-04-26T22:31:00Z">
        <w:pPr>
          <w:tabs>
            <w:tab w:val="left" w:pos="1304"/>
            <w:tab w:val="left" w:pos="2608"/>
            <w:tab w:val="left" w:pos="3912"/>
            <w:tab w:val="left" w:pos="5216"/>
            <w:tab w:val="left" w:pos="6520"/>
            <w:tab w:val="left" w:pos="7824"/>
            <w:tab w:val="left" w:pos="9128"/>
          </w:tabs>
          <w:spacing w:after="120"/>
        </w:pPr>
      </w:pPrChange>
    </w:pPr>
    <w:rPr>
      <w:rFonts w:ascii="Arial" w:eastAsia="ヒラギノ角ゴ Pro W3" w:hAnsi="Arial"/>
      <w:i/>
      <w:lang w:eastAsia="en-US"/>
      <w:rPrChange w:id="0" w:author="Johan Eltes" w:date="2014-04-26T22:31:00Z">
        <w:rPr>
          <w:rFonts w:ascii="Arial" w:eastAsia="ヒラギノ角ゴ Pro W3" w:hAnsi="Arial"/>
          <w:lang w:val="sv-SE" w:eastAsia="en-US" w:bidi="ar-SA"/>
        </w:rPr>
      </w:rPrChange>
    </w:rPr>
  </w:style>
  <w:style w:type="character" w:customStyle="1" w:styleId="BodyTextChar">
    <w:name w:val="Body Text Char"/>
    <w:autoRedefine/>
    <w:rPr>
      <w:rFonts w:ascii="Arial" w:eastAsia="ヒラギノ角ゴ Pro W3" w:hAnsi="Arial"/>
      <w:b w:val="0"/>
      <w:i w:val="0"/>
      <w:color w:val="000000"/>
      <w:sz w:val="24"/>
    </w:rPr>
  </w:style>
  <w:style w:type="paragraph" w:customStyle="1" w:styleId="Huvudrubrik2">
    <w:name w:val="Huvudrubrik  2"/>
    <w:next w:val="Brdtext"/>
    <w:autoRedefine/>
    <w:rsid w:val="00150B37"/>
    <w:pPr>
      <w:spacing w:before="240" w:after="120"/>
      <w:ind w:left="567" w:right="1531"/>
    </w:pPr>
    <w:rPr>
      <w:rFonts w:ascii="Arial" w:eastAsia="ヒラギノ角ゴ Pro W3" w:hAnsi="Arial"/>
      <w:b/>
      <w:color w:val="000000"/>
      <w:sz w:val="28"/>
      <w:szCs w:val="24"/>
      <w:lang w:eastAsia="en-US"/>
    </w:rPr>
  </w:style>
  <w:style w:type="paragraph" w:styleId="Innehll1">
    <w:name w:val="toc 1"/>
    <w:autoRedefine/>
    <w:uiPriority w:val="39"/>
    <w:rsid w:val="00A92353"/>
    <w:pPr>
      <w:spacing w:before="120" w:after="120"/>
    </w:pPr>
    <w:rPr>
      <w:rFonts w:ascii="Arial" w:eastAsia="ヒラギノ角ゴ Pro W3" w:hAnsi="Arial"/>
      <w:b/>
      <w:bCs/>
      <w:caps/>
      <w:noProof/>
      <w:color w:val="000000"/>
      <w:lang w:eastAsia="en-US"/>
    </w:rPr>
  </w:style>
  <w:style w:type="paragraph" w:styleId="Innehll2">
    <w:name w:val="toc 2"/>
    <w:basedOn w:val="TOC2Para"/>
    <w:next w:val="Normal"/>
    <w:autoRedefine/>
    <w:uiPriority w:val="39"/>
    <w:rsid w:val="00A92353"/>
    <w:pPr>
      <w:tabs>
        <w:tab w:val="clear" w:pos="9490"/>
      </w:tabs>
      <w:spacing w:before="0" w:after="0"/>
      <w:ind w:left="200"/>
      <w:outlineLvl w:val="9"/>
    </w:pPr>
    <w:rPr>
      <w:smallCaps/>
      <w:noProof/>
      <w:sz w:val="20"/>
      <w:lang w:val="sv-SE"/>
    </w:rPr>
  </w:style>
  <w:style w:type="paragraph" w:customStyle="1" w:styleId="TOC2Para">
    <w:name w:val="TOC 2 Para"/>
    <w:next w:val="Normal"/>
    <w:pPr>
      <w:tabs>
        <w:tab w:val="right" w:leader="dot" w:pos="9490"/>
      </w:tabs>
      <w:spacing w:before="40" w:after="40"/>
      <w:ind w:left="567"/>
      <w:outlineLvl w:val="0"/>
    </w:pPr>
    <w:rPr>
      <w:rFonts w:ascii="Arial" w:eastAsia="ヒラギノ角ゴ Pro W3" w:hAnsi="Arial"/>
      <w:color w:val="000000"/>
      <w:sz w:val="22"/>
      <w:lang w:val="en-GB" w:eastAsia="en-US"/>
    </w:rPr>
  </w:style>
  <w:style w:type="paragraph" w:styleId="Innehll3">
    <w:name w:val="toc 3"/>
    <w:autoRedefine/>
    <w:pPr>
      <w:ind w:left="400"/>
    </w:pPr>
    <w:rPr>
      <w:rFonts w:eastAsia="ヒラギノ角ゴ Pro W3"/>
      <w:i/>
      <w:iCs/>
      <w:noProof/>
      <w:color w:val="000000"/>
      <w:lang w:eastAsia="en-US"/>
    </w:rPr>
  </w:style>
  <w:style w:type="paragraph" w:styleId="Innehll4">
    <w:name w:val="toc 4"/>
    <w:pPr>
      <w:ind w:left="600"/>
    </w:pPr>
    <w:rPr>
      <w:rFonts w:eastAsia="ヒラギノ角ゴ Pro W3"/>
      <w:noProof/>
      <w:color w:val="000000"/>
      <w:sz w:val="18"/>
      <w:szCs w:val="18"/>
      <w:lang w:eastAsia="en-US"/>
    </w:rPr>
  </w:style>
  <w:style w:type="paragraph" w:styleId="Innehll5">
    <w:name w:val="toc 5"/>
    <w:basedOn w:val="TOC1Para"/>
    <w:next w:val="Normal"/>
    <w:autoRedefine/>
    <w:pPr>
      <w:tabs>
        <w:tab w:val="clear" w:pos="9490"/>
      </w:tabs>
      <w:spacing w:before="0"/>
      <w:ind w:left="800"/>
      <w:outlineLvl w:val="9"/>
    </w:pPr>
    <w:rPr>
      <w:rFonts w:ascii="Times New Roman" w:hAnsi="Times New Roman"/>
      <w:b w:val="0"/>
      <w:noProof/>
      <w:sz w:val="18"/>
      <w:szCs w:val="18"/>
      <w:lang w:val="sv-SE"/>
    </w:rPr>
  </w:style>
  <w:style w:type="paragraph" w:customStyle="1" w:styleId="TOC1Para">
    <w:name w:val="TOC 1 Para"/>
    <w:next w:val="Normal"/>
    <w:autoRedefine/>
    <w:pPr>
      <w:tabs>
        <w:tab w:val="right" w:leader="dot" w:pos="9490"/>
      </w:tabs>
      <w:spacing w:before="260"/>
      <w:outlineLvl w:val="0"/>
    </w:pPr>
    <w:rPr>
      <w:rFonts w:ascii="Arial" w:eastAsia="ヒラギノ角ゴ Pro W3" w:hAnsi="Arial"/>
      <w:b/>
      <w:color w:val="000000"/>
      <w:sz w:val="22"/>
      <w:lang w:val="en-GB" w:eastAsia="en-US"/>
    </w:rPr>
  </w:style>
  <w:style w:type="paragraph" w:customStyle="1" w:styleId="Rubrik11">
    <w:name w:val="Rubrik 11"/>
    <w:next w:val="Brdtext1"/>
    <w:pPr>
      <w:keepNext/>
      <w:outlineLvl w:val="0"/>
    </w:pPr>
    <w:rPr>
      <w:rFonts w:ascii="Helvetica" w:eastAsia="ヒラギノ角ゴ Pro W3" w:hAnsi="Helvetica"/>
      <w:b/>
      <w:color w:val="000000"/>
      <w:sz w:val="36"/>
      <w:lang w:eastAsia="en-US"/>
    </w:rPr>
  </w:style>
  <w:style w:type="paragraph" w:customStyle="1" w:styleId="Brdtext1">
    <w:name w:val="Brödtext1"/>
    <w:rPr>
      <w:rFonts w:ascii="Helvetica" w:eastAsia="ヒラギノ角ゴ Pro W3" w:hAnsi="Helvetica"/>
      <w:color w:val="000000"/>
      <w:sz w:val="24"/>
      <w:lang w:eastAsia="en-US"/>
    </w:rPr>
  </w:style>
  <w:style w:type="paragraph" w:customStyle="1" w:styleId="Rubrik51">
    <w:name w:val="Rubrik 51"/>
    <w:next w:val="Brdtext1"/>
    <w:pPr>
      <w:keepNext/>
      <w:outlineLvl w:val="4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91">
    <w:name w:val="Rubrik 91"/>
    <w:next w:val="Brdtext1"/>
    <w:pPr>
      <w:keepNext/>
      <w:outlineLvl w:val="8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41">
    <w:name w:val="Rubrik 41"/>
    <w:next w:val="Brdtext1"/>
    <w:autoRedefine/>
    <w:pPr>
      <w:keepNext/>
      <w:outlineLvl w:val="3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81">
    <w:name w:val="Rubrik 81"/>
    <w:next w:val="Brdtext1"/>
    <w:pPr>
      <w:keepNext/>
      <w:outlineLvl w:val="7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31">
    <w:name w:val="Rubrik 31"/>
    <w:next w:val="Brdtext1"/>
    <w:pPr>
      <w:keepNext/>
      <w:outlineLvl w:val="2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21">
    <w:name w:val="Rubrik 21"/>
    <w:next w:val="Brdtext1"/>
    <w:pPr>
      <w:keepNext/>
      <w:outlineLvl w:val="1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71">
    <w:name w:val="Rubrik 71"/>
    <w:next w:val="Brdtext1"/>
    <w:pPr>
      <w:keepNext/>
      <w:outlineLvl w:val="6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61">
    <w:name w:val="Rubrik 61"/>
    <w:next w:val="Brdtext1"/>
    <w:pPr>
      <w:keepNext/>
      <w:outlineLvl w:val="5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Titel">
    <w:name w:val="Titel"/>
    <w:next w:val="Brdtext1"/>
    <w:pPr>
      <w:keepNext/>
      <w:outlineLvl w:val="0"/>
    </w:pPr>
    <w:rPr>
      <w:rFonts w:ascii="Helvetica" w:eastAsia="ヒラギノ角ゴ Pro W3" w:hAnsi="Helvetica"/>
      <w:b/>
      <w:color w:val="000000"/>
      <w:sz w:val="56"/>
      <w:lang w:eastAsia="en-US"/>
    </w:rPr>
  </w:style>
  <w:style w:type="paragraph" w:customStyle="1" w:styleId="Tabellrubrik">
    <w:name w:val="Tabellrubrik"/>
    <w:rsid w:val="00DE246B"/>
    <w:rPr>
      <w:rFonts w:ascii="Arial" w:eastAsia="ヒラギノ角ゴ Pro W3" w:hAnsi="Arial"/>
      <w:color w:val="000000"/>
      <w:sz w:val="24"/>
      <w:lang w:val="en-GB" w:eastAsia="en-US"/>
    </w:rPr>
  </w:style>
  <w:style w:type="paragraph" w:customStyle="1" w:styleId="Tabelltext">
    <w:name w:val="Tabelltext"/>
    <w:autoRedefine/>
    <w:rsid w:val="00921ECE"/>
    <w:pPr>
      <w:widowControl w:val="0"/>
      <w:tabs>
        <w:tab w:val="left" w:pos="318"/>
      </w:tabs>
      <w:spacing w:after="120"/>
      <w:ind w:left="34"/>
    </w:pPr>
    <w:rPr>
      <w:rFonts w:ascii="Arial" w:eastAsia="ヒラギノ角ゴ Pro W3" w:hAnsi="Arial"/>
      <w:color w:val="000000"/>
      <w:lang w:eastAsia="en-US"/>
    </w:rPr>
  </w:style>
  <w:style w:type="paragraph" w:styleId="Kommentarer">
    <w:name w:val="annotation text"/>
    <w:autoRedefine/>
    <w:rsid w:val="006975FB"/>
    <w:pPr>
      <w:ind w:left="567"/>
    </w:pPr>
    <w:rPr>
      <w:rFonts w:ascii="Arial" w:eastAsia="ヒラギノ角ゴ Pro W3" w:hAnsi="Arial"/>
      <w:i/>
      <w:color w:val="000000"/>
      <w:sz w:val="24"/>
      <w:lang w:val="en-GB" w:eastAsia="en-US"/>
    </w:rPr>
  </w:style>
  <w:style w:type="numbering" w:customStyle="1" w:styleId="List51">
    <w:name w:val="List 51"/>
    <w:pPr>
      <w:numPr>
        <w:numId w:val="1"/>
      </w:numPr>
    </w:pPr>
  </w:style>
  <w:style w:type="paragraph" w:styleId="Rubrik">
    <w:name w:val="Title"/>
    <w:next w:val="Normal"/>
    <w:qFormat/>
    <w:rsid w:val="00966B26"/>
    <w:pPr>
      <w:spacing w:after="300"/>
      <w:jc w:val="center"/>
    </w:pPr>
    <w:rPr>
      <w:rFonts w:ascii="Arial Black" w:eastAsia="ヒラギノ角ゴ Pro W3" w:hAnsi="Arial Black"/>
      <w:color w:val="142947"/>
      <w:spacing w:val="5"/>
      <w:kern w:val="28"/>
      <w:sz w:val="52"/>
      <w:lang w:val="en-GB" w:eastAsia="en-US"/>
    </w:rPr>
  </w:style>
  <w:style w:type="paragraph" w:customStyle="1" w:styleId="Liststycke1">
    <w:name w:val="Liststycke1"/>
    <w:qFormat/>
    <w:rsid w:val="00966B26"/>
    <w:pPr>
      <w:ind w:left="720"/>
    </w:pPr>
    <w:rPr>
      <w:rFonts w:ascii="Arial" w:eastAsia="ヒラギノ角ゴ Pro W3" w:hAnsi="Arial"/>
      <w:color w:val="000000"/>
      <w:sz w:val="24"/>
      <w:lang w:val="en-GB" w:eastAsia="en-US"/>
    </w:rPr>
  </w:style>
  <w:style w:type="character" w:customStyle="1" w:styleId="Starkbetoning1">
    <w:name w:val="Stark betoning1"/>
    <w:autoRedefine/>
    <w:rPr>
      <w:rFonts w:ascii="Lucida Grande" w:eastAsia="ヒラギノ角ゴ Pro W3" w:hAnsi="Lucida Grande"/>
      <w:b/>
      <w:i w:val="0"/>
      <w:color w:val="436FA9"/>
      <w:sz w:val="20"/>
    </w:rPr>
  </w:style>
  <w:style w:type="character" w:styleId="Betoning">
    <w:name w:val="Emphasis"/>
    <w:qFormat/>
    <w:rsid w:val="00966B26"/>
    <w:rPr>
      <w:rFonts w:ascii="Lucida Grande" w:eastAsia="ヒラギノ角ゴ Pro W3" w:hAnsi="Lucida Grande"/>
      <w:b w:val="0"/>
      <w:i w:val="0"/>
      <w:color w:val="000000"/>
      <w:sz w:val="20"/>
    </w:rPr>
  </w:style>
  <w:style w:type="numbering" w:customStyle="1" w:styleId="List8">
    <w:name w:val="List 8"/>
    <w:pPr>
      <w:numPr>
        <w:numId w:val="2"/>
      </w:numPr>
    </w:pPr>
  </w:style>
  <w:style w:type="paragraph" w:customStyle="1" w:styleId="Funktionalitet">
    <w:name w:val="Funktionalitet"/>
    <w:autoRedefine/>
    <w:rsid w:val="00C54860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spacing w:before="240" w:after="120"/>
    </w:pPr>
    <w:rPr>
      <w:rFonts w:ascii="Arial" w:eastAsia="ヒラギノ角ゴ Pro W3" w:hAnsi="Arial"/>
      <w:b/>
      <w:color w:val="000000"/>
      <w:sz w:val="22"/>
      <w:szCs w:val="22"/>
      <w:lang w:eastAsia="en-US"/>
    </w:rPr>
  </w:style>
  <w:style w:type="paragraph" w:customStyle="1" w:styleId="Exempel">
    <w:name w:val="Exempel"/>
    <w:autoRedefine/>
    <w:rsid w:val="00D449EC"/>
    <w:pPr>
      <w:spacing w:before="120" w:after="120"/>
    </w:pPr>
    <w:rPr>
      <w:rFonts w:ascii="Arial" w:eastAsia="ヒラギノ角ゴ Pro W3" w:hAnsi="Arial" w:cs="Arial"/>
      <w:b/>
      <w:color w:val="FFFFFF"/>
      <w:sz w:val="24"/>
      <w:szCs w:val="28"/>
      <w:lang w:eastAsia="en-US"/>
    </w:rPr>
  </w:style>
  <w:style w:type="character" w:customStyle="1" w:styleId="Unknown0">
    <w:name w:val="Unknown 0"/>
    <w:semiHidden/>
  </w:style>
  <w:style w:type="numbering" w:customStyle="1" w:styleId="List14">
    <w:name w:val="List 14"/>
    <w:autoRedefine/>
    <w:pPr>
      <w:numPr>
        <w:numId w:val="3"/>
      </w:numPr>
    </w:pPr>
  </w:style>
  <w:style w:type="paragraph" w:styleId="Bubbeltext">
    <w:name w:val="Balloon Text"/>
    <w:basedOn w:val="Normal"/>
    <w:link w:val="BubbeltextChar"/>
    <w:locked/>
    <w:rsid w:val="00477726"/>
    <w:rPr>
      <w:rFonts w:ascii="Lucida Grande" w:hAnsi="Lucida Grande"/>
      <w:sz w:val="18"/>
      <w:szCs w:val="18"/>
      <w:lang w:val="en-GB" w:eastAsia="x-none"/>
    </w:rPr>
  </w:style>
  <w:style w:type="character" w:customStyle="1" w:styleId="BubbeltextChar">
    <w:name w:val="Bubbeltext Char"/>
    <w:link w:val="Bubbeltext"/>
    <w:rsid w:val="00477726"/>
    <w:rPr>
      <w:rFonts w:ascii="Lucida Grande" w:eastAsia="ヒラギノ角ゴ Pro W3" w:hAnsi="Lucida Grande"/>
      <w:color w:val="000000"/>
      <w:sz w:val="18"/>
      <w:szCs w:val="18"/>
      <w:lang w:val="en-GB"/>
    </w:rPr>
  </w:style>
  <w:style w:type="paragraph" w:styleId="Sidhuvud">
    <w:name w:val="header"/>
    <w:basedOn w:val="Normal"/>
    <w:link w:val="SidhuvudChar"/>
    <w:locked/>
    <w:rsid w:val="001A3F18"/>
    <w:pPr>
      <w:tabs>
        <w:tab w:val="center" w:pos="4320"/>
        <w:tab w:val="right" w:pos="8640"/>
      </w:tabs>
    </w:pPr>
    <w:rPr>
      <w:sz w:val="24"/>
      <w:lang w:val="en-GB" w:eastAsia="x-none"/>
    </w:rPr>
  </w:style>
  <w:style w:type="character" w:customStyle="1" w:styleId="SidhuvudChar">
    <w:name w:val="Sidhuvud Char"/>
    <w:link w:val="Sidhuvud"/>
    <w:rsid w:val="001A3F18"/>
    <w:rPr>
      <w:rFonts w:ascii="Arial" w:eastAsia="ヒラギノ角ゴ Pro W3" w:hAnsi="Arial"/>
      <w:color w:val="000000"/>
      <w:sz w:val="24"/>
      <w:szCs w:val="24"/>
      <w:lang w:val="en-GB"/>
    </w:rPr>
  </w:style>
  <w:style w:type="paragraph" w:customStyle="1" w:styleId="Lista1">
    <w:name w:val="Lista1"/>
    <w:basedOn w:val="Brdtext"/>
    <w:autoRedefine/>
    <w:rsid w:val="00EB22F6"/>
    <w:pPr>
      <w:framePr w:wrap="around" w:hAnchor="text"/>
      <w:numPr>
        <w:numId w:val="4"/>
      </w:numPr>
      <w:tabs>
        <w:tab w:val="clear" w:pos="1304"/>
        <w:tab w:val="left" w:pos="851"/>
      </w:tabs>
      <w:spacing w:after="60"/>
      <w:ind w:left="851" w:hanging="284"/>
    </w:pPr>
  </w:style>
  <w:style w:type="paragraph" w:styleId="Innehll6">
    <w:name w:val="toc 6"/>
    <w:basedOn w:val="Normal"/>
    <w:next w:val="Normal"/>
    <w:autoRedefine/>
    <w:semiHidden/>
    <w:rsid w:val="00BC5352"/>
    <w:pPr>
      <w:ind w:left="1000"/>
    </w:pPr>
    <w:rPr>
      <w:rFonts w:ascii="Times New Roman" w:hAnsi="Times New Roman"/>
      <w:sz w:val="18"/>
      <w:szCs w:val="18"/>
    </w:rPr>
  </w:style>
  <w:style w:type="paragraph" w:styleId="Innehll7">
    <w:name w:val="toc 7"/>
    <w:basedOn w:val="Normal"/>
    <w:next w:val="Normal"/>
    <w:autoRedefine/>
    <w:semiHidden/>
    <w:rsid w:val="00BC5352"/>
    <w:pPr>
      <w:ind w:left="1200"/>
    </w:pPr>
    <w:rPr>
      <w:rFonts w:ascii="Times New Roman" w:hAnsi="Times New Roman"/>
      <w:sz w:val="18"/>
      <w:szCs w:val="18"/>
    </w:rPr>
  </w:style>
  <w:style w:type="paragraph" w:styleId="Innehll8">
    <w:name w:val="toc 8"/>
    <w:basedOn w:val="Normal"/>
    <w:next w:val="Normal"/>
    <w:autoRedefine/>
    <w:semiHidden/>
    <w:rsid w:val="00BC5352"/>
    <w:pPr>
      <w:ind w:left="1400"/>
    </w:pPr>
    <w:rPr>
      <w:rFonts w:ascii="Times New Roman" w:hAnsi="Times New Roman"/>
      <w:sz w:val="18"/>
      <w:szCs w:val="18"/>
    </w:rPr>
  </w:style>
  <w:style w:type="paragraph" w:styleId="Innehll9">
    <w:name w:val="toc 9"/>
    <w:basedOn w:val="Normal"/>
    <w:next w:val="Normal"/>
    <w:autoRedefine/>
    <w:semiHidden/>
    <w:rsid w:val="00BC5352"/>
    <w:pPr>
      <w:ind w:left="1600"/>
    </w:pPr>
    <w:rPr>
      <w:rFonts w:ascii="Times New Roman" w:hAnsi="Times New Roman"/>
      <w:sz w:val="18"/>
      <w:szCs w:val="18"/>
    </w:rPr>
  </w:style>
  <w:style w:type="character" w:styleId="Hyperlnk">
    <w:name w:val="Hyperlink"/>
    <w:uiPriority w:val="99"/>
    <w:rsid w:val="00BC5352"/>
    <w:rPr>
      <w:color w:val="0000FF"/>
      <w:u w:val="single"/>
    </w:rPr>
  </w:style>
  <w:style w:type="table" w:styleId="Tabellrutnt">
    <w:name w:val="Table Grid"/>
    <w:basedOn w:val="Normaltabell"/>
    <w:rsid w:val="009E257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Kommentarsreferens">
    <w:name w:val="annotation reference"/>
    <w:semiHidden/>
    <w:rsid w:val="006334D5"/>
    <w:rPr>
      <w:sz w:val="16"/>
      <w:szCs w:val="16"/>
    </w:rPr>
  </w:style>
  <w:style w:type="paragraph" w:styleId="Kommentarsmne">
    <w:name w:val="annotation subject"/>
    <w:basedOn w:val="Kommentarer"/>
    <w:next w:val="Kommentarer"/>
    <w:semiHidden/>
    <w:rsid w:val="006334D5"/>
    <w:pPr>
      <w:ind w:left="0"/>
    </w:pPr>
    <w:rPr>
      <w:b/>
      <w:bCs/>
      <w:i w:val="0"/>
      <w:noProof/>
      <w:sz w:val="20"/>
      <w:lang w:val="sv-SE"/>
    </w:rPr>
  </w:style>
  <w:style w:type="paragraph" w:styleId="Fotnotstext">
    <w:name w:val="footnote text"/>
    <w:basedOn w:val="Normal"/>
    <w:link w:val="FotnotstextChar"/>
    <w:rsid w:val="0052243F"/>
    <w:rPr>
      <w:sz w:val="24"/>
      <w:lang w:val="x-none" w:eastAsia="x-none"/>
    </w:rPr>
  </w:style>
  <w:style w:type="character" w:customStyle="1" w:styleId="FotnotstextChar">
    <w:name w:val="Fotnotstext Char"/>
    <w:link w:val="Fotnotstext"/>
    <w:rsid w:val="0052243F"/>
    <w:rPr>
      <w:rFonts w:ascii="Arial" w:eastAsia="ヒラギノ角ゴ Pro W3" w:hAnsi="Arial"/>
      <w:noProof/>
      <w:color w:val="000000"/>
      <w:sz w:val="24"/>
      <w:szCs w:val="24"/>
    </w:rPr>
  </w:style>
  <w:style w:type="character" w:styleId="Fotnotsreferens">
    <w:name w:val="footnote reference"/>
    <w:rsid w:val="0052243F"/>
    <w:rPr>
      <w:vertAlign w:val="superscript"/>
    </w:rPr>
  </w:style>
  <w:style w:type="paragraph" w:customStyle="1" w:styleId="Mellanmrktrutnt1-dekorfrg21">
    <w:name w:val="Mellanmörkt rutnät 1 - dekorfärg 21"/>
    <w:basedOn w:val="Normal"/>
    <w:rsid w:val="0005647D"/>
    <w:pPr>
      <w:spacing w:after="200" w:line="276" w:lineRule="auto"/>
      <w:ind w:left="720"/>
      <w:contextualSpacing/>
    </w:pPr>
    <w:rPr>
      <w:rFonts w:ascii="Calibri" w:eastAsia="Calibri" w:hAnsi="Calibri"/>
      <w:color w:val="auto"/>
      <w:sz w:val="22"/>
      <w:szCs w:val="22"/>
    </w:rPr>
  </w:style>
  <w:style w:type="character" w:customStyle="1" w:styleId="Rubrik5Char">
    <w:name w:val="Rubrik 5 Char"/>
    <w:link w:val="Rubrik5"/>
    <w:rsid w:val="00966B26"/>
    <w:rPr>
      <w:rFonts w:ascii="Arial" w:eastAsia="MS Gothic" w:hAnsi="Arial" w:cs="Times New Roman"/>
      <w:b/>
      <w:bCs/>
      <w:szCs w:val="24"/>
      <w:lang w:eastAsia="en-US"/>
    </w:rPr>
  </w:style>
  <w:style w:type="character" w:customStyle="1" w:styleId="Rubrik1Char">
    <w:name w:val="Rubrik 1 Char"/>
    <w:link w:val="Rubrik1"/>
    <w:rsid w:val="00966B26"/>
    <w:rPr>
      <w:rFonts w:ascii="Arial" w:eastAsia="ヒラギノ角ゴ Pro W3" w:hAnsi="Arial" w:cs="Times New Roman"/>
      <w:b/>
      <w:color w:val="000000"/>
      <w:kern w:val="32"/>
      <w:sz w:val="28"/>
      <w:szCs w:val="28"/>
      <w:lang w:eastAsia="en-US"/>
    </w:rPr>
  </w:style>
  <w:style w:type="character" w:customStyle="1" w:styleId="Rubrik2Char">
    <w:name w:val="Rubrik 2 Char"/>
    <w:link w:val="Rubrik2"/>
    <w:rsid w:val="00966B26"/>
    <w:rPr>
      <w:rFonts w:ascii="Arial" w:eastAsia="ヒラギノ角ゴ Pro W3" w:hAnsi="Arial"/>
      <w:b/>
      <w:i/>
      <w:color w:val="000000"/>
      <w:kern w:val="32"/>
      <w:sz w:val="24"/>
      <w:szCs w:val="28"/>
      <w:lang w:eastAsia="en-US"/>
    </w:rPr>
  </w:style>
  <w:style w:type="character" w:customStyle="1" w:styleId="Rubrik3Char">
    <w:name w:val="Rubrik 3 Char"/>
    <w:link w:val="Rubrik3"/>
    <w:rsid w:val="00966B26"/>
    <w:rPr>
      <w:rFonts w:ascii="Arial" w:eastAsia="ヒラギノ角ゴ Pro W3" w:hAnsi="Arial"/>
      <w:color w:val="000000"/>
      <w:kern w:val="32"/>
      <w:sz w:val="24"/>
      <w:u w:val="single"/>
      <w:lang w:eastAsia="en-US"/>
    </w:rPr>
  </w:style>
  <w:style w:type="character" w:customStyle="1" w:styleId="Rubrik4Char">
    <w:name w:val="Rubrik 4 Char"/>
    <w:link w:val="Rubrik4"/>
    <w:rsid w:val="00966B26"/>
    <w:rPr>
      <w:rFonts w:eastAsia="ヒラギノ角ゴ Pro W3" w:cs="Times New Roman"/>
      <w:b/>
      <w:bCs/>
      <w:noProof/>
      <w:color w:val="000000"/>
      <w:sz w:val="28"/>
      <w:szCs w:val="28"/>
      <w:lang w:eastAsia="en-US"/>
    </w:rPr>
  </w:style>
  <w:style w:type="paragraph" w:customStyle="1" w:styleId="TableText">
    <w:name w:val="Table Text"/>
    <w:basedOn w:val="Brdtext"/>
    <w:rsid w:val="00533A31"/>
    <w:pPr>
      <w:framePr w:wrap="around" w:hAnchor="text"/>
      <w:tabs>
        <w:tab w:val="clear" w:pos="1304"/>
        <w:tab w:val="clear" w:pos="2608"/>
        <w:tab w:val="clear" w:pos="3912"/>
        <w:tab w:val="clear" w:pos="5216"/>
        <w:tab w:val="clear" w:pos="6520"/>
        <w:tab w:val="clear" w:pos="7824"/>
        <w:tab w:val="clear" w:pos="9128"/>
      </w:tabs>
      <w:overflowPunct w:val="0"/>
      <w:autoSpaceDE w:val="0"/>
      <w:autoSpaceDN w:val="0"/>
      <w:adjustRightInd w:val="0"/>
      <w:spacing w:after="0"/>
      <w:ind w:left="28" w:right="28"/>
      <w:textAlignment w:val="baseline"/>
    </w:pPr>
    <w:rPr>
      <w:rFonts w:eastAsia="Times New Roman"/>
    </w:rPr>
  </w:style>
  <w:style w:type="character" w:customStyle="1" w:styleId="BrdtextChar">
    <w:name w:val="Brödtext Char"/>
    <w:link w:val="Brdtext"/>
    <w:rsid w:val="00214A61"/>
    <w:rPr>
      <w:rFonts w:ascii="Arial" w:eastAsia="ヒラギノ角ゴ Pro W3" w:hAnsi="Arial"/>
      <w:i/>
      <w:lang w:eastAsia="en-US"/>
    </w:rPr>
  </w:style>
  <w:style w:type="character" w:customStyle="1" w:styleId="SidfotChar">
    <w:name w:val="Sidfot Char"/>
    <w:link w:val="Sidfot"/>
    <w:rsid w:val="00533A31"/>
    <w:rPr>
      <w:rFonts w:ascii="Arial" w:eastAsia="ヒラギノ角ゴ Pro W3" w:hAnsi="Arial"/>
      <w:color w:val="000000"/>
      <w:sz w:val="24"/>
      <w:lang w:val="en-GB" w:eastAsia="en-US" w:bidi="ar-SA"/>
    </w:rPr>
  </w:style>
  <w:style w:type="character" w:styleId="AnvndHyperlnk">
    <w:name w:val="FollowedHyperlink"/>
    <w:rsid w:val="00533A31"/>
    <w:rPr>
      <w:color w:val="800080"/>
      <w:u w:val="single"/>
    </w:rPr>
  </w:style>
  <w:style w:type="paragraph" w:styleId="Normalwebb">
    <w:name w:val="Normal (Web)"/>
    <w:basedOn w:val="Normal"/>
    <w:rsid w:val="00533A31"/>
    <w:pPr>
      <w:spacing w:before="100" w:beforeAutospacing="1" w:after="100" w:afterAutospacing="1"/>
    </w:pPr>
    <w:rPr>
      <w:rFonts w:ascii="Times New Roman" w:eastAsia="Times New Roman" w:hAnsi="Times New Roman"/>
      <w:color w:val="auto"/>
      <w:sz w:val="24"/>
      <w:lang w:eastAsia="sv-SE"/>
    </w:rPr>
  </w:style>
  <w:style w:type="paragraph" w:styleId="Dokumentversikt">
    <w:name w:val="Document Map"/>
    <w:basedOn w:val="Normal"/>
    <w:link w:val="DokumentversiktChar"/>
    <w:rsid w:val="00533A31"/>
    <w:pPr>
      <w:shd w:val="clear" w:color="auto" w:fill="000080"/>
    </w:pPr>
    <w:rPr>
      <w:rFonts w:ascii="Tahoma" w:eastAsia="Times New Roman" w:hAnsi="Tahoma"/>
      <w:color w:val="auto"/>
      <w:szCs w:val="20"/>
      <w:lang w:val="x-none"/>
    </w:rPr>
  </w:style>
  <w:style w:type="character" w:customStyle="1" w:styleId="DokumentversiktChar">
    <w:name w:val="Dokumentöversikt Char"/>
    <w:link w:val="Dokumentversikt"/>
    <w:rsid w:val="00533A31"/>
    <w:rPr>
      <w:rFonts w:ascii="Tahoma" w:hAnsi="Tahoma" w:cs="Tahoma"/>
      <w:shd w:val="clear" w:color="auto" w:fill="000080"/>
      <w:lang w:eastAsia="en-US"/>
    </w:rPr>
  </w:style>
  <w:style w:type="character" w:customStyle="1" w:styleId="m1">
    <w:name w:val="m1"/>
    <w:rsid w:val="00533A31"/>
    <w:rPr>
      <w:color w:val="0000FF"/>
    </w:rPr>
  </w:style>
  <w:style w:type="character" w:customStyle="1" w:styleId="t1">
    <w:name w:val="t1"/>
    <w:rsid w:val="00533A31"/>
    <w:rPr>
      <w:color w:val="990000"/>
    </w:rPr>
  </w:style>
  <w:style w:type="character" w:customStyle="1" w:styleId="b1">
    <w:name w:val="b1"/>
    <w:rsid w:val="00533A31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paragraph" w:styleId="Revision">
    <w:name w:val="Revision"/>
    <w:hidden/>
    <w:uiPriority w:val="71"/>
    <w:rsid w:val="001869DE"/>
    <w:rPr>
      <w:rFonts w:ascii="Arial" w:eastAsia="ヒラギノ角ゴ Pro W3" w:hAnsi="Arial"/>
      <w:noProof/>
      <w:color w:val="000000"/>
      <w:szCs w:val="24"/>
      <w:lang w:eastAsia="en-US"/>
    </w:rPr>
  </w:style>
  <w:style w:type="character" w:styleId="Betoning2">
    <w:name w:val="Strong"/>
    <w:basedOn w:val="Standardstycketypsnitt"/>
    <w:qFormat/>
    <w:rsid w:val="00275F61"/>
    <w:rPr>
      <w:b/>
      <w:bCs/>
    </w:rPr>
  </w:style>
  <w:style w:type="paragraph" w:styleId="Beskrivning">
    <w:name w:val="caption"/>
    <w:basedOn w:val="Normal"/>
    <w:next w:val="Normal"/>
    <w:unhideWhenUsed/>
    <w:qFormat/>
    <w:rsid w:val="00587A10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</w:latentStyles>
  <w:style w:type="paragraph" w:default="1" w:styleId="Normal">
    <w:name w:val="Normal"/>
    <w:aliases w:val=" webb,webb,Normal (webb)1"/>
    <w:qFormat/>
    <w:rsid w:val="00966B26"/>
    <w:rPr>
      <w:rFonts w:ascii="Arial" w:eastAsia="ヒラギノ角ゴ Pro W3" w:hAnsi="Arial"/>
      <w:color w:val="000000"/>
      <w:szCs w:val="24"/>
      <w:lang w:eastAsia="en-US"/>
    </w:rPr>
  </w:style>
  <w:style w:type="paragraph" w:styleId="Rubrik1">
    <w:name w:val="heading 1"/>
    <w:next w:val="Brdtext"/>
    <w:link w:val="Rubrik1Char"/>
    <w:autoRedefine/>
    <w:qFormat/>
    <w:rsid w:val="00966B26"/>
    <w:pPr>
      <w:pageBreakBefore/>
      <w:numPr>
        <w:numId w:val="19"/>
      </w:numPr>
      <w:spacing w:before="480" w:after="240"/>
      <w:ind w:right="1531"/>
      <w:outlineLvl w:val="0"/>
    </w:pPr>
    <w:rPr>
      <w:rFonts w:ascii="Arial" w:eastAsia="ヒラギノ角ゴ Pro W3" w:hAnsi="Arial"/>
      <w:b/>
      <w:color w:val="000000"/>
      <w:kern w:val="32"/>
      <w:sz w:val="28"/>
      <w:szCs w:val="28"/>
      <w:lang w:eastAsia="en-US"/>
    </w:rPr>
  </w:style>
  <w:style w:type="paragraph" w:styleId="Rubrik2">
    <w:name w:val="heading 2"/>
    <w:basedOn w:val="Rubrik1"/>
    <w:next w:val="Brdtext"/>
    <w:link w:val="Rubrik2Char"/>
    <w:autoRedefine/>
    <w:qFormat/>
    <w:rsid w:val="00966B26"/>
    <w:pPr>
      <w:pageBreakBefore w:val="0"/>
      <w:numPr>
        <w:ilvl w:val="1"/>
        <w:numId w:val="5"/>
      </w:numPr>
      <w:tabs>
        <w:tab w:val="clear" w:pos="792"/>
        <w:tab w:val="left" w:pos="567"/>
        <w:tab w:val="left" w:pos="2608"/>
        <w:tab w:val="left" w:pos="3912"/>
        <w:tab w:val="left" w:pos="5216"/>
        <w:tab w:val="left" w:pos="6520"/>
        <w:tab w:val="left" w:pos="7824"/>
        <w:tab w:val="left" w:pos="9128"/>
      </w:tabs>
      <w:spacing w:before="360" w:after="120"/>
      <w:ind w:left="567" w:hanging="567"/>
      <w:outlineLvl w:val="1"/>
    </w:pPr>
    <w:rPr>
      <w:i/>
      <w:sz w:val="24"/>
    </w:rPr>
  </w:style>
  <w:style w:type="paragraph" w:styleId="Rubrik3">
    <w:name w:val="heading 3"/>
    <w:next w:val="Brdtext"/>
    <w:link w:val="Rubrik3Char"/>
    <w:autoRedefine/>
    <w:qFormat/>
    <w:rsid w:val="00966B26"/>
    <w:pPr>
      <w:keepNext/>
      <w:tabs>
        <w:tab w:val="left" w:pos="1304"/>
        <w:tab w:val="left" w:pos="2608"/>
        <w:tab w:val="left" w:pos="3912"/>
        <w:tab w:val="left" w:pos="5216"/>
        <w:tab w:val="left" w:pos="6520"/>
        <w:tab w:val="left" w:pos="7824"/>
        <w:tab w:val="left" w:pos="9128"/>
      </w:tabs>
      <w:spacing w:before="240" w:after="60"/>
      <w:ind w:left="567" w:right="1531"/>
      <w:outlineLvl w:val="2"/>
    </w:pPr>
    <w:rPr>
      <w:rFonts w:ascii="Arial" w:eastAsia="ヒラギノ角ゴ Pro W3" w:hAnsi="Arial"/>
      <w:color w:val="000000"/>
      <w:kern w:val="32"/>
      <w:sz w:val="24"/>
      <w:u w:val="single"/>
      <w:lang w:eastAsia="en-US"/>
    </w:rPr>
  </w:style>
  <w:style w:type="paragraph" w:styleId="Rubrik4">
    <w:name w:val="heading 4"/>
    <w:basedOn w:val="Normal"/>
    <w:next w:val="Normal"/>
    <w:link w:val="Rubrik4Char"/>
    <w:qFormat/>
    <w:rsid w:val="00966B26"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Rubrik5">
    <w:name w:val="heading 5"/>
    <w:basedOn w:val="Normal"/>
    <w:next w:val="Normal"/>
    <w:link w:val="Rubrik5Char"/>
    <w:qFormat/>
    <w:rsid w:val="00966B26"/>
    <w:pPr>
      <w:keepNext/>
      <w:outlineLvl w:val="4"/>
    </w:pPr>
    <w:rPr>
      <w:rFonts w:eastAsia="MS Gothic"/>
      <w:b/>
      <w:bCs/>
      <w:color w:val="auto"/>
    </w:rPr>
  </w:style>
  <w:style w:type="character" w:default="1" w:styleId="Standardstycketyp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customStyle="1" w:styleId="Sidhuvudvnster">
    <w:name w:val="Sidhuvud vänster"/>
    <w:autoRedefine/>
    <w:pPr>
      <w:widowControl w:val="0"/>
      <w:tabs>
        <w:tab w:val="center" w:pos="4536"/>
        <w:tab w:val="right" w:pos="9072"/>
      </w:tabs>
      <w:spacing w:before="40" w:after="40"/>
    </w:pPr>
    <w:rPr>
      <w:rFonts w:ascii="Arial" w:eastAsia="ヒラギノ角ゴ Pro W3" w:hAnsi="Arial"/>
      <w:color w:val="000000"/>
      <w:sz w:val="16"/>
      <w:lang w:eastAsia="en-US"/>
    </w:rPr>
  </w:style>
  <w:style w:type="paragraph" w:customStyle="1" w:styleId="Sidhuvudcentrerad">
    <w:name w:val="Sidhuvud centrerad"/>
    <w:pPr>
      <w:tabs>
        <w:tab w:val="left" w:pos="2376"/>
      </w:tabs>
      <w:spacing w:before="40" w:after="40"/>
      <w:jc w:val="center"/>
    </w:pPr>
    <w:rPr>
      <w:rFonts w:ascii="Arial" w:eastAsia="ヒラギノ角ゴ Pro W3" w:hAnsi="Arial"/>
      <w:color w:val="000000"/>
      <w:sz w:val="16"/>
      <w:lang w:eastAsia="en-US"/>
    </w:rPr>
  </w:style>
  <w:style w:type="paragraph" w:customStyle="1" w:styleId="Friform">
    <w:name w:val="Fri form"/>
    <w:rPr>
      <w:rFonts w:eastAsia="ヒラギノ角ゴ Pro W3"/>
      <w:color w:val="000000"/>
      <w:lang w:eastAsia="en-US"/>
    </w:rPr>
  </w:style>
  <w:style w:type="paragraph" w:customStyle="1" w:styleId="Sidhuvudhger">
    <w:name w:val="Sidhuvud höger"/>
    <w:pPr>
      <w:widowControl w:val="0"/>
      <w:tabs>
        <w:tab w:val="center" w:pos="4536"/>
        <w:tab w:val="right" w:pos="9072"/>
      </w:tabs>
      <w:spacing w:before="40" w:after="40"/>
      <w:jc w:val="right"/>
    </w:pPr>
    <w:rPr>
      <w:rFonts w:ascii="Arial" w:eastAsia="ヒラギノ角ゴ Pro W3" w:hAnsi="Arial"/>
      <w:color w:val="000000"/>
      <w:sz w:val="16"/>
      <w:lang w:eastAsia="en-US"/>
    </w:rPr>
  </w:style>
  <w:style w:type="paragraph" w:styleId="Sidfot">
    <w:name w:val="footer"/>
    <w:link w:val="SidfotChar"/>
    <w:pPr>
      <w:tabs>
        <w:tab w:val="center" w:pos="4703"/>
        <w:tab w:val="right" w:pos="9406"/>
      </w:tabs>
    </w:pPr>
    <w:rPr>
      <w:rFonts w:ascii="Arial" w:eastAsia="ヒラギノ角ゴ Pro W3" w:hAnsi="Arial"/>
      <w:color w:val="000000"/>
      <w:sz w:val="24"/>
      <w:lang w:val="en-GB" w:eastAsia="en-US"/>
    </w:rPr>
  </w:style>
  <w:style w:type="character" w:styleId="Sidnummer">
    <w:name w:val="page number"/>
    <w:autoRedefine/>
    <w:rPr>
      <w:color w:val="000000"/>
      <w:sz w:val="20"/>
    </w:rPr>
  </w:style>
  <w:style w:type="paragraph" w:styleId="Brdtext">
    <w:name w:val="Body Text"/>
    <w:link w:val="BrdtextChar"/>
    <w:autoRedefine/>
    <w:rsid w:val="00214A61"/>
    <w:pPr>
      <w:tabs>
        <w:tab w:val="left" w:pos="1304"/>
        <w:tab w:val="left" w:pos="2608"/>
        <w:tab w:val="left" w:pos="3912"/>
        <w:tab w:val="left" w:pos="5216"/>
        <w:tab w:val="left" w:pos="6520"/>
        <w:tab w:val="left" w:pos="7824"/>
        <w:tab w:val="left" w:pos="9128"/>
      </w:tabs>
      <w:spacing w:after="120"/>
      <w:pPrChange w:id="1" w:author="Johan Eltes" w:date="2014-04-26T22:31:00Z">
        <w:pPr>
          <w:tabs>
            <w:tab w:val="left" w:pos="1304"/>
            <w:tab w:val="left" w:pos="2608"/>
            <w:tab w:val="left" w:pos="3912"/>
            <w:tab w:val="left" w:pos="5216"/>
            <w:tab w:val="left" w:pos="6520"/>
            <w:tab w:val="left" w:pos="7824"/>
            <w:tab w:val="left" w:pos="9128"/>
          </w:tabs>
          <w:spacing w:after="120"/>
        </w:pPr>
      </w:pPrChange>
    </w:pPr>
    <w:rPr>
      <w:rFonts w:ascii="Arial" w:eastAsia="ヒラギノ角ゴ Pro W3" w:hAnsi="Arial"/>
      <w:i/>
      <w:lang w:eastAsia="en-US"/>
      <w:rPrChange w:id="1" w:author="Johan Eltes" w:date="2014-04-26T22:31:00Z">
        <w:rPr>
          <w:rFonts w:ascii="Arial" w:eastAsia="ヒラギノ角ゴ Pro W3" w:hAnsi="Arial"/>
          <w:lang w:val="sv-SE" w:eastAsia="en-US" w:bidi="ar-SA"/>
        </w:rPr>
      </w:rPrChange>
    </w:rPr>
  </w:style>
  <w:style w:type="character" w:customStyle="1" w:styleId="BodyTextChar">
    <w:name w:val="Body Text Char"/>
    <w:autoRedefine/>
    <w:rPr>
      <w:rFonts w:ascii="Arial" w:eastAsia="ヒラギノ角ゴ Pro W3" w:hAnsi="Arial"/>
      <w:b w:val="0"/>
      <w:i w:val="0"/>
      <w:color w:val="000000"/>
      <w:sz w:val="24"/>
    </w:rPr>
  </w:style>
  <w:style w:type="paragraph" w:customStyle="1" w:styleId="Huvudrubrik2">
    <w:name w:val="Huvudrubrik  2"/>
    <w:next w:val="Brdtext"/>
    <w:autoRedefine/>
    <w:rsid w:val="00150B37"/>
    <w:pPr>
      <w:spacing w:before="240" w:after="120"/>
      <w:ind w:left="567" w:right="1531"/>
    </w:pPr>
    <w:rPr>
      <w:rFonts w:ascii="Arial" w:eastAsia="ヒラギノ角ゴ Pro W3" w:hAnsi="Arial"/>
      <w:b/>
      <w:color w:val="000000"/>
      <w:sz w:val="28"/>
      <w:szCs w:val="24"/>
      <w:lang w:eastAsia="en-US"/>
    </w:rPr>
  </w:style>
  <w:style w:type="paragraph" w:styleId="Innehll1">
    <w:name w:val="toc 1"/>
    <w:autoRedefine/>
    <w:uiPriority w:val="39"/>
    <w:rsid w:val="00A92353"/>
    <w:pPr>
      <w:spacing w:before="120" w:after="120"/>
    </w:pPr>
    <w:rPr>
      <w:rFonts w:ascii="Arial" w:eastAsia="ヒラギノ角ゴ Pro W3" w:hAnsi="Arial"/>
      <w:b/>
      <w:bCs/>
      <w:caps/>
      <w:noProof/>
      <w:color w:val="000000"/>
      <w:lang w:eastAsia="en-US"/>
    </w:rPr>
  </w:style>
  <w:style w:type="paragraph" w:styleId="Innehll2">
    <w:name w:val="toc 2"/>
    <w:basedOn w:val="TOC2Para"/>
    <w:next w:val="Normal"/>
    <w:autoRedefine/>
    <w:uiPriority w:val="39"/>
    <w:rsid w:val="00A92353"/>
    <w:pPr>
      <w:tabs>
        <w:tab w:val="clear" w:pos="9490"/>
      </w:tabs>
      <w:spacing w:before="0" w:after="0"/>
      <w:ind w:left="200"/>
      <w:outlineLvl w:val="9"/>
    </w:pPr>
    <w:rPr>
      <w:smallCaps/>
      <w:noProof/>
      <w:sz w:val="20"/>
      <w:lang w:val="sv-SE"/>
    </w:rPr>
  </w:style>
  <w:style w:type="paragraph" w:customStyle="1" w:styleId="TOC2Para">
    <w:name w:val="TOC 2 Para"/>
    <w:next w:val="Normal"/>
    <w:pPr>
      <w:tabs>
        <w:tab w:val="right" w:leader="dot" w:pos="9490"/>
      </w:tabs>
      <w:spacing w:before="40" w:after="40"/>
      <w:ind w:left="567"/>
      <w:outlineLvl w:val="0"/>
    </w:pPr>
    <w:rPr>
      <w:rFonts w:ascii="Arial" w:eastAsia="ヒラギノ角ゴ Pro W3" w:hAnsi="Arial"/>
      <w:color w:val="000000"/>
      <w:sz w:val="22"/>
      <w:lang w:val="en-GB" w:eastAsia="en-US"/>
    </w:rPr>
  </w:style>
  <w:style w:type="paragraph" w:styleId="Innehll3">
    <w:name w:val="toc 3"/>
    <w:autoRedefine/>
    <w:pPr>
      <w:ind w:left="400"/>
    </w:pPr>
    <w:rPr>
      <w:rFonts w:eastAsia="ヒラギノ角ゴ Pro W3"/>
      <w:i/>
      <w:iCs/>
      <w:noProof/>
      <w:color w:val="000000"/>
      <w:lang w:eastAsia="en-US"/>
    </w:rPr>
  </w:style>
  <w:style w:type="paragraph" w:styleId="Innehll4">
    <w:name w:val="toc 4"/>
    <w:pPr>
      <w:ind w:left="600"/>
    </w:pPr>
    <w:rPr>
      <w:rFonts w:eastAsia="ヒラギノ角ゴ Pro W3"/>
      <w:noProof/>
      <w:color w:val="000000"/>
      <w:sz w:val="18"/>
      <w:szCs w:val="18"/>
      <w:lang w:eastAsia="en-US"/>
    </w:rPr>
  </w:style>
  <w:style w:type="paragraph" w:styleId="Innehll5">
    <w:name w:val="toc 5"/>
    <w:basedOn w:val="TOC1Para"/>
    <w:next w:val="Normal"/>
    <w:autoRedefine/>
    <w:pPr>
      <w:tabs>
        <w:tab w:val="clear" w:pos="9490"/>
      </w:tabs>
      <w:spacing w:before="0"/>
      <w:ind w:left="800"/>
      <w:outlineLvl w:val="9"/>
    </w:pPr>
    <w:rPr>
      <w:rFonts w:ascii="Times New Roman" w:hAnsi="Times New Roman"/>
      <w:b w:val="0"/>
      <w:noProof/>
      <w:sz w:val="18"/>
      <w:szCs w:val="18"/>
      <w:lang w:val="sv-SE"/>
    </w:rPr>
  </w:style>
  <w:style w:type="paragraph" w:customStyle="1" w:styleId="TOC1Para">
    <w:name w:val="TOC 1 Para"/>
    <w:next w:val="Normal"/>
    <w:autoRedefine/>
    <w:pPr>
      <w:tabs>
        <w:tab w:val="right" w:leader="dot" w:pos="9490"/>
      </w:tabs>
      <w:spacing w:before="260"/>
      <w:outlineLvl w:val="0"/>
    </w:pPr>
    <w:rPr>
      <w:rFonts w:ascii="Arial" w:eastAsia="ヒラギノ角ゴ Pro W3" w:hAnsi="Arial"/>
      <w:b/>
      <w:color w:val="000000"/>
      <w:sz w:val="22"/>
      <w:lang w:val="en-GB" w:eastAsia="en-US"/>
    </w:rPr>
  </w:style>
  <w:style w:type="paragraph" w:customStyle="1" w:styleId="Rubrik11">
    <w:name w:val="Rubrik 11"/>
    <w:next w:val="Brdtext1"/>
    <w:pPr>
      <w:keepNext/>
      <w:outlineLvl w:val="0"/>
    </w:pPr>
    <w:rPr>
      <w:rFonts w:ascii="Helvetica" w:eastAsia="ヒラギノ角ゴ Pro W3" w:hAnsi="Helvetica"/>
      <w:b/>
      <w:color w:val="000000"/>
      <w:sz w:val="36"/>
      <w:lang w:eastAsia="en-US"/>
    </w:rPr>
  </w:style>
  <w:style w:type="paragraph" w:customStyle="1" w:styleId="Brdtext1">
    <w:name w:val="Brödtext1"/>
    <w:rPr>
      <w:rFonts w:ascii="Helvetica" w:eastAsia="ヒラギノ角ゴ Pro W3" w:hAnsi="Helvetica"/>
      <w:color w:val="000000"/>
      <w:sz w:val="24"/>
      <w:lang w:eastAsia="en-US"/>
    </w:rPr>
  </w:style>
  <w:style w:type="paragraph" w:customStyle="1" w:styleId="Rubrik51">
    <w:name w:val="Rubrik 51"/>
    <w:next w:val="Brdtext1"/>
    <w:pPr>
      <w:keepNext/>
      <w:outlineLvl w:val="4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91">
    <w:name w:val="Rubrik 91"/>
    <w:next w:val="Brdtext1"/>
    <w:pPr>
      <w:keepNext/>
      <w:outlineLvl w:val="8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41">
    <w:name w:val="Rubrik 41"/>
    <w:next w:val="Brdtext1"/>
    <w:autoRedefine/>
    <w:pPr>
      <w:keepNext/>
      <w:outlineLvl w:val="3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81">
    <w:name w:val="Rubrik 81"/>
    <w:next w:val="Brdtext1"/>
    <w:pPr>
      <w:keepNext/>
      <w:outlineLvl w:val="7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31">
    <w:name w:val="Rubrik 31"/>
    <w:next w:val="Brdtext1"/>
    <w:pPr>
      <w:keepNext/>
      <w:outlineLvl w:val="2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21">
    <w:name w:val="Rubrik 21"/>
    <w:next w:val="Brdtext1"/>
    <w:pPr>
      <w:keepNext/>
      <w:outlineLvl w:val="1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71">
    <w:name w:val="Rubrik 71"/>
    <w:next w:val="Brdtext1"/>
    <w:pPr>
      <w:keepNext/>
      <w:outlineLvl w:val="6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61">
    <w:name w:val="Rubrik 61"/>
    <w:next w:val="Brdtext1"/>
    <w:pPr>
      <w:keepNext/>
      <w:outlineLvl w:val="5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Titel">
    <w:name w:val="Titel"/>
    <w:next w:val="Brdtext1"/>
    <w:pPr>
      <w:keepNext/>
      <w:outlineLvl w:val="0"/>
    </w:pPr>
    <w:rPr>
      <w:rFonts w:ascii="Helvetica" w:eastAsia="ヒラギノ角ゴ Pro W3" w:hAnsi="Helvetica"/>
      <w:b/>
      <w:color w:val="000000"/>
      <w:sz w:val="56"/>
      <w:lang w:eastAsia="en-US"/>
    </w:rPr>
  </w:style>
  <w:style w:type="paragraph" w:customStyle="1" w:styleId="Tabellrubrik">
    <w:name w:val="Tabellrubrik"/>
    <w:rsid w:val="00DE246B"/>
    <w:rPr>
      <w:rFonts w:ascii="Arial" w:eastAsia="ヒラギノ角ゴ Pro W3" w:hAnsi="Arial"/>
      <w:color w:val="000000"/>
      <w:sz w:val="24"/>
      <w:lang w:val="en-GB" w:eastAsia="en-US"/>
    </w:rPr>
  </w:style>
  <w:style w:type="paragraph" w:customStyle="1" w:styleId="Tabelltext">
    <w:name w:val="Tabelltext"/>
    <w:autoRedefine/>
    <w:rsid w:val="00921ECE"/>
    <w:pPr>
      <w:widowControl w:val="0"/>
      <w:tabs>
        <w:tab w:val="left" w:pos="318"/>
      </w:tabs>
      <w:spacing w:after="120"/>
      <w:ind w:left="34"/>
    </w:pPr>
    <w:rPr>
      <w:rFonts w:ascii="Arial" w:eastAsia="ヒラギノ角ゴ Pro W3" w:hAnsi="Arial"/>
      <w:color w:val="000000"/>
      <w:lang w:eastAsia="en-US"/>
    </w:rPr>
  </w:style>
  <w:style w:type="paragraph" w:styleId="Kommentarer">
    <w:name w:val="annotation text"/>
    <w:autoRedefine/>
    <w:rsid w:val="006975FB"/>
    <w:pPr>
      <w:ind w:left="567"/>
    </w:pPr>
    <w:rPr>
      <w:rFonts w:ascii="Arial" w:eastAsia="ヒラギノ角ゴ Pro W3" w:hAnsi="Arial"/>
      <w:i/>
      <w:color w:val="000000"/>
      <w:sz w:val="24"/>
      <w:lang w:val="en-GB" w:eastAsia="en-US"/>
    </w:rPr>
  </w:style>
  <w:style w:type="numbering" w:customStyle="1" w:styleId="List51">
    <w:name w:val="List 51"/>
    <w:pPr>
      <w:numPr>
        <w:numId w:val="1"/>
      </w:numPr>
    </w:pPr>
  </w:style>
  <w:style w:type="paragraph" w:styleId="Rubrik">
    <w:name w:val="Title"/>
    <w:next w:val="Normal"/>
    <w:qFormat/>
    <w:rsid w:val="00966B26"/>
    <w:pPr>
      <w:spacing w:after="300"/>
      <w:jc w:val="center"/>
    </w:pPr>
    <w:rPr>
      <w:rFonts w:ascii="Arial Black" w:eastAsia="ヒラギノ角ゴ Pro W3" w:hAnsi="Arial Black"/>
      <w:color w:val="142947"/>
      <w:spacing w:val="5"/>
      <w:kern w:val="28"/>
      <w:sz w:val="52"/>
      <w:lang w:val="en-GB" w:eastAsia="en-US"/>
    </w:rPr>
  </w:style>
  <w:style w:type="paragraph" w:customStyle="1" w:styleId="Liststycke1">
    <w:name w:val="Liststycke1"/>
    <w:qFormat/>
    <w:rsid w:val="00966B26"/>
    <w:pPr>
      <w:ind w:left="720"/>
    </w:pPr>
    <w:rPr>
      <w:rFonts w:ascii="Arial" w:eastAsia="ヒラギノ角ゴ Pro W3" w:hAnsi="Arial"/>
      <w:color w:val="000000"/>
      <w:sz w:val="24"/>
      <w:lang w:val="en-GB" w:eastAsia="en-US"/>
    </w:rPr>
  </w:style>
  <w:style w:type="character" w:customStyle="1" w:styleId="Starkbetoning1">
    <w:name w:val="Stark betoning1"/>
    <w:autoRedefine/>
    <w:rPr>
      <w:rFonts w:ascii="Lucida Grande" w:eastAsia="ヒラギノ角ゴ Pro W3" w:hAnsi="Lucida Grande"/>
      <w:b/>
      <w:i w:val="0"/>
      <w:color w:val="436FA9"/>
      <w:sz w:val="20"/>
    </w:rPr>
  </w:style>
  <w:style w:type="character" w:styleId="Betoning">
    <w:name w:val="Emphasis"/>
    <w:qFormat/>
    <w:rsid w:val="00966B26"/>
    <w:rPr>
      <w:rFonts w:ascii="Lucida Grande" w:eastAsia="ヒラギノ角ゴ Pro W3" w:hAnsi="Lucida Grande"/>
      <w:b w:val="0"/>
      <w:i w:val="0"/>
      <w:color w:val="000000"/>
      <w:sz w:val="20"/>
    </w:rPr>
  </w:style>
  <w:style w:type="numbering" w:customStyle="1" w:styleId="List8">
    <w:name w:val="List 8"/>
    <w:pPr>
      <w:numPr>
        <w:numId w:val="2"/>
      </w:numPr>
    </w:pPr>
  </w:style>
  <w:style w:type="paragraph" w:customStyle="1" w:styleId="Funktionalitet">
    <w:name w:val="Funktionalitet"/>
    <w:autoRedefine/>
    <w:rsid w:val="00C54860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spacing w:before="240" w:after="120"/>
    </w:pPr>
    <w:rPr>
      <w:rFonts w:ascii="Arial" w:eastAsia="ヒラギノ角ゴ Pro W3" w:hAnsi="Arial"/>
      <w:b/>
      <w:color w:val="000000"/>
      <w:sz w:val="22"/>
      <w:szCs w:val="22"/>
      <w:lang w:eastAsia="en-US"/>
    </w:rPr>
  </w:style>
  <w:style w:type="paragraph" w:customStyle="1" w:styleId="Exempel">
    <w:name w:val="Exempel"/>
    <w:autoRedefine/>
    <w:rsid w:val="00D449EC"/>
    <w:pPr>
      <w:spacing w:before="120" w:after="120"/>
    </w:pPr>
    <w:rPr>
      <w:rFonts w:ascii="Arial" w:eastAsia="ヒラギノ角ゴ Pro W3" w:hAnsi="Arial" w:cs="Arial"/>
      <w:b/>
      <w:color w:val="FFFFFF"/>
      <w:sz w:val="24"/>
      <w:szCs w:val="28"/>
      <w:lang w:eastAsia="en-US"/>
    </w:rPr>
  </w:style>
  <w:style w:type="character" w:customStyle="1" w:styleId="Unknown0">
    <w:name w:val="Unknown 0"/>
    <w:semiHidden/>
  </w:style>
  <w:style w:type="numbering" w:customStyle="1" w:styleId="List14">
    <w:name w:val="List 14"/>
    <w:autoRedefine/>
    <w:pPr>
      <w:numPr>
        <w:numId w:val="3"/>
      </w:numPr>
    </w:pPr>
  </w:style>
  <w:style w:type="paragraph" w:styleId="Bubbeltext">
    <w:name w:val="Balloon Text"/>
    <w:basedOn w:val="Normal"/>
    <w:link w:val="BubbeltextChar"/>
    <w:locked/>
    <w:rsid w:val="00477726"/>
    <w:rPr>
      <w:rFonts w:ascii="Lucida Grande" w:hAnsi="Lucida Grande"/>
      <w:sz w:val="18"/>
      <w:szCs w:val="18"/>
      <w:lang w:val="en-GB" w:eastAsia="x-none"/>
    </w:rPr>
  </w:style>
  <w:style w:type="character" w:customStyle="1" w:styleId="BubbeltextChar">
    <w:name w:val="Bubbeltext Char"/>
    <w:link w:val="Bubbeltext"/>
    <w:rsid w:val="00477726"/>
    <w:rPr>
      <w:rFonts w:ascii="Lucida Grande" w:eastAsia="ヒラギノ角ゴ Pro W3" w:hAnsi="Lucida Grande"/>
      <w:color w:val="000000"/>
      <w:sz w:val="18"/>
      <w:szCs w:val="18"/>
      <w:lang w:val="en-GB"/>
    </w:rPr>
  </w:style>
  <w:style w:type="paragraph" w:styleId="Sidhuvud">
    <w:name w:val="header"/>
    <w:basedOn w:val="Normal"/>
    <w:link w:val="SidhuvudChar"/>
    <w:locked/>
    <w:rsid w:val="001A3F18"/>
    <w:pPr>
      <w:tabs>
        <w:tab w:val="center" w:pos="4320"/>
        <w:tab w:val="right" w:pos="8640"/>
      </w:tabs>
    </w:pPr>
    <w:rPr>
      <w:sz w:val="24"/>
      <w:lang w:val="en-GB" w:eastAsia="x-none"/>
    </w:rPr>
  </w:style>
  <w:style w:type="character" w:customStyle="1" w:styleId="SidhuvudChar">
    <w:name w:val="Sidhuvud Char"/>
    <w:link w:val="Sidhuvud"/>
    <w:rsid w:val="001A3F18"/>
    <w:rPr>
      <w:rFonts w:ascii="Arial" w:eastAsia="ヒラギノ角ゴ Pro W3" w:hAnsi="Arial"/>
      <w:color w:val="000000"/>
      <w:sz w:val="24"/>
      <w:szCs w:val="24"/>
      <w:lang w:val="en-GB"/>
    </w:rPr>
  </w:style>
  <w:style w:type="paragraph" w:customStyle="1" w:styleId="Lista1">
    <w:name w:val="Lista1"/>
    <w:basedOn w:val="Brdtext"/>
    <w:autoRedefine/>
    <w:rsid w:val="00EB22F6"/>
    <w:pPr>
      <w:framePr w:wrap="around" w:hAnchor="text"/>
      <w:numPr>
        <w:numId w:val="4"/>
      </w:numPr>
      <w:tabs>
        <w:tab w:val="clear" w:pos="1304"/>
        <w:tab w:val="left" w:pos="851"/>
      </w:tabs>
      <w:spacing w:after="60"/>
      <w:ind w:left="851" w:hanging="284"/>
    </w:pPr>
  </w:style>
  <w:style w:type="paragraph" w:styleId="Innehll6">
    <w:name w:val="toc 6"/>
    <w:basedOn w:val="Normal"/>
    <w:next w:val="Normal"/>
    <w:autoRedefine/>
    <w:semiHidden/>
    <w:rsid w:val="00BC5352"/>
    <w:pPr>
      <w:ind w:left="1000"/>
    </w:pPr>
    <w:rPr>
      <w:rFonts w:ascii="Times New Roman" w:hAnsi="Times New Roman"/>
      <w:sz w:val="18"/>
      <w:szCs w:val="18"/>
    </w:rPr>
  </w:style>
  <w:style w:type="paragraph" w:styleId="Innehll7">
    <w:name w:val="toc 7"/>
    <w:basedOn w:val="Normal"/>
    <w:next w:val="Normal"/>
    <w:autoRedefine/>
    <w:semiHidden/>
    <w:rsid w:val="00BC5352"/>
    <w:pPr>
      <w:ind w:left="1200"/>
    </w:pPr>
    <w:rPr>
      <w:rFonts w:ascii="Times New Roman" w:hAnsi="Times New Roman"/>
      <w:sz w:val="18"/>
      <w:szCs w:val="18"/>
    </w:rPr>
  </w:style>
  <w:style w:type="paragraph" w:styleId="Innehll8">
    <w:name w:val="toc 8"/>
    <w:basedOn w:val="Normal"/>
    <w:next w:val="Normal"/>
    <w:autoRedefine/>
    <w:semiHidden/>
    <w:rsid w:val="00BC5352"/>
    <w:pPr>
      <w:ind w:left="1400"/>
    </w:pPr>
    <w:rPr>
      <w:rFonts w:ascii="Times New Roman" w:hAnsi="Times New Roman"/>
      <w:sz w:val="18"/>
      <w:szCs w:val="18"/>
    </w:rPr>
  </w:style>
  <w:style w:type="paragraph" w:styleId="Innehll9">
    <w:name w:val="toc 9"/>
    <w:basedOn w:val="Normal"/>
    <w:next w:val="Normal"/>
    <w:autoRedefine/>
    <w:semiHidden/>
    <w:rsid w:val="00BC5352"/>
    <w:pPr>
      <w:ind w:left="1600"/>
    </w:pPr>
    <w:rPr>
      <w:rFonts w:ascii="Times New Roman" w:hAnsi="Times New Roman"/>
      <w:sz w:val="18"/>
      <w:szCs w:val="18"/>
    </w:rPr>
  </w:style>
  <w:style w:type="character" w:styleId="Hyperlnk">
    <w:name w:val="Hyperlink"/>
    <w:uiPriority w:val="99"/>
    <w:rsid w:val="00BC5352"/>
    <w:rPr>
      <w:color w:val="0000FF"/>
      <w:u w:val="single"/>
    </w:rPr>
  </w:style>
  <w:style w:type="table" w:styleId="Tabellrutnt">
    <w:name w:val="Table Grid"/>
    <w:basedOn w:val="Normaltabell"/>
    <w:rsid w:val="009E257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Kommentarsreferens">
    <w:name w:val="annotation reference"/>
    <w:semiHidden/>
    <w:rsid w:val="006334D5"/>
    <w:rPr>
      <w:sz w:val="16"/>
      <w:szCs w:val="16"/>
    </w:rPr>
  </w:style>
  <w:style w:type="paragraph" w:styleId="Kommentarsmne">
    <w:name w:val="annotation subject"/>
    <w:basedOn w:val="Kommentarer"/>
    <w:next w:val="Kommentarer"/>
    <w:semiHidden/>
    <w:rsid w:val="006334D5"/>
    <w:pPr>
      <w:ind w:left="0"/>
    </w:pPr>
    <w:rPr>
      <w:b/>
      <w:bCs/>
      <w:i w:val="0"/>
      <w:noProof/>
      <w:sz w:val="20"/>
      <w:lang w:val="sv-SE"/>
    </w:rPr>
  </w:style>
  <w:style w:type="paragraph" w:styleId="Fotnotstext">
    <w:name w:val="footnote text"/>
    <w:basedOn w:val="Normal"/>
    <w:link w:val="FotnotstextChar"/>
    <w:rsid w:val="0052243F"/>
    <w:rPr>
      <w:sz w:val="24"/>
      <w:lang w:val="x-none" w:eastAsia="x-none"/>
    </w:rPr>
  </w:style>
  <w:style w:type="character" w:customStyle="1" w:styleId="FotnotstextChar">
    <w:name w:val="Fotnotstext Char"/>
    <w:link w:val="Fotnotstext"/>
    <w:rsid w:val="0052243F"/>
    <w:rPr>
      <w:rFonts w:ascii="Arial" w:eastAsia="ヒラギノ角ゴ Pro W3" w:hAnsi="Arial"/>
      <w:noProof/>
      <w:color w:val="000000"/>
      <w:sz w:val="24"/>
      <w:szCs w:val="24"/>
    </w:rPr>
  </w:style>
  <w:style w:type="character" w:styleId="Fotnotsreferens">
    <w:name w:val="footnote reference"/>
    <w:rsid w:val="0052243F"/>
    <w:rPr>
      <w:vertAlign w:val="superscript"/>
    </w:rPr>
  </w:style>
  <w:style w:type="paragraph" w:customStyle="1" w:styleId="Mellanmrktrutnt1-dekorfrg21">
    <w:name w:val="Mellanmörkt rutnät 1 - dekorfärg 21"/>
    <w:basedOn w:val="Normal"/>
    <w:rsid w:val="0005647D"/>
    <w:pPr>
      <w:spacing w:after="200" w:line="276" w:lineRule="auto"/>
      <w:ind w:left="720"/>
      <w:contextualSpacing/>
    </w:pPr>
    <w:rPr>
      <w:rFonts w:ascii="Calibri" w:eastAsia="Calibri" w:hAnsi="Calibri"/>
      <w:color w:val="auto"/>
      <w:sz w:val="22"/>
      <w:szCs w:val="22"/>
    </w:rPr>
  </w:style>
  <w:style w:type="character" w:customStyle="1" w:styleId="Rubrik5Char">
    <w:name w:val="Rubrik 5 Char"/>
    <w:link w:val="Rubrik5"/>
    <w:rsid w:val="00966B26"/>
    <w:rPr>
      <w:rFonts w:ascii="Arial" w:eastAsia="MS Gothic" w:hAnsi="Arial" w:cs="Times New Roman"/>
      <w:b/>
      <w:bCs/>
      <w:szCs w:val="24"/>
      <w:lang w:eastAsia="en-US"/>
    </w:rPr>
  </w:style>
  <w:style w:type="character" w:customStyle="1" w:styleId="Rubrik1Char">
    <w:name w:val="Rubrik 1 Char"/>
    <w:link w:val="Rubrik1"/>
    <w:rsid w:val="00966B26"/>
    <w:rPr>
      <w:rFonts w:ascii="Arial" w:eastAsia="ヒラギノ角ゴ Pro W3" w:hAnsi="Arial" w:cs="Times New Roman"/>
      <w:b/>
      <w:color w:val="000000"/>
      <w:kern w:val="32"/>
      <w:sz w:val="28"/>
      <w:szCs w:val="28"/>
      <w:lang w:eastAsia="en-US"/>
    </w:rPr>
  </w:style>
  <w:style w:type="character" w:customStyle="1" w:styleId="Rubrik2Char">
    <w:name w:val="Rubrik 2 Char"/>
    <w:link w:val="Rubrik2"/>
    <w:rsid w:val="00966B26"/>
    <w:rPr>
      <w:rFonts w:ascii="Arial" w:eastAsia="ヒラギノ角ゴ Pro W3" w:hAnsi="Arial"/>
      <w:b/>
      <w:i/>
      <w:color w:val="000000"/>
      <w:kern w:val="32"/>
      <w:sz w:val="24"/>
      <w:szCs w:val="28"/>
      <w:lang w:eastAsia="en-US"/>
    </w:rPr>
  </w:style>
  <w:style w:type="character" w:customStyle="1" w:styleId="Rubrik3Char">
    <w:name w:val="Rubrik 3 Char"/>
    <w:link w:val="Rubrik3"/>
    <w:rsid w:val="00966B26"/>
    <w:rPr>
      <w:rFonts w:ascii="Arial" w:eastAsia="ヒラギノ角ゴ Pro W3" w:hAnsi="Arial"/>
      <w:color w:val="000000"/>
      <w:kern w:val="32"/>
      <w:sz w:val="24"/>
      <w:u w:val="single"/>
      <w:lang w:eastAsia="en-US"/>
    </w:rPr>
  </w:style>
  <w:style w:type="character" w:customStyle="1" w:styleId="Rubrik4Char">
    <w:name w:val="Rubrik 4 Char"/>
    <w:link w:val="Rubrik4"/>
    <w:rsid w:val="00966B26"/>
    <w:rPr>
      <w:rFonts w:eastAsia="ヒラギノ角ゴ Pro W3" w:cs="Times New Roman"/>
      <w:b/>
      <w:bCs/>
      <w:noProof/>
      <w:color w:val="000000"/>
      <w:sz w:val="28"/>
      <w:szCs w:val="28"/>
      <w:lang w:eastAsia="en-US"/>
    </w:rPr>
  </w:style>
  <w:style w:type="paragraph" w:customStyle="1" w:styleId="TableText">
    <w:name w:val="Table Text"/>
    <w:basedOn w:val="Brdtext"/>
    <w:rsid w:val="00533A31"/>
    <w:pPr>
      <w:framePr w:wrap="around" w:hAnchor="text"/>
      <w:tabs>
        <w:tab w:val="clear" w:pos="1304"/>
        <w:tab w:val="clear" w:pos="2608"/>
        <w:tab w:val="clear" w:pos="3912"/>
        <w:tab w:val="clear" w:pos="5216"/>
        <w:tab w:val="clear" w:pos="6520"/>
        <w:tab w:val="clear" w:pos="7824"/>
        <w:tab w:val="clear" w:pos="9128"/>
      </w:tabs>
      <w:overflowPunct w:val="0"/>
      <w:autoSpaceDE w:val="0"/>
      <w:autoSpaceDN w:val="0"/>
      <w:adjustRightInd w:val="0"/>
      <w:spacing w:after="0"/>
      <w:ind w:left="28" w:right="28"/>
      <w:textAlignment w:val="baseline"/>
    </w:pPr>
    <w:rPr>
      <w:rFonts w:eastAsia="Times New Roman"/>
    </w:rPr>
  </w:style>
  <w:style w:type="character" w:customStyle="1" w:styleId="BrdtextChar">
    <w:name w:val="Brödtext Char"/>
    <w:link w:val="Brdtext"/>
    <w:rsid w:val="00214A61"/>
    <w:rPr>
      <w:rFonts w:ascii="Arial" w:eastAsia="ヒラギノ角ゴ Pro W3" w:hAnsi="Arial"/>
      <w:i/>
      <w:lang w:eastAsia="en-US"/>
    </w:rPr>
  </w:style>
  <w:style w:type="character" w:customStyle="1" w:styleId="SidfotChar">
    <w:name w:val="Sidfot Char"/>
    <w:link w:val="Sidfot"/>
    <w:rsid w:val="00533A31"/>
    <w:rPr>
      <w:rFonts w:ascii="Arial" w:eastAsia="ヒラギノ角ゴ Pro W3" w:hAnsi="Arial"/>
      <w:color w:val="000000"/>
      <w:sz w:val="24"/>
      <w:lang w:val="en-GB" w:eastAsia="en-US" w:bidi="ar-SA"/>
    </w:rPr>
  </w:style>
  <w:style w:type="character" w:styleId="AnvndHyperlnk">
    <w:name w:val="FollowedHyperlink"/>
    <w:rsid w:val="00533A31"/>
    <w:rPr>
      <w:color w:val="800080"/>
      <w:u w:val="single"/>
    </w:rPr>
  </w:style>
  <w:style w:type="paragraph" w:styleId="Normalwebb">
    <w:name w:val="Normal (Web)"/>
    <w:basedOn w:val="Normal"/>
    <w:rsid w:val="00533A31"/>
    <w:pPr>
      <w:spacing w:before="100" w:beforeAutospacing="1" w:after="100" w:afterAutospacing="1"/>
    </w:pPr>
    <w:rPr>
      <w:rFonts w:ascii="Times New Roman" w:eastAsia="Times New Roman" w:hAnsi="Times New Roman"/>
      <w:color w:val="auto"/>
      <w:sz w:val="24"/>
      <w:lang w:eastAsia="sv-SE"/>
    </w:rPr>
  </w:style>
  <w:style w:type="paragraph" w:styleId="Dokumentversikt">
    <w:name w:val="Document Map"/>
    <w:basedOn w:val="Normal"/>
    <w:link w:val="DokumentversiktChar"/>
    <w:rsid w:val="00533A31"/>
    <w:pPr>
      <w:shd w:val="clear" w:color="auto" w:fill="000080"/>
    </w:pPr>
    <w:rPr>
      <w:rFonts w:ascii="Tahoma" w:eastAsia="Times New Roman" w:hAnsi="Tahoma"/>
      <w:color w:val="auto"/>
      <w:szCs w:val="20"/>
      <w:lang w:val="x-none"/>
    </w:rPr>
  </w:style>
  <w:style w:type="character" w:customStyle="1" w:styleId="DokumentversiktChar">
    <w:name w:val="Dokumentöversikt Char"/>
    <w:link w:val="Dokumentversikt"/>
    <w:rsid w:val="00533A31"/>
    <w:rPr>
      <w:rFonts w:ascii="Tahoma" w:hAnsi="Tahoma" w:cs="Tahoma"/>
      <w:shd w:val="clear" w:color="auto" w:fill="000080"/>
      <w:lang w:eastAsia="en-US"/>
    </w:rPr>
  </w:style>
  <w:style w:type="character" w:customStyle="1" w:styleId="m1">
    <w:name w:val="m1"/>
    <w:rsid w:val="00533A31"/>
    <w:rPr>
      <w:color w:val="0000FF"/>
    </w:rPr>
  </w:style>
  <w:style w:type="character" w:customStyle="1" w:styleId="t1">
    <w:name w:val="t1"/>
    <w:rsid w:val="00533A31"/>
    <w:rPr>
      <w:color w:val="990000"/>
    </w:rPr>
  </w:style>
  <w:style w:type="character" w:customStyle="1" w:styleId="b1">
    <w:name w:val="b1"/>
    <w:rsid w:val="00533A31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paragraph" w:styleId="Revision">
    <w:name w:val="Revision"/>
    <w:hidden/>
    <w:uiPriority w:val="71"/>
    <w:rsid w:val="001869DE"/>
    <w:rPr>
      <w:rFonts w:ascii="Arial" w:eastAsia="ヒラギノ角ゴ Pro W3" w:hAnsi="Arial"/>
      <w:noProof/>
      <w:color w:val="000000"/>
      <w:szCs w:val="24"/>
      <w:lang w:eastAsia="en-US"/>
    </w:rPr>
  </w:style>
  <w:style w:type="character" w:styleId="Betoning2">
    <w:name w:val="Strong"/>
    <w:basedOn w:val="Standardstycketypsnitt"/>
    <w:qFormat/>
    <w:rsid w:val="00275F61"/>
    <w:rPr>
      <w:b/>
      <w:bCs/>
    </w:rPr>
  </w:style>
  <w:style w:type="paragraph" w:styleId="Beskrivning">
    <w:name w:val="caption"/>
    <w:basedOn w:val="Normal"/>
    <w:next w:val="Normal"/>
    <w:unhideWhenUsed/>
    <w:qFormat/>
    <w:rsid w:val="00587A10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976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8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omments" Target="comments.xm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header" Target="header1.xml"/><Relationship Id="rId23" Type="http://schemas.openxmlformats.org/officeDocument/2006/relationships/header" Target="header2.xml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header" Target="header3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29" Type="http://schemas.microsoft.com/office/2011/relationships/commentsExtended" Target="commentsExtended.xml"/><Relationship Id="rId30" Type="http://schemas.microsoft.com/office/2011/relationships/people" Target="people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E67A83-871F-774C-9671-565D795302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2441</TotalTime>
  <Pages>35</Pages>
  <Words>7498</Words>
  <Characters>44090</Characters>
  <Application>Microsoft Macintosh Word</Application>
  <DocSecurity>0</DocSecurity>
  <Lines>2755</Lines>
  <Paragraphs>1719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Rubrik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3" baseType="lpstr">
      <vt:lpstr>ME03 - Slutrapport</vt:lpstr>
      <vt:lpstr>ME03 - Slutrapport</vt:lpstr>
      <vt:lpstr>ME03 - Slutrapport</vt:lpstr>
    </vt:vector>
  </TitlesOfParts>
  <Company>NA</Company>
  <LinksUpToDate>false</LinksUpToDate>
  <CharactersWithSpaces>49869</CharactersWithSpaces>
  <SharedDoc>false</SharedDoc>
  <HLinks>
    <vt:vector size="6" baseType="variant">
      <vt:variant>
        <vt:i4>2293781</vt:i4>
      </vt:variant>
      <vt:variant>
        <vt:i4>36</vt:i4>
      </vt:variant>
      <vt:variant>
        <vt:i4>0</vt:i4>
      </vt:variant>
      <vt:variant>
        <vt:i4>5</vt:i4>
      </vt:variant>
      <vt:variant>
        <vt:lpwstr>http://rivta.forge.osor.eu/specs/RIV_TA_OVERSIKT_2.0.pdf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ME03 - Slutrapport</dc:title>
  <dc:creator>TietoEnator PPS</dc:creator>
  <cp:lastModifiedBy>Johan Eltes</cp:lastModifiedBy>
  <cp:revision>89</cp:revision>
  <cp:lastPrinted>2011-04-01T16:09:00Z</cp:lastPrinted>
  <dcterms:created xsi:type="dcterms:W3CDTF">2014-04-04T10:02:00Z</dcterms:created>
  <dcterms:modified xsi:type="dcterms:W3CDTF">2014-06-04T19:20:00Z</dcterms:modified>
</cp:coreProperties>
</file>